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56695D" w:rsidRDefault="001740DA" w:rsidP="0096185D">
      <w:pPr>
        <w:ind w:firstLine="0"/>
        <w:rPr>
          <w:szCs w:val="24"/>
        </w:rPr>
      </w:pPr>
      <w:bookmarkStart w:id="0" w:name="h.avbk8ta41pt" w:colFirst="0" w:colLast="0"/>
      <w:bookmarkEnd w:id="0"/>
      <w:r w:rsidRPr="0056695D">
        <w:rPr>
          <w:szCs w:val="24"/>
        </w:rPr>
        <w:t>Classification: Biological Sciences; Neuroscience</w:t>
      </w:r>
    </w:p>
    <w:p w14:paraId="29C8CAFB" w14:textId="156CA570" w:rsidR="000C0807" w:rsidRPr="0056695D" w:rsidRDefault="001740DA" w:rsidP="0096185D">
      <w:pPr>
        <w:ind w:firstLine="0"/>
        <w:rPr>
          <w:szCs w:val="24"/>
        </w:rPr>
      </w:pPr>
      <w:r w:rsidRPr="0056695D">
        <w:rPr>
          <w:szCs w:val="24"/>
        </w:rPr>
        <w:t>Title: Functional specialization and complexity of human medial frontal cortex</w:t>
      </w:r>
    </w:p>
    <w:p w14:paraId="04138465" w14:textId="33EBD050" w:rsidR="000C0807" w:rsidRPr="00890353" w:rsidRDefault="0000309A" w:rsidP="0096185D">
      <w:pPr>
        <w:ind w:firstLine="0"/>
        <w:rPr>
          <w:szCs w:val="24"/>
          <w:vertAlign w:val="superscript"/>
        </w:rPr>
      </w:pPr>
      <w:r>
        <w:rPr>
          <w:szCs w:val="24"/>
        </w:rPr>
        <w:t>Alejandro de la Vega</w:t>
      </w:r>
      <w:r>
        <w:rPr>
          <w:szCs w:val="24"/>
          <w:vertAlign w:val="superscript"/>
        </w:rPr>
        <w:t>12</w:t>
      </w:r>
      <w:r>
        <w:rPr>
          <w:szCs w:val="24"/>
        </w:rPr>
        <w:t>, Luke J. Chang3, Marie T. Banich</w:t>
      </w:r>
      <w:r>
        <w:rPr>
          <w:szCs w:val="24"/>
          <w:vertAlign w:val="superscript"/>
        </w:rPr>
        <w:t>12</w:t>
      </w:r>
      <w:r>
        <w:rPr>
          <w:szCs w:val="24"/>
        </w:rPr>
        <w:t>, Tor D. Wager</w:t>
      </w:r>
      <w:r>
        <w:rPr>
          <w:szCs w:val="24"/>
          <w:vertAlign w:val="superscript"/>
        </w:rPr>
        <w:t>12</w:t>
      </w:r>
      <w:r>
        <w:rPr>
          <w:szCs w:val="24"/>
        </w:rPr>
        <w:t xml:space="preserve"> and Tal Yarkoni</w:t>
      </w:r>
      <w:r w:rsidR="00890353">
        <w:rPr>
          <w:szCs w:val="24"/>
          <w:vertAlign w:val="superscript"/>
        </w:rPr>
        <w:t>4</w:t>
      </w:r>
    </w:p>
    <w:p w14:paraId="4DAA7C66" w14:textId="6D336F73" w:rsidR="001740DA" w:rsidRPr="0056695D" w:rsidRDefault="001740DA" w:rsidP="00D054C6">
      <w:pPr>
        <w:ind w:firstLine="0"/>
        <w:rPr>
          <w:szCs w:val="24"/>
        </w:rPr>
      </w:pPr>
      <w:r w:rsidRPr="0056695D">
        <w:rPr>
          <w:szCs w:val="24"/>
          <w:vertAlign w:val="superscript"/>
        </w:rPr>
        <w:t xml:space="preserve">1 </w:t>
      </w:r>
      <w:r w:rsidRPr="0056695D">
        <w:rPr>
          <w:szCs w:val="24"/>
        </w:rPr>
        <w:t>Department of Psychology and Neuroscience, University of Colorado Boulder</w:t>
      </w:r>
      <w:r w:rsidR="00D054C6">
        <w:rPr>
          <w:szCs w:val="24"/>
        </w:rPr>
        <w:t xml:space="preserve">, Muenzinger </w:t>
      </w:r>
      <w:r w:rsidR="00D054C6" w:rsidRPr="00D054C6">
        <w:rPr>
          <w:szCs w:val="24"/>
        </w:rPr>
        <w:t>D244</w:t>
      </w:r>
      <w:r w:rsidR="00D054C6">
        <w:rPr>
          <w:szCs w:val="24"/>
        </w:rPr>
        <w:t xml:space="preserve">, </w:t>
      </w:r>
      <w:r w:rsidR="00D054C6" w:rsidRPr="00D054C6">
        <w:rPr>
          <w:szCs w:val="24"/>
        </w:rPr>
        <w:t>345 UCB</w:t>
      </w:r>
      <w:r w:rsidR="00D054C6">
        <w:rPr>
          <w:szCs w:val="24"/>
        </w:rPr>
        <w:t xml:space="preserve">, </w:t>
      </w:r>
      <w:r w:rsidR="00D054C6" w:rsidRPr="00D054C6">
        <w:rPr>
          <w:szCs w:val="24"/>
        </w:rPr>
        <w:t>Boulder, CO 80309-0345</w:t>
      </w:r>
      <w:r w:rsidR="00D054C6">
        <w:rPr>
          <w:szCs w:val="24"/>
        </w:rPr>
        <w:t xml:space="preserve"> </w:t>
      </w:r>
      <w:r w:rsidRPr="0056695D">
        <w:rPr>
          <w:szCs w:val="24"/>
          <w:vertAlign w:val="superscript"/>
        </w:rPr>
        <w:t xml:space="preserve">2 </w:t>
      </w:r>
      <w:r w:rsidR="00D054C6">
        <w:rPr>
          <w:szCs w:val="24"/>
        </w:rPr>
        <w:t xml:space="preserve">Institute of </w:t>
      </w:r>
      <w:r w:rsidRPr="0056695D">
        <w:rPr>
          <w:szCs w:val="24"/>
        </w:rPr>
        <w:t>Cognitive Science,</w:t>
      </w:r>
      <w:r w:rsidR="00D054C6">
        <w:rPr>
          <w:szCs w:val="24"/>
        </w:rPr>
        <w:t xml:space="preserve"> University of Colorado Boulder, </w:t>
      </w:r>
      <w:r w:rsidR="00D054C6" w:rsidRPr="00D054C6">
        <w:rPr>
          <w:szCs w:val="24"/>
        </w:rPr>
        <w:t>345 UCB</w:t>
      </w:r>
      <w:r w:rsidR="00D054C6">
        <w:rPr>
          <w:szCs w:val="24"/>
        </w:rPr>
        <w:t xml:space="preserve">, </w:t>
      </w:r>
      <w:r w:rsidR="00D054C6" w:rsidRPr="00D054C6">
        <w:rPr>
          <w:szCs w:val="24"/>
        </w:rPr>
        <w:t>Boulder, CO 80309-0345</w:t>
      </w:r>
      <w:r w:rsidR="00D054C6">
        <w:rPr>
          <w:szCs w:val="24"/>
        </w:rPr>
        <w:t xml:space="preserve"> </w:t>
      </w:r>
      <w:r w:rsidRPr="0056695D">
        <w:rPr>
          <w:szCs w:val="24"/>
          <w:vertAlign w:val="superscript"/>
        </w:rPr>
        <w:t xml:space="preserve">3 </w:t>
      </w:r>
      <w:r w:rsidRPr="0056695D">
        <w:rPr>
          <w:szCs w:val="24"/>
        </w:rPr>
        <w:t>Department of Psychological and Br</w:t>
      </w:r>
      <w:r w:rsidR="00D054C6">
        <w:rPr>
          <w:szCs w:val="24"/>
        </w:rPr>
        <w:t xml:space="preserve">ain Sciences, Dartmouth College, 6207 Moore Hall. </w:t>
      </w:r>
      <w:r w:rsidR="00D054C6" w:rsidRPr="00D054C6">
        <w:rPr>
          <w:szCs w:val="24"/>
        </w:rPr>
        <w:t>Hanover, NH 03755</w:t>
      </w:r>
      <w:r w:rsidR="00D054C6">
        <w:rPr>
          <w:szCs w:val="24"/>
        </w:rPr>
        <w:t xml:space="preserve"> </w:t>
      </w:r>
      <w:r w:rsidRPr="0056695D">
        <w:rPr>
          <w:szCs w:val="24"/>
          <w:vertAlign w:val="superscript"/>
        </w:rPr>
        <w:t xml:space="preserve">4 </w:t>
      </w:r>
      <w:r w:rsidRPr="0056695D">
        <w:rPr>
          <w:szCs w:val="24"/>
        </w:rPr>
        <w:t>Department of Psychology, University of Texas at Austin</w:t>
      </w:r>
      <w:r w:rsidR="00D054C6">
        <w:rPr>
          <w:szCs w:val="24"/>
        </w:rPr>
        <w:t xml:space="preserve">, SEA 4.20, </w:t>
      </w:r>
      <w:r w:rsidR="00D054C6" w:rsidRPr="00D054C6">
        <w:rPr>
          <w:szCs w:val="24"/>
        </w:rPr>
        <w:t>108 E. Dean Keeton Stop A8000</w:t>
      </w:r>
      <w:r w:rsidR="00D054C6">
        <w:rPr>
          <w:szCs w:val="24"/>
        </w:rPr>
        <w:t xml:space="preserve">, </w:t>
      </w:r>
      <w:r w:rsidR="00D054C6" w:rsidRPr="00D054C6">
        <w:rPr>
          <w:szCs w:val="24"/>
        </w:rPr>
        <w:t>Austin, TX 78712-1043</w:t>
      </w:r>
    </w:p>
    <w:p w14:paraId="26849AF3" w14:textId="6CBD3924" w:rsidR="001740DA" w:rsidRPr="0056695D" w:rsidRDefault="001740DA" w:rsidP="0096185D">
      <w:pPr>
        <w:ind w:firstLine="0"/>
        <w:rPr>
          <w:szCs w:val="24"/>
        </w:rPr>
      </w:pPr>
      <w:r w:rsidRPr="0056695D">
        <w:rPr>
          <w:szCs w:val="24"/>
        </w:rPr>
        <w:t xml:space="preserve">Corresponding Author: </w:t>
      </w:r>
      <w:r w:rsidR="00CD67C8" w:rsidRPr="0056695D">
        <w:rPr>
          <w:szCs w:val="24"/>
        </w:rPr>
        <w:t>Alejandro de la Vega</w:t>
      </w:r>
      <w:r w:rsidR="005902D6">
        <w:rPr>
          <w:szCs w:val="24"/>
        </w:rPr>
        <w:t xml:space="preserve">, </w:t>
      </w:r>
      <w:r w:rsidR="005902D6" w:rsidRPr="0056695D">
        <w:rPr>
          <w:szCs w:val="24"/>
        </w:rPr>
        <w:t>Department of Psychology and Neuroscience, University of Colorado Boulder</w:t>
      </w:r>
      <w:r w:rsidR="005902D6">
        <w:rPr>
          <w:szCs w:val="24"/>
        </w:rPr>
        <w:t xml:space="preserve">, Muenzinger </w:t>
      </w:r>
      <w:r w:rsidR="005902D6" w:rsidRPr="00D054C6">
        <w:rPr>
          <w:szCs w:val="24"/>
        </w:rPr>
        <w:t>D244</w:t>
      </w:r>
      <w:r w:rsidR="005902D6">
        <w:rPr>
          <w:szCs w:val="24"/>
        </w:rPr>
        <w:t xml:space="preserve">, </w:t>
      </w:r>
      <w:r w:rsidR="005902D6" w:rsidRPr="00D054C6">
        <w:rPr>
          <w:szCs w:val="24"/>
        </w:rPr>
        <w:t>345 UCB</w:t>
      </w:r>
      <w:r w:rsidR="005902D6">
        <w:rPr>
          <w:szCs w:val="24"/>
        </w:rPr>
        <w:t xml:space="preserve">, </w:t>
      </w:r>
      <w:r w:rsidR="005902D6" w:rsidRPr="00D054C6">
        <w:rPr>
          <w:szCs w:val="24"/>
        </w:rPr>
        <w:t>Boulder, CO 80309-0345</w:t>
      </w:r>
      <w:r w:rsidR="005902D6">
        <w:rPr>
          <w:szCs w:val="24"/>
        </w:rPr>
        <w:t>, 650-315-9536, delavega@colorado.edu</w:t>
      </w:r>
    </w:p>
    <w:p w14:paraId="48392EFF" w14:textId="30DA45EA" w:rsidR="001740DA" w:rsidRPr="0056695D" w:rsidRDefault="001740DA" w:rsidP="0096185D">
      <w:pPr>
        <w:ind w:firstLine="0"/>
        <w:rPr>
          <w:szCs w:val="24"/>
        </w:rPr>
      </w:pPr>
      <w:r w:rsidRPr="0056695D">
        <w:rPr>
          <w:szCs w:val="24"/>
        </w:rPr>
        <w:t xml:space="preserve">Keywords: </w:t>
      </w:r>
      <w:r w:rsidR="00CD67C8" w:rsidRPr="0056695D">
        <w:rPr>
          <w:szCs w:val="24"/>
        </w:rPr>
        <w:t>medial frontal cortex, neuroimaging, cognitive control, affect</w:t>
      </w:r>
    </w:p>
    <w:p w14:paraId="73D41243" w14:textId="566722AF" w:rsidR="001740DA" w:rsidRPr="0056695D" w:rsidRDefault="001740DA" w:rsidP="0096185D">
      <w:pPr>
        <w:rPr>
          <w:szCs w:val="24"/>
        </w:rPr>
      </w:pPr>
    </w:p>
    <w:p w14:paraId="773CC49F" w14:textId="1DEBA2DF" w:rsidR="001740DA" w:rsidRPr="0056695D" w:rsidRDefault="001740DA" w:rsidP="0096185D">
      <w:pPr>
        <w:rPr>
          <w:szCs w:val="24"/>
        </w:rPr>
      </w:pPr>
    </w:p>
    <w:p w14:paraId="5A2E93A4" w14:textId="451C2973" w:rsidR="001740DA" w:rsidRPr="0056695D" w:rsidRDefault="001740DA" w:rsidP="0096185D">
      <w:pPr>
        <w:rPr>
          <w:rFonts w:eastAsiaTheme="majorEastAsia" w:cstheme="majorBidi"/>
          <w:spacing w:val="10"/>
          <w:szCs w:val="24"/>
        </w:rPr>
      </w:pPr>
      <w:r w:rsidRPr="0056695D">
        <w:rPr>
          <w:szCs w:val="24"/>
        </w:rPr>
        <w:br w:type="page"/>
      </w:r>
    </w:p>
    <w:p w14:paraId="02B85DBB" w14:textId="75F07119" w:rsidR="00A968D6" w:rsidRPr="0056695D" w:rsidRDefault="00A968D6" w:rsidP="0096185D">
      <w:pPr>
        <w:ind w:firstLine="0"/>
        <w:rPr>
          <w:b/>
          <w:bCs/>
          <w:szCs w:val="24"/>
          <w:bdr w:val="none" w:sz="0" w:space="0" w:color="auto" w:frame="1"/>
        </w:rPr>
      </w:pPr>
      <w:r w:rsidRPr="0056695D">
        <w:rPr>
          <w:b/>
          <w:bCs/>
          <w:szCs w:val="24"/>
          <w:bdr w:val="none" w:sz="0" w:space="0" w:color="auto" w:frame="1"/>
        </w:rPr>
        <w:lastRenderedPageBreak/>
        <w:t>Abstract</w:t>
      </w:r>
    </w:p>
    <w:p w14:paraId="5971C823" w14:textId="57C70B78" w:rsidR="007B4126" w:rsidRPr="0056695D" w:rsidRDefault="001740DA" w:rsidP="0096185D">
      <w:pPr>
        <w:ind w:firstLine="0"/>
        <w:rPr>
          <w:szCs w:val="24"/>
        </w:rPr>
      </w:pPr>
      <w:r w:rsidRPr="0056695D">
        <w:rPr>
          <w:szCs w:val="24"/>
        </w:rPr>
        <w:t xml:space="preserve">The human medial frontal cortex </w:t>
      </w:r>
      <w:r w:rsidR="007B4126" w:rsidRPr="0056695D">
        <w:rPr>
          <w:szCs w:val="24"/>
        </w:rPr>
        <w:t xml:space="preserve">(MFC) </w:t>
      </w:r>
      <w:r w:rsidRPr="0056695D">
        <w:rPr>
          <w:szCs w:val="24"/>
        </w:rPr>
        <w:t xml:space="preserve">has been the subject of intense study, having been associated with </w:t>
      </w:r>
      <w:r w:rsidR="007B4126" w:rsidRPr="0056695D">
        <w:rPr>
          <w:szCs w:val="24"/>
        </w:rPr>
        <w:t>many psychological processes</w:t>
      </w:r>
      <w:r w:rsidRPr="0056695D">
        <w:rPr>
          <w:szCs w:val="24"/>
        </w:rPr>
        <w:t xml:space="preserve">, including </w:t>
      </w:r>
      <w:r w:rsidR="007B4126" w:rsidRPr="0056695D">
        <w:rPr>
          <w:szCs w:val="24"/>
        </w:rPr>
        <w:t xml:space="preserve">motor processing, </w:t>
      </w:r>
      <w:r w:rsidRPr="0056695D">
        <w:rPr>
          <w:szCs w:val="24"/>
        </w:rPr>
        <w:t xml:space="preserve">goal-directed behavior </w:t>
      </w:r>
      <w:r w:rsidR="007B4126" w:rsidRPr="0056695D">
        <w:rPr>
          <w:szCs w:val="24"/>
        </w:rPr>
        <w:t xml:space="preserve">and </w:t>
      </w:r>
      <w:r w:rsidRPr="0056695D">
        <w:rPr>
          <w:szCs w:val="24"/>
        </w:rPr>
        <w:t xml:space="preserve">affect. </w:t>
      </w:r>
      <w:r w:rsidR="007B4126" w:rsidRPr="0056695D">
        <w:rPr>
          <w:szCs w:val="24"/>
        </w:rPr>
        <w:t>However, there is a scarcity of comprehensive efforts to map these wide-ranging processes</w:t>
      </w:r>
      <w:r w:rsidR="00B32069">
        <w:rPr>
          <w:szCs w:val="24"/>
        </w:rPr>
        <w:t xml:space="preserve"> to</w:t>
      </w:r>
      <w:r w:rsidR="007B4126" w:rsidRPr="0056695D">
        <w:rPr>
          <w:szCs w:val="24"/>
        </w:rPr>
        <w:t xml:space="preserve"> MFC anatomy. We</w:t>
      </w:r>
      <w:r w:rsidRPr="0056695D">
        <w:rPr>
          <w:szCs w:val="24"/>
        </w:rPr>
        <w:t xml:space="preserve"> systematically create</w:t>
      </w:r>
      <w:r w:rsidR="007B4126" w:rsidRPr="0056695D">
        <w:rPr>
          <w:szCs w:val="24"/>
        </w:rPr>
        <w:t>d</w:t>
      </w:r>
      <w:r w:rsidRPr="0056695D">
        <w:rPr>
          <w:szCs w:val="24"/>
        </w:rPr>
        <w:t xml:space="preserve"> a functional-anatomical mapping of </w:t>
      </w:r>
      <w:r w:rsidR="007B4126" w:rsidRPr="0056695D">
        <w:rPr>
          <w:szCs w:val="24"/>
        </w:rPr>
        <w:t xml:space="preserve">MFC from a diverse </w:t>
      </w:r>
      <w:r w:rsidRPr="0056695D">
        <w:rPr>
          <w:szCs w:val="24"/>
        </w:rPr>
        <w:t xml:space="preserve">database of nearly 10,000 neuroimaging studies. </w:t>
      </w:r>
      <w:r w:rsidR="007B4126" w:rsidRPr="0056695D">
        <w:rPr>
          <w:szCs w:val="24"/>
        </w:rPr>
        <w:t>Using a data-driven approach, w</w:t>
      </w:r>
      <w:r w:rsidRPr="0056695D">
        <w:rPr>
          <w:szCs w:val="24"/>
        </w:rPr>
        <w:t xml:space="preserve">e identified putatively separable regions of </w:t>
      </w:r>
      <w:r w:rsidR="00765F38">
        <w:rPr>
          <w:szCs w:val="24"/>
        </w:rPr>
        <w:t>MFC</w:t>
      </w:r>
      <w:r w:rsidRPr="0056695D">
        <w:rPr>
          <w:szCs w:val="24"/>
        </w:rPr>
        <w:t xml:space="preserve"> at various</w:t>
      </w:r>
      <w:r w:rsidR="007B4126" w:rsidRPr="0056695D">
        <w:rPr>
          <w:szCs w:val="24"/>
        </w:rPr>
        <w:t xml:space="preserve"> spatial</w:t>
      </w:r>
      <w:r w:rsidRPr="0056695D">
        <w:rPr>
          <w:szCs w:val="24"/>
        </w:rPr>
        <w:t xml:space="preserve"> scales on the basis of </w:t>
      </w:r>
      <w:ins w:id="1" w:author="Tal Yarkoni" w:date="2015-09-23T20:21:00Z">
        <w:r w:rsidR="006C6C7B">
          <w:rPr>
            <w:szCs w:val="24"/>
          </w:rPr>
          <w:t xml:space="preserve">meta-analytic </w:t>
        </w:r>
      </w:ins>
      <w:r w:rsidRPr="0056695D">
        <w:rPr>
          <w:szCs w:val="24"/>
        </w:rPr>
        <w:t>co-activation</w:t>
      </w:r>
      <w:del w:id="2" w:author="Tal Yarkoni" w:date="2015-09-23T20:21:00Z">
        <w:r w:rsidRPr="0056695D" w:rsidDel="006C6C7B">
          <w:rPr>
            <w:szCs w:val="24"/>
          </w:rPr>
          <w:delText xml:space="preserve"> patterns</w:delText>
        </w:r>
        <w:r w:rsidR="007B4126" w:rsidRPr="0056695D" w:rsidDel="006C6C7B">
          <w:rPr>
            <w:szCs w:val="24"/>
          </w:rPr>
          <w:delText xml:space="preserve"> with the rest of the brain</w:delText>
        </w:r>
      </w:del>
      <w:r w:rsidRPr="0056695D">
        <w:rPr>
          <w:szCs w:val="24"/>
        </w:rPr>
        <w:t>,</w:t>
      </w:r>
      <w:r w:rsidR="007B4126" w:rsidRPr="0056695D">
        <w:rPr>
          <w:szCs w:val="24"/>
        </w:rPr>
        <w:t xml:space="preserve"> revealing three broad functional zones along a rostro-caudal axis composed of 2-4 smaller sub-regions each. The three functional zones co-activated with different brain-wide networks</w:t>
      </w:r>
      <w:ins w:id="3" w:author="Tal Yarkoni" w:date="2015-09-23T20:22:00Z">
        <w:r w:rsidR="006C6C7B">
          <w:rPr>
            <w:szCs w:val="24"/>
          </w:rPr>
          <w:t>,</w:t>
        </w:r>
      </w:ins>
      <w:r w:rsidR="007B4126" w:rsidRPr="0056695D">
        <w:rPr>
          <w:szCs w:val="24"/>
        </w:rPr>
        <w:t xml:space="preserve"> while the subregions within each zone showed subtle shifts in co-activation within tho</w:t>
      </w:r>
      <w:r w:rsidR="00C01A02">
        <w:rPr>
          <w:szCs w:val="24"/>
        </w:rPr>
        <w:t xml:space="preserve">se networks. </w:t>
      </w:r>
      <w:commentRangeStart w:id="4"/>
      <w:r w:rsidR="00C01A02">
        <w:rPr>
          <w:szCs w:val="24"/>
        </w:rPr>
        <w:t>We then used multivariate</w:t>
      </w:r>
      <w:r w:rsidR="007B4126" w:rsidRPr="0056695D">
        <w:rPr>
          <w:szCs w:val="24"/>
        </w:rPr>
        <w:t xml:space="preserve"> classification to identify which psychological concepts best predicted activity in each region, revealing similarly distinct patterns of functional specialization across the three broad functional zones. However</w:t>
      </w:r>
      <w:r w:rsidR="00C01A02">
        <w:rPr>
          <w:szCs w:val="24"/>
        </w:rPr>
        <w:t xml:space="preserve">, we also identified subtle </w:t>
      </w:r>
      <w:r w:rsidR="007B4126" w:rsidRPr="0056695D">
        <w:rPr>
          <w:szCs w:val="24"/>
        </w:rPr>
        <w:t>shifts in functional sp</w:t>
      </w:r>
      <w:r w:rsidR="00530F97">
        <w:rPr>
          <w:szCs w:val="24"/>
        </w:rPr>
        <w:t>ecialization within each zone, which suggest</w:t>
      </w:r>
      <w:r w:rsidR="007B4126" w:rsidRPr="0056695D">
        <w:rPr>
          <w:szCs w:val="24"/>
        </w:rPr>
        <w:t xml:space="preserve"> existing accounts of convergence in MFC may be overstated. </w:t>
      </w:r>
      <w:commentRangeEnd w:id="4"/>
      <w:r w:rsidR="006C6C7B">
        <w:rPr>
          <w:rStyle w:val="CommentReference"/>
        </w:rPr>
        <w:commentReference w:id="4"/>
      </w:r>
    </w:p>
    <w:p w14:paraId="53F2AFD6" w14:textId="57C00093" w:rsidR="007B4126" w:rsidRPr="0056695D" w:rsidRDefault="00A968D6" w:rsidP="0096185D">
      <w:pPr>
        <w:ind w:firstLine="0"/>
        <w:rPr>
          <w:b/>
          <w:szCs w:val="24"/>
        </w:rPr>
      </w:pPr>
      <w:r w:rsidRPr="0056695D">
        <w:rPr>
          <w:b/>
          <w:szCs w:val="24"/>
        </w:rPr>
        <w:t xml:space="preserve">Significance </w:t>
      </w:r>
      <w:commentRangeStart w:id="5"/>
      <w:r w:rsidRPr="0056695D">
        <w:rPr>
          <w:b/>
          <w:szCs w:val="24"/>
        </w:rPr>
        <w:t>Statement</w:t>
      </w:r>
      <w:commentRangeEnd w:id="5"/>
      <w:r w:rsidR="00250E5C">
        <w:rPr>
          <w:rStyle w:val="CommentReference"/>
        </w:rPr>
        <w:commentReference w:id="5"/>
      </w:r>
    </w:p>
    <w:p w14:paraId="4381F339" w14:textId="3CD781DF" w:rsidR="007B4126" w:rsidRPr="0056695D" w:rsidRDefault="007B4126" w:rsidP="0096185D">
      <w:pPr>
        <w:ind w:firstLine="0"/>
        <w:rPr>
          <w:szCs w:val="24"/>
        </w:rPr>
      </w:pPr>
      <w:r w:rsidRPr="0056695D">
        <w:rPr>
          <w:szCs w:val="24"/>
        </w:rPr>
        <w:t>The medial frontal cortex is a cortical area that has been associated with many psychological proc</w:t>
      </w:r>
      <w:r w:rsidR="00A4497A">
        <w:rPr>
          <w:szCs w:val="24"/>
        </w:rPr>
        <w:t xml:space="preserve">esses using functional MRI. The </w:t>
      </w:r>
      <w:del w:id="6" w:author="Tal Yarkoni" w:date="2015-09-23T20:25:00Z">
        <w:r w:rsidR="00A4497A" w:rsidDel="006C6C7B">
          <w:rPr>
            <w:szCs w:val="24"/>
          </w:rPr>
          <w:delText xml:space="preserve">ubiquity </w:delText>
        </w:r>
      </w:del>
      <w:ins w:id="7" w:author="Tal Yarkoni" w:date="2015-09-23T20:25:00Z">
        <w:r w:rsidR="006C6C7B">
          <w:rPr>
            <w:szCs w:val="24"/>
          </w:rPr>
          <w:t xml:space="preserve">high frequency </w:t>
        </w:r>
      </w:ins>
      <w:del w:id="8" w:author="Tal Yarkoni" w:date="2015-09-23T20:25:00Z">
        <w:r w:rsidR="00A4497A" w:rsidDel="006C6C7B">
          <w:rPr>
            <w:szCs w:val="24"/>
          </w:rPr>
          <w:delText>of this areas activation</w:delText>
        </w:r>
      </w:del>
      <w:ins w:id="9" w:author="Tal Yarkoni" w:date="2015-09-23T20:25:00Z">
        <w:r w:rsidR="006C6C7B">
          <w:rPr>
            <w:szCs w:val="24"/>
          </w:rPr>
          <w:t>of activation in this area</w:t>
        </w:r>
      </w:ins>
      <w:r w:rsidRPr="0056695D">
        <w:rPr>
          <w:szCs w:val="24"/>
        </w:rPr>
        <w:t xml:space="preserve">, however, makes it challenging to understand how these processes are anatomically organized. We conducted a meta-analysis across nearly 10,000 studies to comprehensively map psychological function to discrete brain regions in medial frontal cortex. We </w:t>
      </w:r>
      <w:del w:id="10" w:author="Tal Yarkoni" w:date="2015-09-23T20:25:00Z">
        <w:r w:rsidRPr="0056695D" w:rsidDel="006C6C7B">
          <w:rPr>
            <w:szCs w:val="24"/>
          </w:rPr>
          <w:delText xml:space="preserve">discovered </w:delText>
        </w:r>
      </w:del>
      <w:ins w:id="11" w:author="Tal Yarkoni" w:date="2015-09-23T20:25:00Z">
        <w:r w:rsidR="006C6C7B">
          <w:rPr>
            <w:szCs w:val="24"/>
          </w:rPr>
          <w:t>identified</w:t>
        </w:r>
        <w:r w:rsidR="006C6C7B" w:rsidRPr="0056695D">
          <w:rPr>
            <w:szCs w:val="24"/>
          </w:rPr>
          <w:t xml:space="preserve"> </w:t>
        </w:r>
      </w:ins>
      <w:r w:rsidRPr="0056695D">
        <w:rPr>
          <w:szCs w:val="24"/>
        </w:rPr>
        <w:t xml:space="preserve">three distinct zones that differed substantially in function and were composed of nine smaller subregions that showed smaller </w:t>
      </w:r>
      <w:r w:rsidRPr="0056695D">
        <w:rPr>
          <w:szCs w:val="24"/>
        </w:rPr>
        <w:lastRenderedPageBreak/>
        <w:t xml:space="preserve">functional changes. This study provides a comprehensive functional map of the human medial frontal cortex using relatively unbiased data-driven methods. </w:t>
      </w:r>
    </w:p>
    <w:p w14:paraId="05A5C4F7" w14:textId="77777777" w:rsidR="007B4126" w:rsidRPr="0056695D" w:rsidRDefault="007B4126" w:rsidP="0096185D">
      <w:pPr>
        <w:ind w:firstLine="0"/>
        <w:rPr>
          <w:szCs w:val="24"/>
        </w:rPr>
      </w:pPr>
    </w:p>
    <w:p w14:paraId="2563C432" w14:textId="77777777" w:rsidR="001740DA" w:rsidRPr="0056695D"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56695D" w:rsidRDefault="001740DA" w:rsidP="0096185D">
      <w:pPr>
        <w:pStyle w:val="Normal1"/>
        <w:rPr>
          <w:rFonts w:ascii="Times" w:hAnsi="Times"/>
          <w:sz w:val="24"/>
          <w:szCs w:val="24"/>
        </w:rPr>
      </w:pPr>
    </w:p>
    <w:p w14:paraId="0E446281" w14:textId="77777777" w:rsidR="001740DA" w:rsidRPr="0056695D" w:rsidRDefault="001740DA" w:rsidP="0096185D">
      <w:pPr>
        <w:rPr>
          <w:szCs w:val="24"/>
        </w:rPr>
      </w:pPr>
      <w:r w:rsidRPr="0056695D">
        <w:rPr>
          <w:szCs w:val="24"/>
        </w:rPr>
        <w:br w:type="page"/>
      </w:r>
    </w:p>
    <w:p w14:paraId="7BE2E91B" w14:textId="4B15AB9E" w:rsidR="00A968D6" w:rsidRPr="0056695D" w:rsidRDefault="00A968D6" w:rsidP="0096185D">
      <w:pPr>
        <w:pStyle w:val="Normal1"/>
        <w:ind w:firstLine="0"/>
        <w:rPr>
          <w:rFonts w:ascii="Times" w:hAnsi="Times"/>
          <w:b/>
          <w:sz w:val="24"/>
          <w:szCs w:val="24"/>
        </w:rPr>
      </w:pPr>
      <w:r w:rsidRPr="0056695D">
        <w:rPr>
          <w:rFonts w:ascii="Times" w:hAnsi="Times"/>
          <w:b/>
          <w:sz w:val="24"/>
          <w:szCs w:val="24"/>
        </w:rPr>
        <w:lastRenderedPageBreak/>
        <w:t>Introduction</w:t>
      </w:r>
    </w:p>
    <w:p w14:paraId="1D580352" w14:textId="6E02E3F7" w:rsidR="00BB5E35" w:rsidRPr="0056695D" w:rsidRDefault="006B0B75" w:rsidP="0096185D">
      <w:pPr>
        <w:pStyle w:val="Normal1"/>
        <w:rPr>
          <w:rFonts w:ascii="Times" w:hAnsi="Times"/>
          <w:sz w:val="24"/>
          <w:szCs w:val="24"/>
        </w:rPr>
      </w:pPr>
      <w:r w:rsidRPr="0056695D">
        <w:rPr>
          <w:rFonts w:ascii="Times" w:hAnsi="Times"/>
          <w:sz w:val="24"/>
          <w:szCs w:val="24"/>
        </w:rPr>
        <w:t>The medial frontal cortex (</w:t>
      </w:r>
      <w:r w:rsidR="001A0C27" w:rsidRPr="0056695D">
        <w:rPr>
          <w:rFonts w:ascii="Times" w:hAnsi="Times"/>
          <w:sz w:val="24"/>
          <w:szCs w:val="24"/>
        </w:rPr>
        <w:t>MFC</w:t>
      </w:r>
      <w:r w:rsidR="00BB5E35" w:rsidRPr="0056695D">
        <w:rPr>
          <w:rFonts w:ascii="Times" w:hAnsi="Times"/>
          <w:sz w:val="24"/>
          <w:szCs w:val="24"/>
        </w:rPr>
        <w:t xml:space="preserve">) is a broad area of the brain encompassing many functionally distinct </w:t>
      </w:r>
      <w:r w:rsidR="00571206" w:rsidRPr="0056695D">
        <w:rPr>
          <w:rFonts w:ascii="Times" w:hAnsi="Times"/>
          <w:sz w:val="24"/>
          <w:szCs w:val="24"/>
        </w:rPr>
        <w:t>foci</w:t>
      </w:r>
      <w:r w:rsidR="00BB5E35" w:rsidRPr="0056695D">
        <w:rPr>
          <w:rFonts w:ascii="Times" w:hAnsi="Times"/>
          <w:sz w:val="24"/>
          <w:szCs w:val="24"/>
        </w:rPr>
        <w:t xml:space="preserve"> </w:t>
      </w:r>
      <w:r w:rsidR="000E18FA" w:rsidRPr="0056695D">
        <w:rPr>
          <w:rFonts w:ascii="Times" w:hAnsi="Times"/>
          <w:sz w:val="24"/>
          <w:szCs w:val="24"/>
        </w:rPr>
        <w:t>that have been</w:t>
      </w:r>
      <w:r w:rsidRPr="0056695D">
        <w:rPr>
          <w:rFonts w:ascii="Times" w:hAnsi="Times"/>
          <w:sz w:val="24"/>
          <w:szCs w:val="24"/>
        </w:rPr>
        <w:t xml:space="preserve"> associated with a wide variety of cognitive states</w:t>
      </w:r>
      <w:r w:rsidR="002D2F31" w:rsidRPr="0056695D">
        <w:rPr>
          <w:rFonts w:ascii="Times" w:hAnsi="Times"/>
          <w:sz w:val="24"/>
          <w:szCs w:val="24"/>
        </w:rPr>
        <w:t xml:space="preserve"> using functional neuroimaging</w:t>
      </w:r>
      <w:r w:rsidR="00FD1186" w:rsidRPr="0056695D">
        <w:rPr>
          <w:rFonts w:ascii="Times" w:hAnsi="Times"/>
          <w:sz w:val="24"/>
          <w:szCs w:val="24"/>
        </w:rPr>
        <w:t>.</w:t>
      </w:r>
      <w:r w:rsidR="00373084" w:rsidRPr="0056695D">
        <w:rPr>
          <w:rFonts w:ascii="Times" w:hAnsi="Times"/>
          <w:sz w:val="24"/>
          <w:szCs w:val="24"/>
        </w:rPr>
        <w:t xml:space="preserve"> </w:t>
      </w:r>
      <w:r w:rsidR="00BB5E35" w:rsidRPr="0056695D">
        <w:rPr>
          <w:rFonts w:ascii="Times" w:hAnsi="Times"/>
          <w:sz w:val="24"/>
          <w:szCs w:val="24"/>
        </w:rPr>
        <w:t>For example</w:t>
      </w:r>
      <w:r w:rsidR="000E18FA" w:rsidRPr="0056695D">
        <w:rPr>
          <w:rFonts w:ascii="Times" w:hAnsi="Times"/>
          <w:sz w:val="24"/>
          <w:szCs w:val="24"/>
        </w:rPr>
        <w:t>, the supplementary motor area (SMA) and pre-SMA</w:t>
      </w:r>
      <w:del w:id="12" w:author="Tal Yarkoni" w:date="2015-09-23T20:25:00Z">
        <w:r w:rsidR="00FD1186" w:rsidRPr="0056695D" w:rsidDel="006C6C7B">
          <w:rPr>
            <w:rFonts w:ascii="Times" w:hAnsi="Times"/>
            <w:sz w:val="24"/>
            <w:szCs w:val="24"/>
          </w:rPr>
          <w:delText>,</w:delText>
        </w:r>
      </w:del>
      <w:r w:rsidR="00FD1186" w:rsidRPr="0056695D">
        <w:rPr>
          <w:rFonts w:ascii="Times" w:hAnsi="Times"/>
          <w:sz w:val="24"/>
          <w:szCs w:val="24"/>
        </w:rPr>
        <w:t xml:space="preserve"> have been associated with the planning and initiation of movements</w:t>
      </w:r>
      <w:r w:rsidR="006108DE" w:rsidRPr="0056695D">
        <w:rPr>
          <w:rFonts w:ascii="Times" w:hAnsi="Times"/>
          <w:sz w:val="24"/>
          <w:szCs w:val="24"/>
        </w:rPr>
        <w:t xml:space="preserve"> </w:t>
      </w:r>
      <w:r w:rsidR="006108DE" w:rsidRPr="0056695D">
        <w:rPr>
          <w:rFonts w:ascii="Times" w:hAnsi="Times"/>
          <w:sz w:val="24"/>
          <w:szCs w:val="24"/>
        </w:rPr>
        <w:fldChar w:fldCharType="begin"/>
      </w:r>
      <w:r w:rsidR="00991DD4">
        <w:rPr>
          <w:rFonts w:ascii="Times" w:hAnsi="Times"/>
          <w:sz w:val="24"/>
          <w:szCs w:val="24"/>
        </w:rPr>
        <w:instrText xml:space="preserve"> ADDIN PAPERS2_CITATIONS &lt;citation&gt;&lt;uuid&gt;5137C5AD-1336-426B-BC6D-B152186ED223&lt;/uuid&gt;&lt;priority&gt;0&lt;/priority&gt;&lt;publications&gt;&lt;publication&gt;&lt;type&gt;400&lt;/type&gt;&lt;publication_date&gt;99200900001200000000200000&lt;/publication_date&gt;&lt;title&gt;Functional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56695D">
        <w:rPr>
          <w:rFonts w:ascii="Times" w:hAnsi="Times"/>
          <w:sz w:val="24"/>
          <w:szCs w:val="24"/>
        </w:rPr>
        <w:fldChar w:fldCharType="separate"/>
      </w:r>
      <w:r w:rsidR="006E5BEF">
        <w:rPr>
          <w:rFonts w:ascii="Cambria" w:hAnsi="Cambria" w:cs="Cambria"/>
        </w:rPr>
        <w:t>(1-3)</w:t>
      </w:r>
      <w:r w:rsidR="006108DE" w:rsidRPr="0056695D">
        <w:rPr>
          <w:rFonts w:ascii="Times" w:hAnsi="Times"/>
          <w:sz w:val="24"/>
          <w:szCs w:val="24"/>
        </w:rPr>
        <w:fldChar w:fldCharType="end"/>
      </w:r>
      <w:r w:rsidR="00FD1186" w:rsidRPr="0056695D">
        <w:rPr>
          <w:rFonts w:ascii="Times" w:hAnsi="Times"/>
          <w:sz w:val="24"/>
          <w:szCs w:val="24"/>
        </w:rPr>
        <w:t xml:space="preserve">, while </w:t>
      </w:r>
      <w:r w:rsidR="00571206" w:rsidRPr="0056695D">
        <w:rPr>
          <w:rFonts w:ascii="Times" w:hAnsi="Times"/>
          <w:sz w:val="24"/>
          <w:szCs w:val="24"/>
        </w:rPr>
        <w:t xml:space="preserve">nearby </w:t>
      </w:r>
      <w:r w:rsidR="00FD1186" w:rsidRPr="0056695D">
        <w:rPr>
          <w:rFonts w:ascii="Times" w:hAnsi="Times"/>
          <w:sz w:val="24"/>
          <w:szCs w:val="24"/>
        </w:rPr>
        <w:t xml:space="preserve">dorsal </w:t>
      </w:r>
      <w:r w:rsidR="00571206" w:rsidRPr="0056695D">
        <w:rPr>
          <w:rFonts w:ascii="Times" w:hAnsi="Times"/>
          <w:sz w:val="24"/>
          <w:szCs w:val="24"/>
        </w:rPr>
        <w:t xml:space="preserve">anterior cingulate cortex (ACC) </w:t>
      </w:r>
      <w:r w:rsidR="00C565A6" w:rsidRPr="0056695D">
        <w:rPr>
          <w:rFonts w:ascii="Times" w:hAnsi="Times"/>
          <w:sz w:val="24"/>
          <w:szCs w:val="24"/>
        </w:rPr>
        <w:t>has been implicated in various aspects of cognitive control, such as conflict</w:t>
      </w:r>
      <w:r w:rsidR="000A487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D448A7F1-6A12-42D3-BA02-60DFE2F5E547&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(4-6)</w:t>
      </w:r>
      <w:r w:rsidR="00A00ED3" w:rsidRPr="0056695D">
        <w:rPr>
          <w:rFonts w:ascii="Times" w:hAnsi="Times"/>
          <w:sz w:val="24"/>
          <w:szCs w:val="24"/>
        </w:rPr>
        <w:fldChar w:fldCharType="end"/>
      </w:r>
      <w:r w:rsidR="00C565A6" w:rsidRPr="0056695D">
        <w:rPr>
          <w:rFonts w:ascii="Times" w:hAnsi="Times"/>
          <w:sz w:val="24"/>
          <w:szCs w:val="24"/>
        </w:rPr>
        <w:t xml:space="preserve"> and error </w:t>
      </w:r>
      <w:r w:rsidR="000A4873" w:rsidRPr="0056695D">
        <w:rPr>
          <w:rFonts w:ascii="Times" w:hAnsi="Times"/>
          <w:sz w:val="24"/>
          <w:szCs w:val="24"/>
        </w:rPr>
        <w:t xml:space="preserve">processing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&lt;citation&gt;&lt;uuid&gt;A0A139ED-4142-4ABE-A5E5-5D3B25F8B1F2&lt;/uuid&gt;&lt;priority&gt;2&lt;/priority&gt;&lt;publications&gt;&lt;publication&gt;&lt;type&gt;400&lt;/type&gt;&lt;publication_date&gt;99200400001200000000200000&lt;/publication_date&gt;&lt;title&gt;Dorsal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(7, 8)</w:t>
      </w:r>
      <w:r w:rsidR="00A00ED3" w:rsidRPr="0056695D">
        <w:rPr>
          <w:rFonts w:ascii="Times" w:hAnsi="Times"/>
          <w:sz w:val="24"/>
          <w:szCs w:val="24"/>
        </w:rPr>
        <w:fldChar w:fldCharType="end"/>
      </w:r>
      <w:r w:rsidR="00C565A6" w:rsidRPr="0056695D">
        <w:rPr>
          <w:rFonts w:ascii="Times" w:hAnsi="Times"/>
          <w:sz w:val="24"/>
          <w:szCs w:val="24"/>
        </w:rPr>
        <w:t xml:space="preserve">, </w:t>
      </w:r>
      <w:r w:rsidR="004353C2" w:rsidRPr="0056695D">
        <w:rPr>
          <w:rFonts w:ascii="Times" w:hAnsi="Times"/>
          <w:sz w:val="24"/>
          <w:szCs w:val="24"/>
        </w:rPr>
        <w:t>and</w:t>
      </w:r>
      <w:r w:rsidR="00C565A6" w:rsidRPr="0056695D">
        <w:rPr>
          <w:rFonts w:ascii="Times" w:hAnsi="Times"/>
          <w:sz w:val="24"/>
          <w:szCs w:val="24"/>
        </w:rPr>
        <w:t xml:space="preserve"> is thought to be important </w:t>
      </w:r>
      <w:r w:rsidR="004353C2" w:rsidRPr="0056695D">
        <w:rPr>
          <w:rFonts w:ascii="Times" w:hAnsi="Times"/>
          <w:sz w:val="24"/>
          <w:szCs w:val="24"/>
        </w:rPr>
        <w:t>region for</w:t>
      </w:r>
      <w:r w:rsidR="00C565A6" w:rsidRPr="0056695D">
        <w:rPr>
          <w:rFonts w:ascii="Times" w:hAnsi="Times"/>
          <w:sz w:val="24"/>
          <w:szCs w:val="24"/>
        </w:rPr>
        <w:t xml:space="preserve"> pain processing</w:t>
      </w:r>
      <w:r w:rsidR="003E6356" w:rsidRPr="0056695D">
        <w:rPr>
          <w:rFonts w:ascii="Times" w:hAnsi="Times"/>
          <w:sz w:val="24"/>
          <w:szCs w:val="24"/>
        </w:rPr>
        <w:t xml:space="preserve"> </w:t>
      </w:r>
      <w:r w:rsidR="00FC3506" w:rsidRPr="0056695D">
        <w:rPr>
          <w:rFonts w:ascii="Times" w:hAnsi="Times"/>
          <w:sz w:val="24"/>
          <w:szCs w:val="24"/>
        </w:rPr>
        <w:fldChar w:fldCharType="begin"/>
      </w:r>
      <w:r w:rsidR="00991DD4">
        <w:rPr>
          <w:rFonts w:ascii="Times" w:hAnsi="Times"/>
          <w:sz w:val="24"/>
          <w:szCs w:val="24"/>
        </w:rPr>
        <w:instrText xml:space="preserve"> ADDIN PAPERS2_CITATIONS &lt;citation&gt;&lt;uuid&gt;921D6EEE-A998-4D95-BC88-3961EFB641BE&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56695D">
        <w:rPr>
          <w:rFonts w:ascii="Times" w:hAnsi="Times"/>
          <w:sz w:val="24"/>
          <w:szCs w:val="24"/>
        </w:rPr>
        <w:fldChar w:fldCharType="separate"/>
      </w:r>
      <w:r w:rsidR="006E5BEF">
        <w:rPr>
          <w:rFonts w:ascii="Cambria" w:hAnsi="Cambria" w:cs="Cambria"/>
        </w:rPr>
        <w:t>(9-11)</w:t>
      </w:r>
      <w:r w:rsidR="00FC3506" w:rsidRPr="0056695D">
        <w:rPr>
          <w:rFonts w:ascii="Times" w:hAnsi="Times"/>
          <w:sz w:val="24"/>
          <w:szCs w:val="24"/>
        </w:rPr>
        <w:fldChar w:fldCharType="end"/>
      </w:r>
      <w:r w:rsidR="00C565A6" w:rsidRPr="0056695D">
        <w:rPr>
          <w:rFonts w:ascii="Times" w:hAnsi="Times"/>
          <w:sz w:val="24"/>
          <w:szCs w:val="24"/>
        </w:rPr>
        <w:t xml:space="preserve">. </w:t>
      </w:r>
      <w:r w:rsidR="00571206" w:rsidRPr="0056695D">
        <w:rPr>
          <w:rFonts w:ascii="Times" w:hAnsi="Times"/>
          <w:sz w:val="24"/>
          <w:szCs w:val="24"/>
        </w:rPr>
        <w:t>Further anterior,</w:t>
      </w:r>
      <w:r w:rsidR="00C565A6" w:rsidRPr="0056695D">
        <w:rPr>
          <w:rFonts w:ascii="Times" w:hAnsi="Times"/>
          <w:sz w:val="24"/>
          <w:szCs w:val="24"/>
        </w:rPr>
        <w:t xml:space="preserve"> medial prefrontal cortex (mPFC) and subgenual ACC have</w:t>
      </w:r>
      <w:r w:rsidR="00571206" w:rsidRPr="0056695D">
        <w:rPr>
          <w:rFonts w:ascii="Times" w:hAnsi="Times"/>
          <w:sz w:val="24"/>
          <w:szCs w:val="24"/>
        </w:rPr>
        <w:t xml:space="preserve"> been </w:t>
      </w:r>
      <w:r w:rsidR="00BB5E35" w:rsidRPr="0056695D">
        <w:rPr>
          <w:rFonts w:ascii="Times" w:hAnsi="Times"/>
          <w:sz w:val="24"/>
          <w:szCs w:val="24"/>
        </w:rPr>
        <w:t xml:space="preserve">shown to be important </w:t>
      </w:r>
      <w:r w:rsidR="00FC2732" w:rsidRPr="0056695D">
        <w:rPr>
          <w:rFonts w:ascii="Times" w:hAnsi="Times"/>
          <w:sz w:val="24"/>
          <w:szCs w:val="24"/>
        </w:rPr>
        <w:t>for a variety of</w:t>
      </w:r>
      <w:r w:rsidR="00BB5E35" w:rsidRPr="0056695D">
        <w:rPr>
          <w:rFonts w:ascii="Times" w:hAnsi="Times"/>
          <w:sz w:val="24"/>
          <w:szCs w:val="24"/>
        </w:rPr>
        <w:t xml:space="preserve"> affective process</w:t>
      </w:r>
      <w:r w:rsidR="000A4873" w:rsidRPr="0056695D">
        <w:rPr>
          <w:rFonts w:ascii="Times" w:hAnsi="Times"/>
          <w:sz w:val="24"/>
          <w:szCs w:val="24"/>
        </w:rPr>
        <w:t>es</w:t>
      </w:r>
      <w:r w:rsidR="00BB5E35" w:rsidRPr="0056695D">
        <w:rPr>
          <w:rFonts w:ascii="Times" w:hAnsi="Times"/>
          <w:sz w:val="24"/>
          <w:szCs w:val="24"/>
        </w:rPr>
        <w:t xml:space="preserve">, </w:t>
      </w:r>
      <w:r w:rsidR="00A00ED3" w:rsidRPr="0056695D">
        <w:rPr>
          <w:rFonts w:ascii="Times" w:hAnsi="Times"/>
          <w:sz w:val="24"/>
          <w:szCs w:val="24"/>
        </w:rPr>
        <w:t>including</w:t>
      </w:r>
      <w:r w:rsidR="00BB5E35" w:rsidRPr="0056695D">
        <w:rPr>
          <w:rFonts w:ascii="Times" w:hAnsi="Times"/>
          <w:sz w:val="24"/>
          <w:szCs w:val="24"/>
        </w:rPr>
        <w:t xml:space="preserve"> emotion</w:t>
      </w:r>
      <w:r w:rsidR="000A487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4C3F4564-ADDF-4D82-8177-53FEC82C6872&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(12, 13)</w:t>
      </w:r>
      <w:r w:rsidR="00A00ED3" w:rsidRPr="0056695D">
        <w:rPr>
          <w:rFonts w:ascii="Times" w:hAnsi="Times"/>
          <w:sz w:val="24"/>
          <w:szCs w:val="24"/>
        </w:rPr>
        <w:fldChar w:fldCharType="end"/>
      </w:r>
      <w:r w:rsidR="00A00ED3" w:rsidRPr="0056695D">
        <w:rPr>
          <w:rFonts w:ascii="Times" w:hAnsi="Times"/>
          <w:sz w:val="24"/>
          <w:szCs w:val="24"/>
        </w:rPr>
        <w:t xml:space="preserve">, </w:t>
      </w:r>
      <w:r w:rsidR="00BB5E35" w:rsidRPr="0056695D">
        <w:rPr>
          <w:rFonts w:ascii="Times" w:hAnsi="Times"/>
          <w:sz w:val="24"/>
          <w:szCs w:val="24"/>
        </w:rPr>
        <w:t>autonomic</w:t>
      </w:r>
      <w:r w:rsidR="00FC2732" w:rsidRPr="0056695D">
        <w:rPr>
          <w:rFonts w:ascii="Times" w:hAnsi="Times"/>
          <w:sz w:val="24"/>
          <w:szCs w:val="24"/>
        </w:rPr>
        <w:t xml:space="preserve"> function</w:t>
      </w:r>
      <w:r w:rsidR="00A00ED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4B612ED7-2E81-4C0E-A74B-A629891276C7&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(14)</w:t>
      </w:r>
      <w:r w:rsidR="00A00ED3" w:rsidRPr="0056695D">
        <w:rPr>
          <w:rFonts w:ascii="Times" w:hAnsi="Times"/>
          <w:sz w:val="24"/>
          <w:szCs w:val="24"/>
        </w:rPr>
        <w:fldChar w:fldCharType="end"/>
      </w:r>
      <w:r w:rsidR="00A00ED3" w:rsidRPr="0056695D">
        <w:rPr>
          <w:rFonts w:ascii="Times" w:hAnsi="Times"/>
          <w:sz w:val="24"/>
          <w:szCs w:val="24"/>
        </w:rPr>
        <w:t xml:space="preserve">, and valuation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28B25213-F753-41AC-B11C-FC1071B98CCF&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(15, 16)</w:t>
      </w:r>
      <w:r w:rsidR="00A00ED3" w:rsidRPr="0056695D">
        <w:rPr>
          <w:rFonts w:ascii="Times" w:hAnsi="Times"/>
          <w:sz w:val="24"/>
          <w:szCs w:val="24"/>
        </w:rPr>
        <w:fldChar w:fldCharType="end"/>
      </w:r>
      <w:r w:rsidR="00FC2732" w:rsidRPr="0056695D">
        <w:rPr>
          <w:rFonts w:ascii="Times" w:hAnsi="Times"/>
          <w:sz w:val="24"/>
          <w:szCs w:val="24"/>
        </w:rPr>
        <w:t>. Furthermore, p</w:t>
      </w:r>
      <w:r w:rsidR="00C565A6" w:rsidRPr="0056695D">
        <w:rPr>
          <w:rFonts w:ascii="Times" w:hAnsi="Times"/>
          <w:sz w:val="24"/>
          <w:szCs w:val="24"/>
        </w:rPr>
        <w:t>ortions of mPFC</w:t>
      </w:r>
      <w:r w:rsidR="00571206" w:rsidRPr="0056695D">
        <w:rPr>
          <w:rFonts w:ascii="Times" w:hAnsi="Times"/>
          <w:sz w:val="24"/>
          <w:szCs w:val="24"/>
        </w:rPr>
        <w:t xml:space="preserve"> </w:t>
      </w:r>
      <w:r w:rsidR="00C565A6" w:rsidRPr="0056695D">
        <w:rPr>
          <w:rFonts w:ascii="Times" w:hAnsi="Times"/>
          <w:sz w:val="24"/>
          <w:szCs w:val="24"/>
        </w:rPr>
        <w:t>have</w:t>
      </w:r>
      <w:r w:rsidR="00571206" w:rsidRPr="0056695D">
        <w:rPr>
          <w:rFonts w:ascii="Times" w:hAnsi="Times"/>
          <w:sz w:val="24"/>
          <w:szCs w:val="24"/>
        </w:rPr>
        <w:t xml:space="preserve"> also been associated with a variety of </w:t>
      </w:r>
      <w:r w:rsidR="00FC2732" w:rsidRPr="0056695D">
        <w:rPr>
          <w:rFonts w:ascii="Times" w:hAnsi="Times"/>
          <w:sz w:val="24"/>
          <w:szCs w:val="24"/>
        </w:rPr>
        <w:t xml:space="preserve">stimulus-independent </w:t>
      </w:r>
      <w:r w:rsidR="00571206" w:rsidRPr="0056695D">
        <w:rPr>
          <w:rFonts w:ascii="Times" w:hAnsi="Times"/>
          <w:sz w:val="24"/>
          <w:szCs w:val="24"/>
        </w:rPr>
        <w:t xml:space="preserve">internally oriented processes, such as </w:t>
      </w:r>
      <w:r w:rsidR="00BB5E35" w:rsidRPr="0056695D">
        <w:rPr>
          <w:rFonts w:ascii="Times" w:hAnsi="Times"/>
          <w:sz w:val="24"/>
          <w:szCs w:val="24"/>
        </w:rPr>
        <w:t xml:space="preserve">mentalizing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F46EC491-0A31-41CE-AF8C-660D35B5E34D&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(17, 18)</w:t>
      </w:r>
      <w:r w:rsidR="00A00ED3" w:rsidRPr="0056695D">
        <w:rPr>
          <w:rFonts w:ascii="Times" w:hAnsi="Times"/>
          <w:sz w:val="24"/>
          <w:szCs w:val="24"/>
        </w:rPr>
        <w:fldChar w:fldCharType="end"/>
      </w:r>
      <w:r w:rsidR="00A00ED3" w:rsidRPr="0056695D">
        <w:rPr>
          <w:rFonts w:ascii="Times" w:hAnsi="Times"/>
          <w:sz w:val="24"/>
          <w:szCs w:val="24"/>
        </w:rPr>
        <w:t xml:space="preserve"> </w:t>
      </w:r>
      <w:r w:rsidR="00BB5E35" w:rsidRPr="0056695D">
        <w:rPr>
          <w:rFonts w:ascii="Times" w:hAnsi="Times"/>
          <w:sz w:val="24"/>
          <w:szCs w:val="24"/>
        </w:rPr>
        <w:t xml:space="preserve">and </w:t>
      </w:r>
      <w:r w:rsidR="00571206" w:rsidRPr="0056695D">
        <w:rPr>
          <w:rFonts w:ascii="Times" w:hAnsi="Times"/>
          <w:sz w:val="24"/>
          <w:szCs w:val="24"/>
        </w:rPr>
        <w:t>autobiographical memory</w:t>
      </w:r>
      <w:r w:rsidR="00A00ED3" w:rsidRPr="0056695D">
        <w:rPr>
          <w:rFonts w:ascii="Times" w:hAnsi="Times"/>
          <w:sz w:val="24"/>
          <w:szCs w:val="24"/>
        </w:rPr>
        <w:t xml:space="preserve"> </w:t>
      </w:r>
      <w:r w:rsidR="00A00ED3" w:rsidRPr="0056695D">
        <w:rPr>
          <w:rFonts w:ascii="Times" w:hAnsi="Times"/>
          <w:sz w:val="24"/>
          <w:szCs w:val="24"/>
        </w:rPr>
        <w:fldChar w:fldCharType="begin"/>
      </w:r>
      <w:r w:rsidR="00991DD4">
        <w:rPr>
          <w:rFonts w:ascii="Times" w:hAnsi="Times"/>
          <w:sz w:val="24"/>
          <w:szCs w:val="24"/>
        </w:rPr>
        <w:instrText xml:space="preserve"> ADDIN PAPERS2_CITATIONS &lt;citation&gt;&lt;uuid&gt;811F17A2-554C-4FE7-BEDC-8DD72DD94497&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56695D">
        <w:rPr>
          <w:rFonts w:ascii="Times" w:hAnsi="Times"/>
          <w:sz w:val="24"/>
          <w:szCs w:val="24"/>
        </w:rPr>
        <w:fldChar w:fldCharType="separate"/>
      </w:r>
      <w:r w:rsidR="006E5BEF">
        <w:rPr>
          <w:rFonts w:ascii="Cambria" w:hAnsi="Cambria" w:cs="Cambria"/>
        </w:rPr>
        <w:t>(19)</w:t>
      </w:r>
      <w:r w:rsidR="00A00ED3" w:rsidRPr="0056695D">
        <w:rPr>
          <w:rFonts w:ascii="Times" w:hAnsi="Times"/>
          <w:sz w:val="24"/>
          <w:szCs w:val="24"/>
        </w:rPr>
        <w:fldChar w:fldCharType="end"/>
      </w:r>
      <w:r w:rsidR="00571206" w:rsidRPr="0056695D">
        <w:rPr>
          <w:rFonts w:ascii="Times" w:hAnsi="Times"/>
          <w:sz w:val="24"/>
          <w:szCs w:val="24"/>
        </w:rPr>
        <w:t xml:space="preserve">. </w:t>
      </w:r>
      <w:r w:rsidR="00BB5E35" w:rsidRPr="0056695D">
        <w:rPr>
          <w:rFonts w:ascii="Times" w:hAnsi="Times"/>
          <w:sz w:val="24"/>
          <w:szCs w:val="24"/>
        </w:rPr>
        <w:t xml:space="preserve"> </w:t>
      </w:r>
    </w:p>
    <w:p w14:paraId="3DE00C01" w14:textId="5B0A2C6C" w:rsidR="00A4541A" w:rsidRPr="0056695D" w:rsidRDefault="0007422E" w:rsidP="0096185D">
      <w:pPr>
        <w:pStyle w:val="Normal1"/>
        <w:ind w:firstLine="720"/>
        <w:rPr>
          <w:rFonts w:ascii="Times" w:hAnsi="Times"/>
          <w:sz w:val="24"/>
          <w:szCs w:val="24"/>
        </w:rPr>
      </w:pPr>
      <w:r w:rsidRPr="0056695D">
        <w:rPr>
          <w:rFonts w:ascii="Times" w:hAnsi="Times"/>
          <w:sz w:val="24"/>
          <w:szCs w:val="24"/>
        </w:rPr>
        <w:t xml:space="preserve">Despite the enormous amount </w:t>
      </w:r>
      <w:r w:rsidR="00C565A6" w:rsidRPr="0056695D">
        <w:rPr>
          <w:rFonts w:ascii="Times" w:hAnsi="Times"/>
          <w:sz w:val="24"/>
          <w:szCs w:val="24"/>
        </w:rPr>
        <w:t xml:space="preserve">of </w:t>
      </w:r>
      <w:r w:rsidR="004353C2" w:rsidRPr="0056695D">
        <w:rPr>
          <w:rFonts w:ascii="Times" w:hAnsi="Times"/>
          <w:sz w:val="24"/>
          <w:szCs w:val="24"/>
        </w:rPr>
        <w:t>neuroimaging research</w:t>
      </w:r>
      <w:r w:rsidR="00C565A6" w:rsidRPr="0056695D">
        <w:rPr>
          <w:rFonts w:ascii="Times" w:hAnsi="Times"/>
          <w:sz w:val="24"/>
          <w:szCs w:val="24"/>
        </w:rPr>
        <w:t xml:space="preserve"> </w:t>
      </w:r>
      <w:r w:rsidRPr="0056695D">
        <w:rPr>
          <w:rFonts w:ascii="Times" w:hAnsi="Times"/>
          <w:sz w:val="24"/>
          <w:szCs w:val="24"/>
        </w:rPr>
        <w:t xml:space="preserve">on focal regions of </w:t>
      </w:r>
      <w:r w:rsidR="001A0C27" w:rsidRPr="0056695D">
        <w:rPr>
          <w:rFonts w:ascii="Times" w:hAnsi="Times"/>
          <w:sz w:val="24"/>
          <w:szCs w:val="24"/>
        </w:rPr>
        <w:t>MFC</w:t>
      </w:r>
      <w:r w:rsidRPr="0056695D">
        <w:rPr>
          <w:rFonts w:ascii="Times" w:hAnsi="Times"/>
          <w:sz w:val="24"/>
          <w:szCs w:val="24"/>
        </w:rPr>
        <w:t xml:space="preserve">, </w:t>
      </w:r>
      <w:r w:rsidR="006B0B75" w:rsidRPr="0056695D">
        <w:rPr>
          <w:rFonts w:ascii="Times" w:hAnsi="Times"/>
          <w:sz w:val="24"/>
          <w:szCs w:val="24"/>
        </w:rPr>
        <w:t xml:space="preserve">there have been few large-scale efforts to comprehensively map </w:t>
      </w:r>
      <w:r w:rsidR="004353C2" w:rsidRPr="0056695D">
        <w:rPr>
          <w:rFonts w:ascii="Times" w:hAnsi="Times"/>
          <w:sz w:val="24"/>
          <w:szCs w:val="24"/>
        </w:rPr>
        <w:t>function</w:t>
      </w:r>
      <w:r w:rsidR="006B0B75" w:rsidRPr="0056695D">
        <w:rPr>
          <w:rFonts w:ascii="Times" w:hAnsi="Times"/>
          <w:sz w:val="24"/>
          <w:szCs w:val="24"/>
        </w:rPr>
        <w:t xml:space="preserve"> to medial frontal anatomy across the full range of cognitive </w:t>
      </w:r>
      <w:r w:rsidR="007A64D0" w:rsidRPr="0056695D">
        <w:rPr>
          <w:rFonts w:ascii="Times" w:hAnsi="Times"/>
          <w:sz w:val="24"/>
          <w:szCs w:val="24"/>
        </w:rPr>
        <w:t>and affective</w:t>
      </w:r>
      <w:r w:rsidR="0099166A" w:rsidRPr="0056695D">
        <w:rPr>
          <w:rFonts w:ascii="Times" w:hAnsi="Times"/>
          <w:sz w:val="24"/>
          <w:szCs w:val="24"/>
        </w:rPr>
        <w:t xml:space="preserve"> states</w:t>
      </w:r>
      <w:r w:rsidR="006B0B75" w:rsidRPr="0056695D">
        <w:rPr>
          <w:rFonts w:ascii="Times" w:hAnsi="Times"/>
          <w:sz w:val="24"/>
          <w:szCs w:val="24"/>
        </w:rPr>
        <w:t>.</w:t>
      </w:r>
      <w:r w:rsidRPr="0056695D">
        <w:rPr>
          <w:rFonts w:ascii="Times" w:hAnsi="Times"/>
          <w:sz w:val="24"/>
          <w:szCs w:val="24"/>
        </w:rPr>
        <w:t xml:space="preserve"> </w:t>
      </w:r>
      <w:r w:rsidR="00FC2732" w:rsidRPr="0056695D">
        <w:rPr>
          <w:rFonts w:ascii="Times" w:hAnsi="Times"/>
          <w:sz w:val="24"/>
          <w:szCs w:val="24"/>
        </w:rPr>
        <w:t>Since</w:t>
      </w:r>
      <w:r w:rsidR="006B0B75" w:rsidRPr="0056695D">
        <w:rPr>
          <w:rFonts w:ascii="Times" w:hAnsi="Times"/>
          <w:sz w:val="24"/>
          <w:szCs w:val="24"/>
        </w:rPr>
        <w:t xml:space="preserve"> most researchers are intimately familiar with one particular domain of cognition, most meta-analyses are necessarily restricted to a small subset of empirical findings</w:t>
      </w:r>
      <w:r w:rsidR="00FC5F87" w:rsidRPr="0056695D">
        <w:rPr>
          <w:rFonts w:ascii="Times" w:hAnsi="Times"/>
          <w:sz w:val="24"/>
          <w:szCs w:val="24"/>
        </w:rPr>
        <w:t xml:space="preserve"> </w:t>
      </w:r>
      <w:r w:rsidR="00FC2732" w:rsidRPr="0056695D">
        <w:rPr>
          <w:rFonts w:ascii="Times" w:hAnsi="Times"/>
          <w:sz w:val="24"/>
          <w:szCs w:val="24"/>
        </w:rPr>
        <w:t xml:space="preserve">relevant to the cognitive states or region </w:t>
      </w:r>
      <w:r w:rsidR="009E63AE" w:rsidRPr="0056695D">
        <w:rPr>
          <w:rFonts w:ascii="Times" w:hAnsi="Times"/>
          <w:sz w:val="24"/>
          <w:szCs w:val="24"/>
        </w:rPr>
        <w:t>under investigation</w:t>
      </w:r>
      <w:r w:rsidR="006B0B75" w:rsidRPr="0056695D">
        <w:rPr>
          <w:rFonts w:ascii="Times" w:hAnsi="Times"/>
          <w:sz w:val="24"/>
          <w:szCs w:val="24"/>
        </w:rPr>
        <w:t xml:space="preserve">. Even those meta-analyses that attempt to take a </w:t>
      </w:r>
      <w:r w:rsidR="00FC2732" w:rsidRPr="0056695D">
        <w:rPr>
          <w:rFonts w:ascii="Times" w:hAnsi="Times"/>
          <w:sz w:val="24"/>
          <w:szCs w:val="24"/>
        </w:rPr>
        <w:t xml:space="preserve">inter-disciplinary </w:t>
      </w:r>
      <w:r w:rsidR="006B0B75" w:rsidRPr="0056695D">
        <w:rPr>
          <w:rFonts w:ascii="Times" w:hAnsi="Times"/>
          <w:sz w:val="24"/>
          <w:szCs w:val="24"/>
        </w:rPr>
        <w:t xml:space="preserve">look at </w:t>
      </w:r>
      <w:r w:rsidR="001A0C27" w:rsidRPr="0056695D">
        <w:rPr>
          <w:rFonts w:ascii="Times" w:hAnsi="Times"/>
          <w:sz w:val="24"/>
          <w:szCs w:val="24"/>
        </w:rPr>
        <w:t>MFC</w:t>
      </w:r>
      <w:r w:rsidR="006B0B75" w:rsidRPr="0056695D">
        <w:rPr>
          <w:rFonts w:ascii="Times" w:hAnsi="Times"/>
          <w:sz w:val="24"/>
          <w:szCs w:val="24"/>
        </w:rPr>
        <w:t xml:space="preserve"> </w:t>
      </w:r>
      <w:r w:rsidR="00FC2732" w:rsidRPr="0056695D">
        <w:rPr>
          <w:rFonts w:ascii="Times" w:hAnsi="Times"/>
          <w:sz w:val="24"/>
          <w:szCs w:val="24"/>
        </w:rPr>
        <w:t>typically</w:t>
      </w:r>
      <w:r w:rsidR="006B0B75" w:rsidRPr="0056695D">
        <w:rPr>
          <w:rFonts w:ascii="Times" w:hAnsi="Times"/>
          <w:sz w:val="24"/>
          <w:szCs w:val="24"/>
        </w:rPr>
        <w:t xml:space="preserve"> only include a subset of cognitive </w:t>
      </w:r>
      <w:r w:rsidR="00FC2732" w:rsidRPr="0056695D">
        <w:rPr>
          <w:rFonts w:ascii="Times" w:hAnsi="Times"/>
          <w:sz w:val="24"/>
          <w:szCs w:val="24"/>
        </w:rPr>
        <w:t xml:space="preserve">states hypothesized to be important </w:t>
      </w:r>
      <w:r w:rsidR="006B0B75" w:rsidRPr="0056695D">
        <w:rPr>
          <w:rFonts w:ascii="Times" w:hAnsi="Times"/>
          <w:sz w:val="24"/>
          <w:szCs w:val="24"/>
        </w:rPr>
        <w:t xml:space="preserve">(e.g.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253E0CDB-38BC-4C0D-9DDC-DEA42A34DDF9&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(12, 20)</w:t>
      </w:r>
      <w:r w:rsidR="00CF28A6" w:rsidRPr="0056695D">
        <w:rPr>
          <w:rFonts w:ascii="Times" w:hAnsi="Times"/>
          <w:sz w:val="24"/>
          <w:szCs w:val="24"/>
        </w:rPr>
        <w:fldChar w:fldCharType="end"/>
      </w:r>
      <w:r w:rsidR="00477060" w:rsidRPr="0056695D">
        <w:rPr>
          <w:rFonts w:ascii="Times" w:hAnsi="Times"/>
          <w:sz w:val="24"/>
          <w:szCs w:val="24"/>
        </w:rPr>
        <w:t xml:space="preserve"> or restrict themselves to a small region of interest (e.g. </w:t>
      </w:r>
      <w:r w:rsidR="00477060" w:rsidRPr="0056695D">
        <w:rPr>
          <w:rFonts w:ascii="Times" w:hAnsi="Times"/>
          <w:sz w:val="24"/>
          <w:szCs w:val="24"/>
        </w:rPr>
        <w:fldChar w:fldCharType="begin"/>
      </w:r>
      <w:r w:rsidR="00991DD4">
        <w:rPr>
          <w:rFonts w:ascii="Times" w:hAnsi="Times"/>
          <w:sz w:val="24"/>
          <w:szCs w:val="24"/>
        </w:rPr>
        <w:instrText xml:space="preserve"> ADDIN PAPERS2_CITATIONS &lt;citation&gt;&lt;uuid&gt;4CF154D5-DEE2-4166-A72C-7CF44A70F465&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56695D">
        <w:rPr>
          <w:rFonts w:ascii="Times" w:hAnsi="Times"/>
          <w:sz w:val="24"/>
          <w:szCs w:val="24"/>
        </w:rPr>
        <w:fldChar w:fldCharType="separate"/>
      </w:r>
      <w:r w:rsidR="006E5BEF">
        <w:rPr>
          <w:rFonts w:ascii="Cambria" w:hAnsi="Cambria" w:cs="Cambria"/>
        </w:rPr>
        <w:t>(21)</w:t>
      </w:r>
      <w:r w:rsidR="00477060" w:rsidRPr="0056695D">
        <w:rPr>
          <w:rFonts w:ascii="Times" w:hAnsi="Times"/>
          <w:sz w:val="24"/>
          <w:szCs w:val="24"/>
        </w:rPr>
        <w:fldChar w:fldCharType="end"/>
      </w:r>
      <w:ins w:id="13" w:author="Tal Yarkoni" w:date="2015-09-23T20:26:00Z">
        <w:r w:rsidR="006C6C7B">
          <w:rPr>
            <w:rFonts w:ascii="Times" w:hAnsi="Times"/>
            <w:sz w:val="24"/>
            <w:szCs w:val="24"/>
          </w:rPr>
          <w:t>)</w:t>
        </w:r>
      </w:ins>
      <w:r w:rsidR="0099166A" w:rsidRPr="0056695D">
        <w:rPr>
          <w:rFonts w:ascii="Times" w:hAnsi="Times"/>
          <w:sz w:val="24"/>
          <w:szCs w:val="24"/>
        </w:rPr>
        <w:t xml:space="preserve">. </w:t>
      </w:r>
      <w:r w:rsidR="00FC2732" w:rsidRPr="0056695D">
        <w:rPr>
          <w:rFonts w:ascii="Times" w:hAnsi="Times"/>
          <w:sz w:val="24"/>
          <w:szCs w:val="24"/>
        </w:rPr>
        <w:t>The constrained scope of such meta-analyses is further hampered by the l</w:t>
      </w:r>
      <w:r w:rsidR="006B0B75" w:rsidRPr="0056695D">
        <w:rPr>
          <w:rFonts w:ascii="Times" w:hAnsi="Times"/>
          <w:sz w:val="24"/>
          <w:szCs w:val="24"/>
        </w:rPr>
        <w:t>imited ability to draw conclusions about the relative specificity of brain activity to particular cognitive processes</w:t>
      </w:r>
      <w:r w:rsidR="00DE15D9" w:rsidRPr="0056695D">
        <w:rPr>
          <w:rFonts w:ascii="Times" w:hAnsi="Times"/>
          <w:sz w:val="24"/>
          <w:szCs w:val="24"/>
        </w:rPr>
        <w:t xml:space="preserve">— </w:t>
      </w:r>
      <w:r w:rsidR="006B0B75" w:rsidRPr="0056695D">
        <w:rPr>
          <w:rFonts w:ascii="Times" w:hAnsi="Times"/>
          <w:sz w:val="24"/>
          <w:szCs w:val="24"/>
        </w:rPr>
        <w:t xml:space="preserve">a limitation widely known as the reverse inference problem </w:t>
      </w:r>
      <w:r w:rsidR="009E63AE" w:rsidRPr="0056695D">
        <w:rPr>
          <w:rFonts w:ascii="Times" w:hAnsi="Times"/>
          <w:sz w:val="24"/>
          <w:szCs w:val="24"/>
        </w:rPr>
        <w:fldChar w:fldCharType="begin"/>
      </w:r>
      <w:r w:rsidR="00991DD4">
        <w:rPr>
          <w:rFonts w:ascii="Times" w:hAnsi="Times"/>
          <w:sz w:val="24"/>
          <w:szCs w:val="24"/>
        </w:rPr>
        <w:instrText xml:space="preserve"> ADDIN PAPERS2_CITATIONS &lt;citation&gt;&lt;uuid&gt;5CB09A47-50D0-44E4-8184-3ACEA32544C9&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56695D">
        <w:rPr>
          <w:rFonts w:ascii="Times" w:hAnsi="Times"/>
          <w:sz w:val="24"/>
          <w:szCs w:val="24"/>
        </w:rPr>
        <w:fldChar w:fldCharType="separate"/>
      </w:r>
      <w:r w:rsidR="006E5BEF">
        <w:rPr>
          <w:rFonts w:ascii="Cambria" w:hAnsi="Cambria" w:cs="Cambria"/>
        </w:rPr>
        <w:t>(22)</w:t>
      </w:r>
      <w:r w:rsidR="009E63AE" w:rsidRPr="0056695D">
        <w:rPr>
          <w:rFonts w:ascii="Times" w:hAnsi="Times"/>
          <w:sz w:val="24"/>
          <w:szCs w:val="24"/>
        </w:rPr>
        <w:fldChar w:fldCharType="end"/>
      </w:r>
      <w:r w:rsidR="009E63AE" w:rsidRPr="0056695D">
        <w:rPr>
          <w:rFonts w:ascii="Times" w:hAnsi="Times"/>
          <w:sz w:val="24"/>
          <w:szCs w:val="24"/>
        </w:rPr>
        <w:t>.</w:t>
      </w:r>
      <w:r w:rsidR="00477060" w:rsidRPr="0056695D">
        <w:rPr>
          <w:rFonts w:ascii="Times" w:hAnsi="Times"/>
          <w:sz w:val="24"/>
          <w:szCs w:val="24"/>
        </w:rPr>
        <w:t xml:space="preserve"> </w:t>
      </w:r>
      <w:r w:rsidR="006B0B75" w:rsidRPr="0056695D">
        <w:rPr>
          <w:rFonts w:ascii="Times" w:hAnsi="Times"/>
          <w:sz w:val="24"/>
          <w:szCs w:val="24"/>
        </w:rPr>
        <w:t xml:space="preserve">This concern is particularly </w:t>
      </w:r>
      <w:r w:rsidR="006E7CF7" w:rsidRPr="0056695D">
        <w:rPr>
          <w:rFonts w:ascii="Times" w:hAnsi="Times"/>
          <w:sz w:val="24"/>
          <w:szCs w:val="24"/>
        </w:rPr>
        <w:t xml:space="preserve">acute in the case of </w:t>
      </w:r>
      <w:r w:rsidR="001A0C27" w:rsidRPr="0056695D">
        <w:rPr>
          <w:rFonts w:ascii="Times" w:hAnsi="Times"/>
          <w:sz w:val="24"/>
          <w:szCs w:val="24"/>
        </w:rPr>
        <w:t>MFC</w:t>
      </w:r>
      <w:r w:rsidR="006E7CF7" w:rsidRPr="0056695D">
        <w:rPr>
          <w:rFonts w:ascii="Times" w:hAnsi="Times"/>
          <w:sz w:val="24"/>
          <w:szCs w:val="24"/>
        </w:rPr>
        <w:t xml:space="preserve"> regions pre-SMA </w:t>
      </w:r>
      <w:r w:rsidR="006E7CF7" w:rsidRPr="0056695D">
        <w:rPr>
          <w:rFonts w:ascii="Times" w:hAnsi="Times"/>
          <w:sz w:val="24"/>
          <w:szCs w:val="24"/>
        </w:rPr>
        <w:lastRenderedPageBreak/>
        <w:t xml:space="preserve">and dACC, </w:t>
      </w:r>
      <w:ins w:id="14" w:author="Tal Yarkoni" w:date="2015-09-23T20:27:00Z">
        <w:r w:rsidR="006C6C7B">
          <w:rPr>
            <w:rFonts w:ascii="Times" w:hAnsi="Times"/>
            <w:sz w:val="24"/>
            <w:szCs w:val="24"/>
          </w:rPr>
          <w:t xml:space="preserve">which are </w:t>
        </w:r>
      </w:ins>
      <w:ins w:id="15" w:author="Tal Yarkoni" w:date="2015-09-23T20:28:00Z">
        <w:r w:rsidR="006C6C7B">
          <w:rPr>
            <w:rFonts w:ascii="Times" w:hAnsi="Times"/>
            <w:sz w:val="24"/>
            <w:szCs w:val="24"/>
          </w:rPr>
          <w:t>activated</w:t>
        </w:r>
      </w:ins>
      <w:ins w:id="16" w:author="Tal Yarkoni" w:date="2015-09-23T20:27:00Z">
        <w:r w:rsidR="006C6C7B">
          <w:rPr>
            <w:rFonts w:ascii="Times" w:hAnsi="Times"/>
            <w:sz w:val="24"/>
            <w:szCs w:val="24"/>
          </w:rPr>
          <w:t xml:space="preserve"> in a large proportion of fMRI studies, </w:t>
        </w:r>
      </w:ins>
      <w:ins w:id="17" w:author="Tal Yarkoni" w:date="2015-09-23T20:28:00Z">
        <w:r w:rsidR="006C6C7B">
          <w:rPr>
            <w:rFonts w:ascii="Times" w:hAnsi="Times"/>
            <w:sz w:val="24"/>
            <w:szCs w:val="24"/>
          </w:rPr>
          <w:t>raising questions about their functional selectivity</w:t>
        </w:r>
      </w:ins>
      <w:del w:id="18" w:author="Tal Yarkoni" w:date="2015-09-23T20:28:00Z">
        <w:r w:rsidR="006B0B75" w:rsidRPr="0056695D" w:rsidDel="006C6C7B">
          <w:rPr>
            <w:rFonts w:ascii="Times" w:hAnsi="Times"/>
            <w:sz w:val="24"/>
            <w:szCs w:val="24"/>
          </w:rPr>
          <w:delText xml:space="preserve">suggesting </w:delText>
        </w:r>
      </w:del>
      <w:del w:id="19" w:author="Tal Yarkoni" w:date="2015-09-23T20:27:00Z">
        <w:r w:rsidR="006B0B75" w:rsidRPr="0056695D" w:rsidDel="006C6C7B">
          <w:rPr>
            <w:rFonts w:ascii="Times" w:hAnsi="Times"/>
            <w:sz w:val="24"/>
            <w:szCs w:val="24"/>
          </w:rPr>
          <w:delText>low selectivity</w:delText>
        </w:r>
        <w:r w:rsidR="00FC5F87" w:rsidRPr="0056695D" w:rsidDel="006C6C7B">
          <w:rPr>
            <w:rFonts w:ascii="Times" w:hAnsi="Times"/>
            <w:sz w:val="24"/>
            <w:szCs w:val="24"/>
          </w:rPr>
          <w:delText xml:space="preserve"> to a given domain</w:delText>
        </w:r>
      </w:del>
      <w:r w:rsidR="006B0B75" w:rsidRPr="0056695D">
        <w:rPr>
          <w:rFonts w:ascii="Times" w:hAnsi="Times"/>
          <w:sz w:val="24"/>
          <w:szCs w:val="24"/>
        </w:rPr>
        <w:t xml:space="preserve">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7955A921-2A72-4B8A-BB25-A77E74023206&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(23, 24)</w:t>
      </w:r>
      <w:r w:rsidR="00CF28A6" w:rsidRPr="0056695D">
        <w:rPr>
          <w:rFonts w:ascii="Times" w:hAnsi="Times"/>
          <w:sz w:val="24"/>
          <w:szCs w:val="24"/>
        </w:rPr>
        <w:fldChar w:fldCharType="end"/>
      </w:r>
      <w:r w:rsidR="009E63AE" w:rsidRPr="0056695D">
        <w:rPr>
          <w:rFonts w:ascii="Times" w:hAnsi="Times"/>
          <w:sz w:val="24"/>
          <w:szCs w:val="24"/>
        </w:rPr>
        <w:t>.</w:t>
      </w:r>
    </w:p>
    <w:p w14:paraId="4D425B4F" w14:textId="4C2F8F45" w:rsidR="0056695D" w:rsidRDefault="00BE6EC8" w:rsidP="0096185D">
      <w:pPr>
        <w:pStyle w:val="Normal1"/>
        <w:ind w:firstLine="720"/>
        <w:rPr>
          <w:rFonts w:ascii="Times" w:hAnsi="Times"/>
          <w:sz w:val="24"/>
          <w:szCs w:val="24"/>
        </w:rPr>
      </w:pPr>
      <w:r w:rsidRPr="0056695D">
        <w:rPr>
          <w:rFonts w:ascii="Times" w:hAnsi="Times"/>
          <w:sz w:val="24"/>
          <w:szCs w:val="24"/>
        </w:rPr>
        <w:t xml:space="preserve">Here we attempt </w:t>
      </w:r>
      <w:ins w:id="20" w:author="Tal Yarkoni" w:date="2015-09-23T20:28:00Z">
        <w:r w:rsidR="006C6C7B">
          <w:rPr>
            <w:rFonts w:ascii="Times" w:hAnsi="Times"/>
            <w:sz w:val="24"/>
            <w:szCs w:val="24"/>
          </w:rPr>
          <w:t xml:space="preserve">to </w:t>
        </w:r>
      </w:ins>
      <w:r w:rsidRPr="0056695D">
        <w:rPr>
          <w:rFonts w:ascii="Times" w:hAnsi="Times"/>
          <w:sz w:val="24"/>
          <w:szCs w:val="24"/>
        </w:rPr>
        <w:t xml:space="preserve">systematically create a comprehensive functional-anatomical mapping of </w:t>
      </w:r>
      <w:r w:rsidR="00A4497A">
        <w:rPr>
          <w:rFonts w:ascii="Times" w:hAnsi="Times"/>
          <w:sz w:val="24"/>
          <w:szCs w:val="24"/>
        </w:rPr>
        <w:t>MFC</w:t>
      </w:r>
      <w:r w:rsidR="004A28E2" w:rsidRPr="0056695D">
        <w:rPr>
          <w:rFonts w:ascii="Times" w:hAnsi="Times"/>
          <w:sz w:val="24"/>
          <w:szCs w:val="24"/>
        </w:rPr>
        <w:t xml:space="preserve"> </w:t>
      </w:r>
      <w:r w:rsidR="006B0B75" w:rsidRPr="0056695D">
        <w:rPr>
          <w:rFonts w:ascii="Times" w:hAnsi="Times"/>
          <w:sz w:val="24"/>
          <w:szCs w:val="24"/>
        </w:rPr>
        <w:t>us</w:t>
      </w:r>
      <w:r w:rsidRPr="0056695D">
        <w:rPr>
          <w:rFonts w:ascii="Times" w:hAnsi="Times"/>
          <w:sz w:val="24"/>
          <w:szCs w:val="24"/>
        </w:rPr>
        <w:t>ing</w:t>
      </w:r>
      <w:r w:rsidR="006B0B75" w:rsidRPr="0056695D">
        <w:rPr>
          <w:rFonts w:ascii="Times" w:hAnsi="Times"/>
          <w:sz w:val="24"/>
          <w:szCs w:val="24"/>
        </w:rPr>
        <w:t xml:space="preserve"> Neurosynth, a diverse large-scale functional neuroimaging database of over 10,000 studies</w:t>
      </w:r>
      <w:r w:rsidR="009E63AE" w:rsidRPr="0056695D">
        <w:rPr>
          <w:rFonts w:ascii="Times" w:hAnsi="Times"/>
          <w:sz w:val="24"/>
          <w:szCs w:val="24"/>
        </w:rPr>
        <w:t xml:space="preserve"> </w:t>
      </w:r>
      <w:r w:rsidR="009E63AE" w:rsidRPr="0056695D">
        <w:rPr>
          <w:rFonts w:ascii="Times" w:hAnsi="Times"/>
          <w:sz w:val="24"/>
          <w:szCs w:val="24"/>
        </w:rPr>
        <w:fldChar w:fldCharType="begin"/>
      </w:r>
      <w:r w:rsidR="00991DD4">
        <w:rPr>
          <w:rFonts w:ascii="Times" w:hAnsi="Times"/>
          <w:sz w:val="24"/>
          <w:szCs w:val="24"/>
        </w:rPr>
        <w:instrText xml:space="preserve"> ADDIN PAPERS2_CITATIONS &lt;citation&gt;&lt;uuid&gt;81D75087-A68A-4999-ACC4-A962CFDA0A59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56695D">
        <w:rPr>
          <w:rFonts w:ascii="Times" w:hAnsi="Times"/>
          <w:sz w:val="24"/>
          <w:szCs w:val="24"/>
        </w:rPr>
        <w:fldChar w:fldCharType="separate"/>
      </w:r>
      <w:r w:rsidR="006E5BEF">
        <w:rPr>
          <w:rFonts w:ascii="Cambria" w:hAnsi="Cambria" w:cs="Cambria"/>
        </w:rPr>
        <w:t>(24)</w:t>
      </w:r>
      <w:r w:rsidR="009E63AE" w:rsidRPr="0056695D">
        <w:rPr>
          <w:rFonts w:ascii="Times" w:hAnsi="Times"/>
          <w:sz w:val="24"/>
          <w:szCs w:val="24"/>
        </w:rPr>
        <w:fldChar w:fldCharType="end"/>
      </w:r>
      <w:r w:rsidR="006B0B75" w:rsidRPr="0056695D">
        <w:rPr>
          <w:rFonts w:ascii="Times" w:hAnsi="Times"/>
          <w:sz w:val="24"/>
          <w:szCs w:val="24"/>
        </w:rPr>
        <w:t xml:space="preserve">. We </w:t>
      </w:r>
      <w:r w:rsidR="007B40A8" w:rsidRPr="0056695D">
        <w:rPr>
          <w:rFonts w:ascii="Times" w:hAnsi="Times"/>
          <w:sz w:val="24"/>
          <w:szCs w:val="24"/>
        </w:rPr>
        <w:t>first clustered</w:t>
      </w:r>
      <w:r w:rsidR="006B0B75" w:rsidRPr="0056695D">
        <w:rPr>
          <w:rFonts w:ascii="Times" w:hAnsi="Times"/>
          <w:sz w:val="24"/>
          <w:szCs w:val="24"/>
        </w:rPr>
        <w:t xml:space="preserve"> </w:t>
      </w:r>
      <w:r w:rsidR="001A0C27" w:rsidRPr="0056695D">
        <w:rPr>
          <w:rFonts w:ascii="Times" w:hAnsi="Times"/>
          <w:sz w:val="24"/>
          <w:szCs w:val="24"/>
        </w:rPr>
        <w:t>MFC</w:t>
      </w:r>
      <w:r w:rsidR="006B0B75" w:rsidRPr="0056695D">
        <w:rPr>
          <w:rFonts w:ascii="Times" w:hAnsi="Times"/>
          <w:sz w:val="24"/>
          <w:szCs w:val="24"/>
        </w:rPr>
        <w:t xml:space="preserve"> voxels into functionally homogeneous </w:t>
      </w:r>
      <w:r w:rsidR="006E7CF7" w:rsidRPr="0056695D">
        <w:rPr>
          <w:rFonts w:ascii="Times" w:hAnsi="Times"/>
          <w:sz w:val="24"/>
          <w:szCs w:val="24"/>
        </w:rPr>
        <w:t>clusters</w:t>
      </w:r>
      <w:r w:rsidR="006B0B75" w:rsidRPr="0056695D">
        <w:rPr>
          <w:rFonts w:ascii="Times" w:hAnsi="Times"/>
          <w:sz w:val="24"/>
          <w:szCs w:val="24"/>
        </w:rPr>
        <w:t xml:space="preserve"> at different spatial scales based on their meta-analytic co</w:t>
      </w:r>
      <w:r w:rsidR="003A5786" w:rsidRPr="0056695D">
        <w:rPr>
          <w:rFonts w:ascii="Times" w:hAnsi="Times"/>
          <w:sz w:val="24"/>
          <w:szCs w:val="24"/>
        </w:rPr>
        <w:t>-</w:t>
      </w:r>
      <w:r w:rsidR="006B0B75" w:rsidRPr="0056695D">
        <w:rPr>
          <w:rFonts w:ascii="Times" w:hAnsi="Times"/>
          <w:sz w:val="24"/>
          <w:szCs w:val="24"/>
        </w:rPr>
        <w:t xml:space="preserve">activation with </w:t>
      </w:r>
      <w:r w:rsidR="00B20F8A" w:rsidRPr="0056695D">
        <w:rPr>
          <w:rFonts w:ascii="Times" w:hAnsi="Times"/>
          <w:sz w:val="24"/>
          <w:szCs w:val="24"/>
        </w:rPr>
        <w:t>the rest of the brain</w:t>
      </w:r>
      <w:r w:rsidR="006E7CF7" w:rsidRPr="0056695D">
        <w:rPr>
          <w:rFonts w:ascii="Times" w:hAnsi="Times"/>
          <w:sz w:val="24"/>
          <w:szCs w:val="24"/>
        </w:rPr>
        <w:t xml:space="preserve"> </w:t>
      </w:r>
      <w:r w:rsidR="00CF28A6" w:rsidRPr="0056695D">
        <w:rPr>
          <w:rFonts w:ascii="Times" w:hAnsi="Times"/>
          <w:sz w:val="24"/>
          <w:szCs w:val="24"/>
        </w:rPr>
        <w:fldChar w:fldCharType="begin"/>
      </w:r>
      <w:r w:rsidR="00991DD4">
        <w:rPr>
          <w:rFonts w:ascii="Times" w:hAnsi="Times"/>
          <w:sz w:val="24"/>
          <w:szCs w:val="24"/>
        </w:rPr>
        <w:instrText xml:space="preserve"> ADDIN PAPERS2_CITATIONS &lt;citation&gt;&lt;uuid&gt;AA1BBCA7-28C6-42C5-8E04-815C5EBBDE5A&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56695D">
        <w:rPr>
          <w:rFonts w:ascii="Times" w:hAnsi="Times"/>
          <w:sz w:val="24"/>
          <w:szCs w:val="24"/>
        </w:rPr>
        <w:fldChar w:fldCharType="separate"/>
      </w:r>
      <w:r w:rsidR="006E5BEF">
        <w:rPr>
          <w:rFonts w:ascii="Cambria" w:hAnsi="Cambria" w:cs="Cambria"/>
        </w:rPr>
        <w:t>(25-27)</w:t>
      </w:r>
      <w:r w:rsidR="00CF28A6" w:rsidRPr="0056695D">
        <w:rPr>
          <w:rFonts w:ascii="Times" w:hAnsi="Times"/>
          <w:sz w:val="24"/>
          <w:szCs w:val="24"/>
        </w:rPr>
        <w:fldChar w:fldCharType="end"/>
      </w:r>
      <w:r w:rsidR="009E63AE" w:rsidRPr="0056695D">
        <w:rPr>
          <w:rFonts w:ascii="Times" w:hAnsi="Times"/>
          <w:sz w:val="24"/>
          <w:szCs w:val="24"/>
        </w:rPr>
        <w:t>,</w:t>
      </w:r>
      <w:r w:rsidR="006E7CF7" w:rsidRPr="0056695D">
        <w:rPr>
          <w:rFonts w:ascii="Times" w:hAnsi="Times"/>
          <w:sz w:val="24"/>
          <w:szCs w:val="24"/>
        </w:rPr>
        <w:t xml:space="preserve"> revealing three distinct </w:t>
      </w:r>
      <w:r w:rsidR="00AF4DB3" w:rsidRPr="0056695D">
        <w:rPr>
          <w:rFonts w:ascii="Times" w:hAnsi="Times"/>
          <w:sz w:val="24"/>
          <w:szCs w:val="24"/>
        </w:rPr>
        <w:t>zone</w:t>
      </w:r>
      <w:r w:rsidR="00B52AE4" w:rsidRPr="0056695D">
        <w:rPr>
          <w:rFonts w:ascii="Times" w:hAnsi="Times"/>
          <w:sz w:val="24"/>
          <w:szCs w:val="24"/>
        </w:rPr>
        <w:t>s</w:t>
      </w:r>
      <w:r w:rsidR="00B20F8A" w:rsidRPr="0056695D">
        <w:rPr>
          <w:rFonts w:ascii="Times" w:hAnsi="Times"/>
          <w:sz w:val="24"/>
          <w:szCs w:val="24"/>
        </w:rPr>
        <w:t xml:space="preserve"> along the rostro-caudal axis</w:t>
      </w:r>
      <w:r w:rsidR="00AF4DB3" w:rsidRPr="0056695D">
        <w:rPr>
          <w:rFonts w:ascii="Times" w:hAnsi="Times"/>
          <w:sz w:val="24"/>
          <w:szCs w:val="24"/>
        </w:rPr>
        <w:t xml:space="preserve"> </w:t>
      </w:r>
      <w:del w:id="21" w:author="Tal Yarkoni" w:date="2015-09-23T20:29:00Z">
        <w:r w:rsidR="006E7CF7" w:rsidRPr="0056695D" w:rsidDel="006C6C7B">
          <w:rPr>
            <w:rFonts w:ascii="Times" w:hAnsi="Times"/>
            <w:sz w:val="24"/>
            <w:szCs w:val="24"/>
          </w:rPr>
          <w:delText xml:space="preserve">which </w:delText>
        </w:r>
      </w:del>
      <w:ins w:id="22" w:author="Tal Yarkoni" w:date="2015-09-23T20:29:00Z">
        <w:r w:rsidR="006C6C7B">
          <w:rPr>
            <w:rFonts w:ascii="Times" w:hAnsi="Times"/>
            <w:sz w:val="24"/>
            <w:szCs w:val="24"/>
          </w:rPr>
          <w:t>that</w:t>
        </w:r>
        <w:r w:rsidR="006C6C7B" w:rsidRPr="0056695D">
          <w:rPr>
            <w:rFonts w:ascii="Times" w:hAnsi="Times"/>
            <w:sz w:val="24"/>
            <w:szCs w:val="24"/>
          </w:rPr>
          <w:t xml:space="preserve"> </w:t>
        </w:r>
      </w:ins>
      <w:r w:rsidR="006E7CF7" w:rsidRPr="0056695D">
        <w:rPr>
          <w:rFonts w:ascii="Times" w:hAnsi="Times"/>
          <w:sz w:val="24"/>
          <w:szCs w:val="24"/>
        </w:rPr>
        <w:t xml:space="preserve">further </w:t>
      </w:r>
      <w:r w:rsidR="00363D52" w:rsidRPr="0056695D">
        <w:rPr>
          <w:rFonts w:ascii="Times" w:hAnsi="Times"/>
          <w:sz w:val="24"/>
          <w:szCs w:val="24"/>
        </w:rPr>
        <w:t>fractionated</w:t>
      </w:r>
      <w:r w:rsidR="006E7CF7" w:rsidRPr="0056695D">
        <w:rPr>
          <w:rFonts w:ascii="Times" w:hAnsi="Times"/>
          <w:sz w:val="24"/>
          <w:szCs w:val="24"/>
        </w:rPr>
        <w:t xml:space="preserve"> into nine </w:t>
      </w:r>
      <w:r w:rsidR="00B20F8A" w:rsidRPr="0056695D">
        <w:rPr>
          <w:rFonts w:ascii="Times" w:hAnsi="Times"/>
          <w:sz w:val="24"/>
          <w:szCs w:val="24"/>
        </w:rPr>
        <w:t>sub-</w:t>
      </w:r>
      <w:r w:rsidR="006E7CF7" w:rsidRPr="0056695D">
        <w:rPr>
          <w:rFonts w:ascii="Times" w:hAnsi="Times"/>
          <w:sz w:val="24"/>
          <w:szCs w:val="24"/>
        </w:rPr>
        <w:t>regions</w:t>
      </w:r>
      <w:r w:rsidR="006B0B75" w:rsidRPr="0056695D">
        <w:rPr>
          <w:rFonts w:ascii="Times" w:hAnsi="Times"/>
          <w:sz w:val="24"/>
          <w:szCs w:val="24"/>
        </w:rPr>
        <w:t xml:space="preserve">. We characterized the cognitive profiles of these clusters using multivariate classification analyses </w:t>
      </w:r>
      <w:r w:rsidR="006E7CF7" w:rsidRPr="0056695D">
        <w:rPr>
          <w:rFonts w:ascii="Times" w:hAnsi="Times"/>
          <w:sz w:val="24"/>
          <w:szCs w:val="24"/>
        </w:rPr>
        <w:t>and found that</w:t>
      </w:r>
      <w:r w:rsidR="00AF4DB3" w:rsidRPr="0056695D">
        <w:rPr>
          <w:rFonts w:ascii="Times" w:hAnsi="Times"/>
          <w:sz w:val="24"/>
          <w:szCs w:val="24"/>
        </w:rPr>
        <w:t xml:space="preserve"> the three </w:t>
      </w:r>
      <w:r w:rsidR="00E952AB" w:rsidRPr="0056695D">
        <w:rPr>
          <w:rFonts w:ascii="Times" w:hAnsi="Times"/>
          <w:sz w:val="24"/>
          <w:szCs w:val="24"/>
        </w:rPr>
        <w:t xml:space="preserve">functional zones accounted for </w:t>
      </w:r>
      <w:r w:rsidR="005D7B00" w:rsidRPr="0056695D">
        <w:rPr>
          <w:rFonts w:ascii="Times" w:hAnsi="Times"/>
          <w:sz w:val="24"/>
          <w:szCs w:val="24"/>
        </w:rPr>
        <w:t xml:space="preserve">a large portion of functional variation; however, we also found fine-grained variation </w:t>
      </w:r>
      <w:r w:rsidR="00B20F8A" w:rsidRPr="0056695D">
        <w:rPr>
          <w:rFonts w:ascii="Times" w:hAnsi="Times"/>
          <w:sz w:val="24"/>
          <w:szCs w:val="24"/>
        </w:rPr>
        <w:t>in functional specialization between sub-regions within a functional zone</w:t>
      </w:r>
      <w:r w:rsidR="005D7B00" w:rsidRPr="0056695D">
        <w:rPr>
          <w:rFonts w:ascii="Times" w:hAnsi="Times"/>
          <w:sz w:val="24"/>
          <w:szCs w:val="24"/>
        </w:rPr>
        <w:t xml:space="preserve">. </w:t>
      </w:r>
      <w:r w:rsidR="00223178" w:rsidRPr="0056695D">
        <w:rPr>
          <w:rFonts w:ascii="Times" w:hAnsi="Times"/>
          <w:sz w:val="24"/>
          <w:szCs w:val="24"/>
        </w:rPr>
        <w:t xml:space="preserve">Collectively, our results reveal considerable diversity in the functional roles of discrete </w:t>
      </w:r>
      <w:r w:rsidR="001A0C27" w:rsidRPr="0056695D">
        <w:rPr>
          <w:rFonts w:ascii="Times" w:hAnsi="Times"/>
          <w:sz w:val="24"/>
          <w:szCs w:val="24"/>
        </w:rPr>
        <w:t>MFC</w:t>
      </w:r>
      <w:r w:rsidR="00223178" w:rsidRPr="0056695D">
        <w:rPr>
          <w:rFonts w:ascii="Times" w:hAnsi="Times"/>
          <w:sz w:val="24"/>
          <w:szCs w:val="24"/>
        </w:rPr>
        <w:t xml:space="preserve"> subregions, </w:t>
      </w:r>
      <w:r w:rsidR="00464E42" w:rsidRPr="0056695D">
        <w:rPr>
          <w:rFonts w:ascii="Times" w:hAnsi="Times"/>
          <w:sz w:val="24"/>
          <w:szCs w:val="24"/>
        </w:rPr>
        <w:t xml:space="preserve">provide insight into the spatial topography of MFC at </w:t>
      </w:r>
      <w:del w:id="23" w:author="Tal Yarkoni" w:date="2015-09-23T20:29:00Z">
        <w:r w:rsidR="00464E42" w:rsidRPr="0056695D" w:rsidDel="006C6C7B">
          <w:rPr>
            <w:rFonts w:ascii="Times" w:hAnsi="Times"/>
            <w:sz w:val="24"/>
            <w:szCs w:val="24"/>
          </w:rPr>
          <w:delText>several different</w:delText>
        </w:r>
      </w:del>
      <w:ins w:id="24" w:author="Tal Yarkoni" w:date="2015-09-23T20:29:00Z">
        <w:r w:rsidR="006C6C7B">
          <w:rPr>
            <w:rFonts w:ascii="Times" w:hAnsi="Times"/>
            <w:sz w:val="24"/>
            <w:szCs w:val="24"/>
          </w:rPr>
          <w:t>multiple</w:t>
        </w:r>
      </w:ins>
      <w:r w:rsidR="00464E42" w:rsidRPr="0056695D">
        <w:rPr>
          <w:rFonts w:ascii="Times" w:hAnsi="Times"/>
          <w:sz w:val="24"/>
          <w:szCs w:val="24"/>
        </w:rPr>
        <w:t xml:space="preserve"> scales, </w:t>
      </w:r>
      <w:r w:rsidR="00223178" w:rsidRPr="0056695D">
        <w:rPr>
          <w:rFonts w:ascii="Times" w:hAnsi="Times"/>
          <w:sz w:val="24"/>
          <w:szCs w:val="24"/>
        </w:rPr>
        <w:t xml:space="preserve">and suggest that </w:t>
      </w:r>
      <w:commentRangeStart w:id="25"/>
      <w:r w:rsidR="00223178" w:rsidRPr="0056695D">
        <w:rPr>
          <w:rFonts w:ascii="Times" w:hAnsi="Times"/>
          <w:sz w:val="24"/>
          <w:szCs w:val="24"/>
        </w:rPr>
        <w:t xml:space="preserve">previous </w:t>
      </w:r>
      <w:r w:rsidR="00464E42" w:rsidRPr="0056695D">
        <w:rPr>
          <w:rFonts w:ascii="Times" w:hAnsi="Times"/>
          <w:sz w:val="24"/>
          <w:szCs w:val="24"/>
        </w:rPr>
        <w:t xml:space="preserve">studies </w:t>
      </w:r>
      <w:commentRangeEnd w:id="25"/>
      <w:r w:rsidR="006C6C7B">
        <w:rPr>
          <w:rStyle w:val="CommentReference"/>
          <w:rFonts w:ascii="Times" w:hAnsi="Times"/>
        </w:rPr>
        <w:commentReference w:id="25"/>
      </w:r>
      <w:r w:rsidR="00464E42" w:rsidRPr="0056695D">
        <w:rPr>
          <w:rFonts w:ascii="Times" w:hAnsi="Times"/>
          <w:sz w:val="24"/>
          <w:szCs w:val="24"/>
        </w:rPr>
        <w:t>may have</w:t>
      </w:r>
      <w:r w:rsidR="00223178" w:rsidRPr="0056695D">
        <w:rPr>
          <w:rFonts w:ascii="Times" w:hAnsi="Times"/>
          <w:sz w:val="24"/>
          <w:szCs w:val="24"/>
        </w:rPr>
        <w:t xml:space="preserve"> overstated the case for the convergence of different processes in </w:t>
      </w:r>
      <w:r w:rsidR="001A0C27" w:rsidRPr="0056695D">
        <w:rPr>
          <w:rFonts w:ascii="Times" w:hAnsi="Times"/>
          <w:sz w:val="24"/>
          <w:szCs w:val="24"/>
        </w:rPr>
        <w:t>MFC</w:t>
      </w:r>
      <w:bookmarkStart w:id="26" w:name="h.bvqocikr6fu2" w:colFirst="0" w:colLast="0"/>
      <w:bookmarkStart w:id="27" w:name="h.2budzf1mxddc" w:colFirst="0" w:colLast="0"/>
      <w:bookmarkStart w:id="28" w:name="h.e23paljixwn3" w:colFirst="0" w:colLast="0"/>
      <w:bookmarkEnd w:id="26"/>
      <w:bookmarkEnd w:id="27"/>
      <w:bookmarkEnd w:id="28"/>
      <w:r w:rsidR="0056695D">
        <w:rPr>
          <w:rFonts w:ascii="Times" w:hAnsi="Times"/>
          <w:sz w:val="24"/>
          <w:szCs w:val="24"/>
        </w:rPr>
        <w:t>.</w:t>
      </w:r>
    </w:p>
    <w:p w14:paraId="0FBAEF61" w14:textId="77777777" w:rsidR="00E77236" w:rsidRDefault="00E77236" w:rsidP="00E77236">
      <w:pPr>
        <w:pStyle w:val="Normal1"/>
        <w:ind w:firstLine="0"/>
        <w:rPr>
          <w:rFonts w:ascii="Times" w:hAnsi="Times"/>
          <w:b/>
          <w:sz w:val="24"/>
          <w:szCs w:val="24"/>
        </w:rPr>
      </w:pPr>
    </w:p>
    <w:p w14:paraId="117E0CB8" w14:textId="77777777" w:rsidR="00E77236" w:rsidRDefault="00E77236" w:rsidP="00E77236">
      <w:pPr>
        <w:pStyle w:val="Normal1"/>
        <w:ind w:firstLine="0"/>
        <w:rPr>
          <w:rFonts w:ascii="Times" w:hAnsi="Times"/>
          <w:b/>
          <w:sz w:val="24"/>
          <w:szCs w:val="24"/>
        </w:rPr>
      </w:pPr>
    </w:p>
    <w:p w14:paraId="2BBAB654" w14:textId="77777777" w:rsidR="00E77236" w:rsidRDefault="00E77236" w:rsidP="00E77236">
      <w:pPr>
        <w:pStyle w:val="Normal1"/>
        <w:ind w:firstLine="0"/>
        <w:rPr>
          <w:rFonts w:ascii="Times" w:hAnsi="Times"/>
          <w:b/>
          <w:sz w:val="24"/>
          <w:szCs w:val="24"/>
        </w:rPr>
      </w:pPr>
    </w:p>
    <w:p w14:paraId="34F172EF" w14:textId="77777777" w:rsidR="00E77236" w:rsidRDefault="00E77236" w:rsidP="00E77236">
      <w:pPr>
        <w:pStyle w:val="Normal1"/>
        <w:ind w:firstLine="0"/>
        <w:rPr>
          <w:rFonts w:ascii="Times" w:hAnsi="Times"/>
          <w:b/>
          <w:sz w:val="24"/>
          <w:szCs w:val="24"/>
        </w:rPr>
      </w:pPr>
    </w:p>
    <w:p w14:paraId="2DD2FA11" w14:textId="77777777" w:rsidR="00E77236" w:rsidRDefault="00E77236" w:rsidP="00E77236">
      <w:pPr>
        <w:pStyle w:val="Normal1"/>
        <w:ind w:firstLine="0"/>
        <w:rPr>
          <w:rFonts w:ascii="Times" w:hAnsi="Times"/>
          <w:b/>
          <w:sz w:val="24"/>
          <w:szCs w:val="24"/>
        </w:rPr>
      </w:pPr>
    </w:p>
    <w:p w14:paraId="78027129" w14:textId="77777777" w:rsidR="00E77236" w:rsidRDefault="00E77236" w:rsidP="00E77236">
      <w:pPr>
        <w:pStyle w:val="Normal1"/>
        <w:ind w:firstLine="0"/>
        <w:rPr>
          <w:rFonts w:ascii="Times" w:hAnsi="Times"/>
          <w:b/>
          <w:sz w:val="24"/>
          <w:szCs w:val="24"/>
        </w:rPr>
      </w:pPr>
    </w:p>
    <w:p w14:paraId="05A3FFB1" w14:textId="3B30D9DA" w:rsidR="00E77236" w:rsidRDefault="00E77236" w:rsidP="00E77236">
      <w:pPr>
        <w:pStyle w:val="Normal1"/>
        <w:ind w:firstLine="0"/>
        <w:rPr>
          <w:rFonts w:ascii="Times" w:hAnsi="Times"/>
          <w:sz w:val="24"/>
          <w:szCs w:val="24"/>
        </w:rPr>
      </w:pPr>
      <w:r w:rsidRPr="0056695D">
        <w:rPr>
          <w:rFonts w:ascii="Times" w:hAnsi="Times"/>
          <w:b/>
          <w:sz w:val="24"/>
          <w:szCs w:val="24"/>
        </w:rPr>
        <w:lastRenderedPageBreak/>
        <w:t>Results</w:t>
      </w:r>
    </w:p>
    <w:p w14:paraId="0F74F07B" w14:textId="1F1AE1CA" w:rsidR="00E77236" w:rsidRDefault="00E77236" w:rsidP="00E77236">
      <w:pPr>
        <w:pStyle w:val="Caption"/>
        <w:ind w:firstLine="0"/>
        <w:rPr>
          <w:b w:val="0"/>
          <w:sz w:val="24"/>
          <w:szCs w:val="24"/>
        </w:rPr>
      </w:pPr>
      <w:r>
        <w:rPr>
          <w:b w:val="0"/>
          <w:noProof/>
          <w:sz w:val="24"/>
          <w:szCs w:val="24"/>
        </w:rPr>
        <w:drawing>
          <wp:inline distT="0" distB="0" distL="0" distR="0" wp14:anchorId="6554C60B" wp14:editId="7BA054B1">
            <wp:extent cx="5943600" cy="3090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5D19364C" w14:textId="5FD45BBC" w:rsidR="00E77236" w:rsidRPr="0056695D" w:rsidRDefault="00E77236" w:rsidP="00E77236">
      <w:pPr>
        <w:pStyle w:val="Caption"/>
        <w:ind w:firstLine="0"/>
        <w:rPr>
          <w:b w:val="0"/>
          <w:sz w:val="24"/>
          <w:szCs w:val="24"/>
        </w:rPr>
      </w:pPr>
      <w:r w:rsidRPr="0096185D">
        <w:rPr>
          <w:b w:val="0"/>
          <w:sz w:val="24"/>
          <w:szCs w:val="24"/>
        </w:rPr>
        <w:t>Figure 1.</w:t>
      </w:r>
      <w:r w:rsidRPr="0056695D">
        <w:rPr>
          <w:b w:val="0"/>
          <w:sz w:val="24"/>
          <w:szCs w:val="24"/>
        </w:rPr>
        <w:t xml:space="preserve"> Methods overview. A) </w:t>
      </w:r>
      <w:r>
        <w:rPr>
          <w:b w:val="0"/>
          <w:sz w:val="24"/>
          <w:szCs w:val="24"/>
        </w:rPr>
        <w:t>Whole brain c</w:t>
      </w:r>
      <w:r w:rsidRPr="0056695D">
        <w:rPr>
          <w:b w:val="0"/>
          <w:sz w:val="24"/>
          <w:szCs w:val="24"/>
        </w:rPr>
        <w:t xml:space="preserve">o-activation </w:t>
      </w:r>
      <w:r>
        <w:rPr>
          <w:b w:val="0"/>
          <w:sz w:val="24"/>
          <w:szCs w:val="24"/>
        </w:rPr>
        <w:t xml:space="preserve">of MFC voxels was calculated and </w:t>
      </w:r>
      <w:r w:rsidRPr="0056695D">
        <w:rPr>
          <w:b w:val="0"/>
          <w:sz w:val="24"/>
          <w:szCs w:val="24"/>
        </w:rPr>
        <w:t>k</w:t>
      </w:r>
      <w:r>
        <w:rPr>
          <w:b w:val="0"/>
          <w:sz w:val="24"/>
          <w:szCs w:val="24"/>
        </w:rPr>
        <w:t>-means clustering was applied r</w:t>
      </w:r>
      <w:r w:rsidRPr="0056695D">
        <w:rPr>
          <w:b w:val="0"/>
          <w:sz w:val="24"/>
          <w:szCs w:val="24"/>
        </w:rPr>
        <w:t xml:space="preserve">esulting in spatially distinct clusters. </w:t>
      </w:r>
      <w:r>
        <w:rPr>
          <w:b w:val="0"/>
          <w:sz w:val="24"/>
          <w:szCs w:val="24"/>
        </w:rPr>
        <w:t>B) For each cluster, threshold whole-brain co-activation maps were generated</w:t>
      </w:r>
      <w:ins w:id="29" w:author="Tal Yarkoni" w:date="2015-09-23T20:32:00Z">
        <w:r w:rsidR="00E62F82">
          <w:rPr>
            <w:b w:val="0"/>
            <w:sz w:val="24"/>
            <w:szCs w:val="24"/>
          </w:rPr>
          <w:t>.</w:t>
        </w:r>
      </w:ins>
      <w:r>
        <w:rPr>
          <w:b w:val="0"/>
          <w:sz w:val="24"/>
          <w:szCs w:val="24"/>
        </w:rPr>
        <w:t xml:space="preserve"> C</w:t>
      </w:r>
      <w:r w:rsidRPr="0056695D">
        <w:rPr>
          <w:b w:val="0"/>
          <w:sz w:val="24"/>
          <w:szCs w:val="24"/>
        </w:rPr>
        <w:t xml:space="preserve">) We functionally characterized each cluster by determining which cognitive functions best </w:t>
      </w:r>
      <w:r>
        <w:rPr>
          <w:b w:val="0"/>
          <w:sz w:val="24"/>
          <w:szCs w:val="24"/>
        </w:rPr>
        <w:t>predicted their activation.</w:t>
      </w:r>
    </w:p>
    <w:p w14:paraId="2E358FB0" w14:textId="57D62728" w:rsidR="0056695D" w:rsidRPr="0056695D" w:rsidRDefault="006B0B75" w:rsidP="0096185D">
      <w:pPr>
        <w:pStyle w:val="Heading2"/>
        <w:spacing w:line="480" w:lineRule="auto"/>
      </w:pPr>
      <w:bookmarkStart w:id="30" w:name="h.7etsfdzi6lib" w:colFirst="0" w:colLast="0"/>
      <w:bookmarkEnd w:id="30"/>
      <w:r w:rsidRPr="0056695D">
        <w:t>Functionally separable components of medial frontal cortex</w:t>
      </w:r>
    </w:p>
    <w:p w14:paraId="68CC9BFC" w14:textId="6B3CC40B" w:rsidR="00D13DCA" w:rsidRDefault="004507F2" w:rsidP="0096185D">
      <w:pPr>
        <w:pStyle w:val="Normal1"/>
        <w:rPr>
          <w:rFonts w:ascii="Times" w:hAnsi="Times"/>
          <w:color w:val="333333"/>
          <w:sz w:val="24"/>
          <w:szCs w:val="24"/>
          <w:highlight w:val="white"/>
        </w:rPr>
      </w:pPr>
      <w:r>
        <w:rPr>
          <w:rFonts w:ascii="Times" w:hAnsi="Times"/>
          <w:sz w:val="24"/>
          <w:szCs w:val="24"/>
        </w:rPr>
        <w:t>We identified</w:t>
      </w:r>
      <w:r w:rsidR="006B0B75" w:rsidRPr="0056695D">
        <w:rPr>
          <w:rFonts w:ascii="Times" w:hAnsi="Times"/>
          <w:sz w:val="24"/>
          <w:szCs w:val="24"/>
        </w:rPr>
        <w:t xml:space="preserve"> </w:t>
      </w:r>
      <w:r>
        <w:rPr>
          <w:rFonts w:ascii="Times" w:hAnsi="Times"/>
          <w:sz w:val="24"/>
          <w:szCs w:val="24"/>
        </w:rPr>
        <w:t>spatially dissociable</w:t>
      </w:r>
      <w:r w:rsidR="006B0B75" w:rsidRPr="0056695D">
        <w:rPr>
          <w:rFonts w:ascii="Times" w:hAnsi="Times"/>
          <w:sz w:val="24"/>
          <w:szCs w:val="24"/>
        </w:rPr>
        <w:t xml:space="preserve"> regions on the basis of shared co</w:t>
      </w:r>
      <w:r w:rsidR="00987B14" w:rsidRPr="0056695D">
        <w:rPr>
          <w:rFonts w:ascii="Times" w:hAnsi="Times"/>
          <w:sz w:val="24"/>
          <w:szCs w:val="24"/>
        </w:rPr>
        <w:t>-</w:t>
      </w:r>
      <w:r w:rsidR="006B0B75" w:rsidRPr="0056695D">
        <w:rPr>
          <w:rFonts w:ascii="Times" w:hAnsi="Times"/>
          <w:sz w:val="24"/>
          <w:szCs w:val="24"/>
        </w:rPr>
        <w:t xml:space="preserve">activation profiles with the rest of the brain </w:t>
      </w:r>
      <w:r w:rsidR="008D6A5D">
        <w:rPr>
          <w:rFonts w:ascii="Times" w:hAnsi="Times"/>
          <w:sz w:val="24"/>
          <w:szCs w:val="24"/>
        </w:rPr>
        <w:fldChar w:fldCharType="begin"/>
      </w:r>
      <w:r w:rsidR="00991DD4">
        <w:rPr>
          <w:rFonts w:ascii="Times" w:hAnsi="Times"/>
          <w:sz w:val="24"/>
          <w:szCs w:val="24"/>
        </w:rPr>
        <w:instrText xml:space="preserve"> ADDIN PAPERS2_CITATIONS &lt;citation&gt;&lt;uuid&gt;6E4F4FC5-961F-440D-8B52-A549608F5D31&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Pr>
          <w:rFonts w:ascii="Times" w:hAnsi="Times"/>
          <w:sz w:val="24"/>
          <w:szCs w:val="24"/>
        </w:rPr>
        <w:fldChar w:fldCharType="separate"/>
      </w:r>
      <w:r w:rsidR="006E5BEF">
        <w:rPr>
          <w:rFonts w:ascii="Cambria" w:hAnsi="Cambria" w:cs="Cambria"/>
        </w:rPr>
        <w:t>(25, 27, 28)</w:t>
      </w:r>
      <w:r w:rsidR="008D6A5D">
        <w:rPr>
          <w:rFonts w:ascii="Times" w:hAnsi="Times"/>
          <w:sz w:val="24"/>
          <w:szCs w:val="24"/>
        </w:rPr>
        <w:fldChar w:fldCharType="end"/>
      </w:r>
      <w:r>
        <w:rPr>
          <w:rFonts w:ascii="Times" w:hAnsi="Times"/>
          <w:sz w:val="24"/>
          <w:szCs w:val="24"/>
        </w:rPr>
        <w:t xml:space="preserve">, an </w:t>
      </w:r>
      <w:r w:rsidR="006B0B75" w:rsidRPr="0056695D">
        <w:rPr>
          <w:rFonts w:ascii="Times" w:hAnsi="Times"/>
          <w:sz w:val="24"/>
          <w:szCs w:val="24"/>
        </w:rPr>
        <w:t>approach</w:t>
      </w:r>
      <w:r>
        <w:rPr>
          <w:rFonts w:ascii="Times" w:hAnsi="Times"/>
          <w:sz w:val="24"/>
          <w:szCs w:val="24"/>
        </w:rPr>
        <w:t xml:space="preserve"> that</w:t>
      </w:r>
      <w:r w:rsidR="006B0B75" w:rsidRPr="0056695D">
        <w:rPr>
          <w:rFonts w:ascii="Times" w:hAnsi="Times"/>
          <w:sz w:val="24"/>
          <w:szCs w:val="24"/>
        </w:rPr>
        <w:t xml:space="preserve"> </w:t>
      </w:r>
      <w:r w:rsidR="002B4530" w:rsidRPr="0056695D">
        <w:rPr>
          <w:rFonts w:ascii="Times" w:hAnsi="Times"/>
          <w:sz w:val="24"/>
          <w:szCs w:val="24"/>
        </w:rPr>
        <w:t>exploits the likelihood of a voxel co</w:t>
      </w:r>
      <w:r w:rsidR="00373084" w:rsidRPr="0056695D">
        <w:rPr>
          <w:rFonts w:ascii="Times" w:hAnsi="Times"/>
          <w:sz w:val="24"/>
          <w:szCs w:val="24"/>
        </w:rPr>
        <w:t>-</w:t>
      </w:r>
      <w:r w:rsidR="002B4530" w:rsidRPr="0056695D">
        <w:rPr>
          <w:rFonts w:ascii="Times" w:hAnsi="Times"/>
          <w:sz w:val="24"/>
          <w:szCs w:val="24"/>
        </w:rPr>
        <w:t>activating with another voxel across studies in the meta-analy</w:t>
      </w:r>
      <w:r w:rsidR="00464E42" w:rsidRPr="0056695D">
        <w:rPr>
          <w:rFonts w:ascii="Times" w:hAnsi="Times"/>
          <w:sz w:val="24"/>
          <w:szCs w:val="24"/>
        </w:rPr>
        <w:t>tic</w:t>
      </w:r>
      <w:r w:rsidR="002B4530" w:rsidRPr="0056695D">
        <w:rPr>
          <w:rFonts w:ascii="Times" w:hAnsi="Times"/>
          <w:sz w:val="24"/>
          <w:szCs w:val="24"/>
        </w:rPr>
        <w:t xml:space="preserve"> database</w:t>
      </w:r>
      <w:r w:rsidR="006B0B75" w:rsidRPr="0056695D">
        <w:rPr>
          <w:rFonts w:ascii="Times" w:hAnsi="Times"/>
          <w:color w:val="333333"/>
          <w:sz w:val="24"/>
          <w:szCs w:val="24"/>
          <w:highlight w:val="white"/>
        </w:rPr>
        <w:t xml:space="preserve">. Because structure-to-function mappings can be identified at </w:t>
      </w:r>
      <w:r w:rsidR="009470B9" w:rsidRPr="0056695D">
        <w:rPr>
          <w:rFonts w:ascii="Times" w:hAnsi="Times"/>
          <w:color w:val="333333"/>
          <w:sz w:val="24"/>
          <w:szCs w:val="24"/>
          <w:highlight w:val="white"/>
        </w:rPr>
        <w:t xml:space="preserve">multiple spatial </w:t>
      </w:r>
      <w:r w:rsidR="006B0B75" w:rsidRPr="0056695D">
        <w:rPr>
          <w:rFonts w:ascii="Times" w:hAnsi="Times"/>
          <w:color w:val="333333"/>
          <w:sz w:val="24"/>
          <w:szCs w:val="24"/>
          <w:highlight w:val="white"/>
        </w:rPr>
        <w:t xml:space="preserve">scales, we </w:t>
      </w:r>
      <w:r w:rsidR="009470B9" w:rsidRPr="0056695D">
        <w:rPr>
          <w:rFonts w:ascii="Times" w:hAnsi="Times"/>
          <w:color w:val="333333"/>
          <w:sz w:val="24"/>
          <w:szCs w:val="24"/>
          <w:highlight w:val="white"/>
        </w:rPr>
        <w:t xml:space="preserve">iteratively extracted </w:t>
      </w:r>
      <w:r w:rsidR="006B0B75" w:rsidRPr="0056695D">
        <w:rPr>
          <w:rFonts w:ascii="Times" w:hAnsi="Times"/>
          <w:color w:val="333333"/>
          <w:sz w:val="24"/>
          <w:szCs w:val="24"/>
          <w:highlight w:val="white"/>
        </w:rPr>
        <w:t>2</w:t>
      </w:r>
      <w:r w:rsidR="009470B9" w:rsidRPr="0056695D">
        <w:rPr>
          <w:rFonts w:ascii="Times" w:hAnsi="Times"/>
          <w:color w:val="333333"/>
          <w:sz w:val="24"/>
          <w:szCs w:val="24"/>
          <w:highlight w:val="white"/>
        </w:rPr>
        <w:t>-</w:t>
      </w:r>
      <w:r w:rsidR="006B0B75" w:rsidRPr="0056695D">
        <w:rPr>
          <w:rFonts w:ascii="Times" w:hAnsi="Times"/>
          <w:color w:val="333333"/>
          <w:sz w:val="24"/>
          <w:szCs w:val="24"/>
          <w:highlight w:val="white"/>
        </w:rPr>
        <w:t xml:space="preserve"> through 15</w:t>
      </w:r>
      <w:r w:rsidR="009470B9" w:rsidRPr="0056695D">
        <w:rPr>
          <w:rFonts w:ascii="Times" w:hAnsi="Times"/>
          <w:color w:val="333333"/>
          <w:sz w:val="24"/>
          <w:szCs w:val="24"/>
          <w:highlight w:val="white"/>
        </w:rPr>
        <w:t>-cluster solutions</w:t>
      </w:r>
      <w:r w:rsidR="00603CCE">
        <w:rPr>
          <w:rFonts w:ascii="Times" w:hAnsi="Times"/>
          <w:color w:val="333333"/>
          <w:sz w:val="24"/>
          <w:szCs w:val="24"/>
          <w:highlight w:val="white"/>
        </w:rPr>
        <w:t xml:space="preserve"> and </w:t>
      </w:r>
      <w:r>
        <w:rPr>
          <w:rFonts w:ascii="Times" w:hAnsi="Times"/>
          <w:color w:val="333333"/>
          <w:sz w:val="24"/>
          <w:szCs w:val="24"/>
          <w:highlight w:val="white"/>
        </w:rPr>
        <w:t xml:space="preserve">assessed </w:t>
      </w:r>
      <w:r w:rsidR="00161ED9" w:rsidRPr="0056695D">
        <w:rPr>
          <w:rFonts w:ascii="Times" w:hAnsi="Times"/>
          <w:color w:val="333333"/>
          <w:sz w:val="24"/>
          <w:szCs w:val="24"/>
          <w:highlight w:val="white"/>
        </w:rPr>
        <w:t>the</w:t>
      </w:r>
      <w:r w:rsidR="00603CCE">
        <w:rPr>
          <w:rFonts w:ascii="Times" w:hAnsi="Times"/>
          <w:color w:val="333333"/>
          <w:sz w:val="24"/>
          <w:szCs w:val="24"/>
          <w:highlight w:val="white"/>
        </w:rPr>
        <w:t>ir</w:t>
      </w:r>
      <w:r w:rsidR="00161ED9" w:rsidRPr="0056695D">
        <w:rPr>
          <w:rFonts w:ascii="Times" w:hAnsi="Times"/>
          <w:color w:val="333333"/>
          <w:sz w:val="24"/>
          <w:szCs w:val="24"/>
          <w:highlight w:val="white"/>
        </w:rPr>
        <w:t xml:space="preserve"> validity </w:t>
      </w:r>
      <w:r>
        <w:rPr>
          <w:rFonts w:ascii="Times" w:hAnsi="Times"/>
          <w:color w:val="333333"/>
          <w:sz w:val="24"/>
          <w:szCs w:val="24"/>
          <w:highlight w:val="white"/>
        </w:rPr>
        <w:t>using the</w:t>
      </w:r>
      <w:r w:rsidR="00161ED9" w:rsidRPr="0056695D">
        <w:rPr>
          <w:rFonts w:ascii="Times" w:hAnsi="Times"/>
          <w:color w:val="333333"/>
          <w:sz w:val="24"/>
          <w:szCs w:val="24"/>
          <w:highlight w:val="white"/>
        </w:rPr>
        <w:t xml:space="preserve"> silhouette </w:t>
      </w:r>
      <w:r w:rsidR="001127E3" w:rsidRPr="0056695D">
        <w:rPr>
          <w:rFonts w:ascii="Times" w:hAnsi="Times"/>
          <w:color w:val="333333"/>
          <w:sz w:val="24"/>
          <w:szCs w:val="24"/>
          <w:highlight w:val="white"/>
        </w:rPr>
        <w:t>score</w:t>
      </w:r>
      <w:r w:rsidR="00161ED9" w:rsidRPr="0056695D">
        <w:rPr>
          <w:rFonts w:ascii="Times" w:hAnsi="Times"/>
          <w:color w:val="333333"/>
          <w:sz w:val="24"/>
          <w:szCs w:val="24"/>
          <w:highlight w:val="white"/>
        </w:rPr>
        <w:t>—a commonly use</w:t>
      </w:r>
      <w:r>
        <w:rPr>
          <w:rFonts w:ascii="Times" w:hAnsi="Times"/>
          <w:color w:val="333333"/>
          <w:sz w:val="24"/>
          <w:szCs w:val="24"/>
          <w:highlight w:val="white"/>
        </w:rPr>
        <w:t>d</w:t>
      </w:r>
      <w:r w:rsidR="00161ED9" w:rsidRPr="0056695D">
        <w:rPr>
          <w:rFonts w:ascii="Times" w:hAnsi="Times"/>
          <w:color w:val="333333"/>
          <w:sz w:val="24"/>
          <w:szCs w:val="24"/>
          <w:highlight w:val="white"/>
        </w:rPr>
        <w:t xml:space="preserve"> measure of inter-cluster coherence</w:t>
      </w:r>
      <w:r w:rsidR="001127E3" w:rsidRPr="0056695D">
        <w:rPr>
          <w:rFonts w:ascii="Times" w:hAnsi="Times"/>
          <w:color w:val="333333"/>
          <w:sz w:val="24"/>
          <w:szCs w:val="24"/>
          <w:highlight w:val="white"/>
        </w:rPr>
        <w:t>. P</w:t>
      </w:r>
      <w:r w:rsidR="00161ED9" w:rsidRPr="0056695D">
        <w:rPr>
          <w:rFonts w:ascii="Times" w:hAnsi="Times"/>
          <w:color w:val="333333"/>
          <w:sz w:val="24"/>
          <w:szCs w:val="24"/>
          <w:highlight w:val="white"/>
        </w:rPr>
        <w:t>ermutation</w:t>
      </w:r>
      <w:r w:rsidR="009470B9" w:rsidRPr="0056695D">
        <w:rPr>
          <w:rFonts w:ascii="Times" w:hAnsi="Times"/>
          <w:color w:val="333333"/>
          <w:sz w:val="24"/>
          <w:szCs w:val="24"/>
          <w:highlight w:val="white"/>
        </w:rPr>
        <w:t xml:space="preserve"> analyses </w:t>
      </w:r>
      <w:r w:rsidR="00C654F9" w:rsidRPr="0056695D">
        <w:rPr>
          <w:rFonts w:ascii="Times" w:hAnsi="Times"/>
          <w:color w:val="333333"/>
          <w:sz w:val="24"/>
          <w:szCs w:val="24"/>
          <w:highlight w:val="white"/>
        </w:rPr>
        <w:t xml:space="preserve">indicated that the </w:t>
      </w:r>
      <w:r w:rsidR="009470B9" w:rsidRPr="0056695D">
        <w:rPr>
          <w:rFonts w:ascii="Times" w:hAnsi="Times"/>
          <w:color w:val="333333"/>
          <w:sz w:val="24"/>
          <w:szCs w:val="24"/>
          <w:highlight w:val="white"/>
        </w:rPr>
        <w:t xml:space="preserve">null hypothesis </w:t>
      </w:r>
      <w:r w:rsidR="00C654F9" w:rsidRPr="0056695D">
        <w:rPr>
          <w:rFonts w:ascii="Times" w:hAnsi="Times"/>
          <w:color w:val="333333"/>
          <w:sz w:val="24"/>
          <w:szCs w:val="24"/>
          <w:highlight w:val="white"/>
        </w:rPr>
        <w:t>o</w:t>
      </w:r>
      <w:r>
        <w:rPr>
          <w:rFonts w:ascii="Times" w:hAnsi="Times"/>
          <w:color w:val="333333"/>
          <w:sz w:val="24"/>
          <w:szCs w:val="24"/>
          <w:highlight w:val="white"/>
        </w:rPr>
        <w:t>f random</w:t>
      </w:r>
      <w:r w:rsidR="00C654F9" w:rsidRPr="0056695D">
        <w:rPr>
          <w:rFonts w:ascii="Times" w:hAnsi="Times"/>
          <w:color w:val="333333"/>
          <w:sz w:val="24"/>
          <w:szCs w:val="24"/>
          <w:highlight w:val="white"/>
        </w:rPr>
        <w:t xml:space="preserve"> clustering</w:t>
      </w:r>
      <w:r w:rsidR="009470B9" w:rsidRPr="0056695D">
        <w:rPr>
          <w:rFonts w:ascii="Times" w:hAnsi="Times"/>
          <w:color w:val="333333"/>
          <w:sz w:val="24"/>
          <w:szCs w:val="24"/>
          <w:highlight w:val="white"/>
        </w:rPr>
        <w:t xml:space="preserve"> </w:t>
      </w:r>
      <w:r w:rsidR="00C654F9" w:rsidRPr="0056695D">
        <w:rPr>
          <w:rFonts w:ascii="Times" w:hAnsi="Times"/>
          <w:color w:val="333333"/>
          <w:sz w:val="24"/>
          <w:szCs w:val="24"/>
          <w:highlight w:val="white"/>
        </w:rPr>
        <w:t>could be rejected for all solutions</w:t>
      </w:r>
      <w:r>
        <w:rPr>
          <w:rFonts w:ascii="Times" w:hAnsi="Times"/>
          <w:color w:val="333333"/>
          <w:sz w:val="24"/>
          <w:szCs w:val="24"/>
          <w:highlight w:val="white"/>
        </w:rPr>
        <w:t xml:space="preserve">, </w:t>
      </w:r>
      <w:r w:rsidR="00C654F9" w:rsidRPr="0056695D">
        <w:rPr>
          <w:rFonts w:ascii="Times" w:hAnsi="Times"/>
          <w:color w:val="333333"/>
          <w:sz w:val="24"/>
          <w:szCs w:val="24"/>
          <w:highlight w:val="white"/>
        </w:rPr>
        <w:t>with si</w:t>
      </w:r>
      <w:r w:rsidR="009470B9" w:rsidRPr="0056695D">
        <w:rPr>
          <w:rFonts w:ascii="Times" w:hAnsi="Times"/>
          <w:color w:val="333333"/>
          <w:sz w:val="24"/>
          <w:szCs w:val="24"/>
          <w:highlight w:val="white"/>
        </w:rPr>
        <w:t>lhouette</w:t>
      </w:r>
      <w:r w:rsidR="00C654F9" w:rsidRPr="0056695D">
        <w:rPr>
          <w:rFonts w:ascii="Times" w:hAnsi="Times"/>
          <w:color w:val="333333"/>
          <w:sz w:val="24"/>
          <w:szCs w:val="24"/>
          <w:highlight w:val="white"/>
        </w:rPr>
        <w:t xml:space="preserve"> scores reaching</w:t>
      </w:r>
      <w:r w:rsidR="009470B9" w:rsidRPr="0056695D">
        <w:rPr>
          <w:rFonts w:ascii="Times" w:hAnsi="Times"/>
          <w:color w:val="333333"/>
          <w:sz w:val="24"/>
          <w:szCs w:val="24"/>
          <w:highlight w:val="white"/>
        </w:rPr>
        <w:t xml:space="preserve"> local </w:t>
      </w:r>
      <w:r w:rsidR="009470B9" w:rsidRPr="0056695D">
        <w:rPr>
          <w:rFonts w:ascii="Times" w:hAnsi="Times"/>
          <w:color w:val="333333"/>
          <w:sz w:val="24"/>
          <w:szCs w:val="24"/>
          <w:highlight w:val="white"/>
        </w:rPr>
        <w:lastRenderedPageBreak/>
        <w:t>maxima at 3</w:t>
      </w:r>
      <w:r w:rsidR="0018525A" w:rsidRPr="0056695D">
        <w:rPr>
          <w:rFonts w:ascii="Times" w:hAnsi="Times"/>
          <w:color w:val="333333"/>
          <w:sz w:val="24"/>
          <w:szCs w:val="24"/>
          <w:highlight w:val="white"/>
        </w:rPr>
        <w:t xml:space="preserve"> </w:t>
      </w:r>
      <w:r w:rsidR="001127E3" w:rsidRPr="0056695D">
        <w:rPr>
          <w:rFonts w:ascii="Times" w:hAnsi="Times"/>
          <w:color w:val="333333"/>
          <w:sz w:val="24"/>
          <w:szCs w:val="24"/>
          <w:highlight w:val="white"/>
        </w:rPr>
        <w:t xml:space="preserve">and 9 </w:t>
      </w:r>
      <w:r w:rsidR="0018525A" w:rsidRPr="0056695D">
        <w:rPr>
          <w:rFonts w:ascii="Times" w:hAnsi="Times"/>
          <w:color w:val="333333"/>
          <w:sz w:val="24"/>
          <w:szCs w:val="24"/>
          <w:highlight w:val="white"/>
        </w:rPr>
        <w:t>clusters</w:t>
      </w:r>
      <w:r>
        <w:rPr>
          <w:rFonts w:ascii="Times" w:hAnsi="Times"/>
          <w:color w:val="333333"/>
          <w:sz w:val="24"/>
          <w:szCs w:val="24"/>
          <w:highlight w:val="white"/>
        </w:rPr>
        <w:t>. We focus on these solutions as they</w:t>
      </w:r>
      <w:r w:rsidR="009470B9" w:rsidRPr="0056695D">
        <w:rPr>
          <w:rFonts w:ascii="Times" w:hAnsi="Times"/>
          <w:color w:val="333333"/>
          <w:sz w:val="24"/>
          <w:szCs w:val="24"/>
          <w:highlight w:val="white"/>
        </w:rPr>
        <w:t xml:space="preserve"> provide insight into the functional topography of </w:t>
      </w:r>
      <w:r w:rsidR="001A0C27" w:rsidRPr="0056695D">
        <w:rPr>
          <w:rFonts w:ascii="Times" w:hAnsi="Times"/>
          <w:color w:val="333333"/>
          <w:sz w:val="24"/>
          <w:szCs w:val="24"/>
          <w:highlight w:val="white"/>
        </w:rPr>
        <w:t>MFC</w:t>
      </w:r>
      <w:r w:rsidR="009470B9" w:rsidRPr="0056695D">
        <w:rPr>
          <w:rFonts w:ascii="Times" w:hAnsi="Times"/>
          <w:color w:val="333333"/>
          <w:sz w:val="24"/>
          <w:szCs w:val="24"/>
          <w:highlight w:val="white"/>
        </w:rPr>
        <w:t xml:space="preserve"> at two different scale</w:t>
      </w:r>
      <w:r>
        <w:rPr>
          <w:rFonts w:ascii="Times" w:hAnsi="Times"/>
          <w:color w:val="333333"/>
          <w:sz w:val="24"/>
          <w:szCs w:val="24"/>
          <w:highlight w:val="white"/>
        </w:rPr>
        <w:t>s (Fig. 2).</w:t>
      </w:r>
    </w:p>
    <w:p w14:paraId="2DDC11D2" w14:textId="1A7A4C49" w:rsidR="00E77236" w:rsidRPr="00E77236" w:rsidRDefault="00E77236" w:rsidP="00E77236">
      <w:pPr>
        <w:pStyle w:val="Caption"/>
        <w:ind w:firstLine="0"/>
        <w:rPr>
          <w:b w:val="0"/>
          <w:sz w:val="24"/>
          <w:szCs w:val="24"/>
        </w:rPr>
      </w:pPr>
      <w:r>
        <w:rPr>
          <w:b w:val="0"/>
          <w:noProof/>
          <w:sz w:val="24"/>
          <w:szCs w:val="24"/>
        </w:rPr>
        <w:drawing>
          <wp:inline distT="0" distB="0" distL="0" distR="0" wp14:anchorId="1FB245AA" wp14:editId="1D2F599C">
            <wp:extent cx="59436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rsidRPr="0096185D">
        <w:rPr>
          <w:b w:val="0"/>
          <w:sz w:val="24"/>
          <w:szCs w:val="24"/>
        </w:rPr>
        <w:t xml:space="preserve">Figure </w:t>
      </w:r>
      <w:r>
        <w:rPr>
          <w:b w:val="0"/>
          <w:sz w:val="24"/>
          <w:szCs w:val="24"/>
        </w:rPr>
        <w:t>2</w:t>
      </w:r>
      <w:r w:rsidRPr="0096185D">
        <w:rPr>
          <w:b w:val="0"/>
          <w:sz w:val="24"/>
          <w:szCs w:val="24"/>
        </w:rPr>
        <w:t>.</w:t>
      </w:r>
      <w:r w:rsidRPr="0056695D">
        <w:rPr>
          <w:sz w:val="24"/>
          <w:szCs w:val="24"/>
        </w:rPr>
        <w:t xml:space="preserve"> </w:t>
      </w:r>
      <w:r w:rsidRPr="0056695D">
        <w:rPr>
          <w:b w:val="0"/>
          <w:sz w:val="24"/>
          <w:szCs w:val="24"/>
        </w:rPr>
        <w:t xml:space="preserve">Co-activation-based clustering of </w:t>
      </w:r>
      <w:r>
        <w:rPr>
          <w:b w:val="0"/>
          <w:sz w:val="24"/>
          <w:szCs w:val="24"/>
        </w:rPr>
        <w:t xml:space="preserve">MFC </w:t>
      </w:r>
      <w:r w:rsidRPr="0056695D">
        <w:rPr>
          <w:b w:val="0"/>
          <w:sz w:val="24"/>
          <w:szCs w:val="24"/>
        </w:rPr>
        <w:t xml:space="preserve">at two levels of granularity. A) </w:t>
      </w:r>
      <w:r>
        <w:rPr>
          <w:b w:val="0"/>
          <w:sz w:val="24"/>
          <w:szCs w:val="24"/>
        </w:rPr>
        <w:t>T</w:t>
      </w:r>
      <w:r w:rsidRPr="0056695D">
        <w:rPr>
          <w:b w:val="0"/>
          <w:sz w:val="24"/>
          <w:szCs w:val="24"/>
        </w:rPr>
        <w:t xml:space="preserve">hree </w:t>
      </w:r>
      <w:r>
        <w:rPr>
          <w:b w:val="0"/>
          <w:sz w:val="24"/>
          <w:szCs w:val="24"/>
        </w:rPr>
        <w:t xml:space="preserve">broad </w:t>
      </w:r>
      <w:r w:rsidRPr="0056695D">
        <w:rPr>
          <w:b w:val="0"/>
          <w:sz w:val="24"/>
          <w:szCs w:val="24"/>
        </w:rPr>
        <w:t xml:space="preserve">functional zones along a rostral-caudal axis. B) </w:t>
      </w:r>
      <w:r>
        <w:rPr>
          <w:b w:val="0"/>
          <w:sz w:val="24"/>
          <w:szCs w:val="24"/>
        </w:rPr>
        <w:t xml:space="preserve">Nine-subregions hierarchically organized within the zones. </w:t>
      </w:r>
      <w:r w:rsidRPr="0056695D">
        <w:rPr>
          <w:b w:val="0"/>
          <w:sz w:val="24"/>
          <w:szCs w:val="24"/>
        </w:rPr>
        <w:t>SMA: supplementary motor area; dACC: dorsal anterior cingulate cortex; rACC: rostral anterior cingulate cortex; mPFC: medial prefrontal cortex; dmPFC: dorsal medial PFC; vmPFC: ventromedial PFC</w:t>
      </w:r>
      <w:r>
        <w:rPr>
          <w:b w:val="0"/>
          <w:sz w:val="24"/>
          <w:szCs w:val="24"/>
        </w:rPr>
        <w:t xml:space="preserve">. r and c indicate rostral and caudal. </w:t>
      </w:r>
    </w:p>
    <w:p w14:paraId="4060BEE7" w14:textId="373ED7D8"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At the coarsest level, </w:t>
      </w:r>
      <w:r w:rsidR="004507F2">
        <w:rPr>
          <w:rFonts w:ascii="Times" w:hAnsi="Times"/>
          <w:sz w:val="24"/>
          <w:szCs w:val="24"/>
        </w:rPr>
        <w:t>MFC</w:t>
      </w:r>
      <w:r w:rsidRPr="0056695D">
        <w:rPr>
          <w:rFonts w:ascii="Times" w:hAnsi="Times"/>
          <w:sz w:val="24"/>
          <w:szCs w:val="24"/>
        </w:rPr>
        <w:t xml:space="preserve"> divided in</w:t>
      </w:r>
      <w:r w:rsidR="004507F2">
        <w:rPr>
          <w:rFonts w:ascii="Times" w:hAnsi="Times"/>
          <w:sz w:val="24"/>
          <w:szCs w:val="24"/>
        </w:rPr>
        <w:t>to three broad bilateral zones organized along the rostral-caudal axis</w:t>
      </w:r>
      <w:del w:id="31" w:author="Tal Yarkoni" w:date="2015-09-24T09:43:00Z">
        <w:r w:rsidR="004507F2" w:rsidDel="00CF7D2D">
          <w:rPr>
            <w:rFonts w:ascii="Times" w:hAnsi="Times"/>
            <w:sz w:val="24"/>
            <w:szCs w:val="24"/>
          </w:rPr>
          <w:delText>, despite no spatial constrains imposed on the k-means algorithm</w:delText>
        </w:r>
      </w:del>
      <w:r w:rsidR="004507F2">
        <w:rPr>
          <w:rFonts w:ascii="Times" w:hAnsi="Times"/>
          <w:sz w:val="24"/>
          <w:szCs w:val="24"/>
        </w:rPr>
        <w:t>.</w:t>
      </w:r>
      <w:r w:rsidR="00C628A3" w:rsidRPr="0056695D">
        <w:rPr>
          <w:rFonts w:ascii="Times" w:hAnsi="Times"/>
          <w:sz w:val="24"/>
          <w:szCs w:val="24"/>
        </w:rPr>
        <w:t xml:space="preserve"> We refer to these as the posterior, middle and anterior zones. </w:t>
      </w:r>
      <w:r w:rsidRPr="0056695D">
        <w:rPr>
          <w:rFonts w:ascii="Times" w:hAnsi="Times"/>
          <w:sz w:val="24"/>
          <w:szCs w:val="24"/>
        </w:rPr>
        <w:t>The posterior zone encompassed</w:t>
      </w:r>
      <w:r w:rsidR="00C628A3" w:rsidRPr="0056695D">
        <w:rPr>
          <w:rFonts w:ascii="Times" w:hAnsi="Times"/>
          <w:sz w:val="24"/>
          <w:szCs w:val="24"/>
        </w:rPr>
        <w:t xml:space="preserve"> the paracentral lobule</w:t>
      </w:r>
      <w:r w:rsidR="00A444AC" w:rsidRPr="0056695D">
        <w:rPr>
          <w:rFonts w:ascii="Times" w:hAnsi="Times"/>
          <w:sz w:val="24"/>
          <w:szCs w:val="24"/>
        </w:rPr>
        <w:t>, SMA</w:t>
      </w:r>
      <w:r w:rsidR="00C628A3" w:rsidRPr="0056695D">
        <w:rPr>
          <w:rFonts w:ascii="Times" w:hAnsi="Times"/>
          <w:sz w:val="24"/>
          <w:szCs w:val="24"/>
        </w:rPr>
        <w:t xml:space="preserve">, and </w:t>
      </w:r>
      <w:r w:rsidR="00A114C1" w:rsidRPr="0056695D">
        <w:rPr>
          <w:rFonts w:ascii="Times" w:hAnsi="Times"/>
          <w:sz w:val="24"/>
          <w:szCs w:val="24"/>
        </w:rPr>
        <w:t>dorsal posterior midcingulate</w:t>
      </w:r>
      <w:r w:rsidR="00C628A3" w:rsidRPr="0056695D">
        <w:rPr>
          <w:rFonts w:ascii="Times" w:hAnsi="Times"/>
          <w:sz w:val="24"/>
          <w:szCs w:val="24"/>
        </w:rPr>
        <w:t xml:space="preserve"> cortex</w:t>
      </w:r>
      <w:r w:rsidR="004507F2">
        <w:rPr>
          <w:rFonts w:ascii="Times" w:hAnsi="Times"/>
          <w:sz w:val="24"/>
          <w:szCs w:val="24"/>
        </w:rPr>
        <w:t>; t</w:t>
      </w:r>
      <w:r w:rsidR="00A114C1" w:rsidRPr="0056695D">
        <w:rPr>
          <w:rFonts w:ascii="Times" w:hAnsi="Times"/>
          <w:sz w:val="24"/>
          <w:szCs w:val="24"/>
        </w:rPr>
        <w:t xml:space="preserve">he </w:t>
      </w:r>
      <w:r w:rsidRPr="0056695D">
        <w:rPr>
          <w:rFonts w:ascii="Times" w:hAnsi="Times"/>
          <w:sz w:val="24"/>
          <w:szCs w:val="24"/>
        </w:rPr>
        <w:t xml:space="preserve">middle </w:t>
      </w:r>
      <w:r w:rsidR="00685414" w:rsidRPr="0056695D">
        <w:rPr>
          <w:rFonts w:ascii="Times" w:hAnsi="Times"/>
          <w:sz w:val="24"/>
          <w:szCs w:val="24"/>
        </w:rPr>
        <w:t xml:space="preserve">zone </w:t>
      </w:r>
      <w:r w:rsidRPr="0056695D">
        <w:rPr>
          <w:rFonts w:ascii="Times" w:hAnsi="Times"/>
          <w:sz w:val="24"/>
          <w:szCs w:val="24"/>
        </w:rPr>
        <w:t>included</w:t>
      </w:r>
      <w:r w:rsidR="004507F2">
        <w:rPr>
          <w:rFonts w:ascii="Times" w:hAnsi="Times"/>
          <w:sz w:val="24"/>
          <w:szCs w:val="24"/>
        </w:rPr>
        <w:t xml:space="preserve"> portions of pre-SMA as well as</w:t>
      </w:r>
      <w:r w:rsidRPr="0056695D">
        <w:rPr>
          <w:rFonts w:ascii="Times" w:hAnsi="Times"/>
          <w:sz w:val="24"/>
          <w:szCs w:val="24"/>
        </w:rPr>
        <w:t xml:space="preserve"> </w:t>
      </w:r>
      <w:r w:rsidR="00A114C1" w:rsidRPr="0056695D">
        <w:rPr>
          <w:rFonts w:ascii="Times" w:hAnsi="Times"/>
          <w:sz w:val="24"/>
          <w:szCs w:val="24"/>
        </w:rPr>
        <w:t>much of</w:t>
      </w:r>
      <w:r w:rsidRPr="0056695D">
        <w:rPr>
          <w:rFonts w:ascii="Times" w:hAnsi="Times"/>
          <w:sz w:val="24"/>
          <w:szCs w:val="24"/>
        </w:rPr>
        <w:t xml:space="preserve"> dorsal anterior cingulate (dACC) running </w:t>
      </w:r>
      <w:r w:rsidR="00A114C1" w:rsidRPr="0056695D">
        <w:rPr>
          <w:rFonts w:ascii="Times" w:hAnsi="Times"/>
          <w:sz w:val="24"/>
          <w:szCs w:val="24"/>
        </w:rPr>
        <w:t xml:space="preserve">along the corpus callosum </w:t>
      </w:r>
      <w:r w:rsidR="00195B6B">
        <w:rPr>
          <w:rFonts w:ascii="Times" w:hAnsi="Times"/>
          <w:sz w:val="24"/>
          <w:szCs w:val="24"/>
        </w:rPr>
        <w:fldChar w:fldCharType="begin"/>
      </w:r>
      <w:r w:rsidR="00991DD4">
        <w:rPr>
          <w:rFonts w:ascii="Times" w:hAnsi="Times"/>
          <w:sz w:val="24"/>
          <w:szCs w:val="24"/>
        </w:rPr>
        <w:instrText xml:space="preserve"> ADDIN PAPERS2_CITATIONS &lt;citation&gt;&lt;uuid&gt;81ABE0BF-FD09-4233-A9F1-7D19A37B6679&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Pr>
          <w:rFonts w:ascii="Times" w:hAnsi="Times"/>
          <w:sz w:val="24"/>
          <w:szCs w:val="24"/>
        </w:rPr>
        <w:fldChar w:fldCharType="separate"/>
      </w:r>
      <w:r w:rsidR="006E5BEF">
        <w:rPr>
          <w:rFonts w:ascii="Cambria" w:hAnsi="Cambria" w:cs="Cambria"/>
        </w:rPr>
        <w:t>(9)</w:t>
      </w:r>
      <w:r w:rsidR="00195B6B">
        <w:rPr>
          <w:rFonts w:ascii="Times" w:hAnsi="Times"/>
          <w:sz w:val="24"/>
          <w:szCs w:val="24"/>
        </w:rPr>
        <w:fldChar w:fldCharType="end"/>
      </w:r>
      <w:ins w:id="32" w:author="Tal Yarkoni" w:date="2015-09-24T09:44:00Z">
        <w:r w:rsidR="00CF7D2D">
          <w:rPr>
            <w:rFonts w:ascii="Times" w:hAnsi="Times"/>
            <w:sz w:val="24"/>
            <w:szCs w:val="24"/>
          </w:rPr>
          <w:t>;</w:t>
        </w:r>
      </w:ins>
      <w:r w:rsidR="00195B6B">
        <w:rPr>
          <w:rFonts w:ascii="Times" w:hAnsi="Times"/>
          <w:sz w:val="24"/>
          <w:szCs w:val="24"/>
        </w:rPr>
        <w:t xml:space="preserve"> </w:t>
      </w:r>
      <w:r w:rsidR="004507F2">
        <w:rPr>
          <w:rFonts w:ascii="Times" w:hAnsi="Times"/>
          <w:sz w:val="24"/>
          <w:szCs w:val="24"/>
        </w:rPr>
        <w:t>an</w:t>
      </w:r>
      <w:ins w:id="33" w:author="Tal Yarkoni" w:date="2015-09-24T09:43:00Z">
        <w:r w:rsidR="00CF7D2D">
          <w:rPr>
            <w:rFonts w:ascii="Times" w:hAnsi="Times"/>
            <w:sz w:val="24"/>
            <w:szCs w:val="24"/>
          </w:rPr>
          <w:t>d</w:t>
        </w:r>
      </w:ins>
      <w:r w:rsidR="004507F2">
        <w:rPr>
          <w:rFonts w:ascii="Times" w:hAnsi="Times"/>
          <w:sz w:val="24"/>
          <w:szCs w:val="24"/>
        </w:rPr>
        <w:t xml:space="preserve"> t</w:t>
      </w:r>
      <w:r w:rsidRPr="0056695D">
        <w:rPr>
          <w:rFonts w:ascii="Times" w:hAnsi="Times"/>
          <w:sz w:val="24"/>
          <w:szCs w:val="24"/>
        </w:rPr>
        <w:t xml:space="preserve">he </w:t>
      </w:r>
      <w:r w:rsidR="00685414" w:rsidRPr="0056695D">
        <w:rPr>
          <w:rFonts w:ascii="Times" w:hAnsi="Times"/>
          <w:sz w:val="24"/>
          <w:szCs w:val="24"/>
        </w:rPr>
        <w:t xml:space="preserve">anterior zone </w:t>
      </w:r>
      <w:r w:rsidRPr="0056695D">
        <w:rPr>
          <w:rFonts w:ascii="Times" w:hAnsi="Times"/>
          <w:sz w:val="24"/>
          <w:szCs w:val="24"/>
        </w:rPr>
        <w:t xml:space="preserve">encompassed </w:t>
      </w:r>
      <w:r w:rsidR="004507F2">
        <w:rPr>
          <w:rFonts w:ascii="Times" w:hAnsi="Times"/>
          <w:sz w:val="24"/>
          <w:szCs w:val="24"/>
        </w:rPr>
        <w:t>much of</w:t>
      </w:r>
      <w:r w:rsidR="00685414" w:rsidRPr="0056695D">
        <w:rPr>
          <w:rFonts w:ascii="Times" w:hAnsi="Times"/>
          <w:sz w:val="24"/>
          <w:szCs w:val="24"/>
        </w:rPr>
        <w:t xml:space="preserve"> </w:t>
      </w:r>
      <w:r w:rsidRPr="0056695D">
        <w:rPr>
          <w:rFonts w:ascii="Times" w:hAnsi="Times"/>
          <w:sz w:val="24"/>
          <w:szCs w:val="24"/>
        </w:rPr>
        <w:t xml:space="preserve">medial </w:t>
      </w:r>
      <w:r w:rsidR="007A64D0" w:rsidRPr="0056695D">
        <w:rPr>
          <w:rFonts w:ascii="Times" w:hAnsi="Times"/>
          <w:sz w:val="24"/>
          <w:szCs w:val="24"/>
        </w:rPr>
        <w:t>prefrontal</w:t>
      </w:r>
      <w:r w:rsidRPr="0056695D">
        <w:rPr>
          <w:rFonts w:ascii="Times" w:hAnsi="Times"/>
          <w:sz w:val="24"/>
          <w:szCs w:val="24"/>
        </w:rPr>
        <w:t xml:space="preserve"> cortex</w:t>
      </w:r>
      <w:r w:rsidR="00685414" w:rsidRPr="0056695D">
        <w:rPr>
          <w:rFonts w:ascii="Times" w:hAnsi="Times"/>
          <w:sz w:val="24"/>
          <w:szCs w:val="24"/>
        </w:rPr>
        <w:t>, including</w:t>
      </w:r>
      <w:r w:rsidR="004507F2">
        <w:rPr>
          <w:rFonts w:ascii="Times" w:hAnsi="Times"/>
          <w:sz w:val="24"/>
          <w:szCs w:val="24"/>
        </w:rPr>
        <w:t xml:space="preserve"> rostral and subgenual</w:t>
      </w:r>
      <w:r w:rsidRPr="0056695D">
        <w:rPr>
          <w:rFonts w:ascii="Times" w:hAnsi="Times"/>
          <w:sz w:val="24"/>
          <w:szCs w:val="24"/>
        </w:rPr>
        <w:t xml:space="preserve"> </w:t>
      </w:r>
      <w:r w:rsidR="004507F2">
        <w:rPr>
          <w:rFonts w:ascii="Times" w:hAnsi="Times"/>
          <w:sz w:val="24"/>
          <w:szCs w:val="24"/>
        </w:rPr>
        <w:t>ACC</w:t>
      </w:r>
      <w:r w:rsidRPr="0056695D">
        <w:rPr>
          <w:rFonts w:ascii="Times" w:hAnsi="Times"/>
          <w:sz w:val="24"/>
          <w:szCs w:val="24"/>
        </w:rPr>
        <w:t>,</w:t>
      </w:r>
      <w:r w:rsidR="00075CF7" w:rsidRPr="0056695D">
        <w:rPr>
          <w:rFonts w:ascii="Times" w:hAnsi="Times"/>
          <w:sz w:val="24"/>
          <w:szCs w:val="24"/>
        </w:rPr>
        <w:t xml:space="preserve"> </w:t>
      </w:r>
      <w:r w:rsidR="007A64D0" w:rsidRPr="0056695D">
        <w:rPr>
          <w:rFonts w:ascii="Times" w:hAnsi="Times"/>
          <w:sz w:val="24"/>
          <w:szCs w:val="24"/>
        </w:rPr>
        <w:t>and</w:t>
      </w:r>
      <w:r w:rsidRPr="0056695D">
        <w:rPr>
          <w:rFonts w:ascii="Times" w:hAnsi="Times"/>
          <w:sz w:val="24"/>
          <w:szCs w:val="24"/>
        </w:rPr>
        <w:t xml:space="preserve"> medial </w:t>
      </w:r>
      <w:r w:rsidR="00195B6B">
        <w:rPr>
          <w:rFonts w:ascii="Times" w:hAnsi="Times"/>
          <w:sz w:val="24"/>
          <w:szCs w:val="24"/>
        </w:rPr>
        <w:t>orbitofrontal cortex (OFC)</w:t>
      </w:r>
      <w:r w:rsidR="004507F2">
        <w:rPr>
          <w:rFonts w:ascii="Times" w:hAnsi="Times"/>
          <w:sz w:val="24"/>
          <w:szCs w:val="24"/>
        </w:rPr>
        <w:t xml:space="preserve">. </w:t>
      </w:r>
    </w:p>
    <w:p w14:paraId="2448C550" w14:textId="3BBEA053" w:rsidR="00E036ED" w:rsidRPr="0056695D" w:rsidRDefault="006B0B75" w:rsidP="0096185D">
      <w:pPr>
        <w:pStyle w:val="Normal1"/>
        <w:ind w:firstLine="720"/>
        <w:rPr>
          <w:rFonts w:ascii="Times" w:hAnsi="Times"/>
          <w:sz w:val="24"/>
          <w:szCs w:val="24"/>
        </w:rPr>
      </w:pPr>
      <w:r w:rsidRPr="0056695D">
        <w:rPr>
          <w:rFonts w:ascii="Times" w:hAnsi="Times"/>
          <w:sz w:val="24"/>
          <w:szCs w:val="24"/>
        </w:rPr>
        <w:t>The nine</w:t>
      </w:r>
      <w:r w:rsidR="007A64D0" w:rsidRPr="0056695D">
        <w:rPr>
          <w:rFonts w:ascii="Times" w:hAnsi="Times"/>
          <w:sz w:val="24"/>
          <w:szCs w:val="24"/>
        </w:rPr>
        <w:t>-</w:t>
      </w:r>
      <w:r w:rsidR="008B0FFE" w:rsidRPr="0056695D">
        <w:rPr>
          <w:rFonts w:ascii="Times" w:hAnsi="Times"/>
          <w:sz w:val="24"/>
          <w:szCs w:val="24"/>
        </w:rPr>
        <w:t>cluster</w:t>
      </w:r>
      <w:r w:rsidRPr="0056695D">
        <w:rPr>
          <w:rFonts w:ascii="Times" w:hAnsi="Times"/>
          <w:sz w:val="24"/>
          <w:szCs w:val="24"/>
        </w:rPr>
        <w:t xml:space="preserve"> solution revealed additional </w:t>
      </w:r>
      <w:r w:rsidR="00685414" w:rsidRPr="0056695D">
        <w:rPr>
          <w:rFonts w:ascii="Times" w:hAnsi="Times"/>
          <w:sz w:val="24"/>
          <w:szCs w:val="24"/>
        </w:rPr>
        <w:t xml:space="preserve">fine-grained </w:t>
      </w:r>
      <w:r w:rsidRPr="0056695D">
        <w:rPr>
          <w:rFonts w:ascii="Times" w:hAnsi="Times"/>
          <w:sz w:val="24"/>
          <w:szCs w:val="24"/>
        </w:rPr>
        <w:t>topographical organization</w:t>
      </w:r>
      <w:r w:rsidR="00477060" w:rsidRPr="0056695D">
        <w:rPr>
          <w:rFonts w:ascii="Times" w:hAnsi="Times"/>
          <w:sz w:val="24"/>
          <w:szCs w:val="24"/>
        </w:rPr>
        <w:t>, with each of the three major zone</w:t>
      </w:r>
      <w:r w:rsidR="004507F2">
        <w:rPr>
          <w:rFonts w:ascii="Times" w:hAnsi="Times"/>
          <w:sz w:val="24"/>
          <w:szCs w:val="24"/>
        </w:rPr>
        <w:t>s</w:t>
      </w:r>
      <w:r w:rsidR="00477060" w:rsidRPr="0056695D">
        <w:rPr>
          <w:rFonts w:ascii="Times" w:hAnsi="Times"/>
          <w:sz w:val="24"/>
          <w:szCs w:val="24"/>
        </w:rPr>
        <w:t xml:space="preserve"> fractionating in</w:t>
      </w:r>
      <w:r w:rsidR="00A465AC" w:rsidRPr="0056695D">
        <w:rPr>
          <w:rFonts w:ascii="Times" w:hAnsi="Times"/>
          <w:sz w:val="24"/>
          <w:szCs w:val="24"/>
        </w:rPr>
        <w:t xml:space="preserve"> a</w:t>
      </w:r>
      <w:r w:rsidR="00477060" w:rsidRPr="0056695D">
        <w:rPr>
          <w:rFonts w:ascii="Times" w:hAnsi="Times"/>
          <w:sz w:val="24"/>
          <w:szCs w:val="24"/>
        </w:rPr>
        <w:t xml:space="preserve">n orderly way into 2-4 smaller regions (84% </w:t>
      </w:r>
      <w:r w:rsidR="00477060" w:rsidRPr="0056695D">
        <w:rPr>
          <w:rFonts w:ascii="Times" w:hAnsi="Times"/>
          <w:sz w:val="24"/>
          <w:szCs w:val="24"/>
        </w:rPr>
        <w:lastRenderedPageBreak/>
        <w:t>of all voxels within each zone overlapped with its putative subregions)</w:t>
      </w:r>
      <w:r w:rsidR="004507F2">
        <w:rPr>
          <w:rFonts w:ascii="Times" w:hAnsi="Times"/>
          <w:sz w:val="24"/>
          <w:szCs w:val="24"/>
        </w:rPr>
        <w:t xml:space="preserve">. </w:t>
      </w:r>
      <w:r w:rsidR="0083755D">
        <w:rPr>
          <w:rFonts w:ascii="Times" w:hAnsi="Times"/>
          <w:sz w:val="24"/>
          <w:szCs w:val="24"/>
        </w:rPr>
        <w:t xml:space="preserve">The resulting sub-regions were generally consistent with extensive cytoarchtechtonic work. </w:t>
      </w:r>
      <w:r w:rsidR="004507F2">
        <w:rPr>
          <w:rFonts w:ascii="Times" w:hAnsi="Times"/>
          <w:sz w:val="24"/>
          <w:szCs w:val="24"/>
        </w:rPr>
        <w:t>W</w:t>
      </w:r>
      <w:r w:rsidR="00685414" w:rsidRPr="0056695D">
        <w:rPr>
          <w:rFonts w:ascii="Times" w:hAnsi="Times"/>
          <w:sz w:val="24"/>
          <w:szCs w:val="24"/>
        </w:rPr>
        <w:t xml:space="preserve">ithin the posterior zone, we </w:t>
      </w:r>
      <w:r w:rsidR="004507F2">
        <w:rPr>
          <w:rFonts w:ascii="Times" w:hAnsi="Times"/>
          <w:sz w:val="24"/>
          <w:szCs w:val="24"/>
        </w:rPr>
        <w:t>identified</w:t>
      </w:r>
      <w:r w:rsidR="00685414" w:rsidRPr="0056695D">
        <w:rPr>
          <w:rFonts w:ascii="Times" w:hAnsi="Times"/>
          <w:sz w:val="24"/>
          <w:szCs w:val="24"/>
        </w:rPr>
        <w:t xml:space="preserve"> two clusters consistent with </w:t>
      </w:r>
      <w:r w:rsidR="004507F2">
        <w:rPr>
          <w:rFonts w:ascii="Times" w:hAnsi="Times"/>
          <w:sz w:val="24"/>
          <w:szCs w:val="24"/>
        </w:rPr>
        <w:t xml:space="preserve">rostral and caudal SMA </w:t>
      </w:r>
      <w:r w:rsidR="004507F2">
        <w:rPr>
          <w:rFonts w:ascii="Times" w:hAnsi="Times"/>
          <w:sz w:val="24"/>
          <w:szCs w:val="24"/>
        </w:rPr>
        <w:fldChar w:fldCharType="begin"/>
      </w:r>
      <w:r w:rsidR="00991DD4">
        <w:rPr>
          <w:rFonts w:ascii="Times" w:hAnsi="Times"/>
          <w:sz w:val="24"/>
          <w:szCs w:val="24"/>
        </w:rPr>
        <w:instrText xml:space="preserve"> ADDIN PAPERS2_CITATIONS &lt;citation&gt;&lt;uuid&gt;BA176A56-8DF3-4DF7-891F-31CEEC73AB0C&lt;/uuid&gt;&lt;priority&gt;0&lt;/priority&gt;&lt;publications&gt;&lt;publication&gt;&lt;startpage&gt;1&lt;/startpage&gt;&lt;title&gt;Parcellation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Pr>
          <w:rFonts w:ascii="Times" w:hAnsi="Times"/>
          <w:sz w:val="24"/>
          <w:szCs w:val="24"/>
        </w:rPr>
        <w:fldChar w:fldCharType="separate"/>
      </w:r>
      <w:r w:rsidR="006E5BEF">
        <w:rPr>
          <w:rFonts w:ascii="Cambria" w:hAnsi="Cambria" w:cs="Cambria"/>
        </w:rPr>
        <w:t>(29)</w:t>
      </w:r>
      <w:r w:rsidR="004507F2">
        <w:rPr>
          <w:rFonts w:ascii="Times" w:hAnsi="Times"/>
          <w:sz w:val="24"/>
          <w:szCs w:val="24"/>
        </w:rPr>
        <w:fldChar w:fldCharType="end"/>
      </w:r>
      <w:r w:rsidR="004507F2">
        <w:rPr>
          <w:rFonts w:ascii="Times" w:hAnsi="Times"/>
          <w:sz w:val="24"/>
          <w:szCs w:val="24"/>
        </w:rPr>
        <w:t xml:space="preserve">. </w:t>
      </w:r>
      <w:r w:rsidR="00685414" w:rsidRPr="0056695D">
        <w:rPr>
          <w:rFonts w:ascii="Times" w:hAnsi="Times"/>
          <w:sz w:val="24"/>
          <w:szCs w:val="24"/>
        </w:rPr>
        <w:t>Within the middle functional zone,</w:t>
      </w:r>
      <w:r w:rsidR="004507F2">
        <w:rPr>
          <w:rFonts w:ascii="Times" w:hAnsi="Times"/>
          <w:sz w:val="24"/>
          <w:szCs w:val="24"/>
        </w:rPr>
        <w:t xml:space="preserve"> we identified two clusters dorsal to the cingulate sulcus consistent with </w:t>
      </w:r>
      <w:r w:rsidR="004010F0" w:rsidRPr="0056695D">
        <w:rPr>
          <w:rFonts w:ascii="Times" w:hAnsi="Times"/>
          <w:sz w:val="24"/>
          <w:szCs w:val="24"/>
        </w:rPr>
        <w:t xml:space="preserve">pre-SMA </w:t>
      </w:r>
      <w:r w:rsidR="008D6A5D">
        <w:rPr>
          <w:rFonts w:ascii="Times" w:hAnsi="Times"/>
          <w:sz w:val="24"/>
          <w:szCs w:val="24"/>
        </w:rPr>
        <w:fldChar w:fldCharType="begin"/>
      </w:r>
      <w:r w:rsidR="00991DD4">
        <w:rPr>
          <w:rFonts w:ascii="Times" w:hAnsi="Times"/>
          <w:sz w:val="24"/>
          <w:szCs w:val="24"/>
        </w:rPr>
        <w:instrText xml:space="preserve"> ADDIN PAPERS2_CITATIONS &lt;citation&gt;&lt;uuid&gt;8AA64F84-1A89-4B31-AA4A-0BAF73D424A7&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Pr>
          <w:rFonts w:ascii="Times" w:hAnsi="Times"/>
          <w:sz w:val="24"/>
          <w:szCs w:val="24"/>
        </w:rPr>
        <w:fldChar w:fldCharType="separate"/>
      </w:r>
      <w:r w:rsidR="006E5BEF">
        <w:rPr>
          <w:rFonts w:ascii="Cambria" w:hAnsi="Cambria" w:cs="Cambria"/>
        </w:rPr>
        <w:t>(30)</w:t>
      </w:r>
      <w:r w:rsidR="008D6A5D">
        <w:rPr>
          <w:rFonts w:ascii="Times" w:hAnsi="Times"/>
          <w:sz w:val="24"/>
          <w:szCs w:val="24"/>
        </w:rPr>
        <w:fldChar w:fldCharType="end"/>
      </w:r>
      <w:r w:rsidR="004507F2">
        <w:rPr>
          <w:rFonts w:ascii="Times" w:hAnsi="Times"/>
          <w:sz w:val="24"/>
          <w:szCs w:val="24"/>
        </w:rPr>
        <w:t xml:space="preserve"> and two ventral </w:t>
      </w:r>
      <w:r w:rsidRPr="0056695D">
        <w:rPr>
          <w:rFonts w:ascii="Times" w:hAnsi="Times"/>
          <w:sz w:val="24"/>
          <w:szCs w:val="24"/>
        </w:rPr>
        <w:t xml:space="preserve">clusters consistent </w:t>
      </w:r>
      <w:r w:rsidR="004507F2">
        <w:rPr>
          <w:rFonts w:ascii="Times" w:hAnsi="Times"/>
          <w:sz w:val="24"/>
          <w:szCs w:val="24"/>
        </w:rPr>
        <w:t xml:space="preserve">caudal and rostral dACC </w:t>
      </w:r>
      <w:r w:rsidR="004507F2">
        <w:rPr>
          <w:rFonts w:ascii="Times" w:hAnsi="Times"/>
          <w:sz w:val="24"/>
          <w:szCs w:val="24"/>
        </w:rPr>
        <w:fldChar w:fldCharType="begin"/>
      </w:r>
      <w:r w:rsidR="00991DD4">
        <w:rPr>
          <w:rFonts w:ascii="Times" w:hAnsi="Times"/>
          <w:sz w:val="24"/>
          <w:szCs w:val="24"/>
        </w:rPr>
        <w:instrText xml:space="preserve"> ADDIN PAPERS2_CITATIONS &lt;citation&gt;&lt;uuid&gt;E7ACA707-5E67-4F29-9BC4-E61D0B5744B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Pr>
          <w:rFonts w:ascii="Times" w:hAnsi="Times"/>
          <w:sz w:val="24"/>
          <w:szCs w:val="24"/>
        </w:rPr>
        <w:fldChar w:fldCharType="separate"/>
      </w:r>
      <w:r w:rsidR="006E5BEF">
        <w:rPr>
          <w:rFonts w:ascii="Cambria" w:hAnsi="Cambria" w:cs="Cambria"/>
        </w:rPr>
        <w:t>(9)</w:t>
      </w:r>
      <w:r w:rsidR="004507F2">
        <w:rPr>
          <w:rFonts w:ascii="Times" w:hAnsi="Times"/>
          <w:sz w:val="24"/>
          <w:szCs w:val="24"/>
        </w:rPr>
        <w:fldChar w:fldCharType="end"/>
      </w:r>
      <w:r w:rsidRPr="0056695D">
        <w:rPr>
          <w:rFonts w:ascii="Times" w:hAnsi="Times"/>
          <w:sz w:val="24"/>
          <w:szCs w:val="24"/>
        </w:rPr>
        <w:t xml:space="preserve">. </w:t>
      </w:r>
      <w:r w:rsidR="004507F2">
        <w:rPr>
          <w:rFonts w:ascii="Times" w:hAnsi="Times"/>
          <w:sz w:val="24"/>
          <w:szCs w:val="24"/>
        </w:rPr>
        <w:t>Within the anterior zone,</w:t>
      </w:r>
      <w:r w:rsidR="004010F0" w:rsidRPr="0056695D">
        <w:rPr>
          <w:rFonts w:ascii="Times" w:hAnsi="Times"/>
          <w:sz w:val="24"/>
          <w:szCs w:val="24"/>
        </w:rPr>
        <w:t xml:space="preserve"> </w:t>
      </w:r>
      <w:r w:rsidR="004507F2">
        <w:rPr>
          <w:rFonts w:ascii="Times" w:hAnsi="Times"/>
          <w:sz w:val="24"/>
          <w:szCs w:val="24"/>
        </w:rPr>
        <w:t xml:space="preserve">we identified a rostral ACC cluster that delineated from ventral </w:t>
      </w:r>
      <w:r w:rsidR="00B50410">
        <w:rPr>
          <w:rFonts w:ascii="Times" w:hAnsi="Times"/>
          <w:sz w:val="24"/>
          <w:szCs w:val="24"/>
        </w:rPr>
        <w:t>mPFC</w:t>
      </w:r>
      <w:r w:rsidR="004507F2">
        <w:rPr>
          <w:rFonts w:ascii="Times" w:hAnsi="Times"/>
          <w:sz w:val="24"/>
          <w:szCs w:val="24"/>
        </w:rPr>
        <w:t xml:space="preserve"> (vmPFC)</w:t>
      </w:r>
      <w:r w:rsidR="004010F0" w:rsidRPr="0056695D">
        <w:rPr>
          <w:rFonts w:ascii="Times" w:hAnsi="Times"/>
          <w:sz w:val="24"/>
          <w:szCs w:val="24"/>
        </w:rPr>
        <w:t xml:space="preserve"> </w:t>
      </w:r>
      <w:r w:rsidR="00195B6B">
        <w:rPr>
          <w:rFonts w:ascii="Times" w:hAnsi="Times"/>
          <w:sz w:val="24"/>
          <w:szCs w:val="24"/>
        </w:rPr>
        <w:fldChar w:fldCharType="begin"/>
      </w:r>
      <w:r w:rsidR="00991DD4">
        <w:rPr>
          <w:rFonts w:ascii="Times" w:hAnsi="Times"/>
          <w:sz w:val="24"/>
          <w:szCs w:val="24"/>
        </w:rPr>
        <w:instrText xml:space="preserve"> ADDIN PAPERS2_CITATIONS &lt;citation&gt;&lt;uuid&gt;305FD2EC-058C-4936-8C02-336A9CDE33F1&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Pr>
          <w:rFonts w:ascii="Times" w:hAnsi="Times"/>
          <w:sz w:val="24"/>
          <w:szCs w:val="24"/>
        </w:rPr>
        <w:fldChar w:fldCharType="separate"/>
      </w:r>
      <w:r w:rsidR="006E5BEF">
        <w:rPr>
          <w:rFonts w:ascii="Cambria" w:hAnsi="Cambria" w:cs="Cambria"/>
        </w:rPr>
        <w:t>(9)</w:t>
      </w:r>
      <w:r w:rsidR="00195B6B">
        <w:rPr>
          <w:rFonts w:ascii="Times" w:hAnsi="Times"/>
          <w:sz w:val="24"/>
          <w:szCs w:val="24"/>
        </w:rPr>
        <w:fldChar w:fldCharType="end"/>
      </w:r>
      <w:r w:rsidR="00195B6B">
        <w:rPr>
          <w:rFonts w:ascii="Times" w:hAnsi="Times"/>
          <w:sz w:val="24"/>
          <w:szCs w:val="24"/>
        </w:rPr>
        <w:t xml:space="preserve"> </w:t>
      </w:r>
      <w:r w:rsidR="004507F2">
        <w:rPr>
          <w:rFonts w:ascii="Times" w:hAnsi="Times"/>
          <w:sz w:val="24"/>
          <w:szCs w:val="24"/>
        </w:rPr>
        <w:t xml:space="preserve">and </w:t>
      </w:r>
      <w:r w:rsidR="00B50410">
        <w:rPr>
          <w:rFonts w:ascii="Times" w:hAnsi="Times"/>
          <w:sz w:val="24"/>
          <w:szCs w:val="24"/>
        </w:rPr>
        <w:t xml:space="preserve">a </w:t>
      </w:r>
      <w:r w:rsidR="004010F0" w:rsidRPr="0056695D">
        <w:rPr>
          <w:rFonts w:ascii="Times" w:hAnsi="Times"/>
          <w:sz w:val="24"/>
          <w:szCs w:val="24"/>
        </w:rPr>
        <w:t>dorsal mPFC (dmPFC)</w:t>
      </w:r>
      <w:r w:rsidR="004507F2">
        <w:rPr>
          <w:rFonts w:ascii="Times" w:hAnsi="Times"/>
          <w:sz w:val="24"/>
          <w:szCs w:val="24"/>
        </w:rPr>
        <w:t xml:space="preserve"> cluster which</w:t>
      </w:r>
      <w:r w:rsidR="004010F0" w:rsidRPr="0056695D">
        <w:rPr>
          <w:rFonts w:ascii="Times" w:hAnsi="Times"/>
          <w:sz w:val="24"/>
          <w:szCs w:val="24"/>
        </w:rPr>
        <w:t xml:space="preserve"> </w:t>
      </w:r>
      <w:r w:rsidRPr="0056695D">
        <w:rPr>
          <w:rFonts w:ascii="Times" w:hAnsi="Times"/>
          <w:sz w:val="24"/>
          <w:szCs w:val="24"/>
        </w:rPr>
        <w:t xml:space="preserve">included medial aspects of the frontal pole </w:t>
      </w:r>
      <w:r w:rsidR="004010F0" w:rsidRPr="0056695D">
        <w:rPr>
          <w:rFonts w:ascii="Times" w:hAnsi="Times"/>
          <w:sz w:val="24"/>
          <w:szCs w:val="24"/>
        </w:rPr>
        <w:t>and</w:t>
      </w:r>
      <w:r w:rsidRPr="0056695D">
        <w:rPr>
          <w:rFonts w:ascii="Times" w:hAnsi="Times"/>
          <w:sz w:val="24"/>
          <w:szCs w:val="24"/>
        </w:rPr>
        <w:t xml:space="preserve"> superior frontal gyrus</w:t>
      </w:r>
      <w:r w:rsidR="00FD4B23" w:rsidRPr="0056695D">
        <w:rPr>
          <w:rFonts w:ascii="Times" w:hAnsi="Times"/>
          <w:sz w:val="24"/>
          <w:szCs w:val="24"/>
        </w:rPr>
        <w:t>.</w:t>
      </w:r>
      <w:r w:rsidR="00932323" w:rsidRPr="0056695D">
        <w:rPr>
          <w:rFonts w:ascii="Times" w:hAnsi="Times"/>
          <w:sz w:val="24"/>
          <w:szCs w:val="24"/>
        </w:rPr>
        <w:t xml:space="preserve"> Thus, the boundaries of the clusters we identified </w:t>
      </w:r>
      <w:ins w:id="34" w:author="Tal Yarkoni" w:date="2015-09-24T09:44:00Z">
        <w:r w:rsidR="000C16DB">
          <w:rPr>
            <w:rFonts w:ascii="Times" w:hAnsi="Times"/>
            <w:sz w:val="24"/>
            <w:szCs w:val="24"/>
          </w:rPr>
          <w:t xml:space="preserve">exclusively </w:t>
        </w:r>
      </w:ins>
      <w:r w:rsidR="00932323" w:rsidRPr="0056695D">
        <w:rPr>
          <w:rFonts w:ascii="Times" w:hAnsi="Times"/>
          <w:sz w:val="24"/>
          <w:szCs w:val="24"/>
        </w:rPr>
        <w:t xml:space="preserve">using a </w:t>
      </w:r>
      <w:del w:id="35" w:author="Tal Yarkoni" w:date="2015-09-24T09:44:00Z">
        <w:r w:rsidR="00932323" w:rsidRPr="0056695D" w:rsidDel="000C16DB">
          <w:rPr>
            <w:rFonts w:ascii="Times" w:hAnsi="Times"/>
            <w:sz w:val="24"/>
            <w:szCs w:val="24"/>
          </w:rPr>
          <w:delText xml:space="preserve">strict </w:delText>
        </w:r>
      </w:del>
      <w:r w:rsidR="00932323" w:rsidRPr="0056695D">
        <w:rPr>
          <w:rFonts w:ascii="Times" w:hAnsi="Times"/>
          <w:sz w:val="24"/>
          <w:szCs w:val="24"/>
        </w:rPr>
        <w:t xml:space="preserve">functional co-activation based approach converged with many distinctions previously drawn on the basis of anatomical criteria.  </w:t>
      </w:r>
    </w:p>
    <w:p w14:paraId="14BA16D9" w14:textId="6D3E7EDD" w:rsidR="009E7445" w:rsidRPr="0056695D" w:rsidRDefault="006B0B75" w:rsidP="0096185D">
      <w:pPr>
        <w:pStyle w:val="Heading2"/>
        <w:spacing w:line="480" w:lineRule="auto"/>
        <w:rPr>
          <w:szCs w:val="24"/>
        </w:rPr>
      </w:pPr>
      <w:r w:rsidRPr="0056695D">
        <w:rPr>
          <w:szCs w:val="24"/>
        </w:rPr>
        <w:t>Meta-analytic co</w:t>
      </w:r>
      <w:r w:rsidR="00932323" w:rsidRPr="0056695D">
        <w:rPr>
          <w:szCs w:val="24"/>
        </w:rPr>
        <w:t>-</w:t>
      </w:r>
      <w:r w:rsidRPr="0056695D">
        <w:rPr>
          <w:szCs w:val="24"/>
        </w:rPr>
        <w:t>activation profiles</w:t>
      </w:r>
    </w:p>
    <w:p w14:paraId="420B4538" w14:textId="539B9658" w:rsidR="009E7445" w:rsidRPr="0056695D" w:rsidRDefault="00C15F07" w:rsidP="002F0AC8">
      <w:pPr>
        <w:pStyle w:val="CommentText"/>
        <w:spacing w:line="480" w:lineRule="auto"/>
        <w:ind w:firstLine="720"/>
      </w:pPr>
      <w:r w:rsidRPr="0056695D">
        <w:t xml:space="preserve">Thus far, we have demonstrated that </w:t>
      </w:r>
      <w:r w:rsidR="001A0C27" w:rsidRPr="0056695D">
        <w:t>MFC</w:t>
      </w:r>
      <w:r w:rsidR="006C282E">
        <w:t xml:space="preserve"> can be parcellated into robust, </w:t>
      </w:r>
      <w:r w:rsidRPr="0056695D">
        <w:t xml:space="preserve">anatomically sensible subregions </w:t>
      </w:r>
      <w:r w:rsidRPr="006C282E">
        <w:t>on the basis of meta-analytic co-activation</w:t>
      </w:r>
      <w:r w:rsidRPr="0056695D">
        <w:t xml:space="preserve">. To better understand the nature of these divisions, we extracted brain-wide co-activation networks for each cluster, providing insight into which functional networks each of these subdivisions reliably participated in. </w:t>
      </w:r>
      <w:r w:rsidR="002F0AC8">
        <w:t xml:space="preserve"> </w:t>
      </w:r>
      <w:r w:rsidRPr="0056695D">
        <w:t xml:space="preserve">First, we mapped </w:t>
      </w:r>
      <w:r w:rsidR="00016524" w:rsidRPr="0056695D">
        <w:t>the co-activation patterns of</w:t>
      </w:r>
      <w:r w:rsidRPr="0056695D">
        <w:t xml:space="preserve"> the three functional zones</w:t>
      </w:r>
      <w:r w:rsidR="00477060" w:rsidRPr="0056695D">
        <w:t xml:space="preserve">, </w:t>
      </w:r>
      <w:commentRangeStart w:id="36"/>
      <w:r w:rsidR="00477060" w:rsidRPr="0056695D">
        <w:t xml:space="preserve">controlling for co-activation in other </w:t>
      </w:r>
      <w:r w:rsidR="002F0AC8">
        <w:t>zones</w:t>
      </w:r>
      <w:commentRangeEnd w:id="36"/>
      <w:r w:rsidR="00C7483A">
        <w:rPr>
          <w:rStyle w:val="CommentReference"/>
        </w:rPr>
        <w:commentReference w:id="36"/>
      </w:r>
      <w:r w:rsidR="002F0AC8">
        <w:t xml:space="preserve"> </w:t>
      </w:r>
      <w:r w:rsidRPr="0056695D">
        <w:t>(</w:t>
      </w:r>
      <w:r w:rsidR="0056695D">
        <w:t>Fig.</w:t>
      </w:r>
      <w:r w:rsidR="002F0AC8">
        <w:t xml:space="preserve"> 3</w:t>
      </w:r>
      <w:r w:rsidR="00744B80">
        <w:t>A</w:t>
      </w:r>
      <w:r w:rsidRPr="0056695D">
        <w:t>). The posterior zone</w:t>
      </w:r>
      <w:r w:rsidR="002F0AC8">
        <w:t xml:space="preserve"> </w:t>
      </w:r>
      <w:r w:rsidRPr="0056695D">
        <w:t xml:space="preserve">showed </w:t>
      </w:r>
      <w:r w:rsidR="00477060" w:rsidRPr="0056695D">
        <w:t xml:space="preserve">bilateral </w:t>
      </w:r>
      <w:r w:rsidRPr="0056695D">
        <w:t xml:space="preserve">co-activation with </w:t>
      </w:r>
      <w:r w:rsidR="00744B80">
        <w:t>primary motor cortex (PMC)</w:t>
      </w:r>
      <w:r w:rsidRPr="0056695D">
        <w:t xml:space="preserve"> </w:t>
      </w:r>
      <w:r w:rsidR="002F0AC8">
        <w:t xml:space="preserve">and </w:t>
      </w:r>
      <w:r w:rsidR="00744B80">
        <w:t>superior parietal cortex (SPC)</w:t>
      </w:r>
      <w:r w:rsidRPr="0056695D">
        <w:t xml:space="preserve">, </w:t>
      </w:r>
      <w:r w:rsidR="002F0AC8">
        <w:t>anterior</w:t>
      </w:r>
      <w:r w:rsidRPr="0056695D">
        <w:t xml:space="preserve"> cerebellum, </w:t>
      </w:r>
      <w:r w:rsidR="00262111">
        <w:t xml:space="preserve">and posterior insula (pIns) as well subcortical regions such as the </w:t>
      </w:r>
      <w:r w:rsidRPr="0056695D">
        <w:t xml:space="preserve">thalamus and </w:t>
      </w:r>
      <w:r w:rsidR="00477060" w:rsidRPr="0056695D">
        <w:t>putamen</w:t>
      </w:r>
      <w:r w:rsidR="00262111">
        <w:t xml:space="preserve">—a co-activation pattern consistent with motor function. </w:t>
      </w:r>
      <w:r w:rsidRPr="0056695D">
        <w:t>The co-activation pattern for the middle zone resembled an anterior</w:t>
      </w:r>
      <w:r w:rsidR="00AC3A0C" w:rsidRPr="0056695D">
        <w:t>-</w:t>
      </w:r>
      <w:r w:rsidRPr="0056695D">
        <w:t xml:space="preserve">shifted version of the posterior zone’s pattern, robustly co-activating with </w:t>
      </w:r>
      <w:r w:rsidR="00477060" w:rsidRPr="0056695D">
        <w:t xml:space="preserve">more anterior aspects of the thalamus, </w:t>
      </w:r>
      <w:r w:rsidR="00195B6B">
        <w:t xml:space="preserve">as well as regions in the frontoparietal control network such as </w:t>
      </w:r>
      <w:r w:rsidR="00477060" w:rsidRPr="0056695D">
        <w:t>dorso</w:t>
      </w:r>
      <w:r w:rsidRPr="0056695D">
        <w:t>lateral prefrontal cortex</w:t>
      </w:r>
      <w:r w:rsidR="003F4860">
        <w:t xml:space="preserve"> (DLPFC)</w:t>
      </w:r>
      <w:r w:rsidR="00195B6B">
        <w:t>,</w:t>
      </w:r>
      <w:r w:rsidR="00477060" w:rsidRPr="0056695D">
        <w:t xml:space="preserve"> anterior insula</w:t>
      </w:r>
      <w:r w:rsidR="003F4860">
        <w:t xml:space="preserve"> (aIns)</w:t>
      </w:r>
      <w:r w:rsidR="00195B6B">
        <w:t xml:space="preserve"> and </w:t>
      </w:r>
      <w:r w:rsidR="00562923">
        <w:t>SPC</w:t>
      </w:r>
      <w:r w:rsidR="00195B6B">
        <w:t>.</w:t>
      </w:r>
      <w:r w:rsidRPr="0056695D">
        <w:t xml:space="preserve"> Finally, the anterior zone showed a qualitatively </w:t>
      </w:r>
      <w:r w:rsidRPr="0056695D">
        <w:lastRenderedPageBreak/>
        <w:t>different pattern, co-</w:t>
      </w:r>
      <w:r w:rsidR="002F0AC8">
        <w:t>activating with default network regions</w:t>
      </w:r>
      <w:r w:rsidR="003F4860">
        <w:t xml:space="preserve"> such as angular gyrus, hippocampus and posterior cingulate cortex (PCC)</w:t>
      </w:r>
      <w:r w:rsidR="002F0AC8">
        <w:t xml:space="preserve"> </w:t>
      </w:r>
      <w:r w:rsidR="002F0AC8" w:rsidRPr="0056695D">
        <w:fldChar w:fldCharType="begin"/>
      </w:r>
      <w:r w:rsidR="00991DD4">
        <w:instrText xml:space="preserve"> ADDIN PAPERS2_CITATIONS &lt;citation&gt;&lt;uuid&gt;4C602B8E-7D2B-499A-BDC6-4CE3B5948612&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56695D">
        <w:fldChar w:fldCharType="separate"/>
      </w:r>
      <w:r w:rsidR="006E5BEF">
        <w:rPr>
          <w:rFonts w:cs="Times"/>
        </w:rPr>
        <w:t>(31)</w:t>
      </w:r>
      <w:r w:rsidR="002F0AC8" w:rsidRPr="0056695D">
        <w:fldChar w:fldCharType="end"/>
      </w:r>
      <w:r w:rsidR="003F4860">
        <w:t xml:space="preserve">. </w:t>
      </w:r>
      <w:r w:rsidRPr="0056695D">
        <w:t>The anterior zone</w:t>
      </w:r>
      <w:r w:rsidR="00D21095">
        <w:t xml:space="preserve"> also</w:t>
      </w:r>
      <w:r w:rsidRPr="0056695D">
        <w:t xml:space="preserve"> </w:t>
      </w:r>
      <w:r w:rsidR="00910101">
        <w:t>showed strong co-activation with subcortical regions important for affect-- the amygdala and ventral striatum (VS)</w:t>
      </w:r>
      <w:r w:rsidR="00477060" w:rsidRPr="0056695D">
        <w:t>.</w:t>
      </w:r>
      <w:r w:rsidRPr="0056695D">
        <w:t xml:space="preserve">  </w:t>
      </w:r>
    </w:p>
    <w:p w14:paraId="5190D634" w14:textId="4064458C" w:rsidR="00E77236" w:rsidRDefault="00E77236" w:rsidP="00E77236">
      <w:pPr>
        <w:pStyle w:val="CommentText"/>
        <w:spacing w:line="480" w:lineRule="auto"/>
        <w:ind w:hanging="90"/>
      </w:pPr>
      <w:r>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3C7658B1" w14:textId="7A55D628" w:rsidR="00E77236" w:rsidRPr="00E77236" w:rsidRDefault="00E77236" w:rsidP="00E77236">
      <w:pPr>
        <w:ind w:firstLine="0"/>
        <w:rPr>
          <w:szCs w:val="24"/>
        </w:rPr>
      </w:pPr>
      <w:r>
        <w:rPr>
          <w:szCs w:val="24"/>
        </w:rPr>
        <w:t>Figure 3</w:t>
      </w:r>
      <w:r w:rsidRPr="0056695D">
        <w:rPr>
          <w:szCs w:val="24"/>
        </w:rPr>
        <w:t xml:space="preserve">. Functional co-activation networks of </w:t>
      </w:r>
      <w:r>
        <w:rPr>
          <w:szCs w:val="24"/>
        </w:rPr>
        <w:t>MFC zones</w:t>
      </w:r>
      <w:r w:rsidRPr="0056695D">
        <w:rPr>
          <w:szCs w:val="24"/>
        </w:rPr>
        <w:t xml:space="preserve"> (A) and sub-regions within each zone (B). </w:t>
      </w:r>
      <w:commentRangeStart w:id="37"/>
      <w:r w:rsidRPr="0056695D">
        <w:rPr>
          <w:szCs w:val="24"/>
        </w:rPr>
        <w:t xml:space="preserve">We determined which voxels across the brain indicated a high probability that each </w:t>
      </w:r>
      <w:r>
        <w:rPr>
          <w:szCs w:val="24"/>
        </w:rPr>
        <w:t>cluster</w:t>
      </w:r>
      <w:r w:rsidRPr="0056695D">
        <w:rPr>
          <w:szCs w:val="24"/>
        </w:rPr>
        <w:t xml:space="preserve"> was active, controlling for other </w:t>
      </w:r>
      <w:r>
        <w:rPr>
          <w:szCs w:val="24"/>
        </w:rPr>
        <w:t>clusters</w:t>
      </w:r>
      <w:r w:rsidRPr="0056695D">
        <w:rPr>
          <w:szCs w:val="24"/>
        </w:rPr>
        <w:t xml:space="preserve"> in the same map</w:t>
      </w:r>
      <w:commentRangeEnd w:id="37"/>
      <w:r w:rsidR="00963610">
        <w:rPr>
          <w:rStyle w:val="CommentReference"/>
        </w:rPr>
        <w:commentReference w:id="37"/>
      </w:r>
      <w:r w:rsidRPr="0056695D">
        <w:rPr>
          <w:szCs w:val="24"/>
        </w:rPr>
        <w:t>. The three zones showed distinct co-activation patterns</w:t>
      </w:r>
      <w:ins w:id="38" w:author="Tal Yarkoni" w:date="2015-09-24T09:50:00Z">
        <w:r w:rsidR="007801A0">
          <w:rPr>
            <w:szCs w:val="24"/>
          </w:rPr>
          <w:t>,</w:t>
        </w:r>
      </w:ins>
      <w:r w:rsidRPr="0056695D">
        <w:rPr>
          <w:szCs w:val="24"/>
        </w:rPr>
        <w:t xml:space="preserve"> while sub-regions within each zone showed fine-grained </w:t>
      </w:r>
      <w:r>
        <w:rPr>
          <w:szCs w:val="24"/>
        </w:rPr>
        <w:t xml:space="preserve">co-activation differences. </w:t>
      </w:r>
      <w:r w:rsidRPr="0056695D">
        <w:rPr>
          <w:szCs w:val="24"/>
        </w:rPr>
        <w:t>Images are presente</w:t>
      </w:r>
      <w:r>
        <w:rPr>
          <w:szCs w:val="24"/>
        </w:rPr>
        <w:t>d using neurological convention and w</w:t>
      </w:r>
      <w:r w:rsidRPr="0056695D">
        <w:rPr>
          <w:szCs w:val="24"/>
        </w:rPr>
        <w:t xml:space="preserve">ere whole-brain corrected </w:t>
      </w:r>
      <w:r>
        <w:rPr>
          <w:szCs w:val="24"/>
        </w:rPr>
        <w:t xml:space="preserve">using </w:t>
      </w:r>
      <w:ins w:id="39" w:author="Tal Yarkoni" w:date="2015-09-24T09:50:00Z">
        <w:r w:rsidR="00963610">
          <w:rPr>
            <w:szCs w:val="24"/>
          </w:rPr>
          <w:t xml:space="preserve">a </w:t>
        </w:r>
      </w:ins>
      <w:r>
        <w:rPr>
          <w:szCs w:val="24"/>
        </w:rPr>
        <w:t>false d</w:t>
      </w:r>
      <w:del w:id="40" w:author="Tal Yarkoni" w:date="2015-09-24T09:50:00Z">
        <w:r w:rsidDel="00963610">
          <w:rPr>
            <w:szCs w:val="24"/>
          </w:rPr>
          <w:delText>etectio</w:delText>
        </w:r>
      </w:del>
      <w:ins w:id="41" w:author="Tal Yarkoni" w:date="2015-09-24T09:50:00Z">
        <w:r w:rsidR="00963610">
          <w:rPr>
            <w:szCs w:val="24"/>
          </w:rPr>
          <w:t>iscovery</w:t>
        </w:r>
      </w:ins>
      <w:del w:id="42" w:author="Tal Yarkoni" w:date="2015-09-24T09:50:00Z">
        <w:r w:rsidDel="00963610">
          <w:rPr>
            <w:szCs w:val="24"/>
          </w:rPr>
          <w:delText>n</w:delText>
        </w:r>
      </w:del>
      <w:r>
        <w:rPr>
          <w:szCs w:val="24"/>
        </w:rPr>
        <w:t xml:space="preserve"> rate</w:t>
      </w:r>
      <w:ins w:id="43" w:author="Tal Yarkoni" w:date="2015-09-24T09:50:00Z">
        <w:r w:rsidR="00963610">
          <w:rPr>
            <w:szCs w:val="24"/>
          </w:rPr>
          <w:t xml:space="preserve"> (FDR)</w:t>
        </w:r>
      </w:ins>
      <w:r w:rsidRPr="0056695D">
        <w:rPr>
          <w:szCs w:val="24"/>
        </w:rPr>
        <w:t xml:space="preserve"> </w:t>
      </w:r>
      <w:ins w:id="44" w:author="Tal Yarkoni" w:date="2015-09-24T09:50:00Z">
        <w:r w:rsidR="00963610">
          <w:rPr>
            <w:szCs w:val="24"/>
          </w:rPr>
          <w:t>of q = 0.01</w:t>
        </w:r>
      </w:ins>
      <w:del w:id="45" w:author="Tal Yarkoni" w:date="2015-09-24T09:50:00Z">
        <w:r w:rsidRPr="0056695D" w:rsidDel="00963610">
          <w:rPr>
            <w:szCs w:val="24"/>
          </w:rPr>
          <w:delText>at p &lt;0.01</w:delText>
        </w:r>
      </w:del>
      <w:r w:rsidRPr="0056695D">
        <w:rPr>
          <w:szCs w:val="24"/>
        </w:rPr>
        <w:t xml:space="preserve">. </w:t>
      </w:r>
    </w:p>
    <w:p w14:paraId="100FB2F7" w14:textId="3873D4D4" w:rsidR="00195B6B" w:rsidRDefault="00262111" w:rsidP="00195B6B">
      <w:pPr>
        <w:pStyle w:val="CommentText"/>
        <w:spacing w:line="480" w:lineRule="auto"/>
        <w:ind w:firstLine="720"/>
      </w:pPr>
      <w:r>
        <w:lastRenderedPageBreak/>
        <w:t xml:space="preserve">To understand the differences in co-activation found within each zone, we calculated </w:t>
      </w:r>
      <w:r w:rsidR="00477060" w:rsidRPr="0056695D">
        <w:t>co-activation networks</w:t>
      </w:r>
      <w:r>
        <w:t xml:space="preserve"> for each sub-region</w:t>
      </w:r>
      <w:r w:rsidR="00477060" w:rsidRPr="0056695D">
        <w:t xml:space="preserve"> controlling for co-activation </w:t>
      </w:r>
      <w:r>
        <w:t xml:space="preserve">in other </w:t>
      </w:r>
      <w:r w:rsidR="004A7E49">
        <w:t xml:space="preserve">sub-regions </w:t>
      </w:r>
      <w:r>
        <w:t>in</w:t>
      </w:r>
      <w:r w:rsidR="004A7E49">
        <w:t xml:space="preserve"> the same </w:t>
      </w:r>
      <w:r w:rsidR="00477060" w:rsidRPr="0056695D">
        <w:t>zone (</w:t>
      </w:r>
      <w:r w:rsidR="0056695D">
        <w:t>Fig.</w:t>
      </w:r>
      <w:r w:rsidR="00477060" w:rsidRPr="0056695D">
        <w:t xml:space="preserve"> 3B). In the posterior zone, caudal SMA showed greater co-activation with somatosensory </w:t>
      </w:r>
      <w:r>
        <w:t>cortices</w:t>
      </w:r>
      <w:r w:rsidR="00477060" w:rsidRPr="0056695D">
        <w:t xml:space="preserve"> and </w:t>
      </w:r>
      <w:r w:rsidR="003F4860">
        <w:t>pIns while</w:t>
      </w:r>
      <w:r w:rsidR="00477060" w:rsidRPr="0056695D">
        <w:t xml:space="preserve"> rostral SMA showed greater co-activation with posterior </w:t>
      </w:r>
      <w:r w:rsidR="00910101">
        <w:t xml:space="preserve">DLPFC, including the </w:t>
      </w:r>
      <w:r w:rsidR="00477060" w:rsidRPr="0056695D">
        <w:t>inferior frontal junction (IFJ)</w:t>
      </w:r>
      <w:r w:rsidR="00910101">
        <w:t xml:space="preserve">, </w:t>
      </w:r>
      <w:r w:rsidR="00477060" w:rsidRPr="0056695D">
        <w:t>as well as</w:t>
      </w:r>
      <w:r w:rsidR="00910101">
        <w:t xml:space="preserve"> aIns</w:t>
      </w:r>
      <w:r w:rsidR="00893479">
        <w:t xml:space="preserve">— </w:t>
      </w:r>
      <w:r w:rsidR="00477060" w:rsidRPr="0056695D">
        <w:t xml:space="preserve">regions associated with goal-directed cognition </w:t>
      </w:r>
      <w:r w:rsidR="0088605C" w:rsidRPr="0056695D">
        <w:fldChar w:fldCharType="begin"/>
      </w:r>
      <w:r w:rsidR="00991DD4">
        <w:instrText xml:space="preserve"> ADDIN PAPERS2_CITATIONS &lt;citation&gt;&lt;uuid&gt;53D7755C-0C7E-496C-887C-C268679B1741&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56695D">
        <w:fldChar w:fldCharType="separate"/>
      </w:r>
      <w:r w:rsidR="006E5BEF">
        <w:rPr>
          <w:rFonts w:cs="Times"/>
        </w:rPr>
        <w:t>(28, 32)</w:t>
      </w:r>
      <w:r w:rsidR="0088605C" w:rsidRPr="0056695D">
        <w:fldChar w:fldCharType="end"/>
      </w:r>
      <w:r w:rsidR="00477060" w:rsidRPr="0056695D">
        <w:t xml:space="preserve">. </w:t>
      </w:r>
    </w:p>
    <w:p w14:paraId="17F7B2FE" w14:textId="738A936A" w:rsidR="00A35936" w:rsidRPr="0056695D" w:rsidRDefault="003078D2" w:rsidP="00195B6B">
      <w:pPr>
        <w:pStyle w:val="CommentText"/>
        <w:spacing w:line="480" w:lineRule="auto"/>
        <w:ind w:firstLine="720"/>
      </w:pPr>
      <w:r w:rsidRPr="0056695D">
        <w:t>Within the middle zone, we found that all four sub-regio</w:t>
      </w:r>
      <w:r w:rsidR="00DF1BE3" w:rsidRPr="0056695D">
        <w:t>ns strongly co-activated with</w:t>
      </w:r>
      <w:r w:rsidR="00477060" w:rsidRPr="0056695D">
        <w:t xml:space="preserve"> various aspects of the insula</w:t>
      </w:r>
      <w:r w:rsidR="00195B6B">
        <w:t xml:space="preserve">. </w:t>
      </w:r>
      <w:r w:rsidR="00477060" w:rsidRPr="0056695D">
        <w:t xml:space="preserve">However, caudal dACC </w:t>
      </w:r>
      <w:ins w:id="46" w:author="Tal Yarkoni" w:date="2015-09-24T09:52:00Z">
        <w:r w:rsidR="00904295">
          <w:t xml:space="preserve">was </w:t>
        </w:r>
      </w:ins>
      <w:r w:rsidR="00477060" w:rsidRPr="0056695D">
        <w:t xml:space="preserve">more strongly co-activated with </w:t>
      </w:r>
      <w:r w:rsidR="00195B6B">
        <w:t>pIns as well as SII and the brain stem—</w:t>
      </w:r>
      <w:r w:rsidR="002202AC">
        <w:t>important</w:t>
      </w:r>
      <w:r w:rsidR="00195B6B">
        <w:t xml:space="preserve"> regions for pain processing </w:t>
      </w:r>
      <w:r w:rsidR="0088605C" w:rsidRPr="0056695D">
        <w:fldChar w:fldCharType="begin"/>
      </w:r>
      <w:r w:rsidR="00991DD4">
        <w:instrText xml:space="preserve"> ADDIN PAPERS2_CITATIONS &lt;citation&gt;&lt;uuid&gt;DE84D17E-6E36-4BCB-9E34-0A20745C07CA&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56695D">
        <w:fldChar w:fldCharType="separate"/>
      </w:r>
      <w:r w:rsidR="006E5BEF">
        <w:rPr>
          <w:rFonts w:cs="Times"/>
        </w:rPr>
        <w:t>(9, 11)</w:t>
      </w:r>
      <w:r w:rsidR="0088605C" w:rsidRPr="0056695D">
        <w:fldChar w:fldCharType="end"/>
      </w:r>
      <w:r w:rsidR="00477060" w:rsidRPr="0056695D">
        <w:t>.  In contrast, rostral dACC co-act</w:t>
      </w:r>
      <w:r w:rsidR="00195B6B">
        <w:t xml:space="preserve">ivated more strongly with ventral aIns, as well as lateral OFC—regions previously associated with chemosensory processing </w:t>
      </w:r>
      <w:r w:rsidR="008D6A5D">
        <w:fldChar w:fldCharType="begin"/>
      </w:r>
      <w:r w:rsidR="00991DD4">
        <w:instrText xml:space="preserve"> ADDIN PAPERS2_CITATIONS &lt;citation&gt;&lt;uuid&gt;52DEB46A-7CC6-4833-9302-2FE8E7F25BB6&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fldChar w:fldCharType="separate"/>
      </w:r>
      <w:r w:rsidR="006E5BEF">
        <w:rPr>
          <w:rFonts w:cs="Times"/>
        </w:rPr>
        <w:t>(33, 34)</w:t>
      </w:r>
      <w:r w:rsidR="008D6A5D">
        <w:fldChar w:fldCharType="end"/>
      </w:r>
      <w:r w:rsidR="00195B6B">
        <w:t xml:space="preserve"> </w:t>
      </w:r>
      <w:r w:rsidR="00477060" w:rsidRPr="0056695D">
        <w:t xml:space="preserve">and reward-driven learning </w:t>
      </w:r>
      <w:r w:rsidR="0088605C" w:rsidRPr="0056695D">
        <w:fldChar w:fldCharType="begin"/>
      </w:r>
      <w:r w:rsidR="00991DD4">
        <w:instrText xml:space="preserve"> ADDIN PAPERS2_CITATIONS &lt;citation&gt;&lt;uuid&gt;955AB5E7-0FC6-454C-AF80-05014B875B79&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56695D">
        <w:fldChar w:fldCharType="separate"/>
      </w:r>
      <w:r w:rsidR="006E5BEF">
        <w:rPr>
          <w:rFonts w:cs="Times"/>
        </w:rPr>
        <w:t>(35)</w:t>
      </w:r>
      <w:r w:rsidR="0088605C" w:rsidRPr="0056695D">
        <w:fldChar w:fldCharType="end"/>
      </w:r>
      <w:r w:rsidR="00477060" w:rsidRPr="0056695D">
        <w:t xml:space="preserve">. In contrast, both </w:t>
      </w:r>
      <w:r w:rsidR="00195B6B">
        <w:t xml:space="preserve">caudal and rostral </w:t>
      </w:r>
      <w:r w:rsidR="00477060" w:rsidRPr="0056695D">
        <w:t xml:space="preserve">pre-SMA were strongly associated with </w:t>
      </w:r>
      <w:r w:rsidR="00195B6B">
        <w:t>dorsal aIns, in additio</w:t>
      </w:r>
      <w:r w:rsidR="0052209F">
        <w:t xml:space="preserve">n to frontoparietal control regions </w:t>
      </w:r>
      <w:r w:rsidR="00195B6B">
        <w:t>(e.g DLPFC, SPC)</w:t>
      </w:r>
      <w:r w:rsidR="00477060" w:rsidRPr="0056695D">
        <w:t>. However, rostral pre-SMA’s co-activation extended anterior</w:t>
      </w:r>
      <w:r w:rsidR="00195B6B">
        <w:t>ly into the</w:t>
      </w:r>
      <w:r w:rsidR="00477060" w:rsidRPr="0056695D">
        <w:t xml:space="preserve"> frontal pole, whereas caudal pre-SMA more strongly co-activated with motor cortices, suggesting that these regions are involved </w:t>
      </w:r>
      <w:ins w:id="47" w:author="Tal Yarkoni" w:date="2015-09-24T09:52:00Z">
        <w:r w:rsidR="00904295">
          <w:t xml:space="preserve">in cognitive control </w:t>
        </w:r>
      </w:ins>
      <w:r w:rsidR="00477060" w:rsidRPr="0056695D">
        <w:t>at different levels of abstraction</w:t>
      </w:r>
      <w:del w:id="48" w:author="Tal Yarkoni" w:date="2015-09-24T09:52:00Z">
        <w:r w:rsidR="00477060" w:rsidRPr="0056695D" w:rsidDel="00904295">
          <w:delText xml:space="preserve"> in cognitive control</w:delText>
        </w:r>
      </w:del>
      <w:r w:rsidR="006057CF">
        <w:t>.</w:t>
      </w:r>
    </w:p>
    <w:p w14:paraId="073D6D24" w14:textId="61285B2F" w:rsidR="00104D1A" w:rsidRPr="0056695D" w:rsidRDefault="00A35936" w:rsidP="0096185D">
      <w:pPr>
        <w:pStyle w:val="Normal1"/>
        <w:ind w:firstLine="720"/>
        <w:rPr>
          <w:rFonts w:ascii="Times" w:hAnsi="Times"/>
          <w:sz w:val="24"/>
          <w:szCs w:val="24"/>
        </w:rPr>
      </w:pPr>
      <w:r w:rsidRPr="0056695D">
        <w:rPr>
          <w:rFonts w:ascii="Times" w:hAnsi="Times"/>
          <w:sz w:val="24"/>
          <w:szCs w:val="24"/>
        </w:rPr>
        <w:t xml:space="preserve">Within the anterior </w:t>
      </w:r>
      <w:r w:rsidR="00195B6B">
        <w:rPr>
          <w:rFonts w:ascii="Times" w:hAnsi="Times"/>
          <w:sz w:val="24"/>
          <w:szCs w:val="24"/>
        </w:rPr>
        <w:t xml:space="preserve">zone, </w:t>
      </w:r>
      <w:r w:rsidRPr="0056695D">
        <w:rPr>
          <w:rFonts w:ascii="Times" w:hAnsi="Times"/>
          <w:sz w:val="24"/>
          <w:szCs w:val="24"/>
        </w:rPr>
        <w:t xml:space="preserve">rACC </w:t>
      </w:r>
      <w:r w:rsidR="00477060" w:rsidRPr="0056695D">
        <w:rPr>
          <w:rFonts w:ascii="Times" w:hAnsi="Times"/>
          <w:sz w:val="24"/>
          <w:szCs w:val="24"/>
        </w:rPr>
        <w:t xml:space="preserve">did not show many </w:t>
      </w:r>
      <w:r w:rsidR="00195B6B">
        <w:rPr>
          <w:rFonts w:ascii="Times" w:hAnsi="Times"/>
          <w:sz w:val="24"/>
          <w:szCs w:val="24"/>
        </w:rPr>
        <w:t xml:space="preserve">co-activation </w:t>
      </w:r>
      <w:r w:rsidR="00477060" w:rsidRPr="0056695D">
        <w:rPr>
          <w:rFonts w:ascii="Times" w:hAnsi="Times"/>
          <w:sz w:val="24"/>
          <w:szCs w:val="24"/>
        </w:rPr>
        <w:t>differences</w:t>
      </w:r>
      <w:r w:rsidR="00A465AC" w:rsidRPr="0056695D">
        <w:rPr>
          <w:rFonts w:ascii="Times" w:hAnsi="Times"/>
          <w:sz w:val="24"/>
          <w:szCs w:val="24"/>
        </w:rPr>
        <w:t xml:space="preserve"> </w:t>
      </w:r>
      <w:r w:rsidR="00477060" w:rsidRPr="0056695D">
        <w:rPr>
          <w:rFonts w:ascii="Times" w:hAnsi="Times"/>
          <w:sz w:val="24"/>
          <w:szCs w:val="24"/>
        </w:rPr>
        <w:t xml:space="preserve">from its </w:t>
      </w:r>
      <w:r w:rsidR="00195B6B">
        <w:rPr>
          <w:rFonts w:ascii="Times" w:hAnsi="Times"/>
          <w:sz w:val="24"/>
          <w:szCs w:val="24"/>
        </w:rPr>
        <w:t>neighbors</w:t>
      </w:r>
      <w:del w:id="49" w:author="Tal Yarkoni" w:date="2015-09-24T09:53:00Z">
        <w:r w:rsidR="00477060" w:rsidRPr="0056695D" w:rsidDel="00904295">
          <w:rPr>
            <w:rFonts w:ascii="Times" w:hAnsi="Times"/>
            <w:sz w:val="24"/>
            <w:szCs w:val="24"/>
          </w:rPr>
          <w:delText xml:space="preserve">, </w:delText>
        </w:r>
        <w:r w:rsidR="00AC0CA6" w:rsidDel="00904295">
          <w:rPr>
            <w:rFonts w:ascii="Times" w:hAnsi="Times"/>
            <w:sz w:val="24"/>
            <w:szCs w:val="24"/>
          </w:rPr>
          <w:delText>indicating rACC’s co-activation pattern is similar to that of the anterior zone as a whole</w:delText>
        </w:r>
      </w:del>
      <w:r w:rsidR="00195B6B">
        <w:rPr>
          <w:rFonts w:ascii="Times" w:hAnsi="Times"/>
          <w:sz w:val="24"/>
          <w:szCs w:val="24"/>
        </w:rPr>
        <w:t>.</w:t>
      </w:r>
      <w:r w:rsidR="00445634">
        <w:rPr>
          <w:rFonts w:ascii="Times" w:hAnsi="Times"/>
          <w:sz w:val="24"/>
          <w:szCs w:val="24"/>
        </w:rPr>
        <w:t xml:space="preserve"> Surprisingly, b</w:t>
      </w:r>
      <w:r w:rsidR="00363EE3" w:rsidRPr="0056695D">
        <w:rPr>
          <w:rFonts w:ascii="Times" w:hAnsi="Times"/>
          <w:sz w:val="24"/>
          <w:szCs w:val="24"/>
        </w:rPr>
        <w:t>oth dmPFC and vmPFC showed</w:t>
      </w:r>
      <w:r w:rsidR="00195B6B">
        <w:rPr>
          <w:rFonts w:ascii="Times" w:hAnsi="Times"/>
          <w:sz w:val="24"/>
          <w:szCs w:val="24"/>
        </w:rPr>
        <w:t xml:space="preserve"> greater co-activation with PC</w:t>
      </w:r>
      <w:ins w:id="50" w:author="Tal Yarkoni" w:date="2015-09-24T09:53:00Z">
        <w:r w:rsidR="00776733">
          <w:rPr>
            <w:rFonts w:ascii="Times" w:hAnsi="Times"/>
            <w:sz w:val="24"/>
            <w:szCs w:val="24"/>
          </w:rPr>
          <w:t>C</w:t>
        </w:r>
      </w:ins>
      <w:r w:rsidR="00195B6B">
        <w:rPr>
          <w:rFonts w:ascii="Times" w:hAnsi="Times"/>
          <w:sz w:val="24"/>
          <w:szCs w:val="24"/>
        </w:rPr>
        <w:t xml:space="preserve"> – a key default network region</w:t>
      </w:r>
      <w:r w:rsidR="00363EE3" w:rsidRPr="0056695D">
        <w:rPr>
          <w:rFonts w:ascii="Times" w:hAnsi="Times"/>
          <w:sz w:val="24"/>
          <w:szCs w:val="24"/>
        </w:rPr>
        <w:t xml:space="preserve">. </w:t>
      </w:r>
      <w:r w:rsidR="00195B6B">
        <w:rPr>
          <w:rFonts w:ascii="Times" w:hAnsi="Times"/>
          <w:sz w:val="24"/>
          <w:szCs w:val="24"/>
        </w:rPr>
        <w:t xml:space="preserve">In addition, </w:t>
      </w:r>
      <w:r w:rsidRPr="0056695D">
        <w:rPr>
          <w:rFonts w:ascii="Times" w:hAnsi="Times"/>
          <w:sz w:val="24"/>
          <w:szCs w:val="24"/>
        </w:rPr>
        <w:t xml:space="preserve">dmPFC </w:t>
      </w:r>
      <w:r w:rsidR="00195B6B">
        <w:rPr>
          <w:rFonts w:ascii="Times" w:hAnsi="Times"/>
          <w:sz w:val="24"/>
          <w:szCs w:val="24"/>
        </w:rPr>
        <w:t>robustly co-activated with portions of the so-</w:t>
      </w:r>
      <w:r w:rsidRPr="0056695D">
        <w:rPr>
          <w:rFonts w:ascii="Times" w:hAnsi="Times"/>
          <w:sz w:val="24"/>
          <w:szCs w:val="24"/>
        </w:rPr>
        <w:t xml:space="preserve">called ‘mentalizing’ network, such as the tempo-parietal junction (TPJ) </w:t>
      </w:r>
      <w:r w:rsidR="00DF1BE3" w:rsidRPr="0056695D">
        <w:rPr>
          <w:rFonts w:ascii="Times" w:hAnsi="Times"/>
          <w:sz w:val="24"/>
          <w:szCs w:val="24"/>
        </w:rPr>
        <w:fldChar w:fldCharType="begin"/>
      </w:r>
      <w:r w:rsidR="00991DD4">
        <w:rPr>
          <w:rFonts w:ascii="Times" w:hAnsi="Times"/>
          <w:sz w:val="24"/>
          <w:szCs w:val="24"/>
        </w:rPr>
        <w:instrText xml:space="preserve"> ADDIN PAPERS2_CITATIONS &lt;citation&gt;&lt;uuid&gt;3851C9EB-3ABA-4C6B-8391-44DED83BBEF8&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56695D">
        <w:rPr>
          <w:rFonts w:ascii="Times" w:hAnsi="Times"/>
          <w:sz w:val="24"/>
          <w:szCs w:val="24"/>
        </w:rPr>
        <w:fldChar w:fldCharType="separate"/>
      </w:r>
      <w:r w:rsidR="006E5BEF">
        <w:rPr>
          <w:rFonts w:ascii="Cambria" w:hAnsi="Cambria" w:cs="Cambria"/>
        </w:rPr>
        <w:t>(36)</w:t>
      </w:r>
      <w:r w:rsidR="00DF1BE3" w:rsidRPr="0056695D">
        <w:rPr>
          <w:rFonts w:ascii="Times" w:hAnsi="Times"/>
          <w:sz w:val="24"/>
          <w:szCs w:val="24"/>
        </w:rPr>
        <w:fldChar w:fldCharType="end"/>
      </w:r>
      <w:r w:rsidR="00195B6B">
        <w:rPr>
          <w:rFonts w:ascii="Times" w:hAnsi="Times"/>
          <w:sz w:val="24"/>
          <w:szCs w:val="24"/>
        </w:rPr>
        <w:t xml:space="preserve"> and </w:t>
      </w:r>
      <w:r w:rsidRPr="0056695D">
        <w:rPr>
          <w:rFonts w:ascii="Times" w:hAnsi="Times"/>
          <w:sz w:val="24"/>
          <w:szCs w:val="24"/>
        </w:rPr>
        <w:t>superior temporal sulcus (STS)</w:t>
      </w:r>
      <w:r w:rsidR="00DF1BE3" w:rsidRPr="0056695D">
        <w:rPr>
          <w:rFonts w:ascii="Times" w:hAnsi="Times"/>
          <w:sz w:val="24"/>
          <w:szCs w:val="24"/>
        </w:rPr>
        <w:t xml:space="preserve"> </w:t>
      </w:r>
      <w:r w:rsidR="00DF1BE3" w:rsidRPr="0056695D">
        <w:rPr>
          <w:rFonts w:ascii="Times" w:hAnsi="Times"/>
          <w:sz w:val="24"/>
          <w:szCs w:val="24"/>
        </w:rPr>
        <w:fldChar w:fldCharType="begin"/>
      </w:r>
      <w:r w:rsidR="00991DD4">
        <w:rPr>
          <w:rFonts w:ascii="Times" w:hAnsi="Times"/>
          <w:sz w:val="24"/>
          <w:szCs w:val="24"/>
        </w:rPr>
        <w:instrText xml:space="preserve"> ADDIN PAPERS2_CITATIONS &lt;citation&gt;&lt;uuid&gt;D159EEBF-C123-41B4-8825-F61B95F5BEF1&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56695D">
        <w:rPr>
          <w:rFonts w:ascii="Times" w:hAnsi="Times"/>
          <w:sz w:val="24"/>
          <w:szCs w:val="24"/>
        </w:rPr>
        <w:fldChar w:fldCharType="separate"/>
      </w:r>
      <w:r w:rsidR="006E5BEF">
        <w:rPr>
          <w:rFonts w:ascii="Cambria" w:hAnsi="Cambria" w:cs="Cambria"/>
        </w:rPr>
        <w:t>(37)</w:t>
      </w:r>
      <w:r w:rsidR="00DF1BE3" w:rsidRPr="0056695D">
        <w:rPr>
          <w:rFonts w:ascii="Times" w:hAnsi="Times"/>
          <w:sz w:val="24"/>
          <w:szCs w:val="24"/>
        </w:rPr>
        <w:fldChar w:fldCharType="end"/>
      </w:r>
      <w:r w:rsidR="00195B6B">
        <w:rPr>
          <w:rFonts w:ascii="Times" w:hAnsi="Times"/>
          <w:sz w:val="24"/>
          <w:szCs w:val="24"/>
        </w:rPr>
        <w:t>, as well as lateral PFC, including inferior and middle frontal gyri.</w:t>
      </w:r>
      <w:r w:rsidR="00363EE3" w:rsidRPr="0056695D">
        <w:rPr>
          <w:rFonts w:ascii="Times" w:hAnsi="Times"/>
          <w:sz w:val="24"/>
          <w:szCs w:val="24"/>
        </w:rPr>
        <w:t xml:space="preserve"> Finally, vmPFC showed strong </w:t>
      </w:r>
      <w:r w:rsidR="00195B6B">
        <w:rPr>
          <w:rFonts w:ascii="Times" w:hAnsi="Times"/>
          <w:sz w:val="24"/>
          <w:szCs w:val="24"/>
        </w:rPr>
        <w:t>co-activation with subcortical regions, including VS and the amygdala, extending into the hippocampus. As a whole, these</w:t>
      </w:r>
      <w:r w:rsidR="00104D1A" w:rsidRPr="0056695D">
        <w:rPr>
          <w:rFonts w:ascii="Times" w:hAnsi="Times"/>
          <w:sz w:val="24"/>
          <w:szCs w:val="24"/>
        </w:rPr>
        <w:t xml:space="preserve"> co-activation patterns </w:t>
      </w:r>
      <w:r w:rsidR="00195B6B">
        <w:rPr>
          <w:rFonts w:ascii="Times" w:hAnsi="Times"/>
          <w:sz w:val="24"/>
          <w:szCs w:val="24"/>
        </w:rPr>
        <w:t>demonstrate</w:t>
      </w:r>
      <w:r w:rsidR="00104D1A" w:rsidRPr="0056695D">
        <w:rPr>
          <w:rFonts w:ascii="Times" w:hAnsi="Times"/>
          <w:sz w:val="24"/>
          <w:szCs w:val="24"/>
        </w:rPr>
        <w:t xml:space="preserve"> </w:t>
      </w:r>
      <w:r w:rsidR="00195B6B">
        <w:rPr>
          <w:rFonts w:ascii="Times" w:hAnsi="Times"/>
          <w:sz w:val="24"/>
          <w:szCs w:val="24"/>
        </w:rPr>
        <w:lastRenderedPageBreak/>
        <w:t>that the regions we</w:t>
      </w:r>
      <w:del w:id="51" w:author="Tal Yarkoni" w:date="2015-09-24T09:53:00Z">
        <w:r w:rsidR="00195B6B" w:rsidDel="00E80C21">
          <w:rPr>
            <w:rFonts w:ascii="Times" w:hAnsi="Times"/>
            <w:sz w:val="24"/>
            <w:szCs w:val="24"/>
          </w:rPr>
          <w:delText>’ve</w:delText>
        </w:r>
      </w:del>
      <w:r w:rsidR="00195B6B">
        <w:rPr>
          <w:rFonts w:ascii="Times" w:hAnsi="Times"/>
          <w:sz w:val="24"/>
          <w:szCs w:val="24"/>
        </w:rPr>
        <w:t xml:space="preserve"> identified are involved with distinct functional networks, and suggest that </w:t>
      </w:r>
      <w:r w:rsidR="000123FD">
        <w:rPr>
          <w:rFonts w:ascii="Times" w:hAnsi="Times"/>
          <w:sz w:val="24"/>
          <w:szCs w:val="24"/>
        </w:rPr>
        <w:t xml:space="preserve">there are likely </w:t>
      </w:r>
      <w:r w:rsidR="00195B6B">
        <w:rPr>
          <w:rFonts w:ascii="Times" w:hAnsi="Times"/>
          <w:sz w:val="24"/>
          <w:szCs w:val="24"/>
        </w:rPr>
        <w:t>broad functiona</w:t>
      </w:r>
      <w:r w:rsidR="00C30F82">
        <w:rPr>
          <w:rFonts w:ascii="Times" w:hAnsi="Times"/>
          <w:sz w:val="24"/>
          <w:szCs w:val="24"/>
        </w:rPr>
        <w:t>l differences across MFC zon</w:t>
      </w:r>
      <w:r w:rsidR="008010F9">
        <w:rPr>
          <w:rFonts w:ascii="Times" w:hAnsi="Times"/>
          <w:sz w:val="24"/>
          <w:szCs w:val="24"/>
        </w:rPr>
        <w:t>es</w:t>
      </w:r>
      <w:ins w:id="52" w:author="Tal Yarkoni" w:date="2015-09-24T09:54:00Z">
        <w:r w:rsidR="00E80C21">
          <w:rPr>
            <w:rFonts w:ascii="Times" w:hAnsi="Times"/>
            <w:sz w:val="24"/>
            <w:szCs w:val="24"/>
          </w:rPr>
          <w:t>,</w:t>
        </w:r>
      </w:ins>
      <w:r w:rsidR="008010F9">
        <w:rPr>
          <w:rFonts w:ascii="Times" w:hAnsi="Times"/>
          <w:sz w:val="24"/>
          <w:szCs w:val="24"/>
        </w:rPr>
        <w:t xml:space="preserve"> </w:t>
      </w:r>
      <w:del w:id="53" w:author="Tal Yarkoni" w:date="2015-09-24T09:53:00Z">
        <w:r w:rsidR="008010F9" w:rsidDel="00E80C21">
          <w:rPr>
            <w:rFonts w:ascii="Times" w:hAnsi="Times"/>
            <w:sz w:val="24"/>
            <w:szCs w:val="24"/>
          </w:rPr>
          <w:delText xml:space="preserve">and </w:delText>
        </w:r>
      </w:del>
      <w:r w:rsidR="008010F9">
        <w:rPr>
          <w:rFonts w:ascii="Times" w:hAnsi="Times"/>
          <w:sz w:val="24"/>
          <w:szCs w:val="24"/>
        </w:rPr>
        <w:t>accompanied by fine-grained differences within each zone.</w:t>
      </w:r>
    </w:p>
    <w:p w14:paraId="471F7061" w14:textId="77777777" w:rsidR="009E7445" w:rsidRPr="0056695D" w:rsidRDefault="006B0B75" w:rsidP="0096185D">
      <w:pPr>
        <w:pStyle w:val="Heading2"/>
        <w:spacing w:line="480" w:lineRule="auto"/>
        <w:rPr>
          <w:szCs w:val="24"/>
        </w:rPr>
      </w:pPr>
      <w:bookmarkStart w:id="54" w:name="h.721q8a50h6b7" w:colFirst="0" w:colLast="0"/>
      <w:bookmarkEnd w:id="54"/>
      <w:r w:rsidRPr="0056695D">
        <w:rPr>
          <w:szCs w:val="24"/>
        </w:rPr>
        <w:t>Meta-analytic functional specialization</w:t>
      </w:r>
    </w:p>
    <w:p w14:paraId="63636AEB" w14:textId="507F0C28" w:rsidR="00E77236" w:rsidRDefault="006B0B75" w:rsidP="00E77236">
      <w:pPr>
        <w:pStyle w:val="Normal1"/>
        <w:rPr>
          <w:rFonts w:ascii="Times" w:hAnsi="Times"/>
          <w:sz w:val="24"/>
          <w:szCs w:val="24"/>
        </w:rPr>
      </w:pPr>
      <w:r w:rsidRPr="0056695D">
        <w:rPr>
          <w:rFonts w:ascii="Times" w:hAnsi="Times"/>
          <w:sz w:val="24"/>
          <w:szCs w:val="24"/>
        </w:rPr>
        <w:tab/>
      </w:r>
      <w:r w:rsidR="00195B6B">
        <w:rPr>
          <w:rFonts w:ascii="Times" w:hAnsi="Times"/>
          <w:sz w:val="24"/>
          <w:szCs w:val="24"/>
        </w:rPr>
        <w:t xml:space="preserve">To test if MFC zones and sub-regions exhibited distinct functional specialization, </w:t>
      </w:r>
      <w:r w:rsidRPr="0056695D">
        <w:rPr>
          <w:rFonts w:ascii="Times" w:hAnsi="Times"/>
          <w:sz w:val="24"/>
          <w:szCs w:val="24"/>
        </w:rPr>
        <w:t xml:space="preserve">we </w:t>
      </w:r>
      <w:r w:rsidR="005A6338" w:rsidRPr="0056695D">
        <w:rPr>
          <w:rFonts w:ascii="Times" w:hAnsi="Times"/>
          <w:sz w:val="24"/>
          <w:szCs w:val="24"/>
        </w:rPr>
        <w:t xml:space="preserve">used a data-driven approach that </w:t>
      </w:r>
      <w:r w:rsidR="0002234A" w:rsidRPr="0056695D">
        <w:rPr>
          <w:rFonts w:ascii="Times" w:hAnsi="Times"/>
          <w:sz w:val="24"/>
          <w:szCs w:val="24"/>
        </w:rPr>
        <w:t xml:space="preserve">surveyed a broad range of </w:t>
      </w:r>
      <w:r w:rsidR="00195B6B">
        <w:rPr>
          <w:rFonts w:ascii="Times" w:hAnsi="Times"/>
          <w:sz w:val="24"/>
          <w:szCs w:val="24"/>
        </w:rPr>
        <w:t>psychological</w:t>
      </w:r>
      <w:r w:rsidR="001A0C27" w:rsidRPr="0056695D">
        <w:rPr>
          <w:rFonts w:ascii="Times" w:hAnsi="Times"/>
          <w:sz w:val="24"/>
          <w:szCs w:val="24"/>
        </w:rPr>
        <w:t xml:space="preserve"> states</w:t>
      </w:r>
      <w:r w:rsidR="0002234A" w:rsidRPr="0056695D">
        <w:rPr>
          <w:rFonts w:ascii="Times" w:hAnsi="Times"/>
          <w:sz w:val="24"/>
          <w:szCs w:val="24"/>
        </w:rPr>
        <w:t xml:space="preserve"> </w:t>
      </w:r>
      <w:r w:rsidR="00195B6B">
        <w:rPr>
          <w:rFonts w:ascii="Times" w:hAnsi="Times"/>
          <w:sz w:val="24"/>
          <w:szCs w:val="24"/>
        </w:rPr>
        <w:t>to</w:t>
      </w:r>
      <w:r w:rsidR="0002234A" w:rsidRPr="0056695D">
        <w:rPr>
          <w:rFonts w:ascii="Times" w:hAnsi="Times"/>
          <w:sz w:val="24"/>
          <w:szCs w:val="24"/>
        </w:rPr>
        <w:t xml:space="preserve"> </w:t>
      </w:r>
      <w:r w:rsidR="00195B6B" w:rsidRPr="0056695D">
        <w:rPr>
          <w:rFonts w:ascii="Times" w:hAnsi="Times"/>
          <w:sz w:val="24"/>
          <w:szCs w:val="24"/>
        </w:rPr>
        <w:t>identify</w:t>
      </w:r>
      <w:r w:rsidR="0002234A" w:rsidRPr="0056695D">
        <w:rPr>
          <w:rFonts w:ascii="Times" w:hAnsi="Times"/>
          <w:sz w:val="24"/>
          <w:szCs w:val="24"/>
        </w:rPr>
        <w:t xml:space="preserve"> th</w:t>
      </w:r>
      <w:r w:rsidR="00195B6B">
        <w:rPr>
          <w:rFonts w:ascii="Times" w:hAnsi="Times"/>
          <w:sz w:val="24"/>
          <w:szCs w:val="24"/>
        </w:rPr>
        <w:t xml:space="preserve">ose </w:t>
      </w:r>
      <w:del w:id="55" w:author="Tal Yarkoni" w:date="2015-09-24T09:54:00Z">
        <w:r w:rsidR="00195B6B" w:rsidDel="00E80C21">
          <w:rPr>
            <w:rFonts w:ascii="Times" w:hAnsi="Times"/>
            <w:sz w:val="24"/>
            <w:szCs w:val="24"/>
          </w:rPr>
          <w:delText xml:space="preserve">significantly predictive </w:delText>
        </w:r>
        <w:r w:rsidR="00882F06" w:rsidDel="00E80C21">
          <w:rPr>
            <w:rFonts w:ascii="Times" w:hAnsi="Times"/>
            <w:sz w:val="24"/>
            <w:szCs w:val="24"/>
          </w:rPr>
          <w:delText xml:space="preserve">of </w:delText>
        </w:r>
        <w:r w:rsidR="00195B6B" w:rsidDel="00E80C21">
          <w:rPr>
            <w:rFonts w:ascii="Times" w:hAnsi="Times"/>
            <w:sz w:val="24"/>
            <w:szCs w:val="24"/>
          </w:rPr>
          <w:delText>their</w:delText>
        </w:r>
      </w:del>
      <w:ins w:id="56" w:author="Tal Yarkoni" w:date="2015-09-24T09:54:00Z">
        <w:r w:rsidR="00E80C21">
          <w:rPr>
            <w:rFonts w:ascii="Times" w:hAnsi="Times"/>
            <w:sz w:val="24"/>
            <w:szCs w:val="24"/>
          </w:rPr>
          <w:t>maximally predictive of</w:t>
        </w:r>
      </w:ins>
      <w:r w:rsidR="00195B6B">
        <w:rPr>
          <w:rFonts w:ascii="Times" w:hAnsi="Times"/>
          <w:sz w:val="24"/>
          <w:szCs w:val="24"/>
        </w:rPr>
        <w:t xml:space="preserve"> activation</w:t>
      </w:r>
      <w:ins w:id="57" w:author="Tal Yarkoni" w:date="2015-09-24T09:54:00Z">
        <w:r w:rsidR="00E80C21">
          <w:rPr>
            <w:rFonts w:ascii="Times" w:hAnsi="Times"/>
            <w:sz w:val="24"/>
            <w:szCs w:val="24"/>
          </w:rPr>
          <w:t xml:space="preserve"> in each MFC region</w:t>
        </w:r>
      </w:ins>
      <w:r w:rsidR="00195B6B">
        <w:rPr>
          <w:rFonts w:ascii="Times" w:hAnsi="Times"/>
          <w:sz w:val="24"/>
          <w:szCs w:val="24"/>
        </w:rPr>
        <w:t>. For each cluster, we trained a</w:t>
      </w:r>
      <w:r w:rsidR="00195B6B" w:rsidRPr="0056695D">
        <w:rPr>
          <w:rFonts w:ascii="Times" w:hAnsi="Times"/>
          <w:sz w:val="24"/>
          <w:szCs w:val="24"/>
        </w:rPr>
        <w:t xml:space="preserve"> </w:t>
      </w:r>
      <w:r w:rsidR="00195B6B">
        <w:rPr>
          <w:rFonts w:ascii="Times" w:hAnsi="Times"/>
          <w:sz w:val="24"/>
          <w:szCs w:val="24"/>
        </w:rPr>
        <w:t>multivariate classifier</w:t>
      </w:r>
      <w:r w:rsidR="00195B6B" w:rsidRPr="0056695D">
        <w:rPr>
          <w:rFonts w:ascii="Times" w:hAnsi="Times"/>
          <w:sz w:val="24"/>
          <w:szCs w:val="24"/>
        </w:rPr>
        <w:t xml:space="preserve"> to</w:t>
      </w:r>
      <w:r w:rsidR="00195B6B">
        <w:rPr>
          <w:rFonts w:ascii="Times" w:hAnsi="Times"/>
          <w:sz w:val="24"/>
          <w:szCs w:val="24"/>
        </w:rPr>
        <w:t xml:space="preserve"> predict which studies activated the cluster using </w:t>
      </w:r>
      <w:r w:rsidR="00026443" w:rsidRPr="0056695D">
        <w:rPr>
          <w:rFonts w:ascii="Times" w:hAnsi="Times"/>
          <w:sz w:val="24"/>
          <w:szCs w:val="24"/>
        </w:rPr>
        <w:t xml:space="preserve">a set of 34 </w:t>
      </w:r>
      <w:r w:rsidR="00195B6B">
        <w:rPr>
          <w:rFonts w:ascii="Times" w:hAnsi="Times"/>
          <w:sz w:val="24"/>
          <w:szCs w:val="24"/>
        </w:rPr>
        <w:t>psychological</w:t>
      </w:r>
      <w:r w:rsidR="00026443" w:rsidRPr="0056695D">
        <w:rPr>
          <w:rFonts w:ascii="Times" w:hAnsi="Times"/>
          <w:sz w:val="24"/>
          <w:szCs w:val="24"/>
        </w:rPr>
        <w:t xml:space="preserve"> concepts </w:t>
      </w:r>
      <w:r w:rsidR="00195B6B">
        <w:rPr>
          <w:rFonts w:ascii="Times" w:hAnsi="Times"/>
          <w:sz w:val="24"/>
          <w:szCs w:val="24"/>
        </w:rPr>
        <w:t>derived</w:t>
      </w:r>
      <w:r w:rsidR="00026443" w:rsidRPr="0056695D">
        <w:rPr>
          <w:rFonts w:ascii="Times" w:hAnsi="Times"/>
          <w:sz w:val="24"/>
          <w:szCs w:val="24"/>
        </w:rPr>
        <w:t xml:space="preserve"> </w:t>
      </w:r>
      <w:r w:rsidR="00195B6B">
        <w:rPr>
          <w:rFonts w:ascii="Times" w:hAnsi="Times"/>
          <w:sz w:val="24"/>
          <w:szCs w:val="24"/>
        </w:rPr>
        <w:t>by applying a</w:t>
      </w:r>
      <w:r w:rsidR="00026443" w:rsidRPr="0056695D">
        <w:rPr>
          <w:rFonts w:ascii="Times" w:hAnsi="Times"/>
          <w:sz w:val="24"/>
          <w:szCs w:val="24"/>
        </w:rPr>
        <w:t xml:space="preserve"> standard topic modeling approach to the text of articles in the d</w:t>
      </w:r>
      <w:r w:rsidR="00195B6B">
        <w:rPr>
          <w:rFonts w:ascii="Times" w:hAnsi="Times"/>
          <w:sz w:val="24"/>
          <w:szCs w:val="24"/>
        </w:rPr>
        <w:t xml:space="preserve">atabase </w:t>
      </w:r>
      <w:r w:rsidR="006E5BEF">
        <w:rPr>
          <w:rFonts w:ascii="Times" w:hAnsi="Times"/>
          <w:sz w:val="24"/>
          <w:szCs w:val="24"/>
        </w:rPr>
        <w:fldChar w:fldCharType="begin"/>
      </w:r>
      <w:r w:rsidR="00991DD4">
        <w:rPr>
          <w:rFonts w:ascii="Times" w:hAnsi="Times"/>
          <w:sz w:val="24"/>
          <w:szCs w:val="24"/>
        </w:rPr>
        <w:instrText xml:space="preserve"> ADDIN PAPERS2_CITATIONS &lt;citation&gt;&lt;uuid&gt;25F159F2-8AD0-487B-A875-522DAB0DC435&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Pr>
          <w:rFonts w:ascii="Times" w:hAnsi="Times"/>
          <w:sz w:val="24"/>
          <w:szCs w:val="24"/>
        </w:rPr>
        <w:fldChar w:fldCharType="separate"/>
      </w:r>
      <w:r w:rsidR="006E5BEF">
        <w:rPr>
          <w:rFonts w:ascii="Cambria" w:hAnsi="Cambria" w:cs="Cambria"/>
        </w:rPr>
        <w:t>(38)</w:t>
      </w:r>
      <w:r w:rsidR="006E5BEF">
        <w:rPr>
          <w:rFonts w:ascii="Times" w:hAnsi="Times"/>
          <w:sz w:val="24"/>
          <w:szCs w:val="24"/>
        </w:rPr>
        <w:fldChar w:fldCharType="end"/>
      </w:r>
      <w:r w:rsidR="006E5BEF">
        <w:rPr>
          <w:rFonts w:ascii="Times" w:hAnsi="Times"/>
          <w:sz w:val="24"/>
          <w:szCs w:val="24"/>
        </w:rPr>
        <w:t xml:space="preserve"> </w:t>
      </w:r>
      <w:r w:rsidR="00026443" w:rsidRPr="0056695D">
        <w:rPr>
          <w:rFonts w:ascii="Times" w:hAnsi="Times"/>
          <w:sz w:val="24"/>
          <w:szCs w:val="24"/>
        </w:rPr>
        <w:t xml:space="preserve">(See </w:t>
      </w:r>
      <w:r w:rsidR="00D55F23">
        <w:rPr>
          <w:rFonts w:ascii="Times" w:hAnsi="Times"/>
          <w:sz w:val="24"/>
          <w:szCs w:val="24"/>
        </w:rPr>
        <w:t>Table S1</w:t>
      </w:r>
      <w:r w:rsidR="00195B6B">
        <w:rPr>
          <w:rFonts w:ascii="Times" w:hAnsi="Times"/>
          <w:sz w:val="24"/>
          <w:szCs w:val="24"/>
        </w:rPr>
        <w:t xml:space="preserve"> for list of topics). From the resulting fitted classifiers,</w:t>
      </w:r>
      <w:r w:rsidR="006706F2" w:rsidRPr="0056695D">
        <w:rPr>
          <w:rFonts w:ascii="Times" w:hAnsi="Times"/>
          <w:sz w:val="24"/>
          <w:szCs w:val="24"/>
        </w:rPr>
        <w:t xml:space="preserve"> we </w:t>
      </w:r>
      <w:r w:rsidR="00195B6B">
        <w:rPr>
          <w:rFonts w:ascii="Times" w:hAnsi="Times"/>
          <w:sz w:val="24"/>
          <w:szCs w:val="24"/>
        </w:rPr>
        <w:t>calculated the</w:t>
      </w:r>
      <w:r w:rsidR="006706F2" w:rsidRPr="0056695D">
        <w:rPr>
          <w:rFonts w:ascii="Times" w:hAnsi="Times"/>
          <w:sz w:val="24"/>
          <w:szCs w:val="24"/>
        </w:rPr>
        <w:t xml:space="preserve"> </w:t>
      </w:r>
      <w:r w:rsidR="00195B6B">
        <w:rPr>
          <w:rFonts w:ascii="Times" w:hAnsi="Times"/>
          <w:sz w:val="24"/>
          <w:szCs w:val="24"/>
        </w:rPr>
        <w:t>extent to which each psychological concept predicted activity in each cluster and restricted interpretation to significant associations (p&lt;0.001) using permutation testing.</w:t>
      </w:r>
    </w:p>
    <w:p w14:paraId="1E55052F" w14:textId="75AB9BFA" w:rsidR="006C18A7" w:rsidRDefault="00D12B9B" w:rsidP="0096185D">
      <w:pPr>
        <w:pStyle w:val="Normal1"/>
        <w:rPr>
          <w:rFonts w:ascii="Times" w:hAnsi="Times"/>
          <w:sz w:val="24"/>
          <w:szCs w:val="24"/>
        </w:rPr>
      </w:pPr>
      <w:r w:rsidRPr="0056695D">
        <w:rPr>
          <w:rFonts w:ascii="Times" w:hAnsi="Times"/>
          <w:sz w:val="24"/>
          <w:szCs w:val="24"/>
        </w:rPr>
        <w:t xml:space="preserve">Across the three </w:t>
      </w:r>
      <w:r w:rsidR="00195B6B">
        <w:rPr>
          <w:rFonts w:ascii="Times" w:hAnsi="Times"/>
          <w:sz w:val="24"/>
          <w:szCs w:val="24"/>
        </w:rPr>
        <w:t>broad MFC zones,</w:t>
      </w:r>
      <w:r w:rsidRPr="0056695D">
        <w:rPr>
          <w:rFonts w:ascii="Times" w:hAnsi="Times"/>
          <w:sz w:val="24"/>
          <w:szCs w:val="24"/>
        </w:rPr>
        <w:t xml:space="preserve"> we observed distinct </w:t>
      </w:r>
      <w:r w:rsidR="00195B6B">
        <w:rPr>
          <w:rFonts w:ascii="Times" w:hAnsi="Times"/>
          <w:sz w:val="24"/>
          <w:szCs w:val="24"/>
        </w:rPr>
        <w:t xml:space="preserve">functional </w:t>
      </w:r>
      <w:r w:rsidRPr="0056695D">
        <w:rPr>
          <w:rFonts w:ascii="Times" w:hAnsi="Times"/>
          <w:sz w:val="24"/>
          <w:szCs w:val="24"/>
        </w:rPr>
        <w:t>patterns, consistent with their divergent patte</w:t>
      </w:r>
      <w:r w:rsidR="00026443" w:rsidRPr="0056695D">
        <w:rPr>
          <w:rFonts w:ascii="Times" w:hAnsi="Times"/>
          <w:sz w:val="24"/>
          <w:szCs w:val="24"/>
        </w:rPr>
        <w:t>rns of functional co-activation (</w:t>
      </w:r>
      <w:r w:rsidR="0056695D">
        <w:rPr>
          <w:rFonts w:ascii="Times" w:hAnsi="Times"/>
          <w:sz w:val="24"/>
          <w:szCs w:val="24"/>
        </w:rPr>
        <w:t>Fig.</w:t>
      </w:r>
      <w:r w:rsidR="00026443" w:rsidRPr="0056695D">
        <w:rPr>
          <w:rFonts w:ascii="Times" w:hAnsi="Times"/>
          <w:sz w:val="24"/>
          <w:szCs w:val="24"/>
        </w:rPr>
        <w:t xml:space="preserve"> 4</w:t>
      </w:r>
      <w:r w:rsidR="006B0B75" w:rsidRPr="0056695D">
        <w:rPr>
          <w:rFonts w:ascii="Times" w:hAnsi="Times"/>
          <w:sz w:val="24"/>
          <w:szCs w:val="24"/>
        </w:rPr>
        <w:t xml:space="preserve">). </w:t>
      </w:r>
      <w:r w:rsidRPr="0056695D">
        <w:rPr>
          <w:rFonts w:ascii="Times" w:hAnsi="Times"/>
          <w:sz w:val="24"/>
          <w:szCs w:val="24"/>
        </w:rPr>
        <w:t xml:space="preserve">The </w:t>
      </w:r>
      <w:r w:rsidR="00CF3004" w:rsidRPr="0056695D">
        <w:rPr>
          <w:rFonts w:ascii="Times" w:hAnsi="Times"/>
          <w:sz w:val="24"/>
          <w:szCs w:val="24"/>
        </w:rPr>
        <w:t>posterior</w:t>
      </w:r>
      <w:r w:rsidRPr="0056695D">
        <w:rPr>
          <w:rFonts w:ascii="Times" w:hAnsi="Times"/>
          <w:sz w:val="24"/>
          <w:szCs w:val="24"/>
        </w:rPr>
        <w:t xml:space="preserve"> zone</w:t>
      </w:r>
      <w:r w:rsidR="006B0B75" w:rsidRPr="0056695D">
        <w:rPr>
          <w:rFonts w:ascii="Times" w:hAnsi="Times"/>
          <w:sz w:val="24"/>
          <w:szCs w:val="24"/>
        </w:rPr>
        <w:t xml:space="preserve"> was primaril</w:t>
      </w:r>
      <w:r w:rsidR="00CF3004" w:rsidRPr="0056695D">
        <w:rPr>
          <w:rFonts w:ascii="Times" w:hAnsi="Times"/>
          <w:sz w:val="24"/>
          <w:szCs w:val="24"/>
        </w:rPr>
        <w:t xml:space="preserve">y involved with motor function, including gaze, consistent with its co-activation with </w:t>
      </w:r>
      <w:r w:rsidR="00195B6B">
        <w:rPr>
          <w:rFonts w:ascii="Times" w:hAnsi="Times"/>
          <w:sz w:val="24"/>
          <w:szCs w:val="24"/>
        </w:rPr>
        <w:t>motor regions</w:t>
      </w:r>
      <w:r w:rsidR="00CF3004" w:rsidRPr="0056695D">
        <w:rPr>
          <w:rFonts w:ascii="Times" w:hAnsi="Times"/>
          <w:sz w:val="24"/>
          <w:szCs w:val="24"/>
        </w:rPr>
        <w:t xml:space="preserve">. </w:t>
      </w:r>
      <w:r w:rsidR="004423BC" w:rsidRPr="0056695D">
        <w:rPr>
          <w:rFonts w:ascii="Times" w:hAnsi="Times"/>
          <w:sz w:val="24"/>
          <w:szCs w:val="24"/>
        </w:rPr>
        <w:t xml:space="preserve">The middle zone was </w:t>
      </w:r>
      <w:r w:rsidR="00E50118" w:rsidRPr="0056695D">
        <w:rPr>
          <w:rFonts w:ascii="Times" w:hAnsi="Times"/>
          <w:sz w:val="24"/>
          <w:szCs w:val="24"/>
        </w:rPr>
        <w:t>primarily</w:t>
      </w:r>
      <w:r w:rsidR="004423BC" w:rsidRPr="0056695D">
        <w:rPr>
          <w:rFonts w:ascii="Times" w:hAnsi="Times"/>
          <w:sz w:val="24"/>
          <w:szCs w:val="24"/>
        </w:rPr>
        <w:t xml:space="preserve"> associated with </w:t>
      </w:r>
      <w:r w:rsidR="006B0B75" w:rsidRPr="0056695D">
        <w:rPr>
          <w:rFonts w:ascii="Times" w:hAnsi="Times"/>
          <w:sz w:val="24"/>
          <w:szCs w:val="24"/>
        </w:rPr>
        <w:t xml:space="preserve">various facets of cognitive control, but </w:t>
      </w:r>
      <w:r w:rsidR="004423BC" w:rsidRPr="0056695D">
        <w:rPr>
          <w:rFonts w:ascii="Times" w:hAnsi="Times"/>
          <w:sz w:val="24"/>
          <w:szCs w:val="24"/>
        </w:rPr>
        <w:t xml:space="preserve">was </w:t>
      </w:r>
      <w:r w:rsidR="006B0B75" w:rsidRPr="0056695D">
        <w:rPr>
          <w:rFonts w:ascii="Times" w:hAnsi="Times"/>
          <w:sz w:val="24"/>
          <w:szCs w:val="24"/>
        </w:rPr>
        <w:t xml:space="preserve">also </w:t>
      </w:r>
      <w:r w:rsidR="004423BC" w:rsidRPr="0056695D">
        <w:rPr>
          <w:rFonts w:ascii="Times" w:hAnsi="Times"/>
          <w:sz w:val="24"/>
          <w:szCs w:val="24"/>
        </w:rPr>
        <w:t xml:space="preserve">predicted by </w:t>
      </w:r>
      <w:r w:rsidR="00195B6B">
        <w:rPr>
          <w:rFonts w:ascii="Times" w:hAnsi="Times"/>
          <w:sz w:val="24"/>
          <w:szCs w:val="24"/>
        </w:rPr>
        <w:t>affective processing,</w:t>
      </w:r>
      <w:r w:rsidR="004423BC" w:rsidRPr="0056695D">
        <w:rPr>
          <w:rFonts w:ascii="Times" w:hAnsi="Times"/>
          <w:sz w:val="24"/>
          <w:szCs w:val="24"/>
        </w:rPr>
        <w:t xml:space="preserve"> such</w:t>
      </w:r>
      <w:r w:rsidR="006B0B75" w:rsidRPr="0056695D">
        <w:rPr>
          <w:rFonts w:ascii="Times" w:hAnsi="Times"/>
          <w:sz w:val="24"/>
          <w:szCs w:val="24"/>
        </w:rPr>
        <w:t xml:space="preserve"> as pain,</w:t>
      </w:r>
      <w:r w:rsidR="00026443" w:rsidRPr="0056695D">
        <w:rPr>
          <w:rFonts w:ascii="Times" w:hAnsi="Times"/>
          <w:sz w:val="24"/>
          <w:szCs w:val="24"/>
        </w:rPr>
        <w:t xml:space="preserve"> reward, </w:t>
      </w:r>
      <w:r w:rsidR="004423BC" w:rsidRPr="0056695D">
        <w:rPr>
          <w:rFonts w:ascii="Times" w:hAnsi="Times"/>
          <w:sz w:val="24"/>
          <w:szCs w:val="24"/>
        </w:rPr>
        <w:t>decision-making</w:t>
      </w:r>
      <w:r w:rsidR="006B0B75" w:rsidRPr="0056695D">
        <w:rPr>
          <w:rFonts w:ascii="Times" w:hAnsi="Times"/>
          <w:sz w:val="24"/>
          <w:szCs w:val="24"/>
        </w:rPr>
        <w:t>.</w:t>
      </w:r>
      <w:r w:rsidR="00195B6B">
        <w:rPr>
          <w:rFonts w:ascii="Times" w:hAnsi="Times"/>
          <w:sz w:val="24"/>
          <w:szCs w:val="24"/>
        </w:rPr>
        <w:t xml:space="preserve"> Consistent with its distinct pattern of co-activation, the anterior</w:t>
      </w:r>
      <w:r w:rsidR="002547A7" w:rsidRPr="0056695D">
        <w:rPr>
          <w:rFonts w:ascii="Times" w:hAnsi="Times"/>
          <w:sz w:val="24"/>
          <w:szCs w:val="24"/>
        </w:rPr>
        <w:t xml:space="preserve"> zone </w:t>
      </w:r>
      <w:r w:rsidR="00195B6B">
        <w:rPr>
          <w:rFonts w:ascii="Times" w:hAnsi="Times"/>
          <w:sz w:val="24"/>
          <w:szCs w:val="24"/>
        </w:rPr>
        <w:t>showed a distinct shift away from goal-directed cognition and was</w:t>
      </w:r>
      <w:r w:rsidR="002547A7" w:rsidRPr="0056695D">
        <w:rPr>
          <w:rFonts w:ascii="Times" w:hAnsi="Times"/>
          <w:sz w:val="24"/>
          <w:szCs w:val="24"/>
        </w:rPr>
        <w:t xml:space="preserve"> strongly associated with affective processes, such as reward</w:t>
      </w:r>
      <w:r w:rsidR="00026443" w:rsidRPr="0056695D">
        <w:rPr>
          <w:rFonts w:ascii="Times" w:hAnsi="Times"/>
          <w:sz w:val="24"/>
          <w:szCs w:val="24"/>
        </w:rPr>
        <w:t>, fear</w:t>
      </w:r>
      <w:r w:rsidR="002547A7" w:rsidRPr="0056695D">
        <w:rPr>
          <w:rFonts w:ascii="Times" w:hAnsi="Times"/>
          <w:sz w:val="24"/>
          <w:szCs w:val="24"/>
        </w:rPr>
        <w:t xml:space="preserve"> and decision-making</w:t>
      </w:r>
      <w:r w:rsidR="00195B6B">
        <w:rPr>
          <w:rFonts w:ascii="Times" w:hAnsi="Times"/>
          <w:sz w:val="24"/>
          <w:szCs w:val="24"/>
        </w:rPr>
        <w:t xml:space="preserve">, as well as social processing. </w:t>
      </w:r>
    </w:p>
    <w:p w14:paraId="6AECD0D9" w14:textId="3156FFBF" w:rsidR="00E77236" w:rsidRDefault="00E77236" w:rsidP="00E77236">
      <w:pPr>
        <w:pStyle w:val="Normal1"/>
        <w:ind w:firstLine="0"/>
        <w:rPr>
          <w:rFonts w:ascii="Times" w:hAnsi="Times"/>
          <w:sz w:val="24"/>
          <w:szCs w:val="24"/>
        </w:rPr>
      </w:pPr>
      <w:r>
        <w:rPr>
          <w:rFonts w:ascii="Times" w:hAnsi="Times"/>
          <w:noProof/>
          <w:sz w:val="24"/>
          <w:szCs w:val="24"/>
        </w:rPr>
        <w:lastRenderedPageBreak/>
        <w:drawing>
          <wp:inline distT="0" distB="0" distL="0" distR="0" wp14:anchorId="719E218B" wp14:editId="46B9EC1E">
            <wp:extent cx="6073457" cy="38296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6073457" cy="3829652"/>
                    </a:xfrm>
                    <a:prstGeom prst="rect">
                      <a:avLst/>
                    </a:prstGeom>
                  </pic:spPr>
                </pic:pic>
              </a:graphicData>
            </a:graphic>
          </wp:inline>
        </w:drawing>
      </w:r>
    </w:p>
    <w:p w14:paraId="638B1D38" w14:textId="798D1C38" w:rsidR="00E77236" w:rsidRDefault="00E77236" w:rsidP="00E77236">
      <w:pPr>
        <w:ind w:firstLine="0"/>
        <w:rPr>
          <w:szCs w:val="24"/>
        </w:rPr>
      </w:pPr>
      <w:r w:rsidRPr="0096185D">
        <w:rPr>
          <w:bCs/>
          <w:szCs w:val="24"/>
        </w:rPr>
        <w:t>Figure 4</w:t>
      </w:r>
      <w:r w:rsidRPr="0096185D">
        <w:rPr>
          <w:szCs w:val="24"/>
        </w:rPr>
        <w:t>. Functional</w:t>
      </w:r>
      <w:r w:rsidRPr="0056695D">
        <w:rPr>
          <w:szCs w:val="24"/>
        </w:rPr>
        <w:t xml:space="preserve"> specialization profile of MFC clusters. Each cluster was profiled to determine which </w:t>
      </w:r>
      <w:r>
        <w:rPr>
          <w:szCs w:val="24"/>
        </w:rPr>
        <w:t xml:space="preserve">psychological concepts best predicted </w:t>
      </w:r>
      <w:r w:rsidRPr="0056695D">
        <w:rPr>
          <w:szCs w:val="24"/>
        </w:rPr>
        <w:t>its activation. Top) Each of the three functional zones we identified showed distinct functional profiles with broad shifts across cognitive domains Bottom) Within each zone, sub-region</w:t>
      </w:r>
      <w:r>
        <w:rPr>
          <w:szCs w:val="24"/>
        </w:rPr>
        <w:t>s</w:t>
      </w:r>
      <w:r w:rsidRPr="0056695D">
        <w:rPr>
          <w:szCs w:val="24"/>
        </w:rPr>
        <w:t xml:space="preserve"> showed fine-grained shifts in functional</w:t>
      </w:r>
      <w:ins w:id="58" w:author="Tal Yarkoni" w:date="2015-09-24T09:55:00Z">
        <w:r w:rsidR="00E80C21">
          <w:rPr>
            <w:szCs w:val="24"/>
          </w:rPr>
          <w:t xml:space="preserve"> profile</w:t>
        </w:r>
      </w:ins>
      <w:r w:rsidRPr="0056695D">
        <w:rPr>
          <w:szCs w:val="24"/>
        </w:rPr>
        <w:t>. Strength of association</w:t>
      </w:r>
      <w:r>
        <w:rPr>
          <w:szCs w:val="24"/>
        </w:rPr>
        <w:t>s</w:t>
      </w:r>
      <w:r w:rsidRPr="0056695D">
        <w:rPr>
          <w:szCs w:val="24"/>
        </w:rPr>
        <w:t xml:space="preserve"> </w:t>
      </w:r>
      <w:r>
        <w:rPr>
          <w:szCs w:val="24"/>
        </w:rPr>
        <w:t>is measured in log-odds ratio</w:t>
      </w:r>
      <w:ins w:id="59" w:author="Tal Yarkoni" w:date="2015-09-24T09:56:00Z">
        <w:r w:rsidR="00E80C21">
          <w:rPr>
            <w:szCs w:val="24"/>
          </w:rPr>
          <w:t>,</w:t>
        </w:r>
      </w:ins>
      <w:r>
        <w:rPr>
          <w:szCs w:val="24"/>
        </w:rPr>
        <w:t xml:space="preserve"> and permutation</w:t>
      </w:r>
      <w:ins w:id="60" w:author="Tal Yarkoni" w:date="2015-09-24T09:56:00Z">
        <w:r w:rsidR="00E80C21">
          <w:rPr>
            <w:szCs w:val="24"/>
          </w:rPr>
          <w:t>-</w:t>
        </w:r>
      </w:ins>
      <w:del w:id="61" w:author="Tal Yarkoni" w:date="2015-09-24T09:56:00Z">
        <w:r w:rsidDel="00E80C21">
          <w:rPr>
            <w:szCs w:val="24"/>
          </w:rPr>
          <w:delText xml:space="preserve"> test </w:delText>
        </w:r>
      </w:del>
      <w:r>
        <w:rPr>
          <w:szCs w:val="24"/>
        </w:rPr>
        <w:t xml:space="preserve">based significance </w:t>
      </w:r>
      <w:ins w:id="62" w:author="Tal Yarkoni" w:date="2015-09-24T09:56:00Z">
        <w:r w:rsidR="00E80C21">
          <w:rPr>
            <w:szCs w:val="24"/>
          </w:rPr>
          <w:t>(</w:t>
        </w:r>
      </w:ins>
      <w:del w:id="63" w:author="Tal Yarkoni" w:date="2015-09-24T09:56:00Z">
        <w:r w:rsidDel="00E80C21">
          <w:rPr>
            <w:szCs w:val="24"/>
          </w:rPr>
          <w:delText xml:space="preserve">at </w:delText>
        </w:r>
      </w:del>
      <w:r>
        <w:rPr>
          <w:szCs w:val="24"/>
        </w:rPr>
        <w:t>p&lt;0.0001</w:t>
      </w:r>
      <w:ins w:id="64" w:author="Tal Yarkoni" w:date="2015-09-24T09:56:00Z">
        <w:r w:rsidR="00E80C21">
          <w:rPr>
            <w:szCs w:val="24"/>
          </w:rPr>
          <w:t>)</w:t>
        </w:r>
      </w:ins>
      <w:r>
        <w:rPr>
          <w:szCs w:val="24"/>
        </w:rPr>
        <w:t xml:space="preserve"> is indicated next to each psychological concept by color-coded </w:t>
      </w:r>
      <w:r w:rsidRPr="0056695D">
        <w:rPr>
          <w:szCs w:val="24"/>
        </w:rPr>
        <w:t>do</w:t>
      </w:r>
      <w:r>
        <w:rPr>
          <w:szCs w:val="24"/>
        </w:rPr>
        <w:t xml:space="preserve">ts corresponding to each region. </w:t>
      </w:r>
    </w:p>
    <w:p w14:paraId="3D403702" w14:textId="77777777" w:rsidR="00E77236" w:rsidRPr="0056695D" w:rsidRDefault="00E77236" w:rsidP="0096185D">
      <w:pPr>
        <w:pStyle w:val="Normal1"/>
        <w:rPr>
          <w:rFonts w:ascii="Times" w:hAnsi="Times"/>
          <w:sz w:val="24"/>
          <w:szCs w:val="24"/>
        </w:rPr>
      </w:pPr>
    </w:p>
    <w:p w14:paraId="3D3A2820" w14:textId="6EE1D2F0" w:rsidR="009E7445" w:rsidRPr="0056695D" w:rsidRDefault="00195B6B" w:rsidP="00873E71">
      <w:pPr>
        <w:pStyle w:val="Normal1"/>
        <w:ind w:firstLine="720"/>
        <w:rPr>
          <w:rFonts w:ascii="Times" w:hAnsi="Times"/>
          <w:sz w:val="24"/>
          <w:szCs w:val="24"/>
        </w:rPr>
      </w:pPr>
      <w:r>
        <w:rPr>
          <w:rFonts w:ascii="Times" w:hAnsi="Times"/>
          <w:sz w:val="24"/>
          <w:szCs w:val="24"/>
        </w:rPr>
        <w:t xml:space="preserve">Inspection at a finer spatial scale revealed that sub-regions within each zone showed more subtle </w:t>
      </w:r>
      <w:r w:rsidR="000D7123">
        <w:rPr>
          <w:rFonts w:ascii="Times" w:hAnsi="Times"/>
          <w:sz w:val="24"/>
          <w:szCs w:val="24"/>
        </w:rPr>
        <w:t>shifts in function</w:t>
      </w:r>
      <w:r>
        <w:rPr>
          <w:rFonts w:ascii="Times" w:hAnsi="Times"/>
          <w:sz w:val="24"/>
          <w:szCs w:val="24"/>
        </w:rPr>
        <w:t xml:space="preserve">, </w:t>
      </w:r>
      <w:r w:rsidR="000D7123">
        <w:rPr>
          <w:rFonts w:ascii="Times" w:hAnsi="Times"/>
          <w:sz w:val="24"/>
          <w:szCs w:val="24"/>
        </w:rPr>
        <w:t>similar to the</w:t>
      </w:r>
      <w:r>
        <w:rPr>
          <w:rFonts w:ascii="Times" w:hAnsi="Times"/>
          <w:sz w:val="24"/>
          <w:szCs w:val="24"/>
        </w:rPr>
        <w:t xml:space="preserve"> fine-grained shifts in co-activation </w:t>
      </w:r>
      <w:r w:rsidR="000D7123">
        <w:rPr>
          <w:rFonts w:ascii="Times" w:hAnsi="Times"/>
          <w:sz w:val="24"/>
          <w:szCs w:val="24"/>
        </w:rPr>
        <w:t>previously observed</w:t>
      </w:r>
      <w:r>
        <w:rPr>
          <w:rFonts w:ascii="Times" w:hAnsi="Times"/>
          <w:sz w:val="24"/>
          <w:szCs w:val="24"/>
        </w:rPr>
        <w:t>.</w:t>
      </w:r>
      <w:r w:rsidR="001165B6" w:rsidRPr="0056695D">
        <w:rPr>
          <w:rFonts w:ascii="Times" w:hAnsi="Times"/>
          <w:sz w:val="24"/>
          <w:szCs w:val="24"/>
        </w:rPr>
        <w:t xml:space="preserve"> </w:t>
      </w:r>
      <w:r w:rsidR="002C2843">
        <w:rPr>
          <w:rFonts w:ascii="Times" w:hAnsi="Times"/>
          <w:sz w:val="24"/>
          <w:szCs w:val="24"/>
        </w:rPr>
        <w:t>In</w:t>
      </w:r>
      <w:r>
        <w:rPr>
          <w:rFonts w:ascii="Times" w:hAnsi="Times"/>
          <w:sz w:val="24"/>
          <w:szCs w:val="24"/>
        </w:rPr>
        <w:t xml:space="preserve"> </w:t>
      </w:r>
      <w:r w:rsidR="00026443" w:rsidRPr="0056695D">
        <w:rPr>
          <w:rFonts w:ascii="Times" w:hAnsi="Times"/>
          <w:sz w:val="24"/>
          <w:szCs w:val="24"/>
        </w:rPr>
        <w:t xml:space="preserve">the posterior zone, </w:t>
      </w:r>
      <w:r w:rsidR="00873E71">
        <w:rPr>
          <w:rFonts w:ascii="Times" w:hAnsi="Times"/>
          <w:sz w:val="24"/>
          <w:szCs w:val="24"/>
        </w:rPr>
        <w:t xml:space="preserve">activity in </w:t>
      </w:r>
      <w:r w:rsidR="00026443" w:rsidRPr="0056695D">
        <w:rPr>
          <w:rFonts w:ascii="Times" w:hAnsi="Times"/>
          <w:sz w:val="24"/>
          <w:szCs w:val="24"/>
        </w:rPr>
        <w:t>b</w:t>
      </w:r>
      <w:r w:rsidR="001165B6" w:rsidRPr="0056695D">
        <w:rPr>
          <w:rFonts w:ascii="Times" w:hAnsi="Times"/>
          <w:sz w:val="24"/>
          <w:szCs w:val="24"/>
        </w:rPr>
        <w:t>oth</w:t>
      </w:r>
      <w:r w:rsidR="006B0B75" w:rsidRPr="0056695D">
        <w:rPr>
          <w:rFonts w:ascii="Times" w:hAnsi="Times"/>
          <w:sz w:val="24"/>
          <w:szCs w:val="24"/>
        </w:rPr>
        <w:t xml:space="preserve"> </w:t>
      </w:r>
      <w:r>
        <w:rPr>
          <w:rFonts w:ascii="Times" w:hAnsi="Times"/>
          <w:sz w:val="24"/>
          <w:szCs w:val="24"/>
        </w:rPr>
        <w:t xml:space="preserve">clusters </w:t>
      </w:r>
      <w:r w:rsidR="00873E71">
        <w:rPr>
          <w:rFonts w:ascii="Times" w:hAnsi="Times"/>
          <w:sz w:val="24"/>
          <w:szCs w:val="24"/>
        </w:rPr>
        <w:t>was</w:t>
      </w:r>
      <w:r w:rsidR="006B0B75" w:rsidRPr="0056695D">
        <w:rPr>
          <w:rFonts w:ascii="Times" w:hAnsi="Times"/>
          <w:sz w:val="24"/>
          <w:szCs w:val="24"/>
        </w:rPr>
        <w:t xml:space="preserve"> simila</w:t>
      </w:r>
      <w:r w:rsidR="00026443" w:rsidRPr="0056695D">
        <w:rPr>
          <w:rFonts w:ascii="Times" w:hAnsi="Times"/>
          <w:sz w:val="24"/>
          <w:szCs w:val="24"/>
        </w:rPr>
        <w:t xml:space="preserve">rly </w:t>
      </w:r>
      <w:r w:rsidR="00873E71">
        <w:rPr>
          <w:rFonts w:ascii="Times" w:hAnsi="Times"/>
          <w:sz w:val="24"/>
          <w:szCs w:val="24"/>
        </w:rPr>
        <w:t>predicted</w:t>
      </w:r>
      <w:r w:rsidR="00026443" w:rsidRPr="0056695D">
        <w:rPr>
          <w:rFonts w:ascii="Times" w:hAnsi="Times"/>
          <w:sz w:val="24"/>
          <w:szCs w:val="24"/>
        </w:rPr>
        <w:t xml:space="preserve"> </w:t>
      </w:r>
      <w:r w:rsidR="00873E71">
        <w:rPr>
          <w:rFonts w:ascii="Times" w:hAnsi="Times"/>
          <w:sz w:val="24"/>
          <w:szCs w:val="24"/>
        </w:rPr>
        <w:t>by</w:t>
      </w:r>
      <w:r w:rsidR="00026443" w:rsidRPr="0056695D">
        <w:rPr>
          <w:rFonts w:ascii="Times" w:hAnsi="Times"/>
          <w:sz w:val="24"/>
          <w:szCs w:val="24"/>
        </w:rPr>
        <w:t xml:space="preserve"> motor </w:t>
      </w:r>
      <w:r w:rsidR="00026443" w:rsidRPr="0056695D">
        <w:rPr>
          <w:rFonts w:ascii="Times" w:hAnsi="Times"/>
          <w:sz w:val="24"/>
          <w:szCs w:val="24"/>
        </w:rPr>
        <w:lastRenderedPageBreak/>
        <w:t xml:space="preserve">function </w:t>
      </w:r>
      <w:r>
        <w:rPr>
          <w:rFonts w:ascii="Times" w:hAnsi="Times"/>
          <w:sz w:val="24"/>
          <w:szCs w:val="24"/>
        </w:rPr>
        <w:t>and switching. H</w:t>
      </w:r>
      <w:r w:rsidR="00026443" w:rsidRPr="0056695D">
        <w:rPr>
          <w:rFonts w:ascii="Times" w:hAnsi="Times"/>
          <w:sz w:val="24"/>
          <w:szCs w:val="24"/>
        </w:rPr>
        <w:t xml:space="preserve">owever, only </w:t>
      </w:r>
      <w:r w:rsidR="006B0B75" w:rsidRPr="0056695D">
        <w:rPr>
          <w:rFonts w:ascii="Times" w:hAnsi="Times"/>
          <w:sz w:val="24"/>
          <w:szCs w:val="24"/>
        </w:rPr>
        <w:t>caudal SMA was</w:t>
      </w:r>
      <w:ins w:id="65" w:author="Tal Yarkoni" w:date="2015-09-24T09:58:00Z">
        <w:r w:rsidR="007D6354">
          <w:rPr>
            <w:rFonts w:ascii="Times" w:hAnsi="Times"/>
            <w:sz w:val="24"/>
            <w:szCs w:val="24"/>
          </w:rPr>
          <w:t xml:space="preserve"> significantly</w:t>
        </w:r>
      </w:ins>
      <w:r w:rsidR="006B0B75" w:rsidRPr="0056695D">
        <w:rPr>
          <w:rFonts w:ascii="Times" w:hAnsi="Times"/>
          <w:sz w:val="24"/>
          <w:szCs w:val="24"/>
        </w:rPr>
        <w:t xml:space="preserve"> associated with pain, </w:t>
      </w:r>
      <w:r>
        <w:rPr>
          <w:rFonts w:ascii="Times" w:hAnsi="Times"/>
          <w:sz w:val="24"/>
          <w:szCs w:val="24"/>
        </w:rPr>
        <w:t>while</w:t>
      </w:r>
      <w:r w:rsidR="006B0B75" w:rsidRPr="0056695D">
        <w:rPr>
          <w:rFonts w:ascii="Times" w:hAnsi="Times"/>
          <w:sz w:val="24"/>
          <w:szCs w:val="24"/>
        </w:rPr>
        <w:t xml:space="preserve"> rostral SMA showed </w:t>
      </w:r>
      <w:r>
        <w:rPr>
          <w:rFonts w:ascii="Times" w:hAnsi="Times"/>
          <w:sz w:val="24"/>
          <w:szCs w:val="24"/>
        </w:rPr>
        <w:t>significant associations with</w:t>
      </w:r>
      <w:r w:rsidR="006B0B75" w:rsidRPr="0056695D">
        <w:rPr>
          <w:rFonts w:ascii="Times" w:hAnsi="Times"/>
          <w:sz w:val="24"/>
          <w:szCs w:val="24"/>
        </w:rPr>
        <w:t xml:space="preserve"> </w:t>
      </w:r>
      <w:r w:rsidR="00026443" w:rsidRPr="0056695D">
        <w:rPr>
          <w:rFonts w:ascii="Times" w:hAnsi="Times"/>
          <w:sz w:val="24"/>
          <w:szCs w:val="24"/>
        </w:rPr>
        <w:t xml:space="preserve">working memory (WM), inhibition and gaze function. </w:t>
      </w:r>
      <w:r w:rsidR="00873E71">
        <w:rPr>
          <w:rFonts w:ascii="Times" w:hAnsi="Times"/>
          <w:sz w:val="24"/>
          <w:szCs w:val="24"/>
        </w:rPr>
        <w:t xml:space="preserve">In the middle zone, activity in all four sub-regions was significantly predicted by some aspects of cognitive control (conflict and inhibition) and pain, although only activity in pre-SMA was significantly predicted by WM. </w:t>
      </w:r>
      <w:r w:rsidR="53EA2027" w:rsidRPr="0056695D">
        <w:rPr>
          <w:rFonts w:ascii="Times" w:hAnsi="Times"/>
          <w:sz w:val="24"/>
          <w:szCs w:val="24"/>
        </w:rPr>
        <w:t>dACC clusters were further characterized by a</w:t>
      </w:r>
      <w:r w:rsidR="00873E71">
        <w:rPr>
          <w:rFonts w:ascii="Times" w:hAnsi="Times"/>
          <w:sz w:val="24"/>
          <w:szCs w:val="24"/>
        </w:rPr>
        <w:t xml:space="preserve"> strong association with affect--</w:t>
      </w:r>
      <w:r w:rsidR="53EA2027" w:rsidRPr="0056695D">
        <w:rPr>
          <w:rFonts w:ascii="Times" w:hAnsi="Times"/>
          <w:sz w:val="24"/>
          <w:szCs w:val="24"/>
        </w:rPr>
        <w:t xml:space="preserve"> including fear and reward. </w:t>
      </w:r>
      <w:r w:rsidR="00873E71">
        <w:rPr>
          <w:rFonts w:ascii="Times" w:hAnsi="Times"/>
          <w:sz w:val="24"/>
          <w:szCs w:val="24"/>
        </w:rPr>
        <w:t xml:space="preserve">In addition to </w:t>
      </w:r>
      <w:r w:rsidR="00197DDF">
        <w:rPr>
          <w:rFonts w:ascii="Times" w:hAnsi="Times"/>
          <w:sz w:val="24"/>
          <w:szCs w:val="24"/>
        </w:rPr>
        <w:t>differences</w:t>
      </w:r>
      <w:r w:rsidR="00873E71">
        <w:rPr>
          <w:rFonts w:ascii="Times" w:hAnsi="Times"/>
          <w:sz w:val="24"/>
          <w:szCs w:val="24"/>
        </w:rPr>
        <w:t xml:space="preserve"> between pre-SMA and dACC, we </w:t>
      </w:r>
      <w:del w:id="66" w:author="Tal Yarkoni" w:date="2015-09-24T09:56:00Z">
        <w:r w:rsidR="00873E71" w:rsidDel="007D6354">
          <w:rPr>
            <w:rFonts w:ascii="Times" w:hAnsi="Times"/>
            <w:sz w:val="24"/>
            <w:szCs w:val="24"/>
          </w:rPr>
          <w:delText xml:space="preserve">also </w:delText>
        </w:r>
      </w:del>
      <w:r w:rsidR="00873E71">
        <w:rPr>
          <w:rFonts w:ascii="Times" w:hAnsi="Times"/>
          <w:sz w:val="24"/>
          <w:szCs w:val="24"/>
        </w:rPr>
        <w:t xml:space="preserve">found that only activity in caudal pre-SMA was </w:t>
      </w:r>
      <w:ins w:id="67" w:author="Tal Yarkoni" w:date="2015-09-24T09:58:00Z">
        <w:r w:rsidR="00F57F1B">
          <w:rPr>
            <w:rFonts w:ascii="Times" w:hAnsi="Times"/>
            <w:sz w:val="24"/>
            <w:szCs w:val="24"/>
          </w:rPr>
          <w:t xml:space="preserve">significantly </w:t>
        </w:r>
      </w:ins>
      <w:r w:rsidR="00873E71">
        <w:rPr>
          <w:rFonts w:ascii="Times" w:hAnsi="Times"/>
          <w:sz w:val="24"/>
          <w:szCs w:val="24"/>
        </w:rPr>
        <w:t xml:space="preserve">predicted by motor function, while activity in rostral pre-SMA and dACC was </w:t>
      </w:r>
      <w:ins w:id="68" w:author="Tal Yarkoni" w:date="2015-09-24T09:59:00Z">
        <w:r w:rsidR="005B54E4">
          <w:rPr>
            <w:rFonts w:ascii="Times" w:hAnsi="Times"/>
            <w:sz w:val="24"/>
            <w:szCs w:val="24"/>
          </w:rPr>
          <w:t xml:space="preserve">significantly </w:t>
        </w:r>
      </w:ins>
      <w:r w:rsidR="00873E71">
        <w:rPr>
          <w:rFonts w:ascii="Times" w:hAnsi="Times"/>
          <w:sz w:val="24"/>
          <w:szCs w:val="24"/>
        </w:rPr>
        <w:t xml:space="preserve">predicted by decision-making. </w:t>
      </w:r>
    </w:p>
    <w:p w14:paraId="6A8FF062" w14:textId="68663027" w:rsidR="009E7445" w:rsidRPr="0056695D" w:rsidRDefault="00527EA3" w:rsidP="0096185D">
      <w:pPr>
        <w:pStyle w:val="Normal1"/>
        <w:ind w:firstLine="720"/>
        <w:rPr>
          <w:rFonts w:ascii="Times" w:hAnsi="Times"/>
          <w:sz w:val="24"/>
          <w:szCs w:val="24"/>
        </w:rPr>
      </w:pPr>
      <w:r>
        <w:rPr>
          <w:rFonts w:ascii="Times" w:hAnsi="Times"/>
          <w:sz w:val="24"/>
          <w:szCs w:val="24"/>
        </w:rPr>
        <w:t>In the anterior zone, activity in all three sub-regions was significantly predicted by episodic memory and social processing; h</w:t>
      </w:r>
      <w:r w:rsidR="006B0B75" w:rsidRPr="0056695D">
        <w:rPr>
          <w:rFonts w:ascii="Times" w:hAnsi="Times"/>
          <w:sz w:val="24"/>
          <w:szCs w:val="24"/>
        </w:rPr>
        <w:t xml:space="preserve">owever, </w:t>
      </w:r>
      <w:r>
        <w:rPr>
          <w:rFonts w:ascii="Times" w:hAnsi="Times"/>
          <w:sz w:val="24"/>
          <w:szCs w:val="24"/>
        </w:rPr>
        <w:t>the</w:t>
      </w:r>
      <w:r w:rsidR="00026443" w:rsidRPr="0056695D">
        <w:rPr>
          <w:rFonts w:ascii="Times" w:hAnsi="Times"/>
          <w:sz w:val="24"/>
          <w:szCs w:val="24"/>
        </w:rPr>
        <w:t xml:space="preserve"> </w:t>
      </w:r>
      <w:r>
        <w:rPr>
          <w:rFonts w:ascii="Times" w:hAnsi="Times"/>
          <w:sz w:val="24"/>
          <w:szCs w:val="24"/>
        </w:rPr>
        <w:t>association with social processing</w:t>
      </w:r>
      <w:r w:rsidR="00026443" w:rsidRPr="0056695D">
        <w:rPr>
          <w:rFonts w:ascii="Times" w:hAnsi="Times"/>
          <w:sz w:val="24"/>
          <w:szCs w:val="24"/>
        </w:rPr>
        <w:t xml:space="preserve"> peaked in dmPFC, consistent with </w:t>
      </w:r>
      <w:r>
        <w:rPr>
          <w:rFonts w:ascii="Times" w:hAnsi="Times"/>
          <w:sz w:val="24"/>
          <w:szCs w:val="24"/>
        </w:rPr>
        <w:t xml:space="preserve">a </w:t>
      </w:r>
      <w:r w:rsidR="00026443" w:rsidRPr="0056695D">
        <w:rPr>
          <w:rFonts w:ascii="Times" w:hAnsi="Times"/>
          <w:sz w:val="24"/>
          <w:szCs w:val="24"/>
        </w:rPr>
        <w:t xml:space="preserve">previous meta-analysis </w:t>
      </w:r>
      <w:r w:rsidR="00026443" w:rsidRPr="0056695D">
        <w:rPr>
          <w:rFonts w:ascii="Times" w:hAnsi="Times"/>
          <w:sz w:val="24"/>
          <w:szCs w:val="24"/>
        </w:rPr>
        <w:fldChar w:fldCharType="begin"/>
      </w:r>
      <w:r w:rsidR="00991DD4">
        <w:rPr>
          <w:rFonts w:ascii="Times" w:hAnsi="Times"/>
          <w:sz w:val="24"/>
          <w:szCs w:val="24"/>
        </w:rPr>
        <w:instrText xml:space="preserve"> ADDIN PAPERS2_CITATIONS &lt;citation&gt;&lt;uuid&gt;596EB8E7-9AA3-4FE9-B8DC-79765D087731&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56695D">
        <w:rPr>
          <w:rFonts w:ascii="Times" w:hAnsi="Times"/>
          <w:sz w:val="24"/>
          <w:szCs w:val="24"/>
        </w:rPr>
        <w:fldChar w:fldCharType="separate"/>
      </w:r>
      <w:r w:rsidR="006E5BEF">
        <w:rPr>
          <w:rFonts w:ascii="Cambria" w:hAnsi="Cambria" w:cs="Cambria"/>
        </w:rPr>
        <w:t>(18)</w:t>
      </w:r>
      <w:r w:rsidR="00026443" w:rsidRPr="0056695D">
        <w:rPr>
          <w:rFonts w:ascii="Times" w:hAnsi="Times"/>
          <w:sz w:val="24"/>
          <w:szCs w:val="24"/>
        </w:rPr>
        <w:fldChar w:fldCharType="end"/>
      </w:r>
      <w:r w:rsidR="00026443" w:rsidRPr="0056695D">
        <w:rPr>
          <w:rFonts w:ascii="Times" w:hAnsi="Times"/>
          <w:sz w:val="24"/>
          <w:szCs w:val="24"/>
        </w:rPr>
        <w:t xml:space="preserve">. </w:t>
      </w:r>
      <w:r>
        <w:rPr>
          <w:rFonts w:ascii="Times" w:hAnsi="Times"/>
          <w:sz w:val="24"/>
          <w:szCs w:val="24"/>
        </w:rPr>
        <w:t xml:space="preserve">In contrast, the reverse was true for reward and decision-making: only activity in rACC and vmPFC was significantly </w:t>
      </w:r>
      <w:ins w:id="69" w:author="Tal Yarkoni" w:date="2015-09-24T09:59:00Z">
        <w:r w:rsidR="005B54E4">
          <w:rPr>
            <w:rFonts w:ascii="Times" w:hAnsi="Times"/>
            <w:sz w:val="24"/>
            <w:szCs w:val="24"/>
          </w:rPr>
          <w:t xml:space="preserve">predicted </w:t>
        </w:r>
      </w:ins>
      <w:r>
        <w:rPr>
          <w:rFonts w:ascii="Times" w:hAnsi="Times"/>
          <w:sz w:val="24"/>
          <w:szCs w:val="24"/>
        </w:rPr>
        <w:t>by these processes.</w:t>
      </w:r>
      <w:r w:rsidR="00026443" w:rsidRPr="0056695D">
        <w:rPr>
          <w:rFonts w:ascii="Times" w:hAnsi="Times"/>
          <w:sz w:val="24"/>
          <w:szCs w:val="24"/>
        </w:rPr>
        <w:t xml:space="preserve"> </w:t>
      </w:r>
      <w:r>
        <w:rPr>
          <w:rFonts w:ascii="Times" w:hAnsi="Times"/>
          <w:sz w:val="24"/>
          <w:szCs w:val="24"/>
        </w:rPr>
        <w:t>Moreover</w:t>
      </w:r>
      <w:r w:rsidR="00026443" w:rsidRPr="0056695D">
        <w:rPr>
          <w:rFonts w:ascii="Times" w:hAnsi="Times"/>
          <w:sz w:val="24"/>
          <w:szCs w:val="24"/>
        </w:rPr>
        <w:t xml:space="preserve">, </w:t>
      </w:r>
      <w:r>
        <w:rPr>
          <w:rFonts w:ascii="Times" w:hAnsi="Times"/>
          <w:sz w:val="24"/>
          <w:szCs w:val="24"/>
        </w:rPr>
        <w:t xml:space="preserve">fear was maximally associated with vmPFC, </w:t>
      </w:r>
      <w:r w:rsidR="00026443" w:rsidRPr="0056695D">
        <w:rPr>
          <w:rFonts w:ascii="Times" w:hAnsi="Times"/>
          <w:sz w:val="24"/>
          <w:szCs w:val="24"/>
        </w:rPr>
        <w:t xml:space="preserve">consistent with its strong co-activation with the amygdala. </w:t>
      </w:r>
      <w:r>
        <w:rPr>
          <w:rFonts w:ascii="Times" w:hAnsi="Times"/>
          <w:sz w:val="24"/>
          <w:szCs w:val="24"/>
        </w:rPr>
        <w:t>Interestingly, however, no region in the anterior zone was significantly associated with pain processing, suggesting fear and pain have dissociable associations in MFC.</w:t>
      </w:r>
      <w:r w:rsidR="00026443" w:rsidRPr="0056695D">
        <w:rPr>
          <w:rFonts w:ascii="Times" w:hAnsi="Times"/>
          <w:sz w:val="24"/>
          <w:szCs w:val="24"/>
        </w:rPr>
        <w:t xml:space="preserve"> </w:t>
      </w:r>
    </w:p>
    <w:p w14:paraId="2F05BD57" w14:textId="77777777" w:rsidR="009E7445" w:rsidRPr="0056695D" w:rsidRDefault="006B0B75" w:rsidP="0096185D">
      <w:pPr>
        <w:pStyle w:val="Heading3"/>
        <w:spacing w:line="480" w:lineRule="auto"/>
        <w:rPr>
          <w:rFonts w:ascii="Times" w:hAnsi="Times"/>
          <w:b w:val="0"/>
          <w:i w:val="0"/>
          <w:sz w:val="24"/>
          <w:szCs w:val="24"/>
        </w:rPr>
      </w:pPr>
      <w:bookmarkStart w:id="70" w:name="h.vmx47fsc7u5x" w:colFirst="0" w:colLast="0"/>
      <w:bookmarkEnd w:id="70"/>
      <w:r w:rsidRPr="0056695D">
        <w:rPr>
          <w:rFonts w:ascii="Times" w:hAnsi="Times"/>
          <w:b w:val="0"/>
          <w:i w:val="0"/>
          <w:sz w:val="24"/>
          <w:szCs w:val="24"/>
        </w:rPr>
        <w:t>Functional complexity</w:t>
      </w:r>
    </w:p>
    <w:p w14:paraId="2AABE5C7" w14:textId="3EAA78BD" w:rsidR="00A004FE" w:rsidRDefault="00123AE8" w:rsidP="0096185D">
      <w:pPr>
        <w:pStyle w:val="Normal1"/>
        <w:ind w:firstLine="720"/>
        <w:rPr>
          <w:rFonts w:ascii="Times" w:hAnsi="Times"/>
          <w:sz w:val="24"/>
          <w:szCs w:val="24"/>
        </w:rPr>
      </w:pPr>
      <w:r w:rsidRPr="0056695D">
        <w:rPr>
          <w:rFonts w:ascii="Times" w:hAnsi="Times"/>
          <w:sz w:val="24"/>
          <w:szCs w:val="24"/>
        </w:rPr>
        <w:t xml:space="preserve">Thus far, we have functionally characterized MFC subregions by </w:t>
      </w:r>
      <w:r w:rsidR="00A465AC" w:rsidRPr="0056695D">
        <w:rPr>
          <w:rFonts w:ascii="Times" w:hAnsi="Times"/>
          <w:sz w:val="24"/>
          <w:szCs w:val="24"/>
        </w:rPr>
        <w:t>determining</w:t>
      </w:r>
      <w:r w:rsidRPr="0056695D">
        <w:rPr>
          <w:rFonts w:ascii="Times" w:hAnsi="Times"/>
          <w:sz w:val="24"/>
          <w:szCs w:val="24"/>
        </w:rPr>
        <w:t xml:space="preserve"> which </w:t>
      </w:r>
      <w:r w:rsidR="00B335D3">
        <w:rPr>
          <w:rFonts w:ascii="Times" w:hAnsi="Times"/>
          <w:sz w:val="24"/>
          <w:szCs w:val="24"/>
        </w:rPr>
        <w:t>psychological</w:t>
      </w:r>
      <w:r w:rsidRPr="0056695D">
        <w:rPr>
          <w:rFonts w:ascii="Times" w:hAnsi="Times"/>
          <w:sz w:val="24"/>
          <w:szCs w:val="24"/>
        </w:rPr>
        <w:t xml:space="preserve"> concepts are most predictive</w:t>
      </w:r>
      <w:r w:rsidR="00A465AC" w:rsidRPr="0056695D">
        <w:rPr>
          <w:rFonts w:ascii="Times" w:hAnsi="Times"/>
          <w:sz w:val="24"/>
          <w:szCs w:val="24"/>
        </w:rPr>
        <w:t xml:space="preserve"> of their activity</w:t>
      </w:r>
      <w:r w:rsidR="00DC75B9" w:rsidRPr="0056695D">
        <w:rPr>
          <w:rFonts w:ascii="Times" w:hAnsi="Times"/>
          <w:sz w:val="24"/>
          <w:szCs w:val="24"/>
        </w:rPr>
        <w:t>.</w:t>
      </w:r>
      <w:r w:rsidRPr="0056695D">
        <w:rPr>
          <w:rFonts w:ascii="Times" w:hAnsi="Times"/>
          <w:sz w:val="24"/>
          <w:szCs w:val="24"/>
        </w:rPr>
        <w:t xml:space="preserve"> </w:t>
      </w:r>
      <w:r w:rsidR="00026443" w:rsidRPr="0056695D">
        <w:rPr>
          <w:rFonts w:ascii="Times" w:hAnsi="Times"/>
          <w:sz w:val="24"/>
          <w:szCs w:val="24"/>
        </w:rPr>
        <w:t xml:space="preserve"> However, we were also interested in determining how broadly or specific</w:t>
      </w:r>
      <w:r w:rsidR="00A465AC" w:rsidRPr="0056695D">
        <w:rPr>
          <w:rFonts w:ascii="Times" w:hAnsi="Times"/>
          <w:sz w:val="24"/>
          <w:szCs w:val="24"/>
        </w:rPr>
        <w:t xml:space="preserve">ally each region was associated to different </w:t>
      </w:r>
      <w:r w:rsidR="00026443" w:rsidRPr="0056695D">
        <w:rPr>
          <w:rFonts w:ascii="Times" w:hAnsi="Times"/>
          <w:sz w:val="24"/>
          <w:szCs w:val="24"/>
        </w:rPr>
        <w:t xml:space="preserve">cognitive processes. We approached this problem by determining the number of </w:t>
      </w:r>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w:t>
      </w:r>
      <w:r w:rsidR="00026443" w:rsidRPr="0056695D">
        <w:rPr>
          <w:rFonts w:ascii="Times" w:hAnsi="Times"/>
          <w:sz w:val="24"/>
          <w:szCs w:val="24"/>
        </w:rPr>
        <w:lastRenderedPageBreak/>
        <w:t xml:space="preserve">that were required to maximally predict activity in each MFC </w:t>
      </w:r>
      <w:r w:rsidR="00A465AC" w:rsidRPr="0056695D">
        <w:rPr>
          <w:rFonts w:ascii="Times" w:hAnsi="Times"/>
          <w:sz w:val="24"/>
          <w:szCs w:val="24"/>
        </w:rPr>
        <w:t>sub-region</w:t>
      </w:r>
      <w:r w:rsidR="00026443" w:rsidRPr="0056695D">
        <w:rPr>
          <w:rFonts w:ascii="Times" w:hAnsi="Times"/>
          <w:sz w:val="24"/>
          <w:szCs w:val="24"/>
        </w:rPr>
        <w:t xml:space="preserve">, reasoning that if a region’s activity can be explained with </w:t>
      </w:r>
      <w:del w:id="71" w:author="Tal Yarkoni" w:date="2015-09-24T10:00:00Z">
        <w:r w:rsidR="00026443" w:rsidRPr="0056695D" w:rsidDel="001B060D">
          <w:rPr>
            <w:rFonts w:ascii="Times" w:hAnsi="Times"/>
            <w:sz w:val="24"/>
            <w:szCs w:val="24"/>
          </w:rPr>
          <w:delText xml:space="preserve">less </w:delText>
        </w:r>
      </w:del>
      <w:ins w:id="72" w:author="Tal Yarkoni" w:date="2015-09-24T10:00:00Z">
        <w:r w:rsidR="001B060D">
          <w:rPr>
            <w:rFonts w:ascii="Times" w:hAnsi="Times"/>
            <w:sz w:val="24"/>
            <w:szCs w:val="24"/>
          </w:rPr>
          <w:t>fewer</w:t>
        </w:r>
        <w:r w:rsidR="001B060D" w:rsidRPr="0056695D">
          <w:rPr>
            <w:rFonts w:ascii="Times" w:hAnsi="Times"/>
            <w:sz w:val="24"/>
            <w:szCs w:val="24"/>
          </w:rPr>
          <w:t xml:space="preserve"> </w:t>
        </w:r>
      </w:ins>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it </w:t>
      </w:r>
      <w:del w:id="73" w:author="Tal Yarkoni" w:date="2015-09-24T09:59:00Z">
        <w:r w:rsidR="00026443" w:rsidRPr="0056695D" w:rsidDel="00750445">
          <w:rPr>
            <w:rFonts w:ascii="Times" w:hAnsi="Times"/>
            <w:sz w:val="24"/>
            <w:szCs w:val="24"/>
          </w:rPr>
          <w:delText>indicates it is associated with</w:delText>
        </w:r>
      </w:del>
      <w:ins w:id="74" w:author="Tal Yarkoni" w:date="2015-09-24T09:59:00Z">
        <w:r w:rsidR="00750445">
          <w:rPr>
            <w:rFonts w:ascii="Times" w:hAnsi="Times"/>
            <w:sz w:val="24"/>
            <w:szCs w:val="24"/>
          </w:rPr>
          <w:t>is</w:t>
        </w:r>
      </w:ins>
      <w:ins w:id="75" w:author="Tal Yarkoni" w:date="2015-09-24T10:00:00Z">
        <w:r w:rsidR="00B15843">
          <w:rPr>
            <w:rFonts w:ascii="Times" w:hAnsi="Times"/>
            <w:sz w:val="24"/>
            <w:szCs w:val="24"/>
          </w:rPr>
          <w:t xml:space="preserve"> likely to play a </w:t>
        </w:r>
        <w:r w:rsidR="00581FD7">
          <w:rPr>
            <w:rFonts w:ascii="Times" w:hAnsi="Times"/>
            <w:sz w:val="24"/>
            <w:szCs w:val="24"/>
          </w:rPr>
          <w:t>more circumscribed role</w:t>
        </w:r>
        <w:r w:rsidR="00B15843">
          <w:rPr>
            <w:rFonts w:ascii="Times" w:hAnsi="Times"/>
            <w:sz w:val="24"/>
            <w:szCs w:val="24"/>
          </w:rPr>
          <w:t xml:space="preserve"> in cognitive processing</w:t>
        </w:r>
      </w:ins>
      <w:del w:id="76" w:author="Tal Yarkoni" w:date="2015-09-24T10:00:00Z">
        <w:r w:rsidR="00026443" w:rsidRPr="0056695D" w:rsidDel="00B15843">
          <w:rPr>
            <w:rFonts w:ascii="Times" w:hAnsi="Times"/>
            <w:sz w:val="24"/>
            <w:szCs w:val="24"/>
          </w:rPr>
          <w:delText xml:space="preserve"> </w:delText>
        </w:r>
      </w:del>
      <w:del w:id="77" w:author="Tal Yarkoni" w:date="2015-09-24T09:59:00Z">
        <w:r w:rsidR="00026443" w:rsidRPr="0056695D" w:rsidDel="00644D69">
          <w:rPr>
            <w:rFonts w:ascii="Times" w:hAnsi="Times"/>
            <w:sz w:val="24"/>
            <w:szCs w:val="24"/>
          </w:rPr>
          <w:delText xml:space="preserve">less </w:delText>
        </w:r>
      </w:del>
      <w:del w:id="78" w:author="Tal Yarkoni" w:date="2015-09-24T10:00:00Z">
        <w:r w:rsidR="00026443" w:rsidRPr="0056695D" w:rsidDel="00B15843">
          <w:rPr>
            <w:rFonts w:ascii="Times" w:hAnsi="Times"/>
            <w:sz w:val="24"/>
            <w:szCs w:val="24"/>
          </w:rPr>
          <w:delText>functions</w:delText>
        </w:r>
      </w:del>
      <w:r w:rsidR="00026443" w:rsidRPr="0056695D">
        <w:rPr>
          <w:rFonts w:ascii="Times" w:hAnsi="Times"/>
          <w:sz w:val="24"/>
          <w:szCs w:val="24"/>
        </w:rPr>
        <w:t xml:space="preserve">. </w:t>
      </w:r>
      <w:r w:rsidR="00A465AC" w:rsidRPr="0056695D">
        <w:rPr>
          <w:rFonts w:ascii="Times" w:hAnsi="Times"/>
          <w:sz w:val="24"/>
          <w:szCs w:val="24"/>
        </w:rPr>
        <w:t>For each region individually</w:t>
      </w:r>
      <w:r w:rsidR="00026443" w:rsidRPr="0056695D">
        <w:rPr>
          <w:rFonts w:ascii="Times" w:hAnsi="Times"/>
          <w:sz w:val="24"/>
          <w:szCs w:val="24"/>
        </w:rPr>
        <w:t xml:space="preserve">, we retrained our naïve Bayes classifier using </w:t>
      </w:r>
      <w:r w:rsidR="006B0B75" w:rsidRPr="0056695D">
        <w:rPr>
          <w:rFonts w:ascii="Times" w:hAnsi="Times"/>
          <w:sz w:val="24"/>
          <w:szCs w:val="24"/>
        </w:rPr>
        <w:t xml:space="preserve">only a single cognitive </w:t>
      </w:r>
      <w:r w:rsidR="00026443" w:rsidRPr="0056695D">
        <w:rPr>
          <w:rFonts w:ascii="Times" w:hAnsi="Times"/>
          <w:sz w:val="24"/>
          <w:szCs w:val="24"/>
        </w:rPr>
        <w:t>concept and subsequently added new concepts into the model one by one</w:t>
      </w:r>
      <w:r w:rsidR="00CE6A5D">
        <w:rPr>
          <w:rFonts w:ascii="Times" w:hAnsi="Times"/>
          <w:sz w:val="24"/>
          <w:szCs w:val="24"/>
        </w:rPr>
        <w:t>, ordered by their usefulness in classification.</w:t>
      </w:r>
      <w:r w:rsidR="00026443" w:rsidRPr="0056695D">
        <w:rPr>
          <w:rFonts w:ascii="Times" w:hAnsi="Times"/>
          <w:sz w:val="24"/>
          <w:szCs w:val="24"/>
        </w:rPr>
        <w:t xml:space="preserve"> </w:t>
      </w:r>
      <w:r w:rsidR="00261ED1">
        <w:rPr>
          <w:rFonts w:ascii="Times" w:hAnsi="Times"/>
          <w:sz w:val="24"/>
          <w:szCs w:val="24"/>
        </w:rPr>
        <w:t xml:space="preserve">Not surprisingly, </w:t>
      </w:r>
      <w:r w:rsidR="005A49A8">
        <w:rPr>
          <w:rFonts w:ascii="Times" w:hAnsi="Times"/>
          <w:sz w:val="24"/>
          <w:szCs w:val="24"/>
        </w:rPr>
        <w:t xml:space="preserve">across all sub-regions, performance increased as a function of the </w:t>
      </w:r>
      <w:r w:rsidR="006B0B75" w:rsidRPr="0056695D">
        <w:rPr>
          <w:rFonts w:ascii="Times" w:hAnsi="Times"/>
          <w:sz w:val="24"/>
          <w:szCs w:val="24"/>
        </w:rPr>
        <w:t xml:space="preserve">number of </w:t>
      </w:r>
      <w:r w:rsidR="002117EC">
        <w:rPr>
          <w:rFonts w:ascii="Times" w:hAnsi="Times"/>
          <w:sz w:val="24"/>
          <w:szCs w:val="24"/>
        </w:rPr>
        <w:t xml:space="preserve">psychological concepts in the model, </w:t>
      </w:r>
      <w:r w:rsidR="006B0B75" w:rsidRPr="0056695D">
        <w:rPr>
          <w:rFonts w:ascii="Times" w:hAnsi="Times"/>
          <w:sz w:val="24"/>
          <w:szCs w:val="24"/>
        </w:rPr>
        <w:t>reaching pea</w:t>
      </w:r>
      <w:r w:rsidR="00026443" w:rsidRPr="0056695D">
        <w:rPr>
          <w:rFonts w:ascii="Times" w:hAnsi="Times"/>
          <w:sz w:val="24"/>
          <w:szCs w:val="24"/>
        </w:rPr>
        <w:t xml:space="preserve">k performance </w:t>
      </w:r>
      <w:r w:rsidR="001B304B" w:rsidRPr="0056695D">
        <w:rPr>
          <w:rFonts w:ascii="Times" w:hAnsi="Times"/>
          <w:sz w:val="24"/>
          <w:szCs w:val="24"/>
        </w:rPr>
        <w:t>(receiver operating characteristic area under the curve (ROC-AUC</w:t>
      </w:r>
      <w:r w:rsidR="001B304B">
        <w:rPr>
          <w:rFonts w:ascii="Times" w:hAnsi="Times"/>
          <w:sz w:val="24"/>
          <w:szCs w:val="24"/>
        </w:rPr>
        <w:t xml:space="preserve">): </w:t>
      </w:r>
      <w:r w:rsidR="001B304B" w:rsidRPr="0056695D">
        <w:rPr>
          <w:rFonts w:ascii="Times" w:hAnsi="Times"/>
          <w:sz w:val="24"/>
          <w:szCs w:val="24"/>
        </w:rPr>
        <w:t>0.62)</w:t>
      </w:r>
      <w:r w:rsidR="001B304B">
        <w:rPr>
          <w:rFonts w:ascii="Times" w:hAnsi="Times"/>
          <w:sz w:val="24"/>
          <w:szCs w:val="24"/>
        </w:rPr>
        <w:t xml:space="preserve"> </w:t>
      </w:r>
      <w:del w:id="79" w:author="Tal Yarkoni" w:date="2015-09-24T10:02:00Z">
        <w:r w:rsidR="00026443" w:rsidRPr="0056695D" w:rsidDel="000854A2">
          <w:rPr>
            <w:rFonts w:ascii="Times" w:hAnsi="Times"/>
            <w:sz w:val="24"/>
            <w:szCs w:val="24"/>
          </w:rPr>
          <w:delText xml:space="preserve">with </w:delText>
        </w:r>
      </w:del>
      <w:ins w:id="80" w:author="Tal Yarkoni" w:date="2015-09-24T10:02:00Z">
        <w:r w:rsidR="000854A2">
          <w:rPr>
            <w:rFonts w:ascii="Times" w:hAnsi="Times"/>
            <w:sz w:val="24"/>
            <w:szCs w:val="24"/>
          </w:rPr>
          <w:t xml:space="preserve">at an average of </w:t>
        </w:r>
      </w:ins>
      <w:del w:id="81" w:author="Tal Yarkoni" w:date="2015-09-24T10:02:00Z">
        <w:r w:rsidR="00026443" w:rsidRPr="0056695D" w:rsidDel="00772863">
          <w:rPr>
            <w:rFonts w:ascii="Times" w:hAnsi="Times"/>
            <w:sz w:val="24"/>
            <w:szCs w:val="24"/>
          </w:rPr>
          <w:delText>23.8</w:delText>
        </w:r>
      </w:del>
      <w:ins w:id="82" w:author="Tal Yarkoni" w:date="2015-09-24T10:02:00Z">
        <w:r w:rsidR="00772863">
          <w:rPr>
            <w:rFonts w:ascii="Times" w:hAnsi="Times"/>
            <w:sz w:val="24"/>
            <w:szCs w:val="24"/>
          </w:rPr>
          <w:t>24</w:t>
        </w:r>
        <w:r w:rsidR="000854A2">
          <w:rPr>
            <w:rFonts w:ascii="Times" w:hAnsi="Times"/>
            <w:sz w:val="24"/>
            <w:szCs w:val="24"/>
          </w:rPr>
          <w:t xml:space="preserve"> topics.</w:t>
        </w:r>
      </w:ins>
      <w:del w:id="83" w:author="Tal Yarkoni" w:date="2015-09-24T10:02:00Z">
        <w:r w:rsidR="006B0B75" w:rsidRPr="0056695D" w:rsidDel="000854A2">
          <w:rPr>
            <w:rFonts w:ascii="Times" w:hAnsi="Times"/>
            <w:sz w:val="24"/>
            <w:szCs w:val="24"/>
          </w:rPr>
          <w:delText xml:space="preserve"> </w:delText>
        </w:r>
        <w:commentRangeStart w:id="84"/>
        <w:r w:rsidR="006B0B75" w:rsidRPr="0056695D" w:rsidDel="000854A2">
          <w:rPr>
            <w:rFonts w:ascii="Times" w:hAnsi="Times"/>
            <w:sz w:val="24"/>
            <w:szCs w:val="24"/>
          </w:rPr>
          <w:delText>functions</w:delText>
        </w:r>
        <w:commentRangeEnd w:id="84"/>
        <w:r w:rsidR="00877BF2" w:rsidDel="000854A2">
          <w:rPr>
            <w:rStyle w:val="CommentReference"/>
            <w:rFonts w:ascii="Times" w:hAnsi="Times"/>
          </w:rPr>
          <w:commentReference w:id="84"/>
        </w:r>
        <w:r w:rsidR="003E259F" w:rsidDel="000854A2">
          <w:rPr>
            <w:rFonts w:ascii="Times" w:hAnsi="Times"/>
            <w:sz w:val="24"/>
            <w:szCs w:val="24"/>
          </w:rPr>
          <w:delText xml:space="preserve"> on average</w:delText>
        </w:r>
        <w:r w:rsidR="006B0B75" w:rsidRPr="0056695D" w:rsidDel="000854A2">
          <w:rPr>
            <w:rFonts w:ascii="Times" w:hAnsi="Times"/>
            <w:sz w:val="24"/>
            <w:szCs w:val="24"/>
          </w:rPr>
          <w:delText>.</w:delText>
        </w:r>
        <w:r w:rsidR="006B0B75" w:rsidRPr="0056695D" w:rsidDel="00517E2B">
          <w:rPr>
            <w:rFonts w:ascii="Times" w:hAnsi="Times"/>
            <w:sz w:val="24"/>
            <w:szCs w:val="24"/>
          </w:rPr>
          <w:delText xml:space="preserve"> </w:delText>
        </w:r>
      </w:del>
    </w:p>
    <w:p w14:paraId="65A40680" w14:textId="18B8C70C" w:rsidR="00E77236" w:rsidRDefault="00E77236" w:rsidP="00E77236">
      <w:pPr>
        <w:pStyle w:val="Normal1"/>
        <w:ind w:firstLine="0"/>
        <w:rPr>
          <w:rFonts w:ascii="Times" w:hAnsi="Times"/>
          <w:sz w:val="24"/>
          <w:szCs w:val="24"/>
        </w:rPr>
      </w:pPr>
      <w:r>
        <w:rPr>
          <w:rFonts w:ascii="Times" w:hAnsi="Times"/>
          <w:noProof/>
          <w:sz w:val="24"/>
          <w:szCs w:val="24"/>
        </w:rPr>
        <w:drawing>
          <wp:inline distT="0" distB="0" distL="0" distR="0" wp14:anchorId="03B8C4C5" wp14:editId="727D015A">
            <wp:extent cx="5943600" cy="1697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mplexity.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2AFD3B10" w14:textId="0B3FCB46" w:rsidR="00E77236" w:rsidRPr="0056695D" w:rsidRDefault="00E77236" w:rsidP="00E77236">
      <w:pPr>
        <w:pStyle w:val="Normal1"/>
        <w:tabs>
          <w:tab w:val="left" w:pos="1980"/>
        </w:tabs>
        <w:ind w:firstLine="0"/>
        <w:rPr>
          <w:rFonts w:ascii="Times" w:hAnsi="Times"/>
          <w:sz w:val="24"/>
          <w:szCs w:val="24"/>
        </w:rPr>
      </w:pPr>
      <w:r>
        <w:rPr>
          <w:rFonts w:ascii="Times" w:hAnsi="Times"/>
          <w:sz w:val="24"/>
          <w:szCs w:val="24"/>
        </w:rPr>
        <w:t>Figure</w:t>
      </w:r>
      <w:r w:rsidRPr="0056695D">
        <w:rPr>
          <w:rFonts w:ascii="Times" w:hAnsi="Times"/>
          <w:sz w:val="24"/>
          <w:szCs w:val="24"/>
        </w:rPr>
        <w:t xml:space="preserve"> 5. Functional complexity of MFC. (A) As the number of cognitive functions in the classifier increased (x-axis)</w:t>
      </w:r>
      <w:ins w:id="85" w:author="Tal Yarkoni" w:date="2015-09-24T10:03:00Z">
        <w:r w:rsidR="002E4057">
          <w:rPr>
            <w:rFonts w:ascii="Times" w:hAnsi="Times"/>
            <w:sz w:val="24"/>
            <w:szCs w:val="24"/>
          </w:rPr>
          <w:t>,</w:t>
        </w:r>
      </w:ins>
      <w:r w:rsidRPr="0056695D">
        <w:rPr>
          <w:rFonts w:ascii="Times" w:hAnsi="Times"/>
          <w:sz w:val="24"/>
          <w:szCs w:val="24"/>
        </w:rPr>
        <w:t xml:space="preserve"> discriminability of activity (y-axis) increased for all regions. However, regions varied in the number of topics required to reach maximum discriminability (noted by a circle). Bootstrapped 95% confidence intervals are shown for each region using dotted lines. B) We plotted the average number of topics needed to reach maximum discriminability on a sagittal brain slice. Rostral dACC and rostral ACC required the most </w:t>
      </w:r>
      <w:r>
        <w:rPr>
          <w:rFonts w:ascii="Times" w:hAnsi="Times"/>
          <w:sz w:val="24"/>
          <w:szCs w:val="24"/>
        </w:rPr>
        <w:t>psychological</w:t>
      </w:r>
      <w:r w:rsidRPr="0056695D">
        <w:rPr>
          <w:rFonts w:ascii="Times" w:hAnsi="Times"/>
          <w:sz w:val="24"/>
          <w:szCs w:val="24"/>
        </w:rPr>
        <w:t xml:space="preserve"> concepts to maximally discriminate their activation, while dmPFC and caudal SMA required the least.</w:t>
      </w:r>
    </w:p>
    <w:p w14:paraId="0A6B35C2" w14:textId="61225E0C" w:rsidR="009E7445" w:rsidRPr="0056695D" w:rsidRDefault="006B0B75" w:rsidP="0096185D">
      <w:pPr>
        <w:pStyle w:val="Normal1"/>
        <w:ind w:firstLine="720"/>
        <w:rPr>
          <w:rFonts w:ascii="Times" w:hAnsi="Times"/>
          <w:sz w:val="24"/>
          <w:szCs w:val="24"/>
        </w:rPr>
      </w:pPr>
      <w:r w:rsidRPr="0056695D">
        <w:rPr>
          <w:rFonts w:ascii="Times" w:hAnsi="Times"/>
          <w:sz w:val="24"/>
          <w:szCs w:val="24"/>
        </w:rPr>
        <w:lastRenderedPageBreak/>
        <w:t xml:space="preserve">However, </w:t>
      </w:r>
      <w:r w:rsidR="001A0C27" w:rsidRPr="0056695D">
        <w:rPr>
          <w:rFonts w:ascii="Times" w:hAnsi="Times"/>
          <w:sz w:val="24"/>
          <w:szCs w:val="24"/>
        </w:rPr>
        <w:t>MFC</w:t>
      </w:r>
      <w:r w:rsidRPr="0056695D">
        <w:rPr>
          <w:rFonts w:ascii="Times" w:hAnsi="Times"/>
          <w:sz w:val="24"/>
          <w:szCs w:val="24"/>
        </w:rPr>
        <w:t xml:space="preserve"> regions varied in two key aspects</w:t>
      </w:r>
      <w:r w:rsidR="00D65EA5" w:rsidRPr="0056695D">
        <w:rPr>
          <w:rFonts w:ascii="Times" w:hAnsi="Times"/>
          <w:sz w:val="24"/>
          <w:szCs w:val="24"/>
        </w:rPr>
        <w:t xml:space="preserve"> of these metrics</w:t>
      </w:r>
      <w:r w:rsidRPr="0056695D">
        <w:rPr>
          <w:rFonts w:ascii="Times" w:hAnsi="Times"/>
          <w:sz w:val="24"/>
          <w:szCs w:val="24"/>
        </w:rPr>
        <w:t xml:space="preserve">: maximum </w:t>
      </w:r>
      <w:r w:rsidR="007A64D0" w:rsidRPr="0056695D">
        <w:rPr>
          <w:rFonts w:ascii="Times" w:hAnsi="Times"/>
          <w:sz w:val="24"/>
          <w:szCs w:val="24"/>
        </w:rPr>
        <w:t>discriminability</w:t>
      </w:r>
      <w:r w:rsidRPr="0056695D">
        <w:rPr>
          <w:rFonts w:ascii="Times" w:hAnsi="Times"/>
          <w:sz w:val="24"/>
          <w:szCs w:val="24"/>
        </w:rPr>
        <w:t xml:space="preserve">, and the number of topics required to reach this maximum. The maximum discriminability reflects how well overall a region’s function is explained by the </w:t>
      </w:r>
      <w:r w:rsidR="00B335D3">
        <w:rPr>
          <w:rFonts w:ascii="Times" w:hAnsi="Times"/>
          <w:sz w:val="24"/>
          <w:szCs w:val="24"/>
        </w:rPr>
        <w:t>psychological</w:t>
      </w:r>
      <w:r w:rsidRPr="0056695D">
        <w:rPr>
          <w:rFonts w:ascii="Times" w:hAnsi="Times"/>
          <w:sz w:val="24"/>
          <w:szCs w:val="24"/>
        </w:rPr>
        <w:t xml:space="preserve"> </w:t>
      </w:r>
      <w:r w:rsidR="00026443" w:rsidRPr="0056695D">
        <w:rPr>
          <w:rFonts w:ascii="Times" w:hAnsi="Times"/>
          <w:sz w:val="24"/>
          <w:szCs w:val="24"/>
        </w:rPr>
        <w:t>concepts</w:t>
      </w:r>
      <w:r w:rsidRPr="0056695D">
        <w:rPr>
          <w:rFonts w:ascii="Times" w:hAnsi="Times"/>
          <w:sz w:val="24"/>
          <w:szCs w:val="24"/>
        </w:rPr>
        <w:t xml:space="preserve"> we employed</w:t>
      </w:r>
      <w:r w:rsidR="00026443" w:rsidRPr="0056695D">
        <w:rPr>
          <w:rFonts w:ascii="Times" w:hAnsi="Times"/>
          <w:sz w:val="24"/>
          <w:szCs w:val="24"/>
        </w:rPr>
        <w:t xml:space="preserve"> and</w:t>
      </w:r>
      <w:r w:rsidRPr="0056695D">
        <w:rPr>
          <w:rFonts w:ascii="Times" w:hAnsi="Times"/>
          <w:sz w:val="24"/>
          <w:szCs w:val="24"/>
        </w:rPr>
        <w:t xml:space="preserve"> the number of topics required to reach this maximum reflects the complexity of function observed in each region. Regions in </w:t>
      </w:r>
      <w:r w:rsidR="00026443" w:rsidRPr="0056695D">
        <w:rPr>
          <w:rFonts w:ascii="Times" w:hAnsi="Times"/>
          <w:sz w:val="24"/>
          <w:szCs w:val="24"/>
        </w:rPr>
        <w:t>the middle functional zone</w:t>
      </w:r>
      <w:r w:rsidRPr="0056695D">
        <w:rPr>
          <w:rFonts w:ascii="Times" w:hAnsi="Times"/>
          <w:sz w:val="24"/>
          <w:szCs w:val="24"/>
        </w:rPr>
        <w:t xml:space="preserve"> reached generally lower discriminability, </w:t>
      </w:r>
      <w:r w:rsidR="00026443" w:rsidRPr="0056695D">
        <w:rPr>
          <w:rFonts w:ascii="Times" w:hAnsi="Times"/>
          <w:sz w:val="24"/>
          <w:szCs w:val="24"/>
        </w:rPr>
        <w:t xml:space="preserve">likely because these regions have a high rate of activation across many tasks. </w:t>
      </w:r>
      <w:r w:rsidRPr="0056695D">
        <w:rPr>
          <w:rFonts w:ascii="Times" w:hAnsi="Times"/>
          <w:sz w:val="24"/>
          <w:szCs w:val="24"/>
        </w:rPr>
        <w:t xml:space="preserve">Conversely, regions in mPFC, and in particular vmPFC, reached greater level of discriminability, suggesting </w:t>
      </w:r>
      <w:r w:rsidR="00D65EA5" w:rsidRPr="0056695D">
        <w:rPr>
          <w:rFonts w:ascii="Times" w:hAnsi="Times"/>
          <w:sz w:val="24"/>
          <w:szCs w:val="24"/>
        </w:rPr>
        <w:t xml:space="preserve">that </w:t>
      </w:r>
      <w:r w:rsidR="00026443" w:rsidRPr="0056695D">
        <w:rPr>
          <w:rFonts w:ascii="Times" w:hAnsi="Times"/>
          <w:sz w:val="24"/>
          <w:szCs w:val="24"/>
        </w:rPr>
        <w:t xml:space="preserve">the </w:t>
      </w:r>
      <w:r w:rsidR="00B335D3">
        <w:rPr>
          <w:rFonts w:ascii="Times" w:hAnsi="Times"/>
          <w:sz w:val="24"/>
          <w:szCs w:val="24"/>
        </w:rPr>
        <w:t>psychological</w:t>
      </w:r>
      <w:r w:rsidR="00B335D3" w:rsidRPr="0056695D">
        <w:rPr>
          <w:rFonts w:ascii="Times" w:hAnsi="Times"/>
          <w:sz w:val="24"/>
          <w:szCs w:val="24"/>
        </w:rPr>
        <w:t xml:space="preserve"> </w:t>
      </w:r>
      <w:r w:rsidR="00026443" w:rsidRPr="0056695D">
        <w:rPr>
          <w:rFonts w:ascii="Times" w:hAnsi="Times"/>
          <w:sz w:val="24"/>
          <w:szCs w:val="24"/>
        </w:rPr>
        <w:t xml:space="preserve">concepts we used encompassed their function well. </w:t>
      </w:r>
      <w:r w:rsidRPr="0056695D">
        <w:rPr>
          <w:rFonts w:ascii="Times" w:hAnsi="Times"/>
          <w:sz w:val="24"/>
          <w:szCs w:val="24"/>
        </w:rPr>
        <w:t xml:space="preserve"> </w:t>
      </w:r>
    </w:p>
    <w:p w14:paraId="4DF9FC50" w14:textId="4EEF71A8" w:rsidR="009E7445" w:rsidRPr="0056695D" w:rsidRDefault="006B0B75" w:rsidP="0096185D">
      <w:pPr>
        <w:pStyle w:val="Normal1"/>
        <w:ind w:firstLine="720"/>
        <w:rPr>
          <w:rFonts w:ascii="Times" w:hAnsi="Times"/>
          <w:sz w:val="24"/>
          <w:szCs w:val="24"/>
        </w:rPr>
      </w:pPr>
      <w:commentRangeStart w:id="86"/>
      <w:r w:rsidRPr="0056695D">
        <w:rPr>
          <w:rFonts w:ascii="Times" w:hAnsi="Times"/>
          <w:sz w:val="24"/>
          <w:szCs w:val="24"/>
        </w:rPr>
        <w:t xml:space="preserve">Regions in </w:t>
      </w:r>
      <w:r w:rsidR="001A0C27" w:rsidRPr="0056695D">
        <w:rPr>
          <w:rFonts w:ascii="Times" w:hAnsi="Times"/>
          <w:sz w:val="24"/>
          <w:szCs w:val="24"/>
        </w:rPr>
        <w:t>MFC</w:t>
      </w:r>
      <w:r w:rsidRPr="0056695D">
        <w:rPr>
          <w:rFonts w:ascii="Times" w:hAnsi="Times"/>
          <w:sz w:val="24"/>
          <w:szCs w:val="24"/>
        </w:rPr>
        <w:t xml:space="preserve"> varied in the number of topics required to reach </w:t>
      </w:r>
      <w:r w:rsidR="00454DAB" w:rsidRPr="0056695D">
        <w:rPr>
          <w:rFonts w:ascii="Times" w:hAnsi="Times"/>
          <w:sz w:val="24"/>
          <w:szCs w:val="24"/>
        </w:rPr>
        <w:t xml:space="preserve">the </w:t>
      </w:r>
      <w:r w:rsidRPr="0056695D">
        <w:rPr>
          <w:rFonts w:ascii="Times" w:hAnsi="Times"/>
          <w:sz w:val="24"/>
          <w:szCs w:val="24"/>
        </w:rPr>
        <w:t>maximum discriminability level, a property we termed ‘</w:t>
      </w:r>
      <w:r w:rsidR="008955AD" w:rsidRPr="0056695D">
        <w:rPr>
          <w:rFonts w:ascii="Times" w:hAnsi="Times"/>
          <w:sz w:val="24"/>
          <w:szCs w:val="24"/>
        </w:rPr>
        <w:t>functional complexity’ (</w:t>
      </w:r>
      <w:r w:rsidR="0056695D">
        <w:rPr>
          <w:rFonts w:ascii="Times" w:hAnsi="Times"/>
          <w:sz w:val="24"/>
          <w:szCs w:val="24"/>
        </w:rPr>
        <w:t>Fig.</w:t>
      </w:r>
      <w:r w:rsidR="008955AD" w:rsidRPr="0056695D">
        <w:rPr>
          <w:rFonts w:ascii="Times" w:hAnsi="Times"/>
          <w:sz w:val="24"/>
          <w:szCs w:val="24"/>
        </w:rPr>
        <w:t xml:space="preserve"> 5</w:t>
      </w:r>
      <w:r w:rsidRPr="0056695D">
        <w:rPr>
          <w:rFonts w:ascii="Times" w:hAnsi="Times"/>
          <w:sz w:val="24"/>
          <w:szCs w:val="24"/>
        </w:rPr>
        <w:t>B). Caudal SMA required the fewest number of topics to reach its modest maximum discriminability level</w:t>
      </w:r>
      <w:commentRangeEnd w:id="86"/>
      <w:r w:rsidR="002E4057">
        <w:rPr>
          <w:rStyle w:val="CommentReference"/>
          <w:rFonts w:ascii="Times" w:hAnsi="Times"/>
        </w:rPr>
        <w:commentReference w:id="86"/>
      </w:r>
      <w:r w:rsidRPr="0056695D">
        <w:rPr>
          <w:rFonts w:ascii="Times" w:hAnsi="Times"/>
          <w:sz w:val="24"/>
          <w:szCs w:val="24"/>
        </w:rPr>
        <w:t xml:space="preserve">; in fact, we are able </w:t>
      </w:r>
      <w:r w:rsidR="00A465AC" w:rsidRPr="0056695D">
        <w:rPr>
          <w:rFonts w:ascii="Times" w:hAnsi="Times"/>
          <w:sz w:val="24"/>
          <w:szCs w:val="24"/>
        </w:rPr>
        <w:t>to discriminate activity in caudal SMA</w:t>
      </w:r>
      <w:r w:rsidRPr="0056695D">
        <w:rPr>
          <w:rFonts w:ascii="Times" w:hAnsi="Times"/>
          <w:sz w:val="24"/>
          <w:szCs w:val="24"/>
        </w:rPr>
        <w:t xml:space="preserve"> well above chance using only a single topic: motor function. At the other end of the spectrum, rACC and rostral dACC required a greater number of topics to reach maximum discriminability, suggesting a complex model of cognitive function is required to accurately </w:t>
      </w:r>
      <w:r w:rsidR="008955AD" w:rsidRPr="0056695D">
        <w:rPr>
          <w:rFonts w:ascii="Times" w:hAnsi="Times"/>
          <w:sz w:val="24"/>
          <w:szCs w:val="24"/>
        </w:rPr>
        <w:t xml:space="preserve">predict the activity of these regions. Surprisingly, the two regions with the highest activation base rate, rostral and caudal pre-SMA, did not show the highest functional complexity. </w:t>
      </w:r>
      <w:commentRangeStart w:id="87"/>
      <w:r w:rsidR="008955AD" w:rsidRPr="0056695D">
        <w:rPr>
          <w:rFonts w:ascii="Times" w:hAnsi="Times"/>
          <w:sz w:val="24"/>
          <w:szCs w:val="24"/>
        </w:rPr>
        <w:t xml:space="preserve">In fact, base rate of activation was not significantly correlated with functional </w:t>
      </w:r>
      <w:r w:rsidR="00A465AC" w:rsidRPr="0056695D">
        <w:rPr>
          <w:rFonts w:ascii="Times" w:hAnsi="Times"/>
          <w:sz w:val="24"/>
          <w:szCs w:val="24"/>
        </w:rPr>
        <w:t>complexity across MFC (r = 0.24</w:t>
      </w:r>
      <w:r w:rsidR="008955AD" w:rsidRPr="0056695D">
        <w:rPr>
          <w:rFonts w:ascii="Times" w:hAnsi="Times"/>
          <w:sz w:val="24"/>
          <w:szCs w:val="24"/>
        </w:rPr>
        <w:t xml:space="preserve">). </w:t>
      </w:r>
      <w:commentRangeEnd w:id="87"/>
      <w:r w:rsidR="00211737">
        <w:rPr>
          <w:rStyle w:val="CommentReference"/>
          <w:rFonts w:ascii="Times" w:hAnsi="Times"/>
        </w:rPr>
        <w:commentReference w:id="87"/>
      </w:r>
      <w:r w:rsidR="008955AD" w:rsidRPr="0056695D">
        <w:rPr>
          <w:rFonts w:ascii="Times" w:hAnsi="Times"/>
          <w:sz w:val="24"/>
          <w:szCs w:val="24"/>
        </w:rPr>
        <w:t xml:space="preserve">These findings suggest that highly active areas of MFC in the middle functional zone may not in fact be involved with a wide variety of functions, but instead may </w:t>
      </w:r>
      <w:ins w:id="88" w:author="Tal Yarkoni" w:date="2015-09-24T10:09:00Z">
        <w:r w:rsidR="00312F75">
          <w:rPr>
            <w:rFonts w:ascii="Times" w:hAnsi="Times"/>
            <w:sz w:val="24"/>
            <w:szCs w:val="24"/>
          </w:rPr>
          <w:t xml:space="preserve">support </w:t>
        </w:r>
      </w:ins>
      <w:r w:rsidR="008955AD" w:rsidRPr="0056695D">
        <w:rPr>
          <w:rFonts w:ascii="Times" w:hAnsi="Times"/>
          <w:sz w:val="24"/>
          <w:szCs w:val="24"/>
        </w:rPr>
        <w:t>a smaller set of functions that are often used in a variety of behaviors</w:t>
      </w:r>
      <w:ins w:id="89" w:author="Tal Yarkoni" w:date="2015-09-24T10:09:00Z">
        <w:r w:rsidR="00312F75">
          <w:rPr>
            <w:rFonts w:ascii="Times" w:hAnsi="Times"/>
            <w:sz w:val="24"/>
            <w:szCs w:val="24"/>
          </w:rPr>
          <w:t xml:space="preserve"> </w:t>
        </w:r>
        <w:commentRangeStart w:id="90"/>
        <w:r w:rsidR="00312F75">
          <w:rPr>
            <w:rFonts w:ascii="Times" w:hAnsi="Times"/>
            <w:sz w:val="24"/>
            <w:szCs w:val="24"/>
          </w:rPr>
          <w:t>(cf. Chang et al [CITE])</w:t>
        </w:r>
      </w:ins>
      <w:r w:rsidR="008955AD" w:rsidRPr="0056695D">
        <w:rPr>
          <w:rFonts w:ascii="Times" w:hAnsi="Times"/>
          <w:sz w:val="24"/>
          <w:szCs w:val="24"/>
        </w:rPr>
        <w:t xml:space="preserve">. </w:t>
      </w:r>
      <w:commentRangeEnd w:id="90"/>
      <w:r w:rsidR="00312F75">
        <w:rPr>
          <w:rStyle w:val="CommentReference"/>
          <w:rFonts w:ascii="Times" w:hAnsi="Times"/>
        </w:rPr>
        <w:commentReference w:id="90"/>
      </w:r>
    </w:p>
    <w:p w14:paraId="6F4369FA" w14:textId="77777777" w:rsidR="009E7445" w:rsidRPr="0056695D" w:rsidRDefault="006B0B75" w:rsidP="0096185D">
      <w:pPr>
        <w:pStyle w:val="Heading1"/>
        <w:spacing w:line="480" w:lineRule="auto"/>
        <w:rPr>
          <w:szCs w:val="24"/>
        </w:rPr>
      </w:pPr>
      <w:bookmarkStart w:id="91" w:name="h.tyjcwt" w:colFirst="0" w:colLast="0"/>
      <w:bookmarkEnd w:id="91"/>
      <w:r w:rsidRPr="0056695D">
        <w:rPr>
          <w:szCs w:val="24"/>
        </w:rPr>
        <w:lastRenderedPageBreak/>
        <w:t>Discussion</w:t>
      </w:r>
    </w:p>
    <w:p w14:paraId="08458194" w14:textId="460472EC" w:rsidR="009E7445" w:rsidRPr="0056695D" w:rsidRDefault="00CA3B40" w:rsidP="006529E1">
      <w:pPr>
        <w:pStyle w:val="Normal1"/>
        <w:ind w:firstLine="720"/>
        <w:rPr>
          <w:rFonts w:ascii="Times" w:hAnsi="Times"/>
          <w:sz w:val="24"/>
          <w:szCs w:val="24"/>
        </w:rPr>
      </w:pPr>
      <w:r w:rsidRPr="0056695D">
        <w:rPr>
          <w:rFonts w:ascii="Times" w:hAnsi="Times"/>
          <w:sz w:val="24"/>
          <w:szCs w:val="24"/>
        </w:rPr>
        <w:t>In the current study, we identified and functionally characterized separable regions of the medial frontal cortex by applying a data</w:t>
      </w:r>
      <w:r w:rsidR="006B0B75" w:rsidRPr="0056695D">
        <w:rPr>
          <w:rFonts w:ascii="Times" w:hAnsi="Times"/>
          <w:sz w:val="24"/>
          <w:szCs w:val="24"/>
        </w:rPr>
        <w:t>-driven approach to a large-scale d</w:t>
      </w:r>
      <w:r w:rsidRPr="0056695D">
        <w:rPr>
          <w:rFonts w:ascii="Times" w:hAnsi="Times"/>
          <w:sz w:val="24"/>
          <w:szCs w:val="24"/>
        </w:rPr>
        <w:t xml:space="preserve">atabase of ~10,000 fMRI studies. </w:t>
      </w:r>
      <w:r w:rsidR="006529E1">
        <w:rPr>
          <w:rFonts w:ascii="Times" w:hAnsi="Times"/>
          <w:sz w:val="24"/>
          <w:szCs w:val="24"/>
        </w:rPr>
        <w:t>W</w:t>
      </w:r>
      <w:r w:rsidR="006B0B75" w:rsidRPr="0056695D">
        <w:rPr>
          <w:rFonts w:ascii="Times" w:hAnsi="Times"/>
          <w:sz w:val="24"/>
          <w:szCs w:val="24"/>
        </w:rPr>
        <w:t xml:space="preserve">e identified three </w:t>
      </w:r>
      <w:r w:rsidR="006529E1">
        <w:rPr>
          <w:rFonts w:ascii="Times" w:hAnsi="Times"/>
          <w:sz w:val="24"/>
          <w:szCs w:val="24"/>
        </w:rPr>
        <w:t xml:space="preserve">broad </w:t>
      </w:r>
      <w:r w:rsidR="006B0B75" w:rsidRPr="0056695D">
        <w:rPr>
          <w:rFonts w:ascii="Times" w:hAnsi="Times"/>
          <w:sz w:val="24"/>
          <w:szCs w:val="24"/>
        </w:rPr>
        <w:t>zones</w:t>
      </w:r>
      <w:r w:rsidR="00DC75B9" w:rsidRPr="0056695D">
        <w:rPr>
          <w:rFonts w:ascii="Times" w:hAnsi="Times"/>
          <w:sz w:val="24"/>
          <w:szCs w:val="24"/>
        </w:rPr>
        <w:t xml:space="preserve"> </w:t>
      </w:r>
      <w:r w:rsidR="006529E1">
        <w:rPr>
          <w:rFonts w:ascii="Times" w:hAnsi="Times"/>
          <w:sz w:val="24"/>
          <w:szCs w:val="24"/>
        </w:rPr>
        <w:t xml:space="preserve">arranged along the </w:t>
      </w:r>
      <w:r w:rsidRPr="0056695D">
        <w:rPr>
          <w:rFonts w:ascii="Times" w:hAnsi="Times"/>
          <w:sz w:val="24"/>
          <w:szCs w:val="24"/>
        </w:rPr>
        <w:t>rostra-caudal axis</w:t>
      </w:r>
      <w:r w:rsidR="006529E1">
        <w:rPr>
          <w:rFonts w:ascii="Times" w:hAnsi="Times"/>
          <w:sz w:val="24"/>
          <w:szCs w:val="24"/>
        </w:rPr>
        <w:t xml:space="preserve"> with distinct patterns of whole-brain co-activation and functional specialization</w:t>
      </w:r>
      <w:r w:rsidR="00DC75B9" w:rsidRPr="0056695D">
        <w:rPr>
          <w:rFonts w:ascii="Times" w:hAnsi="Times"/>
          <w:sz w:val="24"/>
          <w:szCs w:val="24"/>
        </w:rPr>
        <w:t xml:space="preserve">. </w:t>
      </w:r>
      <w:r w:rsidR="006529E1">
        <w:rPr>
          <w:rFonts w:ascii="Times" w:hAnsi="Times"/>
          <w:sz w:val="24"/>
          <w:szCs w:val="24"/>
        </w:rPr>
        <w:t>These zones further fractionated into 2-4 subregions consistent with cytoarchitechtonic parcellations that showed more fine-grained shifts in both co-activation and function. Furthermore</w:t>
      </w:r>
      <w:r w:rsidR="006B0B75" w:rsidRPr="0056695D">
        <w:rPr>
          <w:rFonts w:ascii="Times" w:hAnsi="Times"/>
          <w:sz w:val="24"/>
          <w:szCs w:val="24"/>
        </w:rPr>
        <w:t xml:space="preserve">, we quantified the </w:t>
      </w:r>
      <w:r w:rsidR="006529E1">
        <w:rPr>
          <w:rFonts w:ascii="Times" w:hAnsi="Times"/>
          <w:sz w:val="24"/>
          <w:szCs w:val="24"/>
        </w:rPr>
        <w:t xml:space="preserve">functional complexity </w:t>
      </w:r>
      <w:r w:rsidR="006B0B75" w:rsidRPr="0056695D">
        <w:rPr>
          <w:rFonts w:ascii="Times" w:hAnsi="Times"/>
          <w:sz w:val="24"/>
          <w:szCs w:val="24"/>
        </w:rPr>
        <w:t xml:space="preserve">in each of these </w:t>
      </w:r>
      <w:r w:rsidR="006529E1">
        <w:rPr>
          <w:rFonts w:ascii="Times" w:hAnsi="Times"/>
          <w:sz w:val="24"/>
          <w:szCs w:val="24"/>
        </w:rPr>
        <w:t>sub-</w:t>
      </w:r>
      <w:r w:rsidR="006B0B75" w:rsidRPr="0056695D">
        <w:rPr>
          <w:rFonts w:ascii="Times" w:hAnsi="Times"/>
          <w:sz w:val="24"/>
          <w:szCs w:val="24"/>
        </w:rPr>
        <w:t>regions</w:t>
      </w:r>
      <w:r w:rsidR="006529E1">
        <w:rPr>
          <w:rFonts w:ascii="Times" w:hAnsi="Times"/>
          <w:sz w:val="24"/>
          <w:szCs w:val="24"/>
        </w:rPr>
        <w:t xml:space="preserve"> and </w:t>
      </w:r>
      <w:r w:rsidR="006B0B75" w:rsidRPr="0056695D">
        <w:rPr>
          <w:rFonts w:ascii="Times" w:hAnsi="Times"/>
          <w:sz w:val="24"/>
          <w:szCs w:val="24"/>
        </w:rPr>
        <w:t xml:space="preserve">found </w:t>
      </w:r>
      <w:r w:rsidR="005B609C" w:rsidRPr="0056695D">
        <w:rPr>
          <w:rFonts w:ascii="Times" w:hAnsi="Times"/>
          <w:sz w:val="24"/>
          <w:szCs w:val="24"/>
        </w:rPr>
        <w:t>that regions previously hypothesized to show high diversity, such as dACC, only show</w:t>
      </w:r>
      <w:r w:rsidR="006529E1">
        <w:rPr>
          <w:rFonts w:ascii="Times" w:hAnsi="Times"/>
          <w:sz w:val="24"/>
          <w:szCs w:val="24"/>
        </w:rPr>
        <w:t>ed</w:t>
      </w:r>
      <w:r w:rsidR="005B609C" w:rsidRPr="0056695D">
        <w:rPr>
          <w:rFonts w:ascii="Times" w:hAnsi="Times"/>
          <w:sz w:val="24"/>
          <w:szCs w:val="24"/>
        </w:rPr>
        <w:t xml:space="preserve"> moderate </w:t>
      </w:r>
      <w:r w:rsidR="006529E1">
        <w:rPr>
          <w:rFonts w:ascii="Times" w:hAnsi="Times"/>
          <w:sz w:val="24"/>
          <w:szCs w:val="24"/>
        </w:rPr>
        <w:t xml:space="preserve">heterogeneity. </w:t>
      </w:r>
      <w:r w:rsidR="006B0B75" w:rsidRPr="0056695D">
        <w:rPr>
          <w:rFonts w:ascii="Times" w:hAnsi="Times"/>
          <w:sz w:val="24"/>
          <w:szCs w:val="24"/>
        </w:rPr>
        <w:t>Below, we discuss the</w:t>
      </w:r>
      <w:r w:rsidR="006529E1">
        <w:rPr>
          <w:rFonts w:ascii="Times" w:hAnsi="Times"/>
          <w:sz w:val="24"/>
          <w:szCs w:val="24"/>
        </w:rPr>
        <w:t xml:space="preserve"> implications of our</w:t>
      </w:r>
      <w:r w:rsidR="006B0B75" w:rsidRPr="0056695D">
        <w:rPr>
          <w:rFonts w:ascii="Times" w:hAnsi="Times"/>
          <w:sz w:val="24"/>
          <w:szCs w:val="24"/>
        </w:rPr>
        <w:t xml:space="preserve"> results for each zone </w:t>
      </w:r>
      <w:r w:rsidR="006529E1">
        <w:rPr>
          <w:rFonts w:ascii="Times" w:hAnsi="Times"/>
          <w:sz w:val="24"/>
          <w:szCs w:val="24"/>
        </w:rPr>
        <w:t xml:space="preserve">individually. </w:t>
      </w:r>
    </w:p>
    <w:p w14:paraId="301437EC" w14:textId="33B9B13C" w:rsidR="009E7445" w:rsidRPr="0056695D" w:rsidRDefault="00F40EDF" w:rsidP="0096185D">
      <w:pPr>
        <w:pStyle w:val="Normal1"/>
        <w:ind w:firstLine="0"/>
        <w:rPr>
          <w:rFonts w:ascii="Times" w:hAnsi="Times"/>
          <w:sz w:val="24"/>
          <w:szCs w:val="24"/>
        </w:rPr>
      </w:pPr>
      <w:r w:rsidRPr="0056695D">
        <w:rPr>
          <w:rFonts w:ascii="Times" w:hAnsi="Times"/>
          <w:sz w:val="24"/>
          <w:szCs w:val="24"/>
        </w:rPr>
        <w:t>Posterior</w:t>
      </w:r>
      <w:r w:rsidR="00332E1B" w:rsidRPr="0056695D">
        <w:rPr>
          <w:rFonts w:ascii="Times" w:hAnsi="Times"/>
          <w:sz w:val="24"/>
          <w:szCs w:val="24"/>
        </w:rPr>
        <w:t xml:space="preserve"> zone</w:t>
      </w:r>
    </w:p>
    <w:p w14:paraId="69B33132" w14:textId="51737FF0" w:rsidR="003B3D27" w:rsidRPr="0056695D" w:rsidRDefault="00F40EDF" w:rsidP="00037D8A">
      <w:pPr>
        <w:pStyle w:val="Normal1"/>
        <w:ind w:firstLine="720"/>
        <w:rPr>
          <w:rFonts w:ascii="Times" w:hAnsi="Times"/>
          <w:sz w:val="24"/>
          <w:szCs w:val="24"/>
        </w:rPr>
      </w:pPr>
      <w:r w:rsidRPr="0056695D">
        <w:rPr>
          <w:rFonts w:ascii="Times" w:hAnsi="Times"/>
          <w:sz w:val="24"/>
          <w:szCs w:val="24"/>
        </w:rPr>
        <w:t xml:space="preserve">The posterior </w:t>
      </w:r>
      <w:r w:rsidR="00D4126A">
        <w:rPr>
          <w:rFonts w:ascii="Times" w:hAnsi="Times"/>
          <w:sz w:val="24"/>
          <w:szCs w:val="24"/>
        </w:rPr>
        <w:t xml:space="preserve">MFC zone </w:t>
      </w:r>
      <w:r w:rsidR="00D4126A" w:rsidRPr="0056695D">
        <w:rPr>
          <w:rFonts w:ascii="Times" w:hAnsi="Times"/>
          <w:sz w:val="24"/>
          <w:szCs w:val="24"/>
        </w:rPr>
        <w:t xml:space="preserve">spanned </w:t>
      </w:r>
      <w:r w:rsidR="00D4126A">
        <w:rPr>
          <w:rFonts w:ascii="Times" w:hAnsi="Times"/>
          <w:sz w:val="24"/>
          <w:szCs w:val="24"/>
        </w:rPr>
        <w:t>regions</w:t>
      </w:r>
      <w:r w:rsidR="00D4126A" w:rsidRPr="0056695D">
        <w:rPr>
          <w:rFonts w:ascii="Times" w:hAnsi="Times"/>
          <w:sz w:val="24"/>
          <w:szCs w:val="24"/>
        </w:rPr>
        <w:t xml:space="preserve"> previously as</w:t>
      </w:r>
      <w:r w:rsidR="00FE1D1D">
        <w:rPr>
          <w:rFonts w:ascii="Times" w:hAnsi="Times"/>
          <w:sz w:val="24"/>
          <w:szCs w:val="24"/>
        </w:rPr>
        <w:t>sociated with motoric function--such as SMA--</w:t>
      </w:r>
      <w:r w:rsidR="00D4126A" w:rsidRPr="0056695D">
        <w:rPr>
          <w:rFonts w:ascii="Times" w:hAnsi="Times"/>
          <w:sz w:val="24"/>
          <w:szCs w:val="24"/>
        </w:rPr>
        <w:t xml:space="preserve"> and delineated from pre-SMA, in a manner consistent with </w:t>
      </w:r>
      <w:r w:rsidR="00037D8A">
        <w:rPr>
          <w:rFonts w:ascii="Times" w:hAnsi="Times"/>
          <w:sz w:val="24"/>
          <w:szCs w:val="24"/>
        </w:rPr>
        <w:t>cytoarch</w:t>
      </w:r>
      <w:ins w:id="92" w:author="Tal Yarkoni" w:date="2015-09-24T10:10:00Z">
        <w:r w:rsidR="00707BBE">
          <w:rPr>
            <w:rFonts w:ascii="Times" w:hAnsi="Times"/>
            <w:sz w:val="24"/>
            <w:szCs w:val="24"/>
          </w:rPr>
          <w:t>itec</w:t>
        </w:r>
      </w:ins>
      <w:r w:rsidR="00037D8A">
        <w:rPr>
          <w:rFonts w:ascii="Times" w:hAnsi="Times"/>
          <w:sz w:val="24"/>
          <w:szCs w:val="24"/>
        </w:rPr>
        <w:t>tonics</w:t>
      </w:r>
      <w:r w:rsidR="00D4126A" w:rsidRPr="0056695D">
        <w:rPr>
          <w:rFonts w:ascii="Times" w:hAnsi="Times"/>
          <w:sz w:val="24"/>
          <w:szCs w:val="24"/>
        </w:rPr>
        <w:t xml:space="preserve"> </w:t>
      </w:r>
      <w:r w:rsidR="00D4126A">
        <w:rPr>
          <w:rFonts w:ascii="Times" w:hAnsi="Times"/>
          <w:sz w:val="24"/>
          <w:szCs w:val="24"/>
        </w:rPr>
        <w:fldChar w:fldCharType="begin"/>
      </w:r>
      <w:r w:rsidR="00991DD4">
        <w:rPr>
          <w:rFonts w:ascii="Times" w:hAnsi="Times"/>
          <w:sz w:val="24"/>
          <w:szCs w:val="24"/>
        </w:rPr>
        <w:instrText xml:space="preserve"> ADDIN PAPERS2_CITATIONS &lt;citation&gt;&lt;uuid&gt;9F42362B-C8C7-4514-9ECF-1F4BD59267E2&lt;/uuid&gt;&lt;priority&gt;30&lt;/priority&gt;&lt;publications&gt;&lt;publication&gt;&lt;startpage&gt;1&lt;/startpage&gt;&lt;title&gt;Parcellation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Pr>
          <w:rFonts w:ascii="Times" w:hAnsi="Times"/>
          <w:sz w:val="24"/>
          <w:szCs w:val="24"/>
        </w:rPr>
        <w:fldChar w:fldCharType="separate"/>
      </w:r>
      <w:r w:rsidR="00D4126A">
        <w:rPr>
          <w:rFonts w:cs="Times"/>
          <w:szCs w:val="24"/>
        </w:rPr>
        <w:t>(9, 29)</w:t>
      </w:r>
      <w:r w:rsidR="00D4126A">
        <w:rPr>
          <w:rFonts w:ascii="Times" w:hAnsi="Times"/>
          <w:sz w:val="24"/>
          <w:szCs w:val="24"/>
        </w:rPr>
        <w:fldChar w:fldCharType="end"/>
      </w:r>
      <w:r w:rsidR="00D4126A">
        <w:rPr>
          <w:rFonts w:ascii="Times" w:hAnsi="Times"/>
          <w:sz w:val="24"/>
          <w:szCs w:val="24"/>
        </w:rPr>
        <w:t xml:space="preserve"> </w:t>
      </w:r>
      <w:r w:rsidR="00D4126A" w:rsidRPr="0056695D">
        <w:rPr>
          <w:rFonts w:ascii="Times" w:hAnsi="Times"/>
          <w:sz w:val="24"/>
          <w:szCs w:val="24"/>
        </w:rPr>
        <w:t xml:space="preserve">and </w:t>
      </w:r>
      <w:r w:rsidR="00D4126A">
        <w:rPr>
          <w:rFonts w:ascii="Times" w:hAnsi="Times"/>
          <w:sz w:val="24"/>
          <w:szCs w:val="24"/>
        </w:rPr>
        <w:t xml:space="preserve">rs-fMRI connectivity </w:t>
      </w:r>
      <w:r w:rsidR="00D4126A">
        <w:rPr>
          <w:rFonts w:ascii="Times" w:hAnsi="Times"/>
          <w:sz w:val="24"/>
          <w:szCs w:val="24"/>
        </w:rPr>
        <w:fldChar w:fldCharType="begin"/>
      </w:r>
      <w:r w:rsidR="00991DD4">
        <w:rPr>
          <w:rFonts w:ascii="Times" w:hAnsi="Times"/>
          <w:sz w:val="24"/>
          <w:szCs w:val="24"/>
        </w:rPr>
        <w:instrText xml:space="preserve"> ADDIN PAPERS2_CITATIONS &lt;citation&gt;&lt;uuid&gt;6F937FF0-496D-4BFF-B33A-2370AD16D6A4&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Pr>
          <w:rFonts w:ascii="Times" w:hAnsi="Times"/>
          <w:sz w:val="24"/>
          <w:szCs w:val="24"/>
        </w:rPr>
        <w:fldChar w:fldCharType="separate"/>
      </w:r>
      <w:r w:rsidR="00D4126A">
        <w:rPr>
          <w:rFonts w:ascii="Cambria" w:hAnsi="Cambria" w:cs="Cambria"/>
        </w:rPr>
        <w:t>(39)</w:t>
      </w:r>
      <w:r w:rsidR="00D4126A">
        <w:rPr>
          <w:rFonts w:ascii="Times" w:hAnsi="Times"/>
          <w:sz w:val="24"/>
          <w:szCs w:val="24"/>
        </w:rPr>
        <w:fldChar w:fldCharType="end"/>
      </w:r>
      <w:r w:rsidR="00D4126A">
        <w:rPr>
          <w:rFonts w:ascii="Times" w:hAnsi="Times"/>
          <w:sz w:val="24"/>
          <w:szCs w:val="24"/>
        </w:rPr>
        <w:t xml:space="preserve">. Thus, it follows </w:t>
      </w:r>
      <w:ins w:id="93" w:author="Tal Yarkoni" w:date="2015-09-24T10:10:00Z">
        <w:r w:rsidR="00707BBE">
          <w:rPr>
            <w:rFonts w:ascii="Times" w:hAnsi="Times"/>
            <w:sz w:val="24"/>
            <w:szCs w:val="24"/>
          </w:rPr>
          <w:t xml:space="preserve">that </w:t>
        </w:r>
      </w:ins>
      <w:r w:rsidR="00D4126A">
        <w:rPr>
          <w:rFonts w:ascii="Times" w:hAnsi="Times"/>
          <w:sz w:val="24"/>
          <w:szCs w:val="24"/>
        </w:rPr>
        <w:t>this zone was primarily associated with motor function</w:t>
      </w:r>
      <w:ins w:id="94" w:author="Tal Yarkoni" w:date="2015-09-24T10:12:00Z">
        <w:r w:rsidR="00707BBE">
          <w:rPr>
            <w:rFonts w:ascii="Times" w:hAnsi="Times"/>
            <w:sz w:val="24"/>
            <w:szCs w:val="24"/>
          </w:rPr>
          <w:t>,</w:t>
        </w:r>
      </w:ins>
      <w:r w:rsidR="00D4126A">
        <w:rPr>
          <w:rFonts w:ascii="Times" w:hAnsi="Times"/>
          <w:sz w:val="24"/>
          <w:szCs w:val="24"/>
        </w:rPr>
        <w:t xml:space="preserve"> and </w:t>
      </w:r>
      <w:ins w:id="95" w:author="Tal Yarkoni" w:date="2015-09-24T10:12:00Z">
        <w:r w:rsidR="00707BBE">
          <w:rPr>
            <w:rFonts w:ascii="Times" w:hAnsi="Times"/>
            <w:sz w:val="24"/>
            <w:szCs w:val="24"/>
          </w:rPr>
          <w:t xml:space="preserve">was </w:t>
        </w:r>
      </w:ins>
      <w:r w:rsidR="00D4126A">
        <w:rPr>
          <w:rFonts w:ascii="Times" w:hAnsi="Times"/>
          <w:sz w:val="24"/>
          <w:szCs w:val="24"/>
        </w:rPr>
        <w:t xml:space="preserve">co-activated </w:t>
      </w:r>
      <w:r w:rsidR="00037D8A">
        <w:rPr>
          <w:rFonts w:ascii="Times" w:hAnsi="Times"/>
          <w:sz w:val="24"/>
          <w:szCs w:val="24"/>
        </w:rPr>
        <w:t>with key motor regions such as</w:t>
      </w:r>
      <w:r w:rsidR="00D4126A">
        <w:rPr>
          <w:rFonts w:ascii="Times" w:hAnsi="Times"/>
          <w:sz w:val="24"/>
          <w:szCs w:val="24"/>
        </w:rPr>
        <w:t xml:space="preserve"> primary motor cortex and thalamus. </w:t>
      </w:r>
      <w:r w:rsidR="00037D8A">
        <w:rPr>
          <w:rFonts w:ascii="Times" w:hAnsi="Times"/>
          <w:sz w:val="24"/>
          <w:szCs w:val="24"/>
        </w:rPr>
        <w:t>However</w:t>
      </w:r>
      <w:r w:rsidR="00D4126A">
        <w:rPr>
          <w:rFonts w:ascii="Times" w:hAnsi="Times"/>
          <w:sz w:val="24"/>
          <w:szCs w:val="24"/>
        </w:rPr>
        <w:t xml:space="preserve">, our results suggest </w:t>
      </w:r>
      <w:r w:rsidR="00037D8A">
        <w:rPr>
          <w:rFonts w:ascii="Times" w:hAnsi="Times"/>
          <w:sz w:val="24"/>
          <w:szCs w:val="24"/>
        </w:rPr>
        <w:t>that posterior MFC</w:t>
      </w:r>
      <w:r w:rsidR="00D4126A">
        <w:rPr>
          <w:rFonts w:ascii="Times" w:hAnsi="Times"/>
          <w:sz w:val="24"/>
          <w:szCs w:val="24"/>
        </w:rPr>
        <w:t xml:space="preserve"> can be further fractionated into caudal and rostral sub-regions</w:t>
      </w:r>
      <w:r w:rsidR="00037D8A">
        <w:rPr>
          <w:rFonts w:ascii="Times" w:hAnsi="Times"/>
          <w:sz w:val="24"/>
          <w:szCs w:val="24"/>
        </w:rPr>
        <w:t xml:space="preserve"> that specialize in different aspects of motor function.  C</w:t>
      </w:r>
      <w:r w:rsidR="00D4126A">
        <w:rPr>
          <w:rFonts w:ascii="Times" w:hAnsi="Times"/>
          <w:sz w:val="24"/>
          <w:szCs w:val="24"/>
        </w:rPr>
        <w:t xml:space="preserve">audal SMA </w:t>
      </w:r>
      <w:r w:rsidR="00037D8A">
        <w:rPr>
          <w:rFonts w:ascii="Times" w:hAnsi="Times"/>
          <w:sz w:val="24"/>
          <w:szCs w:val="24"/>
        </w:rPr>
        <w:t xml:space="preserve">showed a greater </w:t>
      </w:r>
      <w:r w:rsidR="00CA0CE5">
        <w:rPr>
          <w:rFonts w:ascii="Times" w:hAnsi="Times"/>
          <w:sz w:val="24"/>
          <w:szCs w:val="24"/>
        </w:rPr>
        <w:t>assoc</w:t>
      </w:r>
      <w:ins w:id="96" w:author="Tal Yarkoni" w:date="2015-09-24T10:12:00Z">
        <w:r w:rsidR="00707BBE">
          <w:rPr>
            <w:rFonts w:ascii="Times" w:hAnsi="Times"/>
            <w:sz w:val="24"/>
            <w:szCs w:val="24"/>
          </w:rPr>
          <w:t>i</w:t>
        </w:r>
      </w:ins>
      <w:r w:rsidR="00CA0CE5">
        <w:rPr>
          <w:rFonts w:ascii="Times" w:hAnsi="Times"/>
          <w:sz w:val="24"/>
          <w:szCs w:val="24"/>
        </w:rPr>
        <w:t>ation</w:t>
      </w:r>
      <w:r w:rsidR="00037D8A">
        <w:rPr>
          <w:rFonts w:ascii="Times" w:hAnsi="Times"/>
          <w:sz w:val="24"/>
          <w:szCs w:val="24"/>
        </w:rPr>
        <w:t xml:space="preserve"> with pain processing, as well as co-activation with other key pain regions such as SII and thalamus</w:t>
      </w:r>
      <w:r w:rsidR="00D4126A">
        <w:rPr>
          <w:rFonts w:ascii="Times" w:hAnsi="Times"/>
          <w:sz w:val="24"/>
          <w:szCs w:val="24"/>
        </w:rPr>
        <w:t xml:space="preserve"> </w:t>
      </w:r>
      <w:r w:rsidR="00D4126A" w:rsidRPr="0056695D">
        <w:rPr>
          <w:rFonts w:ascii="Times" w:hAnsi="Times"/>
          <w:sz w:val="24"/>
          <w:szCs w:val="24"/>
        </w:rPr>
        <w:fldChar w:fldCharType="begin"/>
      </w:r>
      <w:r w:rsidR="00991DD4">
        <w:rPr>
          <w:rFonts w:ascii="Times" w:hAnsi="Times"/>
          <w:sz w:val="24"/>
          <w:szCs w:val="24"/>
        </w:rPr>
        <w:instrText xml:space="preserve"> ADDIN PAPERS2_CITATIONS &lt;citation&gt;&lt;uuid&gt;B0E5FE9E-E2C2-4C8B-9EB9-D76081308156&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56695D">
        <w:rPr>
          <w:rFonts w:ascii="Times" w:hAnsi="Times"/>
          <w:sz w:val="24"/>
          <w:szCs w:val="24"/>
        </w:rPr>
        <w:fldChar w:fldCharType="separate"/>
      </w:r>
      <w:r w:rsidR="00D4126A">
        <w:rPr>
          <w:rFonts w:ascii="Cambria" w:hAnsi="Cambria" w:cs="Cambria"/>
        </w:rPr>
        <w:t>(11)</w:t>
      </w:r>
      <w:r w:rsidR="00D4126A" w:rsidRPr="0056695D">
        <w:rPr>
          <w:rFonts w:ascii="Times" w:hAnsi="Times"/>
          <w:sz w:val="24"/>
          <w:szCs w:val="24"/>
        </w:rPr>
        <w:fldChar w:fldCharType="end"/>
      </w:r>
      <w:r w:rsidR="00037D8A">
        <w:rPr>
          <w:rFonts w:ascii="Times" w:hAnsi="Times"/>
          <w:sz w:val="24"/>
          <w:szCs w:val="24"/>
        </w:rPr>
        <w:t xml:space="preserve">. </w:t>
      </w:r>
      <w:r w:rsidR="00CA3B40" w:rsidRPr="0056695D">
        <w:rPr>
          <w:rFonts w:ascii="Times" w:hAnsi="Times"/>
          <w:sz w:val="24"/>
          <w:szCs w:val="24"/>
        </w:rPr>
        <w:t xml:space="preserve">Given that pain signals </w:t>
      </w:r>
      <w:r w:rsidR="00037D8A">
        <w:rPr>
          <w:rFonts w:ascii="Times" w:hAnsi="Times"/>
          <w:sz w:val="24"/>
          <w:szCs w:val="24"/>
        </w:rPr>
        <w:t xml:space="preserve">often </w:t>
      </w:r>
      <w:r w:rsidR="00CA3B40" w:rsidRPr="0056695D">
        <w:rPr>
          <w:rFonts w:ascii="Times" w:hAnsi="Times"/>
          <w:sz w:val="24"/>
          <w:szCs w:val="24"/>
        </w:rPr>
        <w:t xml:space="preserve">indicate </w:t>
      </w:r>
      <w:r w:rsidR="00037D8A">
        <w:rPr>
          <w:rFonts w:ascii="Times" w:hAnsi="Times"/>
          <w:sz w:val="24"/>
          <w:szCs w:val="24"/>
        </w:rPr>
        <w:t xml:space="preserve">the need for </w:t>
      </w:r>
      <w:r w:rsidR="00CA3B40" w:rsidRPr="0056695D">
        <w:rPr>
          <w:rFonts w:ascii="Times" w:hAnsi="Times"/>
          <w:sz w:val="24"/>
          <w:szCs w:val="24"/>
        </w:rPr>
        <w:t xml:space="preserve">motor </w:t>
      </w:r>
      <w:r w:rsidR="00037D8A">
        <w:rPr>
          <w:rFonts w:ascii="Times" w:hAnsi="Times"/>
          <w:sz w:val="24"/>
          <w:szCs w:val="24"/>
        </w:rPr>
        <w:t>action</w:t>
      </w:r>
      <w:r w:rsidR="00CA3B40" w:rsidRPr="0056695D">
        <w:rPr>
          <w:rFonts w:ascii="Times" w:hAnsi="Times"/>
          <w:sz w:val="24"/>
          <w:szCs w:val="24"/>
        </w:rPr>
        <w:t xml:space="preserve"> to avoid damage to </w:t>
      </w:r>
      <w:r w:rsidR="00037D8A">
        <w:rPr>
          <w:rFonts w:ascii="Times" w:hAnsi="Times"/>
          <w:sz w:val="24"/>
          <w:szCs w:val="24"/>
        </w:rPr>
        <w:t>the</w:t>
      </w:r>
      <w:r w:rsidR="00CA3B40" w:rsidRPr="0056695D">
        <w:rPr>
          <w:rFonts w:ascii="Times" w:hAnsi="Times"/>
          <w:sz w:val="24"/>
          <w:szCs w:val="24"/>
        </w:rPr>
        <w:t xml:space="preserve"> organism, </w:t>
      </w:r>
      <w:r w:rsidR="00037D8A">
        <w:rPr>
          <w:rFonts w:ascii="Times" w:hAnsi="Times"/>
          <w:sz w:val="24"/>
          <w:szCs w:val="24"/>
        </w:rPr>
        <w:t>caudal SMA</w:t>
      </w:r>
      <w:r w:rsidR="00CA3B40" w:rsidRPr="0056695D">
        <w:rPr>
          <w:rFonts w:ascii="Times" w:hAnsi="Times"/>
          <w:sz w:val="24"/>
          <w:szCs w:val="24"/>
        </w:rPr>
        <w:t xml:space="preserve"> may be particularly </w:t>
      </w:r>
      <w:r w:rsidR="005B609C" w:rsidRPr="0056695D">
        <w:rPr>
          <w:rFonts w:ascii="Times" w:hAnsi="Times"/>
          <w:sz w:val="24"/>
          <w:szCs w:val="24"/>
        </w:rPr>
        <w:t xml:space="preserve">specialized in </w:t>
      </w:r>
      <w:r w:rsidR="00037D8A">
        <w:rPr>
          <w:rFonts w:ascii="Times" w:hAnsi="Times"/>
          <w:sz w:val="24"/>
          <w:szCs w:val="24"/>
        </w:rPr>
        <w:t>initiating such reflexive movements in response to pain.  In contrast, r</w:t>
      </w:r>
      <w:r w:rsidR="00D4126A">
        <w:rPr>
          <w:rFonts w:ascii="Times" w:hAnsi="Times"/>
          <w:sz w:val="24"/>
          <w:szCs w:val="24"/>
        </w:rPr>
        <w:t>ostral SMA</w:t>
      </w:r>
      <w:r w:rsidR="00037D8A">
        <w:rPr>
          <w:rFonts w:ascii="Times" w:hAnsi="Times"/>
          <w:sz w:val="24"/>
          <w:szCs w:val="24"/>
        </w:rPr>
        <w:t xml:space="preserve"> was implicated </w:t>
      </w:r>
      <w:r w:rsidR="00D4126A">
        <w:rPr>
          <w:rFonts w:ascii="Times" w:hAnsi="Times"/>
          <w:sz w:val="24"/>
          <w:szCs w:val="24"/>
        </w:rPr>
        <w:t xml:space="preserve">in various aspects of </w:t>
      </w:r>
      <w:r w:rsidR="00037D8A">
        <w:rPr>
          <w:rFonts w:ascii="Times" w:hAnsi="Times"/>
          <w:sz w:val="24"/>
          <w:szCs w:val="24"/>
        </w:rPr>
        <w:t>executive function and co-activated</w:t>
      </w:r>
      <w:r w:rsidR="00D4126A">
        <w:rPr>
          <w:rFonts w:ascii="Times" w:hAnsi="Times"/>
          <w:sz w:val="24"/>
          <w:szCs w:val="24"/>
        </w:rPr>
        <w:t xml:space="preserve"> with </w:t>
      </w:r>
      <w:r w:rsidR="00037D8A">
        <w:rPr>
          <w:rFonts w:ascii="Times" w:hAnsi="Times"/>
          <w:sz w:val="24"/>
          <w:szCs w:val="24"/>
        </w:rPr>
        <w:t xml:space="preserve">regions in the fronto-parietal control system such as </w:t>
      </w:r>
      <w:r w:rsidR="00D4126A">
        <w:rPr>
          <w:rFonts w:ascii="Times" w:hAnsi="Times"/>
          <w:sz w:val="24"/>
          <w:szCs w:val="24"/>
        </w:rPr>
        <w:t>rostral DLPFC and aIns</w:t>
      </w:r>
      <w:r w:rsidR="00037D8A">
        <w:rPr>
          <w:rFonts w:ascii="Times" w:hAnsi="Times"/>
          <w:sz w:val="24"/>
          <w:szCs w:val="24"/>
        </w:rPr>
        <w:t xml:space="preserve">. </w:t>
      </w:r>
      <w:r w:rsidR="00CA3B40" w:rsidRPr="0056695D">
        <w:rPr>
          <w:rFonts w:ascii="Times" w:hAnsi="Times"/>
          <w:sz w:val="24"/>
          <w:szCs w:val="24"/>
        </w:rPr>
        <w:t xml:space="preserve">These results are consistent with </w:t>
      </w:r>
      <w:r w:rsidR="00D4126A">
        <w:rPr>
          <w:rFonts w:ascii="Times" w:hAnsi="Times"/>
          <w:sz w:val="24"/>
          <w:szCs w:val="24"/>
        </w:rPr>
        <w:t>the well-</w:t>
      </w:r>
      <w:r w:rsidR="00D4126A">
        <w:rPr>
          <w:rFonts w:ascii="Times" w:hAnsi="Times"/>
          <w:sz w:val="24"/>
          <w:szCs w:val="24"/>
        </w:rPr>
        <w:lastRenderedPageBreak/>
        <w:t>established finding that</w:t>
      </w:r>
      <w:r w:rsidR="00CA3B40" w:rsidRPr="0056695D">
        <w:rPr>
          <w:rFonts w:ascii="Times" w:hAnsi="Times"/>
          <w:sz w:val="24"/>
          <w:szCs w:val="24"/>
        </w:rPr>
        <w:t xml:space="preserve"> the </w:t>
      </w:r>
      <w:r w:rsidR="00D4126A">
        <w:rPr>
          <w:rFonts w:ascii="Times" w:hAnsi="Times"/>
          <w:sz w:val="24"/>
          <w:szCs w:val="24"/>
        </w:rPr>
        <w:t>supplementary</w:t>
      </w:r>
      <w:r w:rsidR="00037D8A">
        <w:rPr>
          <w:rFonts w:ascii="Times" w:hAnsi="Times"/>
          <w:sz w:val="24"/>
          <w:szCs w:val="24"/>
        </w:rPr>
        <w:t xml:space="preserve"> eye fields</w:t>
      </w:r>
      <w:ins w:id="97" w:author="Tal Yarkoni" w:date="2015-09-24T10:12:00Z">
        <w:r w:rsidR="00707BBE">
          <w:rPr>
            <w:rFonts w:ascii="Times" w:hAnsi="Times"/>
            <w:sz w:val="24"/>
            <w:szCs w:val="24"/>
          </w:rPr>
          <w:t xml:space="preserve"> </w:t>
        </w:r>
      </w:ins>
      <w:del w:id="98" w:author="Tal Yarkoni" w:date="2015-09-24T10:12:00Z">
        <w:r w:rsidR="00CA3B40" w:rsidRPr="0056695D" w:rsidDel="00707BBE">
          <w:rPr>
            <w:rFonts w:ascii="Times" w:hAnsi="Times"/>
            <w:sz w:val="24"/>
            <w:szCs w:val="24"/>
          </w:rPr>
          <w:delText xml:space="preserve">, </w:delText>
        </w:r>
      </w:del>
      <w:r w:rsidR="00CA3B40" w:rsidRPr="0056695D">
        <w:rPr>
          <w:rFonts w:ascii="Times" w:hAnsi="Times"/>
          <w:sz w:val="24"/>
          <w:szCs w:val="24"/>
        </w:rPr>
        <w:t xml:space="preserve">are </w:t>
      </w:r>
      <w:r w:rsidR="003B3D27" w:rsidRPr="0056695D">
        <w:rPr>
          <w:rFonts w:ascii="Times" w:hAnsi="Times"/>
          <w:sz w:val="24"/>
          <w:szCs w:val="24"/>
        </w:rPr>
        <w:t>important for high</w:t>
      </w:r>
      <w:r w:rsidR="00D4126A">
        <w:rPr>
          <w:rFonts w:ascii="Times" w:hAnsi="Times"/>
          <w:sz w:val="24"/>
          <w:szCs w:val="24"/>
        </w:rPr>
        <w:t>-level control of eye movements</w:t>
      </w:r>
      <w:r w:rsidR="003B3D27" w:rsidRPr="0056695D">
        <w:rPr>
          <w:rFonts w:ascii="Times" w:hAnsi="Times"/>
          <w:sz w:val="24"/>
          <w:szCs w:val="24"/>
        </w:rPr>
        <w:t xml:space="preserve"> in tasks such as anti-saccade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1EAD9DC8-14FD-4D50-990A-50CB035CD41F&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(40, 41)</w:t>
      </w:r>
      <w:r w:rsidR="0088605C" w:rsidRPr="0056695D">
        <w:rPr>
          <w:rFonts w:ascii="Times" w:hAnsi="Times"/>
          <w:sz w:val="24"/>
          <w:szCs w:val="24"/>
        </w:rPr>
        <w:fldChar w:fldCharType="end"/>
      </w:r>
      <w:r w:rsidR="003B3D27" w:rsidRPr="0056695D">
        <w:rPr>
          <w:rFonts w:ascii="Times" w:hAnsi="Times"/>
          <w:sz w:val="24"/>
          <w:szCs w:val="24"/>
        </w:rPr>
        <w:t xml:space="preserve">. </w:t>
      </w:r>
      <w:r w:rsidR="00037D8A">
        <w:rPr>
          <w:rFonts w:ascii="Times" w:hAnsi="Times"/>
          <w:sz w:val="24"/>
          <w:szCs w:val="24"/>
        </w:rPr>
        <w:t>W</w:t>
      </w:r>
      <w:r w:rsidR="00CA3B40" w:rsidRPr="0056695D">
        <w:rPr>
          <w:rFonts w:ascii="Times" w:hAnsi="Times"/>
          <w:sz w:val="24"/>
          <w:szCs w:val="24"/>
        </w:rPr>
        <w:t xml:space="preserve">hile rostral SMA is unlikely to be involved in the resolution of </w:t>
      </w:r>
      <w:r w:rsidR="00D4126A">
        <w:rPr>
          <w:rFonts w:ascii="Times" w:hAnsi="Times"/>
          <w:sz w:val="24"/>
          <w:szCs w:val="24"/>
        </w:rPr>
        <w:t xml:space="preserve">conflict or direct maintenance of </w:t>
      </w:r>
      <w:r w:rsidR="00037D8A">
        <w:rPr>
          <w:rFonts w:ascii="Times" w:hAnsi="Times"/>
          <w:sz w:val="24"/>
          <w:szCs w:val="24"/>
        </w:rPr>
        <w:t>WM</w:t>
      </w:r>
      <w:r w:rsidR="00CA3B40" w:rsidRPr="0056695D">
        <w:rPr>
          <w:rFonts w:ascii="Times" w:hAnsi="Times"/>
          <w:sz w:val="24"/>
          <w:szCs w:val="24"/>
        </w:rPr>
        <w:t>, the direct cortico</w:t>
      </w:r>
      <w:r w:rsidR="00D02E7F" w:rsidRPr="0056695D">
        <w:rPr>
          <w:rFonts w:ascii="Times" w:hAnsi="Times"/>
          <w:sz w:val="24"/>
          <w:szCs w:val="24"/>
        </w:rPr>
        <w:t>-</w:t>
      </w:r>
      <w:r w:rsidR="00D4126A">
        <w:rPr>
          <w:rFonts w:ascii="Times" w:hAnsi="Times"/>
          <w:sz w:val="24"/>
          <w:szCs w:val="24"/>
        </w:rPr>
        <w:t xml:space="preserve">spinal connections in this region </w:t>
      </w:r>
      <w:r w:rsidR="00D4126A">
        <w:rPr>
          <w:rFonts w:ascii="Times" w:hAnsi="Times"/>
          <w:sz w:val="24"/>
          <w:szCs w:val="24"/>
        </w:rPr>
        <w:fldChar w:fldCharType="begin"/>
      </w:r>
      <w:r w:rsidR="00991DD4">
        <w:rPr>
          <w:rFonts w:ascii="Times" w:hAnsi="Times"/>
          <w:sz w:val="24"/>
          <w:szCs w:val="24"/>
        </w:rPr>
        <w:instrText xml:space="preserve"> ADDIN PAPERS2_CITATIONS &lt;citation&gt;&lt;uuid&gt;864D309B-B082-4848-B8FD-D05646582D19&lt;/uuid&gt;&lt;priority&gt;0&lt;/priority&gt;&lt;publications&gt;&lt;publication&gt;&lt;startpage&gt;1&lt;/startpage&gt;&lt;title&gt;Corticocortical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Pr>
          <w:rFonts w:ascii="Times" w:hAnsi="Times"/>
          <w:sz w:val="24"/>
          <w:szCs w:val="24"/>
        </w:rPr>
        <w:fldChar w:fldCharType="separate"/>
      </w:r>
      <w:r w:rsidR="00991DD4">
        <w:rPr>
          <w:rFonts w:ascii="Cambria" w:hAnsi="Cambria" w:cs="Cambria"/>
        </w:rPr>
        <w:t>(42)</w:t>
      </w:r>
      <w:r w:rsidR="00D4126A">
        <w:rPr>
          <w:rFonts w:ascii="Times" w:hAnsi="Times"/>
          <w:sz w:val="24"/>
          <w:szCs w:val="24"/>
        </w:rPr>
        <w:fldChar w:fldCharType="end"/>
      </w:r>
      <w:r w:rsidR="00D4126A">
        <w:rPr>
          <w:rFonts w:ascii="Times" w:hAnsi="Times"/>
          <w:sz w:val="24"/>
          <w:szCs w:val="24"/>
        </w:rPr>
        <w:t xml:space="preserve"> </w:t>
      </w:r>
      <w:r w:rsidR="00CA3B40" w:rsidRPr="0056695D">
        <w:rPr>
          <w:rFonts w:ascii="Times" w:hAnsi="Times"/>
          <w:sz w:val="24"/>
          <w:szCs w:val="24"/>
        </w:rPr>
        <w:t xml:space="preserve">suggest it is well situated to </w:t>
      </w:r>
      <w:r w:rsidR="00D4126A">
        <w:rPr>
          <w:rFonts w:ascii="Times" w:hAnsi="Times"/>
          <w:sz w:val="24"/>
          <w:szCs w:val="24"/>
        </w:rPr>
        <w:t xml:space="preserve">modify motor </w:t>
      </w:r>
      <w:r w:rsidR="006B6989">
        <w:rPr>
          <w:rFonts w:ascii="Times" w:hAnsi="Times"/>
          <w:sz w:val="24"/>
          <w:szCs w:val="24"/>
        </w:rPr>
        <w:t>action</w:t>
      </w:r>
      <w:r w:rsidR="00D4126A">
        <w:rPr>
          <w:rFonts w:ascii="Times" w:hAnsi="Times"/>
          <w:sz w:val="24"/>
          <w:szCs w:val="24"/>
        </w:rPr>
        <w:t xml:space="preserve"> </w:t>
      </w:r>
      <w:r w:rsidR="00037D8A">
        <w:rPr>
          <w:rFonts w:ascii="Times" w:hAnsi="Times"/>
          <w:sz w:val="24"/>
          <w:szCs w:val="24"/>
        </w:rPr>
        <w:t>to support goal-directed cognition.</w:t>
      </w:r>
    </w:p>
    <w:p w14:paraId="4B420F1B" w14:textId="75D11B0B" w:rsidR="009E7445" w:rsidRPr="0056695D" w:rsidRDefault="00332E1B" w:rsidP="0096185D">
      <w:pPr>
        <w:pStyle w:val="Normal1"/>
        <w:ind w:firstLine="0"/>
        <w:rPr>
          <w:rFonts w:ascii="Times" w:hAnsi="Times"/>
          <w:sz w:val="24"/>
          <w:szCs w:val="24"/>
        </w:rPr>
      </w:pPr>
      <w:r w:rsidRPr="0056695D">
        <w:rPr>
          <w:rFonts w:ascii="Times" w:hAnsi="Times"/>
          <w:color w:val="252525"/>
          <w:sz w:val="24"/>
          <w:szCs w:val="24"/>
        </w:rPr>
        <w:t>Middle zone</w:t>
      </w:r>
    </w:p>
    <w:p w14:paraId="1B8758D0" w14:textId="35AA9BE0" w:rsidR="00CA3B40" w:rsidRPr="0056695D" w:rsidRDefault="0011617D" w:rsidP="00812BE3">
      <w:pPr>
        <w:pStyle w:val="Normal1"/>
        <w:ind w:firstLine="720"/>
        <w:rPr>
          <w:rFonts w:ascii="Times" w:hAnsi="Times"/>
          <w:color w:val="252525"/>
          <w:sz w:val="24"/>
          <w:szCs w:val="24"/>
          <w:highlight w:val="white"/>
        </w:rPr>
      </w:pPr>
      <w:r w:rsidRPr="0056695D">
        <w:rPr>
          <w:rFonts w:ascii="Times" w:hAnsi="Times"/>
          <w:color w:val="252525"/>
          <w:sz w:val="24"/>
          <w:szCs w:val="24"/>
          <w:highlight w:val="white"/>
        </w:rPr>
        <w:t xml:space="preserve">The middle </w:t>
      </w:r>
      <w:r w:rsidR="00812BE3">
        <w:rPr>
          <w:rFonts w:ascii="Times" w:hAnsi="Times"/>
          <w:color w:val="252525"/>
          <w:sz w:val="24"/>
          <w:szCs w:val="24"/>
          <w:highlight w:val="white"/>
        </w:rPr>
        <w:t>MFC zone was associated with a</w:t>
      </w:r>
      <w:r w:rsidRPr="0056695D">
        <w:rPr>
          <w:rFonts w:ascii="Times" w:hAnsi="Times"/>
          <w:color w:val="252525"/>
          <w:sz w:val="24"/>
          <w:szCs w:val="24"/>
          <w:highlight w:val="white"/>
        </w:rPr>
        <w:t xml:space="preserve"> </w:t>
      </w:r>
      <w:commentRangeStart w:id="99"/>
      <w:r w:rsidRPr="0056695D">
        <w:rPr>
          <w:rFonts w:ascii="Times" w:hAnsi="Times"/>
          <w:color w:val="252525"/>
          <w:sz w:val="24"/>
          <w:szCs w:val="24"/>
          <w:highlight w:val="white"/>
        </w:rPr>
        <w:t xml:space="preserve">variety of cognitive control </w:t>
      </w:r>
      <w:commentRangeEnd w:id="99"/>
      <w:r w:rsidR="007A4FF9">
        <w:rPr>
          <w:rStyle w:val="CommentReference"/>
          <w:rFonts w:ascii="Times" w:hAnsi="Times"/>
        </w:rPr>
        <w:commentReference w:id="99"/>
      </w:r>
      <w:r w:rsidR="00A165E1">
        <w:rPr>
          <w:rFonts w:ascii="Times" w:hAnsi="Times"/>
          <w:color w:val="252525"/>
          <w:sz w:val="24"/>
          <w:szCs w:val="24"/>
          <w:highlight w:val="white"/>
        </w:rPr>
        <w:t xml:space="preserve">in addition to negative affect. </w:t>
      </w:r>
      <w:r w:rsidR="00CA3B40" w:rsidRPr="0056695D">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Pr>
          <w:rFonts w:ascii="Times" w:hAnsi="Times"/>
          <w:color w:val="252525"/>
          <w:sz w:val="24"/>
          <w:szCs w:val="24"/>
          <w:highlight w:val="white"/>
        </w:rPr>
        <w:t xml:space="preserve">to cognitive control processes </w:t>
      </w:r>
      <w:r w:rsidR="006057CF">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0C366CF2-3D24-449D-AD1D-4D057C5790C9&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Pr>
          <w:rFonts w:ascii="Times" w:hAnsi="Times"/>
          <w:color w:val="252525"/>
          <w:sz w:val="24"/>
          <w:szCs w:val="24"/>
          <w:highlight w:val="white"/>
        </w:rPr>
        <w:fldChar w:fldCharType="separate"/>
      </w:r>
      <w:r w:rsidR="006E5BEF">
        <w:rPr>
          <w:rFonts w:ascii="Cambria" w:hAnsi="Cambria" w:cs="Cambria"/>
        </w:rPr>
        <w:t>(20)</w:t>
      </w:r>
      <w:r w:rsidR="006057CF">
        <w:rPr>
          <w:rFonts w:ascii="Times" w:hAnsi="Times"/>
          <w:color w:val="252525"/>
          <w:sz w:val="24"/>
          <w:szCs w:val="24"/>
          <w:highlight w:val="white"/>
        </w:rPr>
        <w:fldChar w:fldCharType="end"/>
      </w:r>
      <w:r w:rsidR="006057CF">
        <w:rPr>
          <w:rFonts w:ascii="Times" w:hAnsi="Times"/>
          <w:color w:val="252525"/>
          <w:sz w:val="24"/>
          <w:szCs w:val="24"/>
          <w:highlight w:val="white"/>
        </w:rPr>
        <w:t xml:space="preserve">. </w:t>
      </w:r>
      <w:r w:rsidR="00BD05F1">
        <w:rPr>
          <w:rFonts w:ascii="Times" w:hAnsi="Times"/>
          <w:color w:val="252525"/>
          <w:sz w:val="24"/>
          <w:szCs w:val="24"/>
          <w:highlight w:val="white"/>
        </w:rPr>
        <w:t xml:space="preserve">Upon </w:t>
      </w:r>
      <w:r w:rsidR="00CA3B40" w:rsidRPr="0056695D">
        <w:rPr>
          <w:rFonts w:ascii="Times" w:hAnsi="Times"/>
          <w:color w:val="252525"/>
          <w:sz w:val="24"/>
          <w:szCs w:val="24"/>
          <w:highlight w:val="white"/>
        </w:rPr>
        <w:t xml:space="preserve">closer inspection, </w:t>
      </w:r>
      <w:r w:rsidR="00812BE3">
        <w:rPr>
          <w:rFonts w:ascii="Times" w:hAnsi="Times"/>
          <w:color w:val="252525"/>
          <w:sz w:val="24"/>
          <w:szCs w:val="24"/>
          <w:highlight w:val="white"/>
        </w:rPr>
        <w:t>however</w:t>
      </w:r>
      <w:r w:rsidR="00BD05F1">
        <w:rPr>
          <w:rFonts w:ascii="Times" w:hAnsi="Times"/>
          <w:color w:val="252525"/>
          <w:sz w:val="24"/>
          <w:szCs w:val="24"/>
          <w:highlight w:val="white"/>
        </w:rPr>
        <w:t xml:space="preserve">, </w:t>
      </w:r>
      <w:r w:rsidR="00812BE3">
        <w:rPr>
          <w:rFonts w:ascii="Times" w:hAnsi="Times"/>
          <w:color w:val="252525"/>
          <w:sz w:val="24"/>
          <w:szCs w:val="24"/>
          <w:highlight w:val="white"/>
        </w:rPr>
        <w:t>we observed</w:t>
      </w:r>
      <w:r w:rsidR="00CA3B40" w:rsidRPr="0056695D">
        <w:rPr>
          <w:rFonts w:ascii="Times" w:hAnsi="Times"/>
          <w:color w:val="252525"/>
          <w:sz w:val="24"/>
          <w:szCs w:val="24"/>
          <w:highlight w:val="white"/>
        </w:rPr>
        <w:t xml:space="preserve"> </w:t>
      </w:r>
      <w:r w:rsidR="003A5AD9">
        <w:rPr>
          <w:rFonts w:ascii="Times" w:hAnsi="Times"/>
          <w:color w:val="252525"/>
          <w:sz w:val="24"/>
          <w:szCs w:val="24"/>
          <w:highlight w:val="white"/>
        </w:rPr>
        <w:t xml:space="preserve">substantial </w:t>
      </w:r>
      <w:r w:rsidR="00CA3B40" w:rsidRPr="0056695D">
        <w:rPr>
          <w:rFonts w:ascii="Times" w:hAnsi="Times"/>
          <w:color w:val="252525"/>
          <w:sz w:val="24"/>
          <w:szCs w:val="24"/>
          <w:highlight w:val="white"/>
        </w:rPr>
        <w:t>functional-anatomical</w:t>
      </w:r>
      <w:r w:rsidR="003A5AD9">
        <w:rPr>
          <w:rFonts w:ascii="Times" w:hAnsi="Times"/>
          <w:color w:val="252525"/>
          <w:sz w:val="24"/>
          <w:szCs w:val="24"/>
          <w:highlight w:val="white"/>
        </w:rPr>
        <w:t xml:space="preserve"> specificity</w:t>
      </w:r>
      <w:r w:rsidR="00812BE3">
        <w:rPr>
          <w:rFonts w:ascii="Times" w:hAnsi="Times"/>
          <w:color w:val="252525"/>
          <w:sz w:val="24"/>
          <w:szCs w:val="24"/>
          <w:highlight w:val="white"/>
        </w:rPr>
        <w:t xml:space="preserve">. We identified four sub-regions with </w:t>
      </w:r>
      <w:r w:rsidR="00CA3B40" w:rsidRPr="0056695D">
        <w:rPr>
          <w:rFonts w:ascii="Times" w:hAnsi="Times"/>
          <w:color w:val="252525"/>
          <w:sz w:val="24"/>
          <w:szCs w:val="24"/>
          <w:highlight w:val="white"/>
        </w:rPr>
        <w:t xml:space="preserve">dissociable </w:t>
      </w:r>
      <w:r w:rsidR="005611BD">
        <w:rPr>
          <w:rFonts w:ascii="Times" w:hAnsi="Times"/>
          <w:color w:val="252525"/>
          <w:sz w:val="24"/>
          <w:szCs w:val="24"/>
          <w:highlight w:val="white"/>
        </w:rPr>
        <w:t>whole-brain</w:t>
      </w:r>
      <w:r w:rsidR="00CA3B40" w:rsidRPr="0056695D">
        <w:rPr>
          <w:rFonts w:ascii="Times" w:hAnsi="Times"/>
          <w:color w:val="252525"/>
          <w:sz w:val="24"/>
          <w:szCs w:val="24"/>
          <w:highlight w:val="white"/>
        </w:rPr>
        <w:t xml:space="preserve"> co-activation: caudal and rostral pre-SMA and caudal and rostral dACC. These </w:t>
      </w:r>
      <w:r w:rsidR="005611BD">
        <w:rPr>
          <w:rFonts w:ascii="Times" w:hAnsi="Times"/>
          <w:color w:val="252525"/>
          <w:sz w:val="24"/>
          <w:szCs w:val="24"/>
          <w:highlight w:val="white"/>
        </w:rPr>
        <w:t>sub-regions</w:t>
      </w:r>
      <w:r w:rsidR="00CA3B40" w:rsidRPr="0056695D">
        <w:rPr>
          <w:rFonts w:ascii="Times" w:hAnsi="Times"/>
          <w:color w:val="252525"/>
          <w:sz w:val="24"/>
          <w:szCs w:val="24"/>
          <w:highlight w:val="white"/>
        </w:rPr>
        <w:t xml:space="preserve"> are consistent with </w:t>
      </w:r>
      <w:r w:rsidR="00812BE3">
        <w:rPr>
          <w:rFonts w:ascii="Times" w:hAnsi="Times"/>
          <w:color w:val="252525"/>
          <w:sz w:val="24"/>
          <w:szCs w:val="24"/>
          <w:highlight w:val="white"/>
        </w:rPr>
        <w:t xml:space="preserve">evidence suggesting </w:t>
      </w:r>
      <w:r w:rsidR="005611BD">
        <w:rPr>
          <w:rFonts w:ascii="Times" w:hAnsi="Times"/>
          <w:color w:val="252525"/>
          <w:sz w:val="24"/>
          <w:szCs w:val="24"/>
          <w:highlight w:val="white"/>
        </w:rPr>
        <w:t>caudal dACC and rostral dACC</w:t>
      </w:r>
      <w:r w:rsidR="00CA3B40" w:rsidRPr="0056695D">
        <w:rPr>
          <w:rFonts w:ascii="Times" w:hAnsi="Times"/>
          <w:color w:val="252525"/>
          <w:sz w:val="24"/>
          <w:szCs w:val="24"/>
          <w:highlight w:val="white"/>
        </w:rPr>
        <w:t xml:space="preserve"> show distinct cellular organization and demarcate from pre-SMA along the cingulate sulcus</w:t>
      </w:r>
      <w:r w:rsidR="00812BE3">
        <w:rPr>
          <w:rFonts w:ascii="Times" w:hAnsi="Times"/>
          <w:color w:val="252525"/>
          <w:sz w:val="24"/>
          <w:szCs w:val="24"/>
          <w:highlight w:val="white"/>
        </w:rPr>
        <w:t xml:space="preserve"> </w:t>
      </w:r>
      <w:r w:rsidR="00812BE3">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E31D21EA-72AD-4813-A611-0045B37631A1&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Pr>
          <w:rFonts w:ascii="Times" w:hAnsi="Times"/>
          <w:color w:val="252525"/>
          <w:sz w:val="24"/>
          <w:szCs w:val="24"/>
          <w:highlight w:val="white"/>
        </w:rPr>
        <w:fldChar w:fldCharType="separate"/>
      </w:r>
      <w:r w:rsidR="00812BE3">
        <w:rPr>
          <w:rFonts w:ascii="Cambria" w:hAnsi="Cambria" w:cs="Cambria"/>
        </w:rPr>
        <w:t>(9)</w:t>
      </w:r>
      <w:r w:rsidR="00812BE3">
        <w:rPr>
          <w:rFonts w:ascii="Times" w:hAnsi="Times"/>
          <w:color w:val="252525"/>
          <w:sz w:val="24"/>
          <w:szCs w:val="24"/>
          <w:highlight w:val="white"/>
        </w:rPr>
        <w:fldChar w:fldCharType="end"/>
      </w:r>
      <w:r w:rsidR="00CA3B40" w:rsidRPr="0056695D">
        <w:rPr>
          <w:rFonts w:ascii="Times" w:hAnsi="Times"/>
          <w:color w:val="252525"/>
          <w:sz w:val="24"/>
          <w:szCs w:val="24"/>
          <w:highlight w:val="white"/>
        </w:rPr>
        <w:t xml:space="preserve">. </w:t>
      </w:r>
      <w:r w:rsidR="00812BE3">
        <w:rPr>
          <w:rFonts w:ascii="Times" w:hAnsi="Times"/>
          <w:color w:val="252525"/>
          <w:sz w:val="24"/>
          <w:szCs w:val="24"/>
          <w:highlight w:val="white"/>
        </w:rPr>
        <w:t>We found that a</w:t>
      </w:r>
      <w:r w:rsidR="00CA3B40" w:rsidRPr="0056695D">
        <w:rPr>
          <w:rFonts w:ascii="Times" w:hAnsi="Times"/>
          <w:color w:val="252525"/>
          <w:sz w:val="24"/>
          <w:szCs w:val="24"/>
          <w:highlight w:val="white"/>
        </w:rPr>
        <w:t>lthough all four regions co-activate</w:t>
      </w:r>
      <w:r w:rsidR="00812BE3">
        <w:rPr>
          <w:rFonts w:ascii="Times" w:hAnsi="Times"/>
          <w:color w:val="252525"/>
          <w:sz w:val="24"/>
          <w:szCs w:val="24"/>
          <w:highlight w:val="white"/>
        </w:rPr>
        <w:t>d</w:t>
      </w:r>
      <w:r w:rsidR="00CA3B40" w:rsidRPr="0056695D">
        <w:rPr>
          <w:rFonts w:ascii="Times" w:hAnsi="Times"/>
          <w:color w:val="252525"/>
          <w:sz w:val="24"/>
          <w:szCs w:val="24"/>
          <w:highlight w:val="white"/>
        </w:rPr>
        <w:t xml:space="preserve"> with regions important for goal-driven cognition, such as </w:t>
      </w:r>
      <w:r w:rsidR="002F212C">
        <w:rPr>
          <w:rFonts w:ascii="Times" w:hAnsi="Times"/>
          <w:color w:val="252525"/>
          <w:sz w:val="24"/>
          <w:szCs w:val="24"/>
          <w:highlight w:val="white"/>
        </w:rPr>
        <w:t>aIns and DLPFC</w:t>
      </w:r>
      <w:r w:rsidR="00CA3B40" w:rsidRPr="0056695D">
        <w:rPr>
          <w:rFonts w:ascii="Times" w:hAnsi="Times"/>
          <w:color w:val="252525"/>
          <w:sz w:val="24"/>
          <w:szCs w:val="24"/>
          <w:highlight w:val="white"/>
        </w:rPr>
        <w:t xml:space="preserve">, the two pre-SMA subregions show </w:t>
      </w:r>
      <w:r w:rsidR="002F212C">
        <w:rPr>
          <w:rFonts w:ascii="Times" w:hAnsi="Times"/>
          <w:color w:val="252525"/>
          <w:sz w:val="24"/>
          <w:szCs w:val="24"/>
          <w:highlight w:val="white"/>
        </w:rPr>
        <w:t xml:space="preserve">greater co-activation with these regions and stronger associations with several </w:t>
      </w:r>
      <w:r w:rsidR="00B9451E" w:rsidRPr="0056695D">
        <w:rPr>
          <w:rFonts w:ascii="Times" w:hAnsi="Times"/>
          <w:color w:val="252525"/>
          <w:sz w:val="24"/>
          <w:szCs w:val="24"/>
          <w:highlight w:val="white"/>
        </w:rPr>
        <w:t xml:space="preserve">aspects </w:t>
      </w:r>
      <w:r w:rsidR="002F212C">
        <w:rPr>
          <w:rFonts w:ascii="Times" w:hAnsi="Times"/>
          <w:color w:val="252525"/>
          <w:sz w:val="24"/>
          <w:szCs w:val="24"/>
          <w:highlight w:val="white"/>
        </w:rPr>
        <w:t>executive</w:t>
      </w:r>
      <w:r w:rsidR="00B9451E" w:rsidRPr="0056695D">
        <w:rPr>
          <w:rFonts w:ascii="Times" w:hAnsi="Times"/>
          <w:color w:val="252525"/>
          <w:sz w:val="24"/>
          <w:szCs w:val="24"/>
          <w:highlight w:val="white"/>
        </w:rPr>
        <w:t xml:space="preserve"> </w:t>
      </w:r>
      <w:r w:rsidR="002F212C">
        <w:rPr>
          <w:rFonts w:ascii="Times" w:hAnsi="Times"/>
          <w:color w:val="252525"/>
          <w:sz w:val="24"/>
          <w:szCs w:val="24"/>
          <w:highlight w:val="white"/>
        </w:rPr>
        <w:t>function</w:t>
      </w:r>
      <w:r w:rsidR="00B9451E" w:rsidRPr="0056695D">
        <w:rPr>
          <w:rFonts w:ascii="Times" w:hAnsi="Times"/>
          <w:color w:val="252525"/>
          <w:sz w:val="24"/>
          <w:szCs w:val="24"/>
          <w:highlight w:val="white"/>
        </w:rPr>
        <w:t>--</w:t>
      </w:r>
      <w:r w:rsidR="00CA3B40" w:rsidRPr="0056695D">
        <w:rPr>
          <w:rFonts w:ascii="Times" w:hAnsi="Times"/>
          <w:color w:val="252525"/>
          <w:sz w:val="24"/>
          <w:szCs w:val="24"/>
          <w:highlight w:val="white"/>
        </w:rPr>
        <w:t xml:space="preserve"> </w:t>
      </w:r>
      <w:r w:rsidR="00B9451E" w:rsidRPr="0056695D">
        <w:rPr>
          <w:rFonts w:ascii="Times" w:hAnsi="Times"/>
          <w:color w:val="252525"/>
          <w:sz w:val="24"/>
          <w:szCs w:val="24"/>
          <w:highlight w:val="white"/>
        </w:rPr>
        <w:t xml:space="preserve">in particular </w:t>
      </w:r>
      <w:r w:rsidR="002F212C">
        <w:rPr>
          <w:rFonts w:ascii="Times" w:hAnsi="Times"/>
          <w:color w:val="252525"/>
          <w:sz w:val="24"/>
          <w:szCs w:val="24"/>
          <w:highlight w:val="white"/>
        </w:rPr>
        <w:t>WM</w:t>
      </w:r>
      <w:r w:rsidR="00CA3B40" w:rsidRPr="0056695D">
        <w:rPr>
          <w:rFonts w:ascii="Times" w:hAnsi="Times"/>
          <w:color w:val="252525"/>
          <w:sz w:val="24"/>
          <w:szCs w:val="24"/>
          <w:highlight w:val="white"/>
        </w:rPr>
        <w:t xml:space="preserve">. In contrast, </w:t>
      </w:r>
      <w:r w:rsidR="00B9451E" w:rsidRPr="0056695D">
        <w:rPr>
          <w:rFonts w:ascii="Times" w:hAnsi="Times"/>
          <w:color w:val="252525"/>
          <w:sz w:val="24"/>
          <w:szCs w:val="24"/>
          <w:highlight w:val="white"/>
        </w:rPr>
        <w:t>activity in dACC clusters was</w:t>
      </w:r>
      <w:r w:rsidR="00CA3B40" w:rsidRPr="0056695D">
        <w:rPr>
          <w:rFonts w:ascii="Times" w:hAnsi="Times"/>
          <w:color w:val="252525"/>
          <w:sz w:val="24"/>
          <w:szCs w:val="24"/>
          <w:highlight w:val="white"/>
        </w:rPr>
        <w:t xml:space="preserve"> more strongly associated with </w:t>
      </w:r>
      <w:r w:rsidR="00812BE3">
        <w:rPr>
          <w:rFonts w:ascii="Times" w:hAnsi="Times"/>
          <w:color w:val="252525"/>
          <w:sz w:val="24"/>
          <w:szCs w:val="24"/>
          <w:highlight w:val="white"/>
        </w:rPr>
        <w:t>affective processes</w:t>
      </w:r>
      <w:r w:rsidR="00CA3B40" w:rsidRPr="0056695D">
        <w:rPr>
          <w:rFonts w:ascii="Times" w:hAnsi="Times"/>
          <w:color w:val="252525"/>
          <w:sz w:val="24"/>
          <w:szCs w:val="24"/>
          <w:highlight w:val="white"/>
        </w:rPr>
        <w:t xml:space="preserve">-- </w:t>
      </w:r>
      <w:r w:rsidR="00812BE3">
        <w:rPr>
          <w:rFonts w:ascii="Times" w:hAnsi="Times"/>
          <w:color w:val="252525"/>
          <w:sz w:val="24"/>
          <w:szCs w:val="24"/>
          <w:highlight w:val="white"/>
        </w:rPr>
        <w:t>including</w:t>
      </w:r>
      <w:r w:rsidR="00CA3B40" w:rsidRPr="0056695D">
        <w:rPr>
          <w:rFonts w:ascii="Times" w:hAnsi="Times"/>
          <w:color w:val="252525"/>
          <w:sz w:val="24"/>
          <w:szCs w:val="24"/>
          <w:highlight w:val="white"/>
        </w:rPr>
        <w:t xml:space="preserve"> fear, reward and pain.</w:t>
      </w:r>
      <w:r w:rsidR="00812BE3">
        <w:rPr>
          <w:rFonts w:ascii="Times" w:hAnsi="Times"/>
          <w:color w:val="252525"/>
          <w:sz w:val="24"/>
          <w:szCs w:val="24"/>
          <w:highlight w:val="white"/>
        </w:rPr>
        <w:t xml:space="preserve"> The</w:t>
      </w:r>
      <w:r w:rsidR="00F31305">
        <w:rPr>
          <w:rFonts w:ascii="Times" w:hAnsi="Times"/>
          <w:color w:val="252525"/>
          <w:sz w:val="24"/>
          <w:szCs w:val="24"/>
          <w:highlight w:val="white"/>
        </w:rPr>
        <w:t>se</w:t>
      </w:r>
      <w:r w:rsidR="00812BE3" w:rsidRPr="0056695D">
        <w:rPr>
          <w:rFonts w:ascii="Times" w:hAnsi="Times"/>
          <w:color w:val="252525"/>
          <w:sz w:val="24"/>
          <w:szCs w:val="24"/>
          <w:highlight w:val="white"/>
        </w:rPr>
        <w:t xml:space="preserve"> </w:t>
      </w:r>
      <w:r w:rsidR="00812BE3">
        <w:rPr>
          <w:rFonts w:ascii="Times" w:hAnsi="Times"/>
          <w:color w:val="252525"/>
          <w:sz w:val="24"/>
          <w:szCs w:val="24"/>
          <w:highlight w:val="white"/>
        </w:rPr>
        <w:t xml:space="preserve">functional </w:t>
      </w:r>
      <w:r w:rsidR="00812BE3" w:rsidRPr="0056695D">
        <w:rPr>
          <w:rFonts w:ascii="Times" w:hAnsi="Times"/>
          <w:color w:val="252525"/>
          <w:sz w:val="24"/>
          <w:szCs w:val="24"/>
          <w:highlight w:val="white"/>
        </w:rPr>
        <w:t xml:space="preserve">distinctions </w:t>
      </w:r>
      <w:r w:rsidR="00812BE3">
        <w:rPr>
          <w:rFonts w:ascii="Times" w:hAnsi="Times"/>
          <w:color w:val="252525"/>
          <w:sz w:val="24"/>
          <w:szCs w:val="24"/>
          <w:highlight w:val="white"/>
        </w:rPr>
        <w:t>may</w:t>
      </w:r>
      <w:r w:rsidR="00812BE3" w:rsidRPr="0056695D">
        <w:rPr>
          <w:rFonts w:ascii="Times" w:hAnsi="Times"/>
          <w:color w:val="252525"/>
          <w:sz w:val="24"/>
          <w:szCs w:val="24"/>
          <w:highlight w:val="white"/>
        </w:rPr>
        <w:t xml:space="preserve"> only</w:t>
      </w:r>
      <w:r w:rsidR="00812BE3">
        <w:rPr>
          <w:rFonts w:ascii="Times" w:hAnsi="Times"/>
          <w:color w:val="252525"/>
          <w:sz w:val="24"/>
          <w:szCs w:val="24"/>
          <w:highlight w:val="white"/>
        </w:rPr>
        <w:t xml:space="preserve"> be</w:t>
      </w:r>
      <w:r w:rsidR="00812BE3" w:rsidRPr="0056695D">
        <w:rPr>
          <w:rFonts w:ascii="Times" w:hAnsi="Times"/>
          <w:color w:val="252525"/>
          <w:sz w:val="24"/>
          <w:szCs w:val="24"/>
          <w:highlight w:val="white"/>
        </w:rPr>
        <w:t xml:space="preserve"> appreciable </w:t>
      </w:r>
      <w:r w:rsidR="00812BE3">
        <w:rPr>
          <w:rFonts w:ascii="Times" w:hAnsi="Times"/>
          <w:color w:val="252525"/>
          <w:sz w:val="24"/>
          <w:szCs w:val="24"/>
          <w:highlight w:val="white"/>
        </w:rPr>
        <w:t xml:space="preserve">using </w:t>
      </w:r>
      <w:r w:rsidR="00812BE3" w:rsidRPr="0056695D">
        <w:rPr>
          <w:rFonts w:ascii="Times" w:hAnsi="Times"/>
          <w:color w:val="252525"/>
          <w:sz w:val="24"/>
          <w:szCs w:val="24"/>
          <w:highlight w:val="white"/>
        </w:rPr>
        <w:t>analytical methods that appropriately cont</w:t>
      </w:r>
      <w:r w:rsidR="00812BE3">
        <w:rPr>
          <w:rFonts w:ascii="Times" w:hAnsi="Times"/>
          <w:color w:val="252525"/>
          <w:sz w:val="24"/>
          <w:szCs w:val="24"/>
          <w:highlight w:val="white"/>
        </w:rPr>
        <w:t xml:space="preserve">rol for the high base rate of activation of this region </w:t>
      </w:r>
      <w:r w:rsidR="00812BE3">
        <w:rPr>
          <w:rFonts w:ascii="Times" w:hAnsi="Times"/>
          <w:color w:val="252525"/>
          <w:sz w:val="24"/>
          <w:szCs w:val="24"/>
          <w:highlight w:val="white"/>
        </w:rPr>
        <w:fldChar w:fldCharType="begin"/>
      </w:r>
      <w:r w:rsidR="00991DD4">
        <w:rPr>
          <w:rFonts w:ascii="Times" w:hAnsi="Times"/>
          <w:color w:val="252525"/>
          <w:sz w:val="24"/>
          <w:szCs w:val="24"/>
          <w:highlight w:val="white"/>
        </w:rPr>
        <w:instrText xml:space="preserve"> ADDIN PAPERS2_CITATIONS &lt;citation&gt;&lt;uuid&gt;8A0F7C4B-7C0F-48A3-AAC9-2DB7D5836F29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Pr>
          <w:rFonts w:ascii="Times" w:hAnsi="Times"/>
          <w:color w:val="252525"/>
          <w:sz w:val="24"/>
          <w:szCs w:val="24"/>
          <w:highlight w:val="white"/>
        </w:rPr>
        <w:fldChar w:fldCharType="separate"/>
      </w:r>
      <w:r w:rsidR="00812BE3">
        <w:rPr>
          <w:rFonts w:ascii="Cambria" w:hAnsi="Cambria" w:cs="Cambria"/>
        </w:rPr>
        <w:t>(24)</w:t>
      </w:r>
      <w:r w:rsidR="00812BE3">
        <w:rPr>
          <w:rFonts w:ascii="Times" w:hAnsi="Times"/>
          <w:color w:val="252525"/>
          <w:sz w:val="24"/>
          <w:szCs w:val="24"/>
          <w:highlight w:val="white"/>
        </w:rPr>
        <w:fldChar w:fldCharType="end"/>
      </w:r>
      <w:r w:rsidR="00812BE3">
        <w:rPr>
          <w:rFonts w:ascii="Times" w:hAnsi="Times"/>
          <w:color w:val="252525"/>
          <w:sz w:val="24"/>
          <w:szCs w:val="24"/>
          <w:highlight w:val="white"/>
        </w:rPr>
        <w:t>.</w:t>
      </w:r>
    </w:p>
    <w:p w14:paraId="3C959EE4" w14:textId="3308838D" w:rsidR="00CA3B40" w:rsidRPr="0056695D" w:rsidRDefault="00CA3B40" w:rsidP="0096185D">
      <w:pPr>
        <w:pStyle w:val="Normal1"/>
        <w:ind w:firstLine="720"/>
        <w:rPr>
          <w:rFonts w:ascii="Times" w:hAnsi="Times"/>
          <w:color w:val="252525"/>
          <w:sz w:val="24"/>
          <w:szCs w:val="24"/>
        </w:rPr>
      </w:pPr>
      <w:r w:rsidRPr="0056695D">
        <w:rPr>
          <w:rFonts w:ascii="Times" w:hAnsi="Times"/>
          <w:color w:val="252525"/>
          <w:sz w:val="24"/>
          <w:szCs w:val="24"/>
          <w:highlight w:val="white"/>
        </w:rPr>
        <w:t>Th</w:t>
      </w:r>
      <w:r w:rsidR="00812BE3">
        <w:rPr>
          <w:rFonts w:ascii="Times" w:hAnsi="Times"/>
          <w:color w:val="252525"/>
          <w:sz w:val="24"/>
          <w:szCs w:val="24"/>
          <w:highlight w:val="white"/>
        </w:rPr>
        <w:t>ese</w:t>
      </w:r>
      <w:r w:rsidRPr="0056695D">
        <w:rPr>
          <w:rFonts w:ascii="Times" w:hAnsi="Times"/>
          <w:color w:val="252525"/>
          <w:sz w:val="24"/>
          <w:szCs w:val="24"/>
          <w:highlight w:val="white"/>
        </w:rPr>
        <w:t xml:space="preserve"> </w:t>
      </w:r>
      <w:r w:rsidR="00812BE3">
        <w:rPr>
          <w:rFonts w:ascii="Times" w:hAnsi="Times"/>
          <w:color w:val="252525"/>
          <w:sz w:val="24"/>
          <w:szCs w:val="24"/>
          <w:highlight w:val="white"/>
        </w:rPr>
        <w:t xml:space="preserve">functional </w:t>
      </w:r>
      <w:r w:rsidRPr="0056695D">
        <w:rPr>
          <w:rFonts w:ascii="Times" w:hAnsi="Times"/>
          <w:color w:val="252525"/>
          <w:sz w:val="24"/>
          <w:szCs w:val="24"/>
          <w:highlight w:val="white"/>
        </w:rPr>
        <w:t>dissociation</w:t>
      </w:r>
      <w:r w:rsidR="00AE72EE">
        <w:rPr>
          <w:rFonts w:ascii="Times" w:hAnsi="Times"/>
          <w:color w:val="252525"/>
          <w:sz w:val="24"/>
          <w:szCs w:val="24"/>
          <w:highlight w:val="white"/>
        </w:rPr>
        <w:t>s</w:t>
      </w:r>
      <w:r w:rsidRPr="0056695D">
        <w:rPr>
          <w:rFonts w:ascii="Times" w:hAnsi="Times"/>
          <w:color w:val="252525"/>
          <w:sz w:val="24"/>
          <w:szCs w:val="24"/>
          <w:highlight w:val="white"/>
        </w:rPr>
        <w:t xml:space="preserve"> suggest that existing models of cognitive control </w:t>
      </w:r>
      <w:r w:rsidR="00812BE3">
        <w:rPr>
          <w:rFonts w:ascii="Times" w:hAnsi="Times"/>
          <w:color w:val="252525"/>
          <w:sz w:val="24"/>
          <w:szCs w:val="24"/>
          <w:highlight w:val="white"/>
        </w:rPr>
        <w:t xml:space="preserve">may </w:t>
      </w:r>
      <w:r w:rsidRPr="0056695D">
        <w:rPr>
          <w:rFonts w:ascii="Times" w:hAnsi="Times"/>
          <w:color w:val="252525"/>
          <w:sz w:val="24"/>
          <w:szCs w:val="24"/>
          <w:highlight w:val="white"/>
        </w:rPr>
        <w:t>underspecify the functional topography</w:t>
      </w:r>
      <w:r w:rsidR="00812BE3">
        <w:rPr>
          <w:rFonts w:ascii="Times" w:hAnsi="Times"/>
          <w:color w:val="252525"/>
          <w:sz w:val="24"/>
          <w:szCs w:val="24"/>
          <w:highlight w:val="white"/>
        </w:rPr>
        <w:t xml:space="preserve"> of middle MFC. In particular, s</w:t>
      </w:r>
      <w:r w:rsidRPr="0056695D">
        <w:rPr>
          <w:rFonts w:ascii="Times" w:hAnsi="Times"/>
          <w:color w:val="252525"/>
          <w:sz w:val="24"/>
          <w:szCs w:val="24"/>
          <w:highlight w:val="white"/>
        </w:rPr>
        <w:t xml:space="preserve">ome influential theories </w:t>
      </w:r>
      <w:r w:rsidRPr="0056695D">
        <w:rPr>
          <w:rFonts w:ascii="Times" w:hAnsi="Times"/>
          <w:color w:val="252525"/>
          <w:sz w:val="24"/>
          <w:szCs w:val="24"/>
          <w:highlight w:val="white"/>
        </w:rPr>
        <w:lastRenderedPageBreak/>
        <w:t>of cognitive motoric control consider dACC to be the region primarily responsible for conflict processing</w:t>
      </w:r>
      <w:r w:rsidRPr="0056695D">
        <w:rPr>
          <w:rFonts w:ascii="Times" w:hAnsi="Times"/>
          <w:color w:val="252525"/>
          <w:sz w:val="24"/>
          <w:szCs w:val="24"/>
        </w:rPr>
        <w:t xml:space="preserve">. </w:t>
      </w:r>
      <w:r w:rsidR="00812BE3">
        <w:rPr>
          <w:rFonts w:ascii="Times" w:hAnsi="Times"/>
          <w:color w:val="252525"/>
          <w:sz w:val="24"/>
          <w:szCs w:val="24"/>
        </w:rPr>
        <w:t>However, o</w:t>
      </w:r>
      <w:r w:rsidRPr="0056695D">
        <w:rPr>
          <w:rFonts w:ascii="Times" w:hAnsi="Times"/>
          <w:color w:val="252525"/>
          <w:sz w:val="24"/>
          <w:szCs w:val="24"/>
        </w:rPr>
        <w:t>ur results suggest that</w:t>
      </w:r>
      <w:r w:rsidR="00B9451E" w:rsidRPr="0056695D">
        <w:rPr>
          <w:rFonts w:ascii="Times" w:hAnsi="Times"/>
          <w:color w:val="252525"/>
          <w:sz w:val="24"/>
          <w:szCs w:val="24"/>
        </w:rPr>
        <w:t xml:space="preserve"> human conflict-related activity, </w:t>
      </w:r>
      <w:commentRangeStart w:id="100"/>
      <w:r w:rsidR="00B9451E" w:rsidRPr="0056695D">
        <w:rPr>
          <w:rFonts w:ascii="Times" w:hAnsi="Times"/>
          <w:color w:val="252525"/>
          <w:sz w:val="24"/>
          <w:szCs w:val="24"/>
        </w:rPr>
        <w:t xml:space="preserve">in addition to other </w:t>
      </w:r>
      <w:r w:rsidR="00812BE3">
        <w:rPr>
          <w:rFonts w:ascii="Times" w:hAnsi="Times"/>
          <w:color w:val="252525"/>
          <w:sz w:val="24"/>
          <w:szCs w:val="24"/>
        </w:rPr>
        <w:t>executive</w:t>
      </w:r>
      <w:r w:rsidR="00B9451E" w:rsidRPr="0056695D">
        <w:rPr>
          <w:rFonts w:ascii="Times" w:hAnsi="Times"/>
          <w:color w:val="252525"/>
          <w:sz w:val="24"/>
          <w:szCs w:val="24"/>
        </w:rPr>
        <w:t xml:space="preserve"> processes</w:t>
      </w:r>
      <w:commentRangeEnd w:id="100"/>
      <w:r w:rsidR="007A4FF9">
        <w:rPr>
          <w:rStyle w:val="CommentReference"/>
          <w:rFonts w:ascii="Times" w:hAnsi="Times"/>
        </w:rPr>
        <w:commentReference w:id="100"/>
      </w:r>
      <w:ins w:id="101" w:author="Tal Yarkoni" w:date="2015-09-24T10:14:00Z">
        <w:r w:rsidR="007A4FF9">
          <w:rPr>
            <w:rFonts w:ascii="Times" w:hAnsi="Times"/>
            <w:color w:val="252525"/>
            <w:sz w:val="24"/>
            <w:szCs w:val="24"/>
          </w:rPr>
          <w:t>,</w:t>
        </w:r>
      </w:ins>
      <w:r w:rsidR="00812BE3">
        <w:rPr>
          <w:rFonts w:ascii="Times" w:hAnsi="Times"/>
          <w:color w:val="252525"/>
          <w:sz w:val="24"/>
          <w:szCs w:val="24"/>
        </w:rPr>
        <w:t xml:space="preserve"> </w:t>
      </w:r>
      <w:del w:id="102" w:author="Tal Yarkoni" w:date="2015-09-24T10:14:00Z">
        <w:r w:rsidR="00812BE3" w:rsidDel="007A4FF9">
          <w:rPr>
            <w:rFonts w:ascii="Times" w:hAnsi="Times"/>
            <w:color w:val="252525"/>
            <w:sz w:val="24"/>
            <w:szCs w:val="24"/>
          </w:rPr>
          <w:delText>are</w:delText>
        </w:r>
        <w:r w:rsidR="008D67CD" w:rsidDel="007A4FF9">
          <w:rPr>
            <w:rFonts w:ascii="Times" w:hAnsi="Times"/>
            <w:color w:val="252525"/>
            <w:sz w:val="24"/>
            <w:szCs w:val="24"/>
          </w:rPr>
          <w:delText xml:space="preserve"> </w:delText>
        </w:r>
      </w:del>
      <w:ins w:id="103" w:author="Tal Yarkoni" w:date="2015-09-24T10:14:00Z">
        <w:r w:rsidR="007A4FF9">
          <w:rPr>
            <w:rFonts w:ascii="Times" w:hAnsi="Times"/>
            <w:color w:val="252525"/>
            <w:sz w:val="24"/>
            <w:szCs w:val="24"/>
          </w:rPr>
          <w:t xml:space="preserve">is </w:t>
        </w:r>
      </w:ins>
      <w:r w:rsidR="008D67CD">
        <w:rPr>
          <w:rFonts w:ascii="Times" w:hAnsi="Times"/>
          <w:color w:val="252525"/>
          <w:sz w:val="24"/>
          <w:szCs w:val="24"/>
        </w:rPr>
        <w:t xml:space="preserve">most associated </w:t>
      </w:r>
      <w:ins w:id="104" w:author="Tal Yarkoni" w:date="2015-09-24T10:14:00Z">
        <w:r w:rsidR="007A4FF9">
          <w:rPr>
            <w:rFonts w:ascii="Times" w:hAnsi="Times"/>
            <w:color w:val="252525"/>
            <w:sz w:val="24"/>
            <w:szCs w:val="24"/>
          </w:rPr>
          <w:t xml:space="preserve">with </w:t>
        </w:r>
      </w:ins>
      <w:r w:rsidR="008D67CD">
        <w:rPr>
          <w:rFonts w:ascii="Times" w:hAnsi="Times"/>
          <w:color w:val="252525"/>
          <w:sz w:val="24"/>
          <w:szCs w:val="24"/>
        </w:rPr>
        <w:t>pre-SMA proper</w:t>
      </w:r>
      <w:r w:rsidRPr="0056695D">
        <w:rPr>
          <w:rFonts w:ascii="Times" w:hAnsi="Times"/>
          <w:color w:val="252525"/>
          <w:sz w:val="24"/>
          <w:szCs w:val="24"/>
        </w:rPr>
        <w:t xml:space="preserve">. </w:t>
      </w:r>
      <w:r w:rsidR="00812BE3">
        <w:rPr>
          <w:rFonts w:ascii="Times" w:hAnsi="Times"/>
          <w:color w:val="252525"/>
          <w:sz w:val="24"/>
          <w:szCs w:val="24"/>
        </w:rPr>
        <w:t xml:space="preserve">Our findings are consistent with previously raised concerns </w:t>
      </w:r>
      <w:r w:rsidR="00812BE3" w:rsidRPr="0056695D">
        <w:rPr>
          <w:rFonts w:ascii="Times" w:hAnsi="Times"/>
          <w:color w:val="252525"/>
          <w:sz w:val="24"/>
          <w:szCs w:val="24"/>
        </w:rPr>
        <w:t>that macaques primarily show conflict related a</w:t>
      </w:r>
      <w:r w:rsidR="00812BE3">
        <w:rPr>
          <w:rFonts w:ascii="Times" w:hAnsi="Times"/>
          <w:color w:val="252525"/>
          <w:sz w:val="24"/>
          <w:szCs w:val="24"/>
        </w:rPr>
        <w:t xml:space="preserve">ctivity in pre-SMA and not dACC </w:t>
      </w:r>
      <w:r w:rsidR="00812BE3">
        <w:rPr>
          <w:rFonts w:ascii="Times" w:hAnsi="Times"/>
          <w:color w:val="252525"/>
          <w:sz w:val="24"/>
          <w:szCs w:val="24"/>
        </w:rPr>
        <w:fldChar w:fldCharType="begin"/>
      </w:r>
      <w:r w:rsidR="00991DD4">
        <w:rPr>
          <w:rFonts w:ascii="Times" w:hAnsi="Times"/>
          <w:color w:val="252525"/>
          <w:sz w:val="24"/>
          <w:szCs w:val="24"/>
        </w:rPr>
        <w:instrText xml:space="preserve"> ADDIN PAPERS2_CITATIONS &lt;citation&gt;&lt;uuid&gt;6D53C151-FDFB-4A95-B97C-FC7B71E611BA&lt;/uuid&gt;&lt;priority&gt;38&lt;/priority&gt;&lt;publications&gt;&lt;publication&gt;&lt;type&gt;400&lt;/type&gt;&lt;publication_date&gt;99200500001200000000200000&lt;/publication_date&gt;&lt;title&gt;Neuronal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Pr>
          <w:rFonts w:ascii="Times" w:hAnsi="Times"/>
          <w:color w:val="252525"/>
          <w:sz w:val="24"/>
          <w:szCs w:val="24"/>
        </w:rPr>
        <w:fldChar w:fldCharType="separate"/>
      </w:r>
      <w:r w:rsidR="00991DD4">
        <w:rPr>
          <w:rFonts w:ascii="Cambria" w:hAnsi="Cambria" w:cs="Cambria"/>
        </w:rPr>
        <w:t>(43, 44)</w:t>
      </w:r>
      <w:r w:rsidR="00812BE3">
        <w:rPr>
          <w:rFonts w:ascii="Times" w:hAnsi="Times"/>
          <w:color w:val="252525"/>
          <w:sz w:val="24"/>
          <w:szCs w:val="24"/>
        </w:rPr>
        <w:fldChar w:fldCharType="end"/>
      </w:r>
      <w:r w:rsidR="00812BE3">
        <w:rPr>
          <w:rFonts w:ascii="Times" w:hAnsi="Times"/>
          <w:color w:val="252525"/>
          <w:sz w:val="24"/>
          <w:szCs w:val="24"/>
        </w:rPr>
        <w:t xml:space="preserve">. Our results support an alternate hypothesis in which negative affective signals that indicate </w:t>
      </w:r>
      <w:r w:rsidR="00B9451E" w:rsidRPr="0056695D">
        <w:rPr>
          <w:rFonts w:ascii="Times" w:hAnsi="Times"/>
          <w:color w:val="252525"/>
          <w:sz w:val="24"/>
          <w:szCs w:val="24"/>
        </w:rPr>
        <w:t xml:space="preserve">possible conflict may </w:t>
      </w:r>
      <w:r w:rsidR="00812BE3">
        <w:rPr>
          <w:rFonts w:ascii="Times" w:hAnsi="Times"/>
          <w:color w:val="252525"/>
          <w:sz w:val="24"/>
          <w:szCs w:val="24"/>
        </w:rPr>
        <w:t xml:space="preserve">be initially processed in dACC – consistent with this region’s known direct cortico-spinal connections -- </w:t>
      </w:r>
      <w:r w:rsidR="00B9451E" w:rsidRPr="0056695D">
        <w:rPr>
          <w:rFonts w:ascii="Times" w:hAnsi="Times"/>
          <w:color w:val="252525"/>
          <w:sz w:val="24"/>
          <w:szCs w:val="24"/>
        </w:rPr>
        <w:t xml:space="preserve">but </w:t>
      </w:r>
      <w:ins w:id="105" w:author="Tal Yarkoni" w:date="2015-09-24T10:15:00Z">
        <w:r w:rsidR="004104ED">
          <w:rPr>
            <w:rFonts w:ascii="Times" w:hAnsi="Times"/>
            <w:color w:val="252525"/>
            <w:sz w:val="24"/>
            <w:szCs w:val="24"/>
          </w:rPr>
          <w:t xml:space="preserve">that </w:t>
        </w:r>
      </w:ins>
      <w:r w:rsidR="00B9451E" w:rsidRPr="0056695D">
        <w:rPr>
          <w:rFonts w:ascii="Times" w:hAnsi="Times"/>
          <w:color w:val="252525"/>
          <w:sz w:val="24"/>
          <w:szCs w:val="24"/>
        </w:rPr>
        <w:t xml:space="preserve">these signals </w:t>
      </w:r>
      <w:r w:rsidR="008D67CD">
        <w:rPr>
          <w:rFonts w:ascii="Times" w:hAnsi="Times"/>
          <w:color w:val="252525"/>
          <w:sz w:val="24"/>
          <w:szCs w:val="24"/>
        </w:rPr>
        <w:t>may only be</w:t>
      </w:r>
      <w:r w:rsidR="00B9451E" w:rsidRPr="0056695D">
        <w:rPr>
          <w:rFonts w:ascii="Times" w:hAnsi="Times"/>
          <w:color w:val="252525"/>
          <w:sz w:val="24"/>
          <w:szCs w:val="24"/>
        </w:rPr>
        <w:t xml:space="preserve"> integrated with </w:t>
      </w:r>
      <w:r w:rsidR="00812BE3">
        <w:rPr>
          <w:rFonts w:ascii="Times" w:hAnsi="Times"/>
          <w:color w:val="252525"/>
          <w:sz w:val="24"/>
          <w:szCs w:val="24"/>
        </w:rPr>
        <w:t>high-level goals i</w:t>
      </w:r>
      <w:r w:rsidR="00B9451E" w:rsidRPr="0056695D">
        <w:rPr>
          <w:rFonts w:ascii="Times" w:hAnsi="Times"/>
          <w:color w:val="252525"/>
          <w:sz w:val="24"/>
          <w:szCs w:val="24"/>
        </w:rPr>
        <w:t xml:space="preserve">n pre-SMA. </w:t>
      </w:r>
    </w:p>
    <w:p w14:paraId="56493D93" w14:textId="5C699211" w:rsidR="0011617D" w:rsidRPr="0056695D" w:rsidRDefault="00BD7B4C" w:rsidP="00CE20D6">
      <w:pPr>
        <w:pStyle w:val="Normal1"/>
        <w:ind w:firstLine="720"/>
        <w:rPr>
          <w:rFonts w:ascii="Times" w:hAnsi="Times"/>
          <w:color w:val="252525"/>
          <w:sz w:val="24"/>
          <w:szCs w:val="24"/>
          <w:highlight w:val="white"/>
        </w:rPr>
      </w:pPr>
      <w:r>
        <w:rPr>
          <w:rFonts w:ascii="Times" w:hAnsi="Times"/>
          <w:color w:val="252525"/>
          <w:sz w:val="24"/>
          <w:szCs w:val="24"/>
        </w:rPr>
        <w:t>W</w:t>
      </w:r>
      <w:r w:rsidR="00CA3B40" w:rsidRPr="0056695D">
        <w:rPr>
          <w:rFonts w:ascii="Times" w:hAnsi="Times"/>
          <w:color w:val="252525"/>
          <w:sz w:val="24"/>
          <w:szCs w:val="24"/>
        </w:rPr>
        <w:t xml:space="preserve">e also found evidence that the two sub-regions of dACC specialized in different types of affective processes. Caudal dACC was more </w:t>
      </w:r>
      <w:r w:rsidR="00873DF1">
        <w:rPr>
          <w:rFonts w:ascii="Times" w:hAnsi="Times"/>
          <w:color w:val="252525"/>
          <w:sz w:val="24"/>
          <w:szCs w:val="24"/>
        </w:rPr>
        <w:t>strongly</w:t>
      </w:r>
      <w:r w:rsidR="001C003D">
        <w:rPr>
          <w:rFonts w:ascii="Times" w:hAnsi="Times"/>
          <w:color w:val="252525"/>
          <w:sz w:val="24"/>
          <w:szCs w:val="24"/>
        </w:rPr>
        <w:t xml:space="preserve"> associated with pain, consistent with co-activation with regions in the pain matrix </w:t>
      </w:r>
      <w:r w:rsidR="001C003D">
        <w:rPr>
          <w:rFonts w:ascii="Times" w:hAnsi="Times"/>
          <w:color w:val="252525"/>
          <w:sz w:val="24"/>
          <w:szCs w:val="24"/>
        </w:rPr>
        <w:fldChar w:fldCharType="begin"/>
      </w:r>
      <w:r w:rsidR="00991DD4">
        <w:rPr>
          <w:rFonts w:ascii="Times" w:hAnsi="Times"/>
          <w:color w:val="252525"/>
          <w:sz w:val="24"/>
          <w:szCs w:val="24"/>
        </w:rPr>
        <w:instrText xml:space="preserve"> ADDIN PAPERS2_CITATIONS &lt;citation&gt;&lt;uuid&gt;7C292D65-01C9-4E9B-AD66-85B868826A36&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Pr>
          <w:rFonts w:ascii="Times" w:hAnsi="Times"/>
          <w:color w:val="252525"/>
          <w:sz w:val="24"/>
          <w:szCs w:val="24"/>
        </w:rPr>
        <w:fldChar w:fldCharType="separate"/>
      </w:r>
      <w:r w:rsidR="00991DD4">
        <w:rPr>
          <w:rFonts w:ascii="Cambria" w:hAnsi="Cambria" w:cs="Cambria"/>
        </w:rPr>
        <w:t>(11)</w:t>
      </w:r>
      <w:r w:rsidR="001C003D">
        <w:rPr>
          <w:rFonts w:ascii="Times" w:hAnsi="Times"/>
          <w:color w:val="252525"/>
          <w:sz w:val="24"/>
          <w:szCs w:val="24"/>
        </w:rPr>
        <w:fldChar w:fldCharType="end"/>
      </w:r>
      <w:r w:rsidR="001C003D">
        <w:rPr>
          <w:rFonts w:ascii="Times" w:hAnsi="Times"/>
          <w:color w:val="252525"/>
          <w:sz w:val="24"/>
          <w:szCs w:val="24"/>
        </w:rPr>
        <w:t xml:space="preserve">, while </w:t>
      </w:r>
      <w:r w:rsidR="00CA3B40" w:rsidRPr="0056695D">
        <w:rPr>
          <w:rFonts w:ascii="Times" w:hAnsi="Times"/>
          <w:color w:val="252525"/>
          <w:sz w:val="24"/>
          <w:szCs w:val="24"/>
        </w:rPr>
        <w:t xml:space="preserve">rostral dACC was more strongly associated with decision-making </w:t>
      </w:r>
      <w:r w:rsidR="001C003D">
        <w:rPr>
          <w:rFonts w:ascii="Times" w:hAnsi="Times"/>
          <w:color w:val="252525"/>
          <w:sz w:val="24"/>
          <w:szCs w:val="24"/>
        </w:rPr>
        <w:t xml:space="preserve">and reward, consistent with greater </w:t>
      </w:r>
      <w:r w:rsidR="00CA3B40" w:rsidRPr="0056695D">
        <w:rPr>
          <w:rFonts w:ascii="Times" w:hAnsi="Times"/>
          <w:color w:val="252525"/>
          <w:sz w:val="24"/>
          <w:szCs w:val="24"/>
        </w:rPr>
        <w:t>co-activation with</w:t>
      </w:r>
      <w:r w:rsidR="00D34CF2">
        <w:rPr>
          <w:rFonts w:ascii="Times" w:hAnsi="Times"/>
          <w:color w:val="252525"/>
          <w:sz w:val="24"/>
          <w:szCs w:val="24"/>
        </w:rPr>
        <w:t xml:space="preserve"> regions important for reward, such as</w:t>
      </w:r>
      <w:r w:rsidR="00CA3B40" w:rsidRPr="0056695D">
        <w:rPr>
          <w:rFonts w:ascii="Times" w:hAnsi="Times"/>
          <w:color w:val="252525"/>
          <w:sz w:val="24"/>
          <w:szCs w:val="24"/>
        </w:rPr>
        <w:t xml:space="preserve"> </w:t>
      </w:r>
      <w:r w:rsidR="001C003D">
        <w:rPr>
          <w:rFonts w:ascii="Times" w:hAnsi="Times"/>
          <w:color w:val="252525"/>
          <w:sz w:val="24"/>
          <w:szCs w:val="24"/>
        </w:rPr>
        <w:t xml:space="preserve">the VS and lateral </w:t>
      </w:r>
      <w:r w:rsidR="00CA3B40" w:rsidRPr="0056695D">
        <w:rPr>
          <w:rFonts w:ascii="Times" w:hAnsi="Times"/>
          <w:color w:val="252525"/>
          <w:sz w:val="24"/>
          <w:szCs w:val="24"/>
        </w:rPr>
        <w:t xml:space="preserve">OFC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65C72221-D37C-4716-895F-A283EE14CB06&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(35, 45)</w:t>
      </w:r>
      <w:r w:rsidR="0088605C" w:rsidRPr="0056695D">
        <w:rPr>
          <w:rFonts w:ascii="Times" w:hAnsi="Times"/>
          <w:sz w:val="24"/>
          <w:szCs w:val="24"/>
        </w:rPr>
        <w:fldChar w:fldCharType="end"/>
      </w:r>
      <w:r w:rsidR="00CA3B40" w:rsidRPr="0056695D">
        <w:rPr>
          <w:rFonts w:ascii="Times" w:hAnsi="Times"/>
          <w:sz w:val="24"/>
          <w:szCs w:val="24"/>
        </w:rPr>
        <w:t xml:space="preserve">. </w:t>
      </w:r>
      <w:r w:rsidR="00CE20D6">
        <w:rPr>
          <w:rFonts w:ascii="Times" w:hAnsi="Times"/>
          <w:sz w:val="24"/>
          <w:szCs w:val="24"/>
        </w:rPr>
        <w:t>Notably</w:t>
      </w:r>
      <w:r w:rsidR="00CA3B40" w:rsidRPr="0056695D">
        <w:rPr>
          <w:rFonts w:ascii="Times" w:hAnsi="Times"/>
          <w:sz w:val="24"/>
          <w:szCs w:val="24"/>
        </w:rPr>
        <w:t>, rostral pre-SMA was also associated with decision-making</w:t>
      </w:r>
      <w:ins w:id="106" w:author="Tal Yarkoni" w:date="2015-09-24T10:15:00Z">
        <w:r w:rsidR="00627769">
          <w:rPr>
            <w:rFonts w:ascii="Times" w:hAnsi="Times"/>
            <w:sz w:val="24"/>
            <w:szCs w:val="24"/>
          </w:rPr>
          <w:t>,</w:t>
        </w:r>
      </w:ins>
      <w:r w:rsidR="00CA3B40" w:rsidRPr="0056695D">
        <w:rPr>
          <w:rFonts w:ascii="Times" w:hAnsi="Times"/>
          <w:sz w:val="24"/>
          <w:szCs w:val="24"/>
        </w:rPr>
        <w:t xml:space="preserve"> and</w:t>
      </w:r>
      <w:del w:id="107" w:author="Tal Yarkoni" w:date="2015-09-24T10:15:00Z">
        <w:r w:rsidR="00CA3B40" w:rsidRPr="0056695D" w:rsidDel="00627769">
          <w:rPr>
            <w:rFonts w:ascii="Times" w:hAnsi="Times"/>
            <w:sz w:val="24"/>
            <w:szCs w:val="24"/>
          </w:rPr>
          <w:delText xml:space="preserve"> </w:delText>
        </w:r>
        <w:r w:rsidR="00CE20D6" w:rsidDel="00627769">
          <w:rPr>
            <w:rFonts w:ascii="Times" w:hAnsi="Times"/>
            <w:sz w:val="24"/>
            <w:szCs w:val="24"/>
          </w:rPr>
          <w:delText>showed</w:delText>
        </w:r>
      </w:del>
      <w:r w:rsidR="00CE20D6">
        <w:rPr>
          <w:rFonts w:ascii="Times" w:hAnsi="Times"/>
          <w:sz w:val="24"/>
          <w:szCs w:val="24"/>
        </w:rPr>
        <w:t xml:space="preserve"> co-</w:t>
      </w:r>
      <w:del w:id="108" w:author="Tal Yarkoni" w:date="2015-09-24T10:15:00Z">
        <w:r w:rsidR="00CE20D6" w:rsidDel="00627769">
          <w:rPr>
            <w:rFonts w:ascii="Times" w:hAnsi="Times"/>
            <w:sz w:val="24"/>
            <w:szCs w:val="24"/>
          </w:rPr>
          <w:delText>activation</w:delText>
        </w:r>
      </w:del>
      <w:ins w:id="109" w:author="Tal Yarkoni" w:date="2015-09-24T10:15:00Z">
        <w:r w:rsidR="00627769">
          <w:rPr>
            <w:rFonts w:ascii="Times" w:hAnsi="Times"/>
            <w:sz w:val="24"/>
            <w:szCs w:val="24"/>
          </w:rPr>
          <w:t>activated with</w:t>
        </w:r>
      </w:ins>
      <w:r w:rsidR="00CE20D6">
        <w:rPr>
          <w:rFonts w:ascii="Times" w:hAnsi="Times"/>
          <w:sz w:val="24"/>
          <w:szCs w:val="24"/>
        </w:rPr>
        <w:t xml:space="preserve"> lateral OFC. These results are consistent with existing hypotheses that conflict adaptation may be dependent on learning</w:t>
      </w:r>
      <w:ins w:id="110" w:author="Tal Yarkoni" w:date="2015-09-24T10:15:00Z">
        <w:r w:rsidR="00627769">
          <w:rPr>
            <w:rFonts w:ascii="Times" w:hAnsi="Times"/>
            <w:sz w:val="24"/>
            <w:szCs w:val="24"/>
          </w:rPr>
          <w:t xml:space="preserve"> </w:t>
        </w:r>
      </w:ins>
      <w:del w:id="111" w:author="Tal Yarkoni" w:date="2015-09-24T10:15:00Z">
        <w:r w:rsidR="00CE20D6" w:rsidDel="00627769">
          <w:rPr>
            <w:rFonts w:ascii="Times" w:hAnsi="Times"/>
            <w:sz w:val="24"/>
            <w:szCs w:val="24"/>
          </w:rPr>
          <w:delText>-</w:delText>
        </w:r>
      </w:del>
      <w:r w:rsidR="00CE20D6">
        <w:rPr>
          <w:rFonts w:ascii="Times" w:hAnsi="Times"/>
          <w:sz w:val="24"/>
          <w:szCs w:val="24"/>
        </w:rPr>
        <w:t xml:space="preserve">processes </w:t>
      </w:r>
      <w:ins w:id="112" w:author="Tal Yarkoni" w:date="2015-09-24T10:15:00Z">
        <w:r w:rsidR="00627769">
          <w:rPr>
            <w:rFonts w:ascii="Times" w:hAnsi="Times"/>
            <w:sz w:val="24"/>
            <w:szCs w:val="24"/>
          </w:rPr>
          <w:t xml:space="preserve">in order </w:t>
        </w:r>
      </w:ins>
      <w:r w:rsidR="00CE20D6">
        <w:rPr>
          <w:rFonts w:ascii="Times" w:hAnsi="Times"/>
          <w:sz w:val="24"/>
          <w:szCs w:val="24"/>
        </w:rPr>
        <w:t xml:space="preserve">to avoid future negative outcomes </w:t>
      </w:r>
      <w:r w:rsidR="00CE20D6">
        <w:rPr>
          <w:rFonts w:ascii="Times" w:hAnsi="Times"/>
          <w:sz w:val="24"/>
          <w:szCs w:val="24"/>
        </w:rPr>
        <w:fldChar w:fldCharType="begin"/>
      </w:r>
      <w:r w:rsidR="00991DD4">
        <w:rPr>
          <w:rFonts w:ascii="Times" w:hAnsi="Times"/>
          <w:sz w:val="24"/>
          <w:szCs w:val="24"/>
        </w:rPr>
        <w:instrText xml:space="preserve"> ADDIN PAPERS2_CITATIONS &lt;citation&gt;&lt;uuid&gt;4B788971-8DBC-4C17-A2CD-956F1EFAAA88&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Pr>
          <w:rFonts w:ascii="Times" w:hAnsi="Times"/>
          <w:sz w:val="24"/>
          <w:szCs w:val="24"/>
        </w:rPr>
        <w:fldChar w:fldCharType="separate"/>
      </w:r>
      <w:r w:rsidR="00991DD4">
        <w:rPr>
          <w:rFonts w:ascii="Cambria" w:hAnsi="Cambria" w:cs="Cambria"/>
        </w:rPr>
        <w:t>(8)</w:t>
      </w:r>
      <w:r w:rsidR="00CE20D6">
        <w:rPr>
          <w:rFonts w:ascii="Times" w:hAnsi="Times"/>
          <w:sz w:val="24"/>
          <w:szCs w:val="24"/>
        </w:rPr>
        <w:fldChar w:fldCharType="end"/>
      </w:r>
      <w:r w:rsidR="00CE20D6">
        <w:rPr>
          <w:rFonts w:ascii="Times" w:hAnsi="Times"/>
          <w:sz w:val="24"/>
          <w:szCs w:val="24"/>
        </w:rPr>
        <w:t xml:space="preserve">. </w:t>
      </w:r>
    </w:p>
    <w:p w14:paraId="30B2629D" w14:textId="72076370" w:rsidR="009E7445" w:rsidRPr="0056695D" w:rsidRDefault="003B3D27" w:rsidP="0096185D">
      <w:pPr>
        <w:pStyle w:val="Normal1"/>
        <w:ind w:firstLine="0"/>
        <w:rPr>
          <w:rFonts w:ascii="Times" w:hAnsi="Times"/>
          <w:sz w:val="24"/>
          <w:szCs w:val="24"/>
        </w:rPr>
      </w:pPr>
      <w:r w:rsidRPr="0056695D">
        <w:rPr>
          <w:rFonts w:ascii="Times" w:hAnsi="Times"/>
          <w:sz w:val="24"/>
          <w:szCs w:val="24"/>
        </w:rPr>
        <w:t>Anterior</w:t>
      </w:r>
      <w:r w:rsidR="00332E1B" w:rsidRPr="0056695D">
        <w:rPr>
          <w:rFonts w:ascii="Times" w:hAnsi="Times"/>
          <w:sz w:val="24"/>
          <w:szCs w:val="24"/>
        </w:rPr>
        <w:t xml:space="preserve"> zone</w:t>
      </w:r>
    </w:p>
    <w:p w14:paraId="44B79AF6" w14:textId="39F69CFC" w:rsidR="00D320A0" w:rsidRPr="0056695D" w:rsidRDefault="00593F39" w:rsidP="0096185D">
      <w:pPr>
        <w:pStyle w:val="Normal1"/>
        <w:ind w:firstLine="720"/>
        <w:rPr>
          <w:rFonts w:ascii="Times" w:hAnsi="Times"/>
          <w:sz w:val="24"/>
          <w:szCs w:val="24"/>
        </w:rPr>
      </w:pPr>
      <w:r>
        <w:rPr>
          <w:rFonts w:ascii="Times" w:hAnsi="Times"/>
          <w:sz w:val="24"/>
          <w:szCs w:val="24"/>
        </w:rPr>
        <w:t xml:space="preserve">Anterior MFC </w:t>
      </w:r>
      <w:r w:rsidR="006B0B75" w:rsidRPr="0056695D">
        <w:rPr>
          <w:rFonts w:ascii="Times" w:hAnsi="Times"/>
          <w:sz w:val="24"/>
          <w:szCs w:val="24"/>
        </w:rPr>
        <w:t xml:space="preserve">showed a distinct pattern of </w:t>
      </w:r>
      <w:r w:rsidR="00D320A0" w:rsidRPr="0056695D">
        <w:rPr>
          <w:rFonts w:ascii="Times" w:hAnsi="Times"/>
          <w:sz w:val="24"/>
          <w:szCs w:val="24"/>
        </w:rPr>
        <w:t xml:space="preserve">functional </w:t>
      </w:r>
      <w:r>
        <w:rPr>
          <w:rFonts w:ascii="Times" w:hAnsi="Times"/>
          <w:sz w:val="24"/>
          <w:szCs w:val="24"/>
        </w:rPr>
        <w:t>specialization</w:t>
      </w:r>
      <w:r w:rsidR="00E8261D">
        <w:rPr>
          <w:rFonts w:ascii="Times" w:hAnsi="Times"/>
          <w:sz w:val="24"/>
          <w:szCs w:val="24"/>
        </w:rPr>
        <w:t xml:space="preserve"> from the rest of MFC</w:t>
      </w:r>
      <w:r w:rsidR="006B0B75" w:rsidRPr="0056695D">
        <w:rPr>
          <w:rFonts w:ascii="Times" w:hAnsi="Times"/>
          <w:sz w:val="24"/>
          <w:szCs w:val="24"/>
        </w:rPr>
        <w:t xml:space="preserve">, </w:t>
      </w:r>
      <w:r w:rsidR="00D320A0" w:rsidRPr="0056695D">
        <w:rPr>
          <w:rFonts w:ascii="Times" w:hAnsi="Times"/>
          <w:sz w:val="24"/>
          <w:szCs w:val="24"/>
        </w:rPr>
        <w:t>showing low associations with motor and executive functions and st</w:t>
      </w:r>
      <w:r w:rsidR="00560699">
        <w:rPr>
          <w:rFonts w:ascii="Times" w:hAnsi="Times"/>
          <w:sz w:val="24"/>
          <w:szCs w:val="24"/>
        </w:rPr>
        <w:t>rong associations with affect</w:t>
      </w:r>
      <w:r w:rsidR="00D320A0" w:rsidRPr="0056695D">
        <w:rPr>
          <w:rFonts w:ascii="Times" w:hAnsi="Times"/>
          <w:sz w:val="24"/>
          <w:szCs w:val="24"/>
        </w:rPr>
        <w:t xml:space="preserve">, decision-making, </w:t>
      </w:r>
      <w:r w:rsidR="00560699">
        <w:rPr>
          <w:rFonts w:ascii="Times" w:hAnsi="Times"/>
          <w:sz w:val="24"/>
          <w:szCs w:val="24"/>
        </w:rPr>
        <w:t>social cognition, and episodic memory.</w:t>
      </w:r>
      <w:r w:rsidR="00D320A0" w:rsidRPr="0056695D">
        <w:rPr>
          <w:rFonts w:ascii="Times" w:hAnsi="Times"/>
          <w:sz w:val="24"/>
          <w:szCs w:val="24"/>
        </w:rPr>
        <w:t xml:space="preserve"> This was accompanied by a distinct pattern of whole-brain co-activation, primarily with regions of the default network, such as </w:t>
      </w:r>
      <w:r>
        <w:rPr>
          <w:rFonts w:ascii="Times" w:hAnsi="Times"/>
          <w:sz w:val="24"/>
          <w:szCs w:val="24"/>
        </w:rPr>
        <w:t xml:space="preserve">PCC, </w:t>
      </w:r>
      <w:r w:rsidR="00D320A0" w:rsidRPr="0056695D">
        <w:rPr>
          <w:rFonts w:ascii="Times" w:hAnsi="Times"/>
          <w:sz w:val="24"/>
          <w:szCs w:val="24"/>
        </w:rPr>
        <w:t>hippocampus</w:t>
      </w:r>
      <w:r>
        <w:rPr>
          <w:rFonts w:ascii="Times" w:hAnsi="Times"/>
          <w:sz w:val="24"/>
          <w:szCs w:val="24"/>
        </w:rPr>
        <w:t xml:space="preserve"> as well as sub-cortical regions such as amygdala and VS</w:t>
      </w:r>
      <w:r w:rsidR="00D320A0" w:rsidRPr="0056695D">
        <w:rPr>
          <w:rFonts w:ascii="Times" w:hAnsi="Times"/>
          <w:sz w:val="24"/>
          <w:szCs w:val="24"/>
        </w:rPr>
        <w:t xml:space="preserve">. These results are </w:t>
      </w:r>
      <w:r w:rsidR="00D320A0" w:rsidRPr="0056695D">
        <w:rPr>
          <w:rFonts w:ascii="Times" w:hAnsi="Times"/>
          <w:sz w:val="24"/>
          <w:szCs w:val="24"/>
        </w:rPr>
        <w:lastRenderedPageBreak/>
        <w:t xml:space="preserve">consistent with </w:t>
      </w:r>
      <w:r w:rsidR="00560BAC">
        <w:rPr>
          <w:rFonts w:ascii="Times" w:hAnsi="Times"/>
          <w:sz w:val="24"/>
          <w:szCs w:val="24"/>
        </w:rPr>
        <w:t>claims that mPFC i</w:t>
      </w:r>
      <w:r w:rsidR="00D320A0" w:rsidRPr="0056695D">
        <w:rPr>
          <w:rFonts w:ascii="Times" w:hAnsi="Times"/>
          <w:sz w:val="24"/>
          <w:szCs w:val="24"/>
        </w:rPr>
        <w:t xml:space="preserve">s a key </w:t>
      </w:r>
      <w:r w:rsidR="00F70A5D">
        <w:rPr>
          <w:rFonts w:ascii="Times" w:hAnsi="Times"/>
          <w:sz w:val="24"/>
          <w:szCs w:val="24"/>
        </w:rPr>
        <w:t>region</w:t>
      </w:r>
      <w:r w:rsidR="00B9451E" w:rsidRPr="0056695D">
        <w:rPr>
          <w:rFonts w:ascii="Times" w:hAnsi="Times"/>
          <w:sz w:val="24"/>
          <w:szCs w:val="24"/>
        </w:rPr>
        <w:t xml:space="preserve"> of </w:t>
      </w:r>
      <w:r w:rsidR="00D320A0" w:rsidRPr="0056695D">
        <w:rPr>
          <w:rFonts w:ascii="Times" w:hAnsi="Times"/>
          <w:sz w:val="24"/>
          <w:szCs w:val="24"/>
        </w:rPr>
        <w:t xml:space="preserve">the ‘default network’ </w:t>
      </w:r>
      <w:r w:rsidR="00D320A0" w:rsidRPr="0056695D">
        <w:rPr>
          <w:rFonts w:ascii="Times" w:hAnsi="Times"/>
          <w:sz w:val="24"/>
          <w:szCs w:val="24"/>
        </w:rPr>
        <w:fldChar w:fldCharType="begin"/>
      </w:r>
      <w:r w:rsidR="00991DD4">
        <w:rPr>
          <w:rFonts w:ascii="Times" w:hAnsi="Times"/>
          <w:sz w:val="24"/>
          <w:szCs w:val="24"/>
        </w:rPr>
        <w:instrText xml:space="preserve"> ADDIN PAPERS2_CITATIONS &lt;citation&gt;&lt;uuid&gt;D0B730B8-888C-40B0-BEE3-D16BB0A647B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56695D">
        <w:rPr>
          <w:rFonts w:ascii="Times" w:hAnsi="Times"/>
          <w:sz w:val="24"/>
          <w:szCs w:val="24"/>
        </w:rPr>
        <w:fldChar w:fldCharType="separate"/>
      </w:r>
      <w:r w:rsidR="006E5BEF">
        <w:rPr>
          <w:rFonts w:ascii="Cambria" w:hAnsi="Cambria" w:cs="Cambria"/>
        </w:rPr>
        <w:t>(31)</w:t>
      </w:r>
      <w:r w:rsidR="00D320A0" w:rsidRPr="0056695D">
        <w:rPr>
          <w:rFonts w:ascii="Times" w:hAnsi="Times"/>
          <w:sz w:val="24"/>
          <w:szCs w:val="24"/>
        </w:rPr>
        <w:fldChar w:fldCharType="end"/>
      </w:r>
      <w:r w:rsidR="00560BAC">
        <w:rPr>
          <w:rFonts w:ascii="Times" w:hAnsi="Times"/>
          <w:sz w:val="24"/>
          <w:szCs w:val="24"/>
        </w:rPr>
        <w:t xml:space="preserve">—a network specialized in internally oriented processes. </w:t>
      </w:r>
    </w:p>
    <w:p w14:paraId="5338DEE2" w14:textId="75820FA4" w:rsidR="00820D99" w:rsidRDefault="002F19A7" w:rsidP="00CA4183">
      <w:pPr>
        <w:pStyle w:val="Normal1"/>
        <w:ind w:firstLine="720"/>
        <w:rPr>
          <w:rFonts w:ascii="Times" w:hAnsi="Times"/>
          <w:sz w:val="24"/>
          <w:szCs w:val="24"/>
        </w:rPr>
      </w:pPr>
      <w:r>
        <w:rPr>
          <w:rFonts w:ascii="Times" w:hAnsi="Times"/>
          <w:sz w:val="24"/>
          <w:szCs w:val="24"/>
        </w:rPr>
        <w:t xml:space="preserve">However, anterior MFC is not a unitary </w:t>
      </w:r>
      <w:r w:rsidR="00C767DE">
        <w:rPr>
          <w:rFonts w:ascii="Times" w:hAnsi="Times"/>
          <w:sz w:val="24"/>
          <w:szCs w:val="24"/>
        </w:rPr>
        <w:t>area</w:t>
      </w:r>
      <w:ins w:id="113" w:author="Tal Yarkoni" w:date="2015-09-24T10:16:00Z">
        <w:r w:rsidR="00F2258E">
          <w:rPr>
            <w:rFonts w:ascii="Times" w:hAnsi="Times"/>
            <w:sz w:val="24"/>
            <w:szCs w:val="24"/>
          </w:rPr>
          <w:t>,</w:t>
        </w:r>
      </w:ins>
      <w:r>
        <w:rPr>
          <w:rFonts w:ascii="Times" w:hAnsi="Times"/>
          <w:sz w:val="24"/>
          <w:szCs w:val="24"/>
        </w:rPr>
        <w:t xml:space="preserve"> and fractionated into </w:t>
      </w:r>
      <w:r w:rsidR="006B0B75" w:rsidRPr="0056695D">
        <w:rPr>
          <w:rFonts w:ascii="Times" w:hAnsi="Times"/>
          <w:sz w:val="24"/>
          <w:szCs w:val="24"/>
        </w:rPr>
        <w:t xml:space="preserve">three subregions: </w:t>
      </w:r>
      <w:r w:rsidR="006204A8">
        <w:rPr>
          <w:rFonts w:ascii="Times" w:hAnsi="Times"/>
          <w:sz w:val="24"/>
          <w:szCs w:val="24"/>
        </w:rPr>
        <w:t>d</w:t>
      </w:r>
      <w:r>
        <w:rPr>
          <w:rFonts w:ascii="Times" w:hAnsi="Times"/>
          <w:sz w:val="24"/>
          <w:szCs w:val="24"/>
        </w:rPr>
        <w:t xml:space="preserve">mPFC, rACC and vmPFC. </w:t>
      </w:r>
      <w:ins w:id="114" w:author="Tal Yarkoni" w:date="2015-09-24T10:16:00Z">
        <w:r w:rsidR="00F2258E">
          <w:rPr>
            <w:rFonts w:ascii="Times" w:hAnsi="Times"/>
            <w:sz w:val="24"/>
            <w:szCs w:val="24"/>
          </w:rPr>
          <w:t>D</w:t>
        </w:r>
      </w:ins>
      <w:del w:id="115" w:author="Tal Yarkoni" w:date="2015-09-24T10:16:00Z">
        <w:r w:rsidR="00D320A0" w:rsidRPr="0056695D" w:rsidDel="00F2258E">
          <w:rPr>
            <w:rFonts w:ascii="Times" w:hAnsi="Times"/>
            <w:sz w:val="24"/>
            <w:szCs w:val="24"/>
          </w:rPr>
          <w:delText>d</w:delText>
        </w:r>
      </w:del>
      <w:r w:rsidR="00D320A0" w:rsidRPr="0056695D">
        <w:rPr>
          <w:rFonts w:ascii="Times" w:hAnsi="Times"/>
          <w:sz w:val="24"/>
          <w:szCs w:val="24"/>
        </w:rPr>
        <w:t xml:space="preserve">mPFC was </w:t>
      </w:r>
      <w:r w:rsidR="000107A7">
        <w:rPr>
          <w:rFonts w:ascii="Times" w:hAnsi="Times"/>
          <w:sz w:val="24"/>
          <w:szCs w:val="24"/>
        </w:rPr>
        <w:t xml:space="preserve">the most strongly associated </w:t>
      </w:r>
      <w:r w:rsidR="00D320A0" w:rsidRPr="0056695D">
        <w:rPr>
          <w:rFonts w:ascii="Times" w:hAnsi="Times"/>
          <w:sz w:val="24"/>
          <w:szCs w:val="24"/>
        </w:rPr>
        <w:t xml:space="preserve">with social processing, consistent with several studies linking dmPFC to social perception and self-referential thought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8BBE2767-35EC-4A8B-8756-914D0198F10E&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(46)</w:t>
      </w:r>
      <w:r w:rsidR="0088605C" w:rsidRPr="0056695D">
        <w:rPr>
          <w:rFonts w:ascii="Times" w:hAnsi="Times"/>
          <w:sz w:val="24"/>
          <w:szCs w:val="24"/>
        </w:rPr>
        <w:fldChar w:fldCharType="end"/>
      </w:r>
      <w:r w:rsidR="00D320A0" w:rsidRPr="0056695D">
        <w:rPr>
          <w:rFonts w:ascii="Times" w:hAnsi="Times"/>
          <w:sz w:val="24"/>
          <w:szCs w:val="24"/>
        </w:rPr>
        <w:t xml:space="preserve">. Moreover, dmPFC showed strong co-activation with TPJ, a region thought to also be important for mentalizing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A004C789-F255-4380-8CA3-6B0F1F590776&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56695D">
        <w:rPr>
          <w:rFonts w:ascii="Times" w:hAnsi="Times"/>
          <w:sz w:val="24"/>
          <w:szCs w:val="24"/>
        </w:rPr>
        <w:fldChar w:fldCharType="separate"/>
      </w:r>
      <w:r w:rsidR="006E5BEF">
        <w:rPr>
          <w:rFonts w:ascii="Cambria" w:hAnsi="Cambria" w:cs="Cambria"/>
        </w:rPr>
        <w:t>(17, 18)</w:t>
      </w:r>
      <w:r w:rsidR="0088605C" w:rsidRPr="0056695D">
        <w:rPr>
          <w:rFonts w:ascii="Times" w:hAnsi="Times"/>
          <w:sz w:val="24"/>
          <w:szCs w:val="24"/>
        </w:rPr>
        <w:fldChar w:fldCharType="end"/>
      </w:r>
      <w:r w:rsidR="00D320A0" w:rsidRPr="0056695D">
        <w:rPr>
          <w:rFonts w:ascii="Times" w:hAnsi="Times"/>
          <w:sz w:val="24"/>
          <w:szCs w:val="24"/>
        </w:rPr>
        <w:t xml:space="preserve">. Importantly, dmPFC showed </w:t>
      </w:r>
      <w:r w:rsidR="00B9451E" w:rsidRPr="0056695D">
        <w:rPr>
          <w:rFonts w:ascii="Times" w:hAnsi="Times"/>
          <w:sz w:val="24"/>
          <w:szCs w:val="24"/>
        </w:rPr>
        <w:t>very low</w:t>
      </w:r>
      <w:r w:rsidR="00D320A0" w:rsidRPr="0056695D">
        <w:rPr>
          <w:rFonts w:ascii="Times" w:hAnsi="Times"/>
          <w:sz w:val="24"/>
          <w:szCs w:val="24"/>
        </w:rPr>
        <w:t xml:space="preserve"> association with reward processing, suggesting that higher-level mentalizing processes occur separately </w:t>
      </w:r>
      <w:r w:rsidR="006204A8" w:rsidRPr="0056695D">
        <w:rPr>
          <w:rFonts w:ascii="Times" w:hAnsi="Times"/>
          <w:sz w:val="24"/>
          <w:szCs w:val="24"/>
        </w:rPr>
        <w:t xml:space="preserve">from </w:t>
      </w:r>
      <w:r w:rsidR="006204A8">
        <w:rPr>
          <w:rFonts w:ascii="Times" w:hAnsi="Times"/>
          <w:sz w:val="24"/>
          <w:szCs w:val="24"/>
        </w:rPr>
        <w:t>low</w:t>
      </w:r>
      <w:r w:rsidR="00D320A0" w:rsidRPr="0056695D">
        <w:rPr>
          <w:rFonts w:ascii="Times" w:hAnsi="Times"/>
          <w:sz w:val="24"/>
          <w:szCs w:val="24"/>
        </w:rPr>
        <w:t xml:space="preserve">-level affective processing. </w:t>
      </w:r>
      <w:r w:rsidR="00D86FE9">
        <w:rPr>
          <w:rFonts w:ascii="Times" w:hAnsi="Times"/>
          <w:sz w:val="24"/>
          <w:szCs w:val="24"/>
        </w:rPr>
        <w:t xml:space="preserve">Rostral </w:t>
      </w:r>
      <w:r w:rsidR="00D320A0" w:rsidRPr="0056695D">
        <w:rPr>
          <w:rFonts w:ascii="Times" w:hAnsi="Times"/>
          <w:sz w:val="24"/>
          <w:szCs w:val="24"/>
        </w:rPr>
        <w:t xml:space="preserve">ACC showed a less specific functional pattern, </w:t>
      </w:r>
      <w:r w:rsidR="00820D99" w:rsidRPr="0056695D">
        <w:rPr>
          <w:rFonts w:ascii="Times" w:hAnsi="Times"/>
          <w:sz w:val="24"/>
          <w:szCs w:val="24"/>
        </w:rPr>
        <w:t>consistent with the high functional complexity we observed</w:t>
      </w:r>
      <w:r w:rsidR="00820D99">
        <w:rPr>
          <w:rFonts w:ascii="Times" w:hAnsi="Times"/>
          <w:sz w:val="24"/>
          <w:szCs w:val="24"/>
        </w:rPr>
        <w:t xml:space="preserve">. rACC was moderately associated with a variety of </w:t>
      </w:r>
      <w:del w:id="116" w:author="Tal Yarkoni" w:date="2015-09-24T10:17:00Z">
        <w:r w:rsidR="00D320A0" w:rsidRPr="0056695D" w:rsidDel="0038158E">
          <w:rPr>
            <w:rFonts w:ascii="Times" w:hAnsi="Times"/>
            <w:sz w:val="24"/>
            <w:szCs w:val="24"/>
          </w:rPr>
          <w:delText xml:space="preserve">including </w:delText>
        </w:r>
      </w:del>
      <w:r w:rsidR="00D320A0" w:rsidRPr="0056695D">
        <w:rPr>
          <w:rFonts w:ascii="Times" w:hAnsi="Times"/>
          <w:sz w:val="24"/>
          <w:szCs w:val="24"/>
        </w:rPr>
        <w:t>low-level affective processe</w:t>
      </w:r>
      <w:r w:rsidR="00B74212">
        <w:rPr>
          <w:rFonts w:ascii="Times" w:hAnsi="Times"/>
          <w:sz w:val="24"/>
          <w:szCs w:val="24"/>
        </w:rPr>
        <w:t xml:space="preserve">s, such as fear and reward, </w:t>
      </w:r>
      <w:r w:rsidR="00820D99">
        <w:rPr>
          <w:rFonts w:ascii="Times" w:hAnsi="Times"/>
          <w:sz w:val="24"/>
          <w:szCs w:val="24"/>
        </w:rPr>
        <w:t>and</w:t>
      </w:r>
      <w:r w:rsidR="00D320A0" w:rsidRPr="0056695D">
        <w:rPr>
          <w:rFonts w:ascii="Times" w:hAnsi="Times"/>
          <w:sz w:val="24"/>
          <w:szCs w:val="24"/>
        </w:rPr>
        <w:t xml:space="preserve"> higher-level pro</w:t>
      </w:r>
      <w:r w:rsidR="00B74212">
        <w:rPr>
          <w:rFonts w:ascii="Times" w:hAnsi="Times"/>
          <w:sz w:val="24"/>
          <w:szCs w:val="24"/>
        </w:rPr>
        <w:t>cesses such as decision-making</w:t>
      </w:r>
      <w:r w:rsidR="00820D99">
        <w:rPr>
          <w:rFonts w:ascii="Times" w:hAnsi="Times"/>
          <w:sz w:val="24"/>
          <w:szCs w:val="24"/>
        </w:rPr>
        <w:t xml:space="preserve">. </w:t>
      </w:r>
      <w:r w:rsidR="00D320A0" w:rsidRPr="0056695D">
        <w:rPr>
          <w:rFonts w:ascii="Times" w:hAnsi="Times"/>
          <w:sz w:val="24"/>
          <w:szCs w:val="24"/>
        </w:rPr>
        <w:t xml:space="preserve">These findings are consistent with descriptions of the existence of a default network ‘hub’ region in mPFC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403C3B86-5CE6-48E1-92E5-42D8B070F3BA&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(47, 48)</w:t>
      </w:r>
      <w:r w:rsidR="0088605C" w:rsidRPr="0056695D">
        <w:rPr>
          <w:rFonts w:ascii="Times" w:hAnsi="Times"/>
          <w:sz w:val="24"/>
          <w:szCs w:val="24"/>
        </w:rPr>
        <w:fldChar w:fldCharType="end"/>
      </w:r>
      <w:r w:rsidR="00D320A0" w:rsidRPr="0056695D">
        <w:rPr>
          <w:rFonts w:ascii="Times" w:hAnsi="Times"/>
          <w:sz w:val="24"/>
          <w:szCs w:val="24"/>
        </w:rPr>
        <w:t xml:space="preserve">. As a hub of the default network, rACC is likely to be involved in many of the processes supported by this network, but </w:t>
      </w:r>
      <w:ins w:id="117" w:author="Tal Yarkoni" w:date="2015-09-24T10:17:00Z">
        <w:r w:rsidR="00DA6262">
          <w:rPr>
            <w:rFonts w:ascii="Times" w:hAnsi="Times"/>
            <w:sz w:val="24"/>
            <w:szCs w:val="24"/>
          </w:rPr>
          <w:t xml:space="preserve">may </w:t>
        </w:r>
      </w:ins>
      <w:r w:rsidR="00D320A0" w:rsidRPr="0056695D">
        <w:rPr>
          <w:rFonts w:ascii="Times" w:hAnsi="Times"/>
          <w:sz w:val="24"/>
          <w:szCs w:val="24"/>
        </w:rPr>
        <w:t xml:space="preserve">not be specialized </w:t>
      </w:r>
      <w:del w:id="118" w:author="Tal Yarkoni" w:date="2015-09-24T10:17:00Z">
        <w:r w:rsidR="00D320A0" w:rsidRPr="0056695D" w:rsidDel="00DA6262">
          <w:rPr>
            <w:rFonts w:ascii="Times" w:hAnsi="Times"/>
            <w:sz w:val="24"/>
            <w:szCs w:val="24"/>
          </w:rPr>
          <w:delText xml:space="preserve">in </w:delText>
        </w:r>
      </w:del>
      <w:ins w:id="119" w:author="Tal Yarkoni" w:date="2015-09-24T10:17:00Z">
        <w:r w:rsidR="00DA6262">
          <w:rPr>
            <w:rFonts w:ascii="Times" w:hAnsi="Times"/>
            <w:sz w:val="24"/>
            <w:szCs w:val="24"/>
          </w:rPr>
          <w:t>for</w:t>
        </w:r>
        <w:r w:rsidR="00DA6262" w:rsidRPr="0056695D">
          <w:rPr>
            <w:rFonts w:ascii="Times" w:hAnsi="Times"/>
            <w:sz w:val="24"/>
            <w:szCs w:val="24"/>
          </w:rPr>
          <w:t xml:space="preserve"> </w:t>
        </w:r>
      </w:ins>
      <w:r w:rsidR="00D320A0" w:rsidRPr="0056695D">
        <w:rPr>
          <w:rFonts w:ascii="Times" w:hAnsi="Times"/>
          <w:sz w:val="24"/>
          <w:szCs w:val="24"/>
        </w:rPr>
        <w:t xml:space="preserve">any given process. </w:t>
      </w:r>
    </w:p>
    <w:p w14:paraId="7F5121F7" w14:textId="328C3BFE" w:rsidR="009E7445" w:rsidRPr="0056695D" w:rsidRDefault="00D320A0" w:rsidP="00CA4183">
      <w:pPr>
        <w:pStyle w:val="Normal1"/>
        <w:ind w:firstLine="720"/>
        <w:rPr>
          <w:rFonts w:ascii="Times" w:hAnsi="Times"/>
          <w:sz w:val="24"/>
          <w:szCs w:val="24"/>
        </w:rPr>
      </w:pPr>
      <w:r w:rsidRPr="0056695D">
        <w:rPr>
          <w:rFonts w:ascii="Times" w:hAnsi="Times"/>
          <w:sz w:val="24"/>
          <w:szCs w:val="24"/>
        </w:rPr>
        <w:t>Finally</w:t>
      </w:r>
      <w:r w:rsidR="002E7CCC">
        <w:rPr>
          <w:rFonts w:ascii="Times" w:hAnsi="Times"/>
          <w:sz w:val="24"/>
          <w:szCs w:val="24"/>
        </w:rPr>
        <w:t>,</w:t>
      </w:r>
      <w:r w:rsidRPr="0056695D">
        <w:rPr>
          <w:rFonts w:ascii="Times" w:hAnsi="Times"/>
          <w:sz w:val="24"/>
          <w:szCs w:val="24"/>
        </w:rPr>
        <w:t xml:space="preserve"> our results suggest that vmPFC is primarily associated </w:t>
      </w:r>
      <w:r w:rsidR="00AB4CCA">
        <w:rPr>
          <w:rFonts w:ascii="Times" w:hAnsi="Times"/>
          <w:sz w:val="24"/>
          <w:szCs w:val="24"/>
        </w:rPr>
        <w:t xml:space="preserve">with </w:t>
      </w:r>
      <w:r w:rsidR="00820D99">
        <w:rPr>
          <w:rFonts w:ascii="Times" w:hAnsi="Times"/>
          <w:sz w:val="24"/>
          <w:szCs w:val="24"/>
        </w:rPr>
        <w:t xml:space="preserve">low-level </w:t>
      </w:r>
      <w:r w:rsidR="00AB4CCA">
        <w:rPr>
          <w:rFonts w:ascii="Times" w:hAnsi="Times"/>
          <w:sz w:val="24"/>
          <w:szCs w:val="24"/>
        </w:rPr>
        <w:t>affect</w:t>
      </w:r>
      <w:r w:rsidR="00820D99">
        <w:rPr>
          <w:rFonts w:ascii="Times" w:hAnsi="Times"/>
          <w:sz w:val="24"/>
          <w:szCs w:val="24"/>
        </w:rPr>
        <w:t xml:space="preserve">ive processes, such </w:t>
      </w:r>
      <w:r w:rsidRPr="0056695D">
        <w:rPr>
          <w:rFonts w:ascii="Times" w:hAnsi="Times"/>
          <w:sz w:val="24"/>
          <w:szCs w:val="24"/>
        </w:rPr>
        <w:t xml:space="preserve">as reward and fear. </w:t>
      </w:r>
      <w:r w:rsidR="003A13FB">
        <w:rPr>
          <w:rFonts w:ascii="Times" w:hAnsi="Times"/>
          <w:sz w:val="24"/>
          <w:szCs w:val="24"/>
        </w:rPr>
        <w:t>This</w:t>
      </w:r>
      <w:r w:rsidRPr="0056695D">
        <w:rPr>
          <w:rFonts w:ascii="Times" w:hAnsi="Times"/>
          <w:sz w:val="24"/>
          <w:szCs w:val="24"/>
        </w:rPr>
        <w:t xml:space="preserve"> is consistent with </w:t>
      </w:r>
      <w:r w:rsidR="003A13FB">
        <w:rPr>
          <w:rFonts w:ascii="Times" w:hAnsi="Times"/>
          <w:sz w:val="24"/>
          <w:szCs w:val="24"/>
        </w:rPr>
        <w:t>vmPFC’s</w:t>
      </w:r>
      <w:r w:rsidRPr="0056695D">
        <w:rPr>
          <w:rFonts w:ascii="Times" w:hAnsi="Times"/>
          <w:sz w:val="24"/>
          <w:szCs w:val="24"/>
        </w:rPr>
        <w:t xml:space="preserve"> </w:t>
      </w:r>
      <w:r w:rsidR="003A13FB">
        <w:rPr>
          <w:rFonts w:ascii="Times" w:hAnsi="Times"/>
          <w:sz w:val="24"/>
          <w:szCs w:val="24"/>
        </w:rPr>
        <w:t>robust</w:t>
      </w:r>
      <w:r w:rsidRPr="0056695D">
        <w:rPr>
          <w:rFonts w:ascii="Times" w:hAnsi="Times"/>
          <w:sz w:val="24"/>
          <w:szCs w:val="24"/>
        </w:rPr>
        <w:t xml:space="preserve"> co-activation with subcortical regions, such as </w:t>
      </w:r>
      <w:r w:rsidR="003A13FB">
        <w:rPr>
          <w:rFonts w:ascii="Times" w:hAnsi="Times"/>
          <w:sz w:val="24"/>
          <w:szCs w:val="24"/>
        </w:rPr>
        <w:t>VS</w:t>
      </w:r>
      <w:r w:rsidRPr="0056695D">
        <w:rPr>
          <w:rFonts w:ascii="Times" w:hAnsi="Times"/>
          <w:sz w:val="24"/>
          <w:szCs w:val="24"/>
        </w:rPr>
        <w:t xml:space="preserve"> </w:t>
      </w:r>
      <w:r w:rsidRPr="0056695D">
        <w:rPr>
          <w:rFonts w:ascii="Times" w:hAnsi="Times"/>
          <w:sz w:val="24"/>
          <w:szCs w:val="24"/>
        </w:rPr>
        <w:fldChar w:fldCharType="begin"/>
      </w:r>
      <w:r w:rsidR="00991DD4">
        <w:rPr>
          <w:rFonts w:ascii="Times" w:hAnsi="Times"/>
          <w:sz w:val="24"/>
          <w:szCs w:val="24"/>
        </w:rPr>
        <w:instrText xml:space="preserve"> ADDIN PAPERS2_CITATIONS &lt;citation&gt;&lt;uuid&gt;9BC81799-9D9C-48E4-A8CE-26A0CDA724E4&lt;/uuid&gt;&lt;priority&gt;0&lt;/priority&gt;&lt;publications&gt;&lt;publication&gt;&lt;type&gt;400&lt;/type&gt;&lt;publication_date&gt;99200100001200000000200000&lt;/publication_date&gt;&lt;title&gt;Anticipation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(49)</w:t>
      </w:r>
      <w:r w:rsidRPr="0056695D">
        <w:rPr>
          <w:rFonts w:ascii="Times" w:hAnsi="Times"/>
          <w:sz w:val="24"/>
          <w:szCs w:val="24"/>
        </w:rPr>
        <w:fldChar w:fldCharType="end"/>
      </w:r>
      <w:r w:rsidRPr="0056695D">
        <w:rPr>
          <w:rFonts w:ascii="Times" w:hAnsi="Times"/>
          <w:sz w:val="24"/>
          <w:szCs w:val="24"/>
        </w:rPr>
        <w:t xml:space="preserve"> and amygdala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BD987025-44DB-4D1C-B544-C6ABA265801C&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(50)</w:t>
      </w:r>
      <w:r w:rsidR="0088605C" w:rsidRPr="0056695D">
        <w:rPr>
          <w:rFonts w:ascii="Times" w:hAnsi="Times"/>
          <w:sz w:val="24"/>
          <w:szCs w:val="24"/>
        </w:rPr>
        <w:fldChar w:fldCharType="end"/>
      </w:r>
      <w:r w:rsidRPr="0056695D">
        <w:rPr>
          <w:rFonts w:ascii="Times" w:hAnsi="Times"/>
          <w:sz w:val="24"/>
          <w:szCs w:val="24"/>
        </w:rPr>
        <w:t xml:space="preserve"> , respectively. </w:t>
      </w:r>
      <w:r w:rsidR="008F21AC">
        <w:rPr>
          <w:rFonts w:ascii="Times" w:hAnsi="Times"/>
          <w:sz w:val="24"/>
          <w:szCs w:val="24"/>
        </w:rPr>
        <w:t>Impor</w:t>
      </w:r>
      <w:r w:rsidRPr="0056695D">
        <w:rPr>
          <w:rFonts w:ascii="Times" w:hAnsi="Times"/>
          <w:sz w:val="24"/>
          <w:szCs w:val="24"/>
        </w:rPr>
        <w:t xml:space="preserve">tantly, although some have characterized vmPFC as being a ‘valuation’ system </w:t>
      </w:r>
      <w:r w:rsidRPr="0056695D">
        <w:rPr>
          <w:rFonts w:ascii="Times" w:hAnsi="Times"/>
          <w:sz w:val="24"/>
          <w:szCs w:val="24"/>
        </w:rPr>
        <w:fldChar w:fldCharType="begin"/>
      </w:r>
      <w:r w:rsidR="00991DD4">
        <w:rPr>
          <w:rFonts w:ascii="Times" w:hAnsi="Times"/>
          <w:sz w:val="24"/>
          <w:szCs w:val="24"/>
        </w:rPr>
        <w:instrText xml:space="preserve"> ADDIN PAPERS2_CITATIONS &lt;citation&gt;&lt;uuid&gt;F4187834-64C3-4C4D-84B7-16CEC26750D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(51)</w:t>
      </w:r>
      <w:r w:rsidRPr="0056695D">
        <w:rPr>
          <w:rFonts w:ascii="Times" w:hAnsi="Times"/>
          <w:sz w:val="24"/>
          <w:szCs w:val="24"/>
        </w:rPr>
        <w:fldChar w:fldCharType="end"/>
      </w:r>
      <w:r w:rsidRPr="0056695D">
        <w:rPr>
          <w:rFonts w:ascii="Times" w:hAnsi="Times"/>
          <w:sz w:val="24"/>
          <w:szCs w:val="24"/>
        </w:rPr>
        <w:t xml:space="preserve">, these results suggest that this region is equally important for processes more closely related with the amygdala and related negative emotions. </w:t>
      </w:r>
      <w:r w:rsidR="008F21AC">
        <w:rPr>
          <w:rFonts w:ascii="Times" w:hAnsi="Times"/>
          <w:sz w:val="24"/>
          <w:szCs w:val="24"/>
        </w:rPr>
        <w:t xml:space="preserve">Thus vmPFC may play a general role incorporating a variety of </w:t>
      </w:r>
      <w:r w:rsidRPr="0056695D">
        <w:rPr>
          <w:rFonts w:ascii="Times" w:hAnsi="Times"/>
          <w:sz w:val="24"/>
          <w:szCs w:val="24"/>
        </w:rPr>
        <w:t>affective signals into cortex, while more dorsal regions, such as rACC may be important for integrating or contextualizing these signals</w:t>
      </w:r>
      <w:r w:rsidR="008F21AC">
        <w:rPr>
          <w:rFonts w:ascii="Times" w:hAnsi="Times"/>
          <w:sz w:val="24"/>
          <w:szCs w:val="24"/>
        </w:rPr>
        <w:t xml:space="preserve"> with the rest of the default network</w:t>
      </w:r>
      <w:r w:rsidRPr="0056695D">
        <w:rPr>
          <w:rFonts w:ascii="Times" w:hAnsi="Times"/>
          <w:sz w:val="24"/>
          <w:szCs w:val="24"/>
        </w:rPr>
        <w:t xml:space="preserve"> </w:t>
      </w:r>
      <w:r w:rsidRPr="0056695D">
        <w:rPr>
          <w:rFonts w:ascii="Times" w:hAnsi="Times"/>
          <w:sz w:val="24"/>
          <w:szCs w:val="24"/>
        </w:rPr>
        <w:fldChar w:fldCharType="begin"/>
      </w:r>
      <w:r w:rsidR="00991DD4">
        <w:rPr>
          <w:rFonts w:ascii="Times" w:hAnsi="Times"/>
          <w:sz w:val="24"/>
          <w:szCs w:val="24"/>
        </w:rPr>
        <w:instrText xml:space="preserve"> ADDIN PAPERS2_CITATIONS &lt;citation&gt;&lt;uuid&gt;E17C61D6-6A3E-4E7B-A320-80880D30E560&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56695D">
        <w:rPr>
          <w:rFonts w:ascii="Times" w:hAnsi="Times"/>
          <w:sz w:val="24"/>
          <w:szCs w:val="24"/>
        </w:rPr>
        <w:fldChar w:fldCharType="separate"/>
      </w:r>
      <w:r w:rsidR="00991DD4">
        <w:rPr>
          <w:rFonts w:ascii="Cambria" w:hAnsi="Cambria" w:cs="Cambria"/>
        </w:rPr>
        <w:t>(52)</w:t>
      </w:r>
      <w:r w:rsidRPr="0056695D">
        <w:rPr>
          <w:rFonts w:ascii="Times" w:hAnsi="Times"/>
          <w:sz w:val="24"/>
          <w:szCs w:val="24"/>
        </w:rPr>
        <w:fldChar w:fldCharType="end"/>
      </w:r>
      <w:r w:rsidRPr="0056695D">
        <w:rPr>
          <w:rFonts w:ascii="Times" w:hAnsi="Times"/>
          <w:sz w:val="24"/>
          <w:szCs w:val="24"/>
        </w:rPr>
        <w:t>.</w:t>
      </w:r>
    </w:p>
    <w:p w14:paraId="02B05743" w14:textId="7CB6E33F" w:rsidR="001D55BF" w:rsidRPr="0056695D" w:rsidRDefault="00B81805" w:rsidP="0096185D">
      <w:pPr>
        <w:pStyle w:val="Normal1"/>
        <w:rPr>
          <w:rFonts w:ascii="Times" w:hAnsi="Times"/>
          <w:sz w:val="24"/>
          <w:szCs w:val="24"/>
        </w:rPr>
      </w:pPr>
      <w:r w:rsidRPr="0056695D">
        <w:rPr>
          <w:rFonts w:ascii="Times" w:hAnsi="Times"/>
          <w:sz w:val="24"/>
          <w:szCs w:val="24"/>
        </w:rPr>
        <w:lastRenderedPageBreak/>
        <w:t xml:space="preserve">While our large-scale meta-analytic approach allowed us to comprehensively synthesize a plethora of fMRI findings, there are several limitations. First, the </w:t>
      </w:r>
      <w:r w:rsidR="004A07EE" w:rsidRPr="0056695D">
        <w:rPr>
          <w:rFonts w:ascii="Times" w:hAnsi="Times"/>
          <w:sz w:val="24"/>
          <w:szCs w:val="24"/>
        </w:rPr>
        <w:t>topic modeling approach</w:t>
      </w:r>
      <w:r w:rsidRPr="0056695D">
        <w:rPr>
          <w:rFonts w:ascii="Times" w:hAnsi="Times"/>
          <w:sz w:val="24"/>
          <w:szCs w:val="24"/>
        </w:rPr>
        <w:t xml:space="preserve"> we employ is data-derived from the semantic content of papers, and thus is not driven by theoretical models that may be </w:t>
      </w:r>
      <w:r w:rsidR="006057CF" w:rsidRPr="0056695D">
        <w:rPr>
          <w:rFonts w:ascii="Times" w:hAnsi="Times"/>
          <w:sz w:val="24"/>
          <w:szCs w:val="24"/>
        </w:rPr>
        <w:t xml:space="preserve">critical </w:t>
      </w:r>
      <w:r w:rsidR="00DD0815">
        <w:rPr>
          <w:rFonts w:ascii="Times" w:hAnsi="Times"/>
          <w:sz w:val="24"/>
          <w:szCs w:val="24"/>
        </w:rPr>
        <w:t xml:space="preserve">for </w:t>
      </w:r>
      <w:r w:rsidR="006057CF" w:rsidRPr="0056695D">
        <w:rPr>
          <w:rFonts w:ascii="Times" w:hAnsi="Times"/>
          <w:sz w:val="24"/>
          <w:szCs w:val="24"/>
        </w:rPr>
        <w:t>discriminating</w:t>
      </w:r>
      <w:r w:rsidRPr="0056695D">
        <w:rPr>
          <w:rFonts w:ascii="Times" w:hAnsi="Times"/>
          <w:sz w:val="24"/>
          <w:szCs w:val="24"/>
        </w:rPr>
        <w:t xml:space="preserve"> the activity of certain regions. Although this topic </w:t>
      </w:r>
      <w:r w:rsidR="00A42334" w:rsidRPr="0056695D">
        <w:rPr>
          <w:rFonts w:ascii="Times" w:hAnsi="Times"/>
          <w:sz w:val="24"/>
          <w:szCs w:val="24"/>
        </w:rPr>
        <w:t>model</w:t>
      </w:r>
      <w:r w:rsidRPr="0056695D">
        <w:rPr>
          <w:rFonts w:ascii="Times" w:hAnsi="Times"/>
          <w:sz w:val="24"/>
          <w:szCs w:val="24"/>
        </w:rPr>
        <w:t xml:space="preserve"> provides a substantial improvement over term based meta-analysis </w:t>
      </w:r>
      <w:r w:rsidRPr="0056695D">
        <w:rPr>
          <w:rFonts w:ascii="Times" w:hAnsi="Times"/>
          <w:sz w:val="24"/>
          <w:szCs w:val="24"/>
        </w:rPr>
        <w:fldChar w:fldCharType="begin"/>
      </w:r>
      <w:r w:rsidR="00991DD4">
        <w:rPr>
          <w:rFonts w:ascii="Times" w:hAnsi="Times"/>
          <w:sz w:val="24"/>
          <w:szCs w:val="24"/>
        </w:rPr>
        <w:instrText xml:space="preserve"> ADDIN PAPERS2_CITATIONS &lt;citation&gt;&lt;uuid&gt;7E6B62AF-3D27-4E70-B696-9D13CA4BA791&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56695D">
        <w:rPr>
          <w:rFonts w:ascii="Times" w:hAnsi="Times"/>
          <w:sz w:val="24"/>
          <w:szCs w:val="24"/>
        </w:rPr>
        <w:fldChar w:fldCharType="separate"/>
      </w:r>
      <w:r w:rsidR="006E5BEF">
        <w:rPr>
          <w:rFonts w:ascii="Cambria" w:hAnsi="Cambria" w:cs="Cambria"/>
        </w:rPr>
        <w:t>(38)</w:t>
      </w:r>
      <w:r w:rsidRPr="0056695D">
        <w:rPr>
          <w:rFonts w:ascii="Times" w:hAnsi="Times"/>
          <w:sz w:val="24"/>
          <w:szCs w:val="24"/>
        </w:rPr>
        <w:fldChar w:fldCharType="end"/>
      </w:r>
      <w:r w:rsidRPr="0056695D">
        <w:rPr>
          <w:rFonts w:ascii="Times" w:hAnsi="Times"/>
          <w:sz w:val="24"/>
          <w:szCs w:val="24"/>
        </w:rPr>
        <w:t xml:space="preserve">, these topics are still based purely on the frequency </w:t>
      </w:r>
      <w:del w:id="120" w:author="Tal Yarkoni" w:date="2015-09-24T10:19:00Z">
        <w:r w:rsidRPr="0056695D" w:rsidDel="0075494A">
          <w:rPr>
            <w:rFonts w:ascii="Times" w:hAnsi="Times"/>
            <w:sz w:val="24"/>
            <w:szCs w:val="24"/>
          </w:rPr>
          <w:delText>that terms appear in the body of</w:delText>
        </w:r>
      </w:del>
      <w:ins w:id="121" w:author="Tal Yarkoni" w:date="2015-09-24T10:19:00Z">
        <w:r w:rsidR="0075494A">
          <w:rPr>
            <w:rFonts w:ascii="Times" w:hAnsi="Times"/>
            <w:sz w:val="24"/>
            <w:szCs w:val="24"/>
          </w:rPr>
          <w:t>with which terms appear in the abstracts of</w:t>
        </w:r>
      </w:ins>
      <w:r w:rsidRPr="0056695D">
        <w:rPr>
          <w:rFonts w:ascii="Times" w:hAnsi="Times"/>
          <w:sz w:val="24"/>
          <w:szCs w:val="24"/>
        </w:rPr>
        <w:t xml:space="preserve"> fMRI </w:t>
      </w:r>
      <w:del w:id="122" w:author="Tal Yarkoni" w:date="2015-09-24T10:19:00Z">
        <w:r w:rsidRPr="0056695D" w:rsidDel="0075494A">
          <w:rPr>
            <w:rFonts w:ascii="Times" w:hAnsi="Times"/>
            <w:sz w:val="24"/>
            <w:szCs w:val="24"/>
          </w:rPr>
          <w:delText xml:space="preserve">studies </w:delText>
        </w:r>
      </w:del>
      <w:ins w:id="123" w:author="Tal Yarkoni" w:date="2015-09-24T10:19:00Z">
        <w:r w:rsidR="0075494A">
          <w:rPr>
            <w:rFonts w:ascii="Times" w:hAnsi="Times"/>
            <w:sz w:val="24"/>
            <w:szCs w:val="24"/>
          </w:rPr>
          <w:t>articles,</w:t>
        </w:r>
        <w:r w:rsidR="0075494A" w:rsidRPr="0056695D">
          <w:rPr>
            <w:rFonts w:ascii="Times" w:hAnsi="Times"/>
            <w:sz w:val="24"/>
            <w:szCs w:val="24"/>
          </w:rPr>
          <w:t xml:space="preserve"> </w:t>
        </w:r>
      </w:ins>
      <w:r w:rsidRPr="0056695D">
        <w:rPr>
          <w:rFonts w:ascii="Times" w:hAnsi="Times"/>
          <w:sz w:val="24"/>
          <w:szCs w:val="24"/>
        </w:rPr>
        <w:t xml:space="preserve">and are not able to capture more complex </w:t>
      </w:r>
      <w:del w:id="124" w:author="Tal Yarkoni" w:date="2015-09-24T10:19:00Z">
        <w:r w:rsidRPr="0056695D" w:rsidDel="0075494A">
          <w:rPr>
            <w:rFonts w:ascii="Times" w:hAnsi="Times"/>
            <w:sz w:val="24"/>
            <w:szCs w:val="24"/>
          </w:rPr>
          <w:delText xml:space="preserve">syntactic </w:delText>
        </w:r>
      </w:del>
      <w:r w:rsidRPr="0056695D">
        <w:rPr>
          <w:rFonts w:ascii="Times" w:hAnsi="Times"/>
          <w:sz w:val="24"/>
          <w:szCs w:val="24"/>
        </w:rPr>
        <w:t xml:space="preserve">structures </w:t>
      </w:r>
      <w:r w:rsidR="008F21AC">
        <w:rPr>
          <w:rFonts w:ascii="Times" w:hAnsi="Times"/>
          <w:sz w:val="24"/>
          <w:szCs w:val="24"/>
        </w:rPr>
        <w:t xml:space="preserve">which </w:t>
      </w:r>
      <w:r w:rsidRPr="0056695D">
        <w:rPr>
          <w:rFonts w:ascii="Times" w:hAnsi="Times"/>
          <w:sz w:val="24"/>
          <w:szCs w:val="24"/>
        </w:rPr>
        <w:t xml:space="preserve">may denote fine-grained </w:t>
      </w:r>
      <w:r w:rsidR="008F21AC">
        <w:rPr>
          <w:rFonts w:ascii="Times" w:hAnsi="Times"/>
          <w:sz w:val="24"/>
          <w:szCs w:val="24"/>
        </w:rPr>
        <w:t>functional</w:t>
      </w:r>
      <w:ins w:id="125" w:author="Tal Yarkoni" w:date="2015-09-24T10:20:00Z">
        <w:r w:rsidR="0075494A">
          <w:rPr>
            <w:rFonts w:ascii="Times" w:hAnsi="Times"/>
            <w:sz w:val="24"/>
            <w:szCs w:val="24"/>
          </w:rPr>
          <w:t xml:space="preserve"> distinctions</w:t>
        </w:r>
      </w:ins>
      <w:r w:rsidRPr="0056695D">
        <w:rPr>
          <w:rFonts w:ascii="Times" w:hAnsi="Times"/>
          <w:sz w:val="24"/>
          <w:szCs w:val="24"/>
        </w:rPr>
        <w:t>. Second, the quality of activation data in Neurosynth is inherently limited due to its automatically generated nature</w:t>
      </w:r>
      <w:r w:rsidR="008C7C2F">
        <w:rPr>
          <w:rFonts w:ascii="Times" w:hAnsi="Times"/>
          <w:sz w:val="24"/>
          <w:szCs w:val="24"/>
        </w:rPr>
        <w:t>; for example, the</w:t>
      </w:r>
      <w:r w:rsidR="0070135B" w:rsidRPr="0056695D">
        <w:rPr>
          <w:rFonts w:ascii="Times" w:hAnsi="Times"/>
          <w:sz w:val="24"/>
          <w:szCs w:val="24"/>
        </w:rPr>
        <w:t xml:space="preserve"> Neurosynth</w:t>
      </w:r>
      <w:r w:rsidRPr="0056695D">
        <w:rPr>
          <w:rFonts w:ascii="Times" w:hAnsi="Times"/>
          <w:sz w:val="24"/>
          <w:szCs w:val="24"/>
        </w:rPr>
        <w:t xml:space="preserve"> parser does not distinguish between activations and deactivations</w:t>
      </w:r>
      <w:r w:rsidR="0070135B" w:rsidRPr="0056695D">
        <w:rPr>
          <w:rFonts w:ascii="Times" w:hAnsi="Times"/>
          <w:sz w:val="24"/>
          <w:szCs w:val="24"/>
        </w:rPr>
        <w:t>,</w:t>
      </w:r>
      <w:r w:rsidRPr="0056695D">
        <w:rPr>
          <w:rFonts w:ascii="Times" w:hAnsi="Times"/>
          <w:sz w:val="24"/>
          <w:szCs w:val="24"/>
        </w:rPr>
        <w:t xml:space="preserve"> nor does it distinguish different tables within an article that may report different contrasts. However, previous validation analyses have shown that these limitations are unlikely to contribute systematic biases to the data</w:t>
      </w:r>
      <w:ins w:id="126" w:author="Tal Yarkoni" w:date="2015-09-24T10:21:00Z">
        <w:r w:rsidR="0075494A">
          <w:rPr>
            <w:rFonts w:ascii="Times" w:hAnsi="Times"/>
            <w:sz w:val="24"/>
            <w:szCs w:val="24"/>
          </w:rPr>
          <w:t>,</w:t>
        </w:r>
      </w:ins>
      <w:r w:rsidRPr="0056695D">
        <w:rPr>
          <w:rFonts w:ascii="Times" w:hAnsi="Times"/>
          <w:sz w:val="24"/>
          <w:szCs w:val="24"/>
        </w:rPr>
        <w:t xml:space="preserve"> and primarily reduce the overall sp</w:t>
      </w:r>
      <w:r w:rsidR="006E5BEF">
        <w:rPr>
          <w:rFonts w:ascii="Times" w:hAnsi="Times"/>
          <w:sz w:val="24"/>
          <w:szCs w:val="24"/>
        </w:rPr>
        <w:t xml:space="preserve">atial fidelity </w:t>
      </w:r>
      <w:r w:rsidR="006E5BEF">
        <w:rPr>
          <w:rFonts w:ascii="Times" w:hAnsi="Times"/>
          <w:sz w:val="24"/>
          <w:szCs w:val="24"/>
        </w:rPr>
        <w:fldChar w:fldCharType="begin"/>
      </w:r>
      <w:r w:rsidR="00991DD4">
        <w:rPr>
          <w:rFonts w:ascii="Times" w:hAnsi="Times"/>
          <w:sz w:val="24"/>
          <w:szCs w:val="24"/>
        </w:rPr>
        <w:instrText xml:space="preserve"> ADDIN PAPERS2_CITATIONS &lt;citation&gt;&lt;uuid&gt;223CAB69-76AB-40A0-A883-B37D22CDD85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Pr>
          <w:rFonts w:ascii="Times" w:hAnsi="Times"/>
          <w:sz w:val="24"/>
          <w:szCs w:val="24"/>
        </w:rPr>
        <w:fldChar w:fldCharType="separate"/>
      </w:r>
      <w:r w:rsidR="006E5BEF">
        <w:rPr>
          <w:rFonts w:ascii="Cambria" w:hAnsi="Cambria" w:cs="Cambria"/>
        </w:rPr>
        <w:t>(24)</w:t>
      </w:r>
      <w:r w:rsidR="006E5BEF">
        <w:rPr>
          <w:rFonts w:ascii="Times" w:hAnsi="Times"/>
          <w:sz w:val="24"/>
          <w:szCs w:val="24"/>
        </w:rPr>
        <w:fldChar w:fldCharType="end"/>
      </w:r>
      <w:r w:rsidR="006E5BEF">
        <w:rPr>
          <w:rFonts w:ascii="Times" w:hAnsi="Times"/>
          <w:sz w:val="24"/>
          <w:szCs w:val="24"/>
        </w:rPr>
        <w:t xml:space="preserve">. </w:t>
      </w:r>
      <w:r w:rsidRPr="0056695D">
        <w:rPr>
          <w:rFonts w:ascii="Times" w:hAnsi="Times"/>
          <w:sz w:val="24"/>
          <w:szCs w:val="24"/>
        </w:rPr>
        <w:t>Thus, the large</w:t>
      </w:r>
      <w:r w:rsidR="000B4674">
        <w:rPr>
          <w:rFonts w:ascii="Times" w:hAnsi="Times"/>
          <w:sz w:val="24"/>
          <w:szCs w:val="24"/>
        </w:rPr>
        <w:t>-scale</w:t>
      </w:r>
      <w:r w:rsidRPr="0056695D">
        <w:rPr>
          <w:rFonts w:ascii="Times" w:hAnsi="Times"/>
          <w:sz w:val="24"/>
          <w:szCs w:val="24"/>
        </w:rPr>
        <w:t xml:space="preserve"> nature of the current meta-analysis (N= 9,721) help</w:t>
      </w:r>
      <w:r w:rsidR="0070135B" w:rsidRPr="0056695D">
        <w:rPr>
          <w:rFonts w:ascii="Times" w:hAnsi="Times"/>
          <w:sz w:val="24"/>
          <w:szCs w:val="24"/>
        </w:rPr>
        <w:t>s</w:t>
      </w:r>
      <w:r w:rsidRPr="0056695D">
        <w:rPr>
          <w:rFonts w:ascii="Times" w:hAnsi="Times"/>
          <w:sz w:val="24"/>
          <w:szCs w:val="24"/>
        </w:rPr>
        <w:t xml:space="preserve"> ameliorate the additional noise introduced by this approach.  Future application of more sophisticated data-mining techniques on the activation </w:t>
      </w:r>
      <w:r w:rsidR="0070135B" w:rsidRPr="0056695D">
        <w:rPr>
          <w:rFonts w:ascii="Times" w:hAnsi="Times"/>
          <w:sz w:val="24"/>
          <w:szCs w:val="24"/>
        </w:rPr>
        <w:t xml:space="preserve">extraction </w:t>
      </w:r>
      <w:r w:rsidRPr="0056695D">
        <w:rPr>
          <w:rFonts w:ascii="Times" w:hAnsi="Times"/>
          <w:sz w:val="24"/>
          <w:szCs w:val="24"/>
        </w:rPr>
        <w:t xml:space="preserve">and semantic </w:t>
      </w:r>
      <w:r w:rsidR="0070135B" w:rsidRPr="0056695D">
        <w:rPr>
          <w:rFonts w:ascii="Times" w:hAnsi="Times"/>
          <w:sz w:val="24"/>
          <w:szCs w:val="24"/>
        </w:rPr>
        <w:t xml:space="preserve">annotation </w:t>
      </w:r>
      <w:r w:rsidRPr="0056695D">
        <w:rPr>
          <w:rFonts w:ascii="Times" w:hAnsi="Times"/>
          <w:sz w:val="24"/>
          <w:szCs w:val="24"/>
        </w:rPr>
        <w:t xml:space="preserve">may improve this situation. </w:t>
      </w:r>
    </w:p>
    <w:p w14:paraId="6530D34F" w14:textId="7D086EDA" w:rsidR="009E7445" w:rsidRPr="0056695D" w:rsidRDefault="006B0B75" w:rsidP="0096185D">
      <w:pPr>
        <w:pStyle w:val="Normal1"/>
        <w:ind w:firstLine="720"/>
        <w:rPr>
          <w:rFonts w:ascii="Times" w:hAnsi="Times"/>
          <w:sz w:val="24"/>
          <w:szCs w:val="24"/>
        </w:rPr>
      </w:pPr>
      <w:r w:rsidRPr="0056695D">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Pr>
          <w:rFonts w:ascii="Times" w:hAnsi="Times"/>
          <w:sz w:val="24"/>
          <w:szCs w:val="24"/>
        </w:rPr>
        <w:t>d</w:t>
      </w:r>
      <w:r w:rsidRPr="0056695D">
        <w:rPr>
          <w:rFonts w:ascii="Times" w:hAnsi="Times"/>
          <w:sz w:val="24"/>
          <w:szCs w:val="24"/>
        </w:rPr>
        <w:t>ACC, where BA 32’ lies only a few millimeters dorsal of BA 24, and shows large anat</w:t>
      </w:r>
      <w:r w:rsidR="00B81805" w:rsidRPr="0056695D">
        <w:rPr>
          <w:rFonts w:ascii="Times" w:hAnsi="Times"/>
          <w:sz w:val="24"/>
          <w:szCs w:val="24"/>
        </w:rPr>
        <w:t xml:space="preserve">omical variation across humans </w:t>
      </w:r>
      <w:r w:rsidR="0088605C" w:rsidRPr="0056695D">
        <w:rPr>
          <w:rFonts w:ascii="Times" w:hAnsi="Times"/>
          <w:sz w:val="24"/>
          <w:szCs w:val="24"/>
        </w:rPr>
        <w:fldChar w:fldCharType="begin"/>
      </w:r>
      <w:r w:rsidR="00991DD4">
        <w:rPr>
          <w:rFonts w:ascii="Times" w:hAnsi="Times"/>
          <w:sz w:val="24"/>
          <w:szCs w:val="24"/>
        </w:rPr>
        <w:instrText xml:space="preserve"> ADDIN PAPERS2_CITATIONS &lt;citation&gt;&lt;uuid&gt;41BFE9BD-CBB9-40C4-8521-3A8D0FFE6546&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56695D">
        <w:rPr>
          <w:rFonts w:ascii="Times" w:hAnsi="Times"/>
          <w:sz w:val="24"/>
          <w:szCs w:val="24"/>
        </w:rPr>
        <w:fldChar w:fldCharType="separate"/>
      </w:r>
      <w:r w:rsidR="00991DD4">
        <w:rPr>
          <w:rFonts w:ascii="Cambria" w:hAnsi="Cambria" w:cs="Cambria"/>
        </w:rPr>
        <w:t>(44, 53)</w:t>
      </w:r>
      <w:r w:rsidR="0088605C" w:rsidRPr="0056695D">
        <w:rPr>
          <w:rFonts w:ascii="Times" w:hAnsi="Times"/>
          <w:sz w:val="24"/>
          <w:szCs w:val="24"/>
        </w:rPr>
        <w:fldChar w:fldCharType="end"/>
      </w:r>
      <w:r w:rsidR="00B81805" w:rsidRPr="0056695D">
        <w:rPr>
          <w:rFonts w:ascii="Times" w:hAnsi="Times"/>
          <w:sz w:val="24"/>
          <w:szCs w:val="24"/>
        </w:rPr>
        <w:t xml:space="preserve">. </w:t>
      </w:r>
      <w:r w:rsidRPr="0056695D">
        <w:rPr>
          <w:rFonts w:ascii="Times" w:hAnsi="Times"/>
          <w:sz w:val="24"/>
          <w:szCs w:val="24"/>
        </w:rPr>
        <w:t xml:space="preserve">While only advances in radiology will improve </w:t>
      </w:r>
      <w:r w:rsidR="00E170C6">
        <w:rPr>
          <w:rFonts w:ascii="Times" w:hAnsi="Times"/>
          <w:sz w:val="24"/>
          <w:szCs w:val="24"/>
        </w:rPr>
        <w:t>spatial resolution</w:t>
      </w:r>
      <w:r w:rsidRPr="0056695D">
        <w:rPr>
          <w:rFonts w:ascii="Times" w:hAnsi="Times"/>
          <w:sz w:val="24"/>
          <w:szCs w:val="24"/>
        </w:rPr>
        <w:t xml:space="preserve">, the open sharing of </w:t>
      </w:r>
      <w:r w:rsidR="00EF3A9B">
        <w:rPr>
          <w:rFonts w:ascii="Times" w:hAnsi="Times"/>
          <w:sz w:val="24"/>
          <w:szCs w:val="24"/>
        </w:rPr>
        <w:t>low-level</w:t>
      </w:r>
      <w:r w:rsidR="004655B9">
        <w:rPr>
          <w:rFonts w:ascii="Times" w:hAnsi="Times"/>
          <w:sz w:val="24"/>
          <w:szCs w:val="24"/>
        </w:rPr>
        <w:t xml:space="preserve"> fMRI data will </w:t>
      </w:r>
      <w:r w:rsidR="004655B9" w:rsidRPr="0056695D">
        <w:rPr>
          <w:rFonts w:ascii="Times" w:hAnsi="Times"/>
          <w:sz w:val="24"/>
          <w:szCs w:val="24"/>
        </w:rPr>
        <w:t>enable</w:t>
      </w:r>
      <w:r w:rsidR="00B81805" w:rsidRPr="0056695D">
        <w:rPr>
          <w:rFonts w:ascii="Times" w:hAnsi="Times"/>
          <w:sz w:val="24"/>
          <w:szCs w:val="24"/>
        </w:rPr>
        <w:t xml:space="preserve"> </w:t>
      </w:r>
      <w:r w:rsidR="004655B9">
        <w:rPr>
          <w:rFonts w:ascii="Times" w:hAnsi="Times"/>
          <w:sz w:val="24"/>
          <w:szCs w:val="24"/>
        </w:rPr>
        <w:t>meta-analyses with subject-specific anatomical registration</w:t>
      </w:r>
      <w:r w:rsidR="00B81805" w:rsidRPr="0056695D">
        <w:rPr>
          <w:rFonts w:ascii="Times" w:hAnsi="Times"/>
          <w:sz w:val="24"/>
          <w:szCs w:val="24"/>
        </w:rPr>
        <w:t xml:space="preserve">. The </w:t>
      </w:r>
      <w:r w:rsidR="000F7B0B" w:rsidRPr="0056695D">
        <w:rPr>
          <w:rFonts w:ascii="Times" w:hAnsi="Times"/>
          <w:sz w:val="24"/>
          <w:szCs w:val="24"/>
        </w:rPr>
        <w:t>benefit</w:t>
      </w:r>
      <w:r w:rsidR="00B81805" w:rsidRPr="0056695D">
        <w:rPr>
          <w:rFonts w:ascii="Times" w:hAnsi="Times"/>
          <w:sz w:val="24"/>
          <w:szCs w:val="24"/>
        </w:rPr>
        <w:t xml:space="preserve"> of open data sharing will </w:t>
      </w:r>
      <w:r w:rsidR="00B81805" w:rsidRPr="0056695D">
        <w:rPr>
          <w:rFonts w:ascii="Times" w:hAnsi="Times"/>
          <w:sz w:val="24"/>
          <w:szCs w:val="24"/>
        </w:rPr>
        <w:lastRenderedPageBreak/>
        <w:t xml:space="preserve">be compounded if these datasets are accompanied by high-quality ontological metadata (e.g. expert knowledge) that is otherwise difficult to ascertain. </w:t>
      </w:r>
    </w:p>
    <w:p w14:paraId="1B89EFFB" w14:textId="160FA1F7" w:rsidR="0056695D" w:rsidRDefault="004846C9" w:rsidP="0096185D">
      <w:pPr>
        <w:pStyle w:val="Normal1"/>
        <w:rPr>
          <w:rFonts w:ascii="Times" w:hAnsi="Times"/>
          <w:sz w:val="24"/>
          <w:szCs w:val="24"/>
        </w:rPr>
      </w:pPr>
      <w:r>
        <w:rPr>
          <w:rFonts w:ascii="Times" w:hAnsi="Times"/>
          <w:sz w:val="24"/>
          <w:szCs w:val="24"/>
        </w:rPr>
        <w:t>In conclusion</w:t>
      </w:r>
      <w:r w:rsidR="00B81805" w:rsidRPr="0056695D">
        <w:rPr>
          <w:rFonts w:ascii="Times" w:hAnsi="Times"/>
          <w:sz w:val="24"/>
          <w:szCs w:val="24"/>
        </w:rPr>
        <w:t>, we used meta-analytic co-activation to identify three broad functional zones along a rostro-caudal axis in MFC that functionally mapped on to distinct cognitive domains. Within each of these zones, we identified component sub-regions with distinct patterns of whole-brain co-activation and discovered appreciable amount of fine-gr</w:t>
      </w:r>
      <w:r>
        <w:rPr>
          <w:rFonts w:ascii="Times" w:hAnsi="Times"/>
          <w:sz w:val="24"/>
          <w:szCs w:val="24"/>
        </w:rPr>
        <w:t>ained functional specialization.</w:t>
      </w:r>
      <w:r w:rsidR="00B81805" w:rsidRPr="0056695D">
        <w:rPr>
          <w:rFonts w:ascii="Times" w:hAnsi="Times"/>
          <w:sz w:val="24"/>
          <w:szCs w:val="24"/>
        </w:rPr>
        <w:t xml:space="preserve"> </w:t>
      </w:r>
      <w:commentRangeStart w:id="127"/>
      <w:r w:rsidR="00B81805" w:rsidRPr="0056695D">
        <w:rPr>
          <w:rFonts w:ascii="Times" w:hAnsi="Times"/>
          <w:sz w:val="24"/>
          <w:szCs w:val="24"/>
        </w:rPr>
        <w:t>Our analyses suggest that integrative accounts of MFC function may be overstated</w:t>
      </w:r>
      <w:ins w:id="128" w:author="Tal Yarkoni" w:date="2015-09-24T10:21:00Z">
        <w:r w:rsidR="0075494A">
          <w:rPr>
            <w:rFonts w:ascii="Times" w:hAnsi="Times"/>
            <w:sz w:val="24"/>
            <w:szCs w:val="24"/>
          </w:rPr>
          <w:t>,</w:t>
        </w:r>
      </w:ins>
      <w:r w:rsidR="00B81805" w:rsidRPr="0056695D">
        <w:rPr>
          <w:rFonts w:ascii="Times" w:hAnsi="Times"/>
          <w:sz w:val="24"/>
          <w:szCs w:val="24"/>
        </w:rPr>
        <w:t xml:space="preserve"> and </w:t>
      </w:r>
      <w:ins w:id="129" w:author="Tal Yarkoni" w:date="2015-09-24T10:21:00Z">
        <w:r w:rsidR="0075494A">
          <w:rPr>
            <w:rFonts w:ascii="Times" w:hAnsi="Times"/>
            <w:sz w:val="24"/>
            <w:szCs w:val="24"/>
          </w:rPr>
          <w:t xml:space="preserve">potentially </w:t>
        </w:r>
      </w:ins>
      <w:r w:rsidR="00B81805" w:rsidRPr="0056695D">
        <w:rPr>
          <w:rFonts w:ascii="Times" w:hAnsi="Times"/>
          <w:sz w:val="24"/>
          <w:szCs w:val="24"/>
        </w:rPr>
        <w:t xml:space="preserve">result from not controlling for variation in activation base rate across the brain. </w:t>
      </w:r>
      <w:bookmarkStart w:id="130" w:name="h.8cemomyy1tsy" w:colFirst="0" w:colLast="0"/>
      <w:bookmarkStart w:id="131" w:name="h.ujkwzglydrdx" w:colFirst="0" w:colLast="0"/>
      <w:bookmarkEnd w:id="130"/>
      <w:bookmarkEnd w:id="131"/>
      <w:commentRangeEnd w:id="127"/>
      <w:r w:rsidR="0075494A">
        <w:rPr>
          <w:rStyle w:val="CommentReference"/>
          <w:rFonts w:ascii="Times" w:hAnsi="Times"/>
        </w:rPr>
        <w:commentReference w:id="127"/>
      </w:r>
    </w:p>
    <w:p w14:paraId="057F0499" w14:textId="15C83A11" w:rsidR="009E7445" w:rsidRPr="0056695D" w:rsidRDefault="005D1439" w:rsidP="0096185D">
      <w:pPr>
        <w:pStyle w:val="Normal1"/>
        <w:ind w:firstLine="0"/>
        <w:rPr>
          <w:rFonts w:ascii="Times" w:hAnsi="Times"/>
          <w:b/>
          <w:sz w:val="24"/>
          <w:szCs w:val="24"/>
        </w:rPr>
      </w:pPr>
      <w:r w:rsidRPr="0056695D">
        <w:rPr>
          <w:rFonts w:ascii="Times" w:hAnsi="Times"/>
          <w:b/>
          <w:sz w:val="24"/>
          <w:szCs w:val="24"/>
        </w:rPr>
        <w:t>Materials and Methods</w:t>
      </w:r>
    </w:p>
    <w:p w14:paraId="74E024B7" w14:textId="77777777" w:rsidR="009E7445" w:rsidRPr="0056695D" w:rsidRDefault="006B0B75" w:rsidP="0096185D">
      <w:pPr>
        <w:pStyle w:val="Heading3"/>
        <w:spacing w:line="480" w:lineRule="auto"/>
        <w:rPr>
          <w:rFonts w:ascii="Times" w:hAnsi="Times"/>
          <w:b w:val="0"/>
          <w:i w:val="0"/>
          <w:sz w:val="24"/>
          <w:szCs w:val="24"/>
        </w:rPr>
      </w:pPr>
      <w:bookmarkStart w:id="132" w:name="h.ftj0x48s1a72" w:colFirst="0" w:colLast="0"/>
      <w:bookmarkEnd w:id="132"/>
      <w:r w:rsidRPr="0056695D">
        <w:rPr>
          <w:rFonts w:ascii="Times" w:hAnsi="Times"/>
          <w:b w:val="0"/>
          <w:i w:val="0"/>
          <w:sz w:val="24"/>
          <w:szCs w:val="24"/>
        </w:rPr>
        <w:t>Neuroimaging Database</w:t>
      </w:r>
    </w:p>
    <w:p w14:paraId="55ED7717" w14:textId="3128B9A3"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We an</w:t>
      </w:r>
      <w:r w:rsidR="006057CF">
        <w:rPr>
          <w:rFonts w:ascii="Times" w:hAnsi="Times"/>
          <w:color w:val="333333"/>
          <w:sz w:val="24"/>
          <w:szCs w:val="24"/>
          <w:highlight w:val="white"/>
        </w:rPr>
        <w:t xml:space="preserve">alyzed the Neurosynth database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38C3E1EF-B398-4778-8074-6C079B85BBE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Pr>
          <w:rFonts w:ascii="Times" w:hAnsi="Times"/>
          <w:color w:val="333333"/>
          <w:sz w:val="24"/>
          <w:szCs w:val="24"/>
          <w:highlight w:val="white"/>
        </w:rPr>
        <w:fldChar w:fldCharType="separate"/>
      </w:r>
      <w:r w:rsidR="006E5BEF">
        <w:rPr>
          <w:rFonts w:ascii="Cambria" w:hAnsi="Cambria" w:cs="Cambria"/>
        </w:rPr>
        <w:t>(24)</w:t>
      </w:r>
      <w:r w:rsidR="006057CF">
        <w:rPr>
          <w:rFonts w:ascii="Times" w:hAnsi="Times"/>
          <w:color w:val="333333"/>
          <w:sz w:val="24"/>
          <w:szCs w:val="24"/>
          <w:highlight w:val="white"/>
        </w:rPr>
        <w:fldChar w:fldCharType="end"/>
      </w:r>
      <w:r w:rsidRPr="0056695D">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Pr>
          <w:rFonts w:ascii="Times" w:hAnsi="Times"/>
          <w:color w:val="333333"/>
          <w:sz w:val="24"/>
          <w:szCs w:val="24"/>
          <w:highlight w:val="white"/>
        </w:rPr>
        <w:t>are</w:t>
      </w:r>
      <w:r w:rsidRPr="0056695D">
        <w:rPr>
          <w:rFonts w:ascii="Times" w:hAnsi="Times"/>
          <w:color w:val="333333"/>
          <w:sz w:val="24"/>
          <w:szCs w:val="24"/>
          <w:highlight w:val="white"/>
        </w:rPr>
        <w:t xml:space="preserve"> smoothed using a 6mm </w:t>
      </w:r>
      <w:r w:rsidR="00574B72" w:rsidRPr="0056695D">
        <w:rPr>
          <w:rFonts w:ascii="Times" w:hAnsi="Times"/>
          <w:color w:val="333333"/>
          <w:sz w:val="24"/>
          <w:szCs w:val="24"/>
          <w:highlight w:val="white"/>
        </w:rPr>
        <w:t xml:space="preserve">Gaussian </w:t>
      </w:r>
      <w:r w:rsidRPr="0056695D">
        <w:rPr>
          <w:rFonts w:ascii="Times" w:hAnsi="Times"/>
          <w:color w:val="333333"/>
          <w:sz w:val="24"/>
          <w:szCs w:val="24"/>
          <w:highlight w:val="white"/>
        </w:rPr>
        <w:t>kernel.</w:t>
      </w:r>
    </w:p>
    <w:p w14:paraId="11FE9BE1" w14:textId="0817EFD3" w:rsidR="009E7445" w:rsidRPr="0056695D" w:rsidRDefault="00193BEB" w:rsidP="0096185D">
      <w:pPr>
        <w:pStyle w:val="Heading3"/>
        <w:spacing w:after="160" w:line="480" w:lineRule="auto"/>
        <w:rPr>
          <w:rFonts w:ascii="Times" w:hAnsi="Times"/>
          <w:b w:val="0"/>
          <w:i w:val="0"/>
          <w:sz w:val="24"/>
          <w:szCs w:val="24"/>
        </w:rPr>
      </w:pPr>
      <w:bookmarkStart w:id="133" w:name="h.8c5gvistio4s" w:colFirst="0" w:colLast="0"/>
      <w:bookmarkEnd w:id="133"/>
      <w:r>
        <w:rPr>
          <w:rFonts w:ascii="Times" w:hAnsi="Times"/>
          <w:b w:val="0"/>
          <w:i w:val="0"/>
          <w:sz w:val="24"/>
          <w:szCs w:val="24"/>
        </w:rPr>
        <w:t>Co</w:t>
      </w:r>
      <w:r w:rsidR="00DC5FC7" w:rsidRPr="0056695D">
        <w:rPr>
          <w:rFonts w:ascii="Times" w:hAnsi="Times"/>
          <w:b w:val="0"/>
          <w:i w:val="0"/>
          <w:sz w:val="24"/>
          <w:szCs w:val="24"/>
        </w:rPr>
        <w:t>-</w:t>
      </w:r>
      <w:r w:rsidR="006B0B75" w:rsidRPr="0056695D">
        <w:rPr>
          <w:rFonts w:ascii="Times" w:hAnsi="Times"/>
          <w:b w:val="0"/>
          <w:i w:val="0"/>
          <w:sz w:val="24"/>
          <w:szCs w:val="24"/>
        </w:rPr>
        <w:t>activation clustering</w:t>
      </w:r>
    </w:p>
    <w:p w14:paraId="5E41679D" w14:textId="52AF2C75" w:rsidR="009E7445" w:rsidRPr="0056695D" w:rsidRDefault="00A80FB6" w:rsidP="007976E7">
      <w:pPr>
        <w:pStyle w:val="Normal1"/>
        <w:spacing w:after="160"/>
        <w:rPr>
          <w:rFonts w:ascii="Times" w:hAnsi="Times"/>
          <w:sz w:val="24"/>
          <w:szCs w:val="24"/>
        </w:rPr>
      </w:pPr>
      <w:r>
        <w:rPr>
          <w:rFonts w:ascii="Times" w:hAnsi="Times"/>
          <w:color w:val="333333"/>
          <w:sz w:val="24"/>
          <w:szCs w:val="24"/>
          <w:highlight w:val="white"/>
        </w:rPr>
        <w:t xml:space="preserve">We </w:t>
      </w:r>
      <w:r w:rsidR="006B0B75" w:rsidRPr="0056695D">
        <w:rPr>
          <w:rFonts w:ascii="Times" w:hAnsi="Times"/>
          <w:color w:val="333333"/>
          <w:sz w:val="24"/>
          <w:szCs w:val="24"/>
          <w:highlight w:val="white"/>
        </w:rPr>
        <w:t xml:space="preserve">clustered individual voxels inside of a </w:t>
      </w:r>
      <w:r>
        <w:rPr>
          <w:rFonts w:ascii="Times" w:hAnsi="Times"/>
          <w:color w:val="333333"/>
          <w:sz w:val="24"/>
          <w:szCs w:val="24"/>
          <w:highlight w:val="white"/>
        </w:rPr>
        <w:t>MFC</w:t>
      </w:r>
      <w:r w:rsidR="006B0B75" w:rsidRPr="0056695D">
        <w:rPr>
          <w:rFonts w:ascii="Times" w:hAnsi="Times"/>
          <w:color w:val="333333"/>
          <w:sz w:val="24"/>
          <w:szCs w:val="24"/>
          <w:highlight w:val="white"/>
        </w:rPr>
        <w:t xml:space="preserve"> mask based on </w:t>
      </w:r>
      <w:r>
        <w:rPr>
          <w:rFonts w:ascii="Times" w:hAnsi="Times"/>
          <w:color w:val="333333"/>
          <w:sz w:val="24"/>
          <w:szCs w:val="24"/>
          <w:highlight w:val="white"/>
        </w:rPr>
        <w:t>their</w:t>
      </w:r>
      <w:r w:rsidR="006B0B75" w:rsidRPr="0056695D">
        <w:rPr>
          <w:rFonts w:ascii="Times" w:hAnsi="Times"/>
          <w:color w:val="333333"/>
          <w:sz w:val="24"/>
          <w:szCs w:val="24"/>
          <w:highlight w:val="white"/>
        </w:rPr>
        <w:t xml:space="preserve"> co</w:t>
      </w:r>
      <w:r>
        <w:rPr>
          <w:rFonts w:ascii="Times" w:hAnsi="Times"/>
          <w:color w:val="333333"/>
          <w:sz w:val="24"/>
          <w:szCs w:val="24"/>
          <w:highlight w:val="white"/>
        </w:rPr>
        <w:t>-</w:t>
      </w:r>
      <w:r w:rsidR="006B0B75" w:rsidRPr="0056695D">
        <w:rPr>
          <w:rFonts w:ascii="Times" w:hAnsi="Times"/>
          <w:color w:val="333333"/>
          <w:sz w:val="24"/>
          <w:szCs w:val="24"/>
          <w:highlight w:val="white"/>
        </w:rPr>
        <w:t>activation with voxels in the rest of</w:t>
      </w:r>
      <w:r>
        <w:rPr>
          <w:rFonts w:ascii="Times" w:hAnsi="Times"/>
          <w:color w:val="333333"/>
          <w:sz w:val="24"/>
          <w:szCs w:val="24"/>
          <w:highlight w:val="white"/>
        </w:rPr>
        <w:t xml:space="preserve"> </w:t>
      </w:r>
      <w:r w:rsidR="002D21E8">
        <w:rPr>
          <w:rFonts w:ascii="Times" w:hAnsi="Times"/>
          <w:color w:val="333333"/>
          <w:sz w:val="24"/>
          <w:szCs w:val="24"/>
          <w:highlight w:val="white"/>
        </w:rPr>
        <w:t xml:space="preserve">the brain. First, we defined a </w:t>
      </w:r>
      <w:r>
        <w:rPr>
          <w:rFonts w:ascii="Times" w:hAnsi="Times"/>
          <w:color w:val="333333"/>
          <w:sz w:val="24"/>
          <w:szCs w:val="24"/>
          <w:highlight w:val="white"/>
        </w:rPr>
        <w:t xml:space="preserve">ROI </w:t>
      </w:r>
      <w:r w:rsidR="006B0B75" w:rsidRPr="0056695D">
        <w:rPr>
          <w:rFonts w:ascii="Times" w:hAnsi="Times"/>
          <w:color w:val="333333"/>
          <w:sz w:val="24"/>
          <w:szCs w:val="24"/>
          <w:highlight w:val="white"/>
        </w:rPr>
        <w:t>in Montreal Neurological Institute (MNI)</w:t>
      </w:r>
      <w:r>
        <w:rPr>
          <w:rFonts w:ascii="Times" w:hAnsi="Times"/>
          <w:color w:val="333333"/>
          <w:sz w:val="24"/>
          <w:szCs w:val="24"/>
          <w:highlight w:val="white"/>
        </w:rPr>
        <w:t xml:space="preserve"> space u</w:t>
      </w:r>
      <w:r w:rsidR="008E454B">
        <w:rPr>
          <w:rFonts w:ascii="Times" w:hAnsi="Times"/>
          <w:color w:val="333333"/>
          <w:sz w:val="24"/>
          <w:szCs w:val="24"/>
          <w:highlight w:val="white"/>
        </w:rPr>
        <w:t>sing FSLView</w:t>
      </w:r>
      <w:ins w:id="134" w:author="Tal Yarkoni" w:date="2015-09-24T10:23:00Z">
        <w:r w:rsidR="000D4C63">
          <w:rPr>
            <w:rFonts w:ascii="Times" w:hAnsi="Times"/>
            <w:color w:val="333333"/>
            <w:sz w:val="24"/>
            <w:szCs w:val="24"/>
            <w:highlight w:val="white"/>
          </w:rPr>
          <w:t>,</w:t>
        </w:r>
      </w:ins>
      <w:r w:rsidR="008E454B">
        <w:rPr>
          <w:rFonts w:ascii="Times" w:hAnsi="Times"/>
          <w:color w:val="333333"/>
          <w:sz w:val="24"/>
          <w:szCs w:val="24"/>
          <w:highlight w:val="white"/>
        </w:rPr>
        <w:t xml:space="preserve"> by </w:t>
      </w:r>
      <w:r w:rsidR="00265D8D">
        <w:rPr>
          <w:rFonts w:ascii="Times" w:hAnsi="Times"/>
          <w:color w:val="333333"/>
          <w:sz w:val="24"/>
          <w:szCs w:val="24"/>
          <w:highlight w:val="white"/>
        </w:rPr>
        <w:t>excluding</w:t>
      </w:r>
      <w:r w:rsidR="008E454B">
        <w:rPr>
          <w:rFonts w:ascii="Times" w:hAnsi="Times"/>
          <w:color w:val="333333"/>
          <w:sz w:val="24"/>
          <w:szCs w:val="24"/>
          <w:highlight w:val="white"/>
        </w:rPr>
        <w:t xml:space="preserve"> all voxels further </w:t>
      </w:r>
      <w:r w:rsidR="006B0B75" w:rsidRPr="0056695D">
        <w:rPr>
          <w:rFonts w:ascii="Times" w:hAnsi="Times"/>
          <w:color w:val="333333"/>
          <w:sz w:val="24"/>
          <w:szCs w:val="24"/>
          <w:highlight w:val="white"/>
        </w:rPr>
        <w:t xml:space="preserve">than 10mm from the midline </w:t>
      </w:r>
      <w:r w:rsidR="008E454B">
        <w:rPr>
          <w:rFonts w:ascii="Times" w:hAnsi="Times"/>
          <w:color w:val="333333"/>
          <w:sz w:val="24"/>
          <w:szCs w:val="24"/>
          <w:highlight w:val="white"/>
        </w:rPr>
        <w:t xml:space="preserve">of the brain, </w:t>
      </w:r>
      <w:r w:rsidR="006B0B75" w:rsidRPr="0056695D">
        <w:rPr>
          <w:rFonts w:ascii="Times" w:hAnsi="Times"/>
          <w:color w:val="333333"/>
          <w:sz w:val="24"/>
          <w:szCs w:val="24"/>
          <w:highlight w:val="white"/>
        </w:rPr>
        <w:t>voxels posterior to central sulcus (Y &lt; -22) and voxels ventral to vmPFC (Z &lt; -32</w:t>
      </w:r>
      <w:r w:rsidR="000E24FD">
        <w:rPr>
          <w:rFonts w:ascii="Times" w:hAnsi="Times"/>
          <w:color w:val="333333"/>
          <w:sz w:val="24"/>
          <w:szCs w:val="24"/>
          <w:highlight w:val="white"/>
        </w:rPr>
        <w:t>).</w:t>
      </w:r>
      <w:r w:rsidR="006B0B75" w:rsidRPr="0056695D">
        <w:rPr>
          <w:rFonts w:ascii="Times" w:hAnsi="Times"/>
          <w:color w:val="333333"/>
          <w:sz w:val="24"/>
          <w:szCs w:val="24"/>
          <w:highlight w:val="white"/>
        </w:rPr>
        <w:t xml:space="preserve"> </w:t>
      </w:r>
      <w:r w:rsidR="00374228">
        <w:rPr>
          <w:rFonts w:ascii="Times" w:hAnsi="Times"/>
          <w:color w:val="333333"/>
          <w:sz w:val="24"/>
          <w:szCs w:val="24"/>
          <w:highlight w:val="white"/>
        </w:rPr>
        <w:t>Next, we removed voxels with low grey matter signal by excluding voxels</w:t>
      </w:r>
      <w:r w:rsidR="00374228" w:rsidRPr="0056695D">
        <w:rPr>
          <w:rFonts w:ascii="Times" w:hAnsi="Times"/>
          <w:color w:val="333333"/>
          <w:sz w:val="24"/>
          <w:szCs w:val="24"/>
          <w:highlight w:val="white"/>
        </w:rPr>
        <w:t xml:space="preserve"> with </w:t>
      </w:r>
      <w:r w:rsidR="00374228">
        <w:rPr>
          <w:rFonts w:ascii="Times" w:hAnsi="Times"/>
          <w:color w:val="333333"/>
          <w:sz w:val="24"/>
          <w:szCs w:val="24"/>
          <w:highlight w:val="white"/>
        </w:rPr>
        <w:t>less</w:t>
      </w:r>
      <w:r w:rsidR="00374228" w:rsidRPr="0056695D">
        <w:rPr>
          <w:rFonts w:ascii="Times" w:hAnsi="Times"/>
          <w:color w:val="333333"/>
          <w:sz w:val="24"/>
          <w:szCs w:val="24"/>
          <w:highlight w:val="white"/>
        </w:rPr>
        <w:t xml:space="preserve"> than 30% probability of being grey matter according to the </w:t>
      </w:r>
      <w:r w:rsidR="00374228">
        <w:rPr>
          <w:rFonts w:ascii="Times" w:hAnsi="Times"/>
          <w:color w:val="333333"/>
          <w:sz w:val="24"/>
          <w:szCs w:val="24"/>
          <w:highlight w:val="white"/>
        </w:rPr>
        <w:t xml:space="preserve">Harvard-Oxford anatomical atlas and </w:t>
      </w:r>
      <w:r w:rsidR="006B0B75" w:rsidRPr="0056695D">
        <w:rPr>
          <w:rFonts w:ascii="Times" w:hAnsi="Times"/>
          <w:color w:val="333333"/>
          <w:sz w:val="24"/>
          <w:szCs w:val="24"/>
          <w:highlight w:val="white"/>
        </w:rPr>
        <w:t xml:space="preserve">very low activation in </w:t>
      </w:r>
      <w:r w:rsidR="006B0B75" w:rsidRPr="0056695D">
        <w:rPr>
          <w:rFonts w:ascii="Times" w:hAnsi="Times"/>
          <w:color w:val="333333"/>
          <w:sz w:val="24"/>
          <w:szCs w:val="24"/>
          <w:highlight w:val="white"/>
        </w:rPr>
        <w:lastRenderedPageBreak/>
        <w:t xml:space="preserve">the database (less than 80 studies per voxel). </w:t>
      </w:r>
      <w:del w:id="135" w:author="Tal Yarkoni" w:date="2015-09-24T10:23:00Z">
        <w:r w:rsidR="006B0B75" w:rsidRPr="0056695D" w:rsidDel="00955AAE">
          <w:rPr>
            <w:rFonts w:ascii="Times" w:hAnsi="Times"/>
            <w:color w:val="333333"/>
            <w:sz w:val="24"/>
            <w:szCs w:val="24"/>
            <w:highlight w:val="white"/>
          </w:rPr>
          <w:delText>Next, we</w:delText>
        </w:r>
      </w:del>
      <w:ins w:id="136" w:author="Tal Yarkoni" w:date="2015-09-24T10:23:00Z">
        <w:r w:rsidR="00955AAE">
          <w:rPr>
            <w:rFonts w:ascii="Times" w:hAnsi="Times"/>
            <w:color w:val="333333"/>
            <w:sz w:val="24"/>
            <w:szCs w:val="24"/>
            <w:highlight w:val="white"/>
          </w:rPr>
          <w:t>We then</w:t>
        </w:r>
      </w:ins>
      <w:r w:rsidR="006B0B75" w:rsidRPr="0056695D">
        <w:rPr>
          <w:rFonts w:ascii="Times" w:hAnsi="Times"/>
          <w:color w:val="333333"/>
          <w:sz w:val="24"/>
          <w:szCs w:val="24"/>
          <w:highlight w:val="white"/>
        </w:rPr>
        <w:t xml:space="preserve"> calculated the correlation between each </w:t>
      </w:r>
      <w:r w:rsidR="00240E1D">
        <w:rPr>
          <w:rFonts w:ascii="Times" w:hAnsi="Times"/>
          <w:color w:val="333333"/>
          <w:sz w:val="24"/>
          <w:szCs w:val="24"/>
          <w:highlight w:val="white"/>
        </w:rPr>
        <w:t>MFC</w:t>
      </w:r>
      <w:r w:rsidR="006B0B75" w:rsidRPr="0056695D">
        <w:rPr>
          <w:rFonts w:ascii="Times" w:hAnsi="Times"/>
          <w:color w:val="333333"/>
          <w:sz w:val="24"/>
          <w:szCs w:val="24"/>
          <w:highlight w:val="white"/>
        </w:rPr>
        <w:t xml:space="preserve"> voxel with the rest of the brain across </w:t>
      </w:r>
      <w:ins w:id="137" w:author="Tal Yarkoni" w:date="2015-09-24T10:23:00Z">
        <w:r w:rsidR="009F5D17">
          <w:rPr>
            <w:rFonts w:ascii="Times" w:hAnsi="Times"/>
            <w:color w:val="333333"/>
            <w:sz w:val="24"/>
            <w:szCs w:val="24"/>
            <w:highlight w:val="white"/>
          </w:rPr>
          <w:t xml:space="preserve">all </w:t>
        </w:r>
      </w:ins>
      <w:r w:rsidR="006B0B75" w:rsidRPr="0056695D">
        <w:rPr>
          <w:rFonts w:ascii="Times" w:hAnsi="Times"/>
          <w:color w:val="333333"/>
          <w:sz w:val="24"/>
          <w:szCs w:val="24"/>
          <w:highlight w:val="white"/>
        </w:rPr>
        <w:t>studies</w:t>
      </w:r>
      <w:ins w:id="138" w:author="Tal Yarkoni" w:date="2015-09-24T10:23:00Z">
        <w:r w:rsidR="009F5D17">
          <w:rPr>
            <w:rFonts w:ascii="Times" w:hAnsi="Times"/>
            <w:color w:val="333333"/>
            <w:sz w:val="24"/>
            <w:szCs w:val="24"/>
            <w:highlight w:val="white"/>
          </w:rPr>
          <w:t xml:space="preserve"> in the Neurosynth dataset</w:t>
        </w:r>
      </w:ins>
      <w:r w:rsidR="006B0B75" w:rsidRPr="0056695D">
        <w:rPr>
          <w:rFonts w:ascii="Times" w:hAnsi="Times"/>
          <w:color w:val="333333"/>
          <w:sz w:val="24"/>
          <w:szCs w:val="24"/>
          <w:highlight w:val="white"/>
        </w:rPr>
        <w:t xml:space="preserve">. As this would result in a very large </w:t>
      </w:r>
      <w:r w:rsidR="006256FC" w:rsidRPr="0056695D">
        <w:rPr>
          <w:rFonts w:ascii="Times" w:hAnsi="Times"/>
          <w:color w:val="333333"/>
          <w:sz w:val="24"/>
          <w:szCs w:val="24"/>
          <w:highlight w:val="white"/>
        </w:rPr>
        <w:t>matrix that</w:t>
      </w:r>
      <w:r w:rsidR="006B0B75" w:rsidRPr="0056695D">
        <w:rPr>
          <w:rFonts w:ascii="Times" w:hAnsi="Times"/>
          <w:color w:val="333333"/>
          <w:sz w:val="24"/>
          <w:szCs w:val="24"/>
          <w:highlight w:val="white"/>
        </w:rPr>
        <w:t xml:space="preserve"> would be computationally </w:t>
      </w:r>
      <w:r w:rsidR="000F41C1">
        <w:rPr>
          <w:rFonts w:ascii="Times" w:hAnsi="Times"/>
          <w:color w:val="333333"/>
          <w:sz w:val="24"/>
          <w:szCs w:val="24"/>
          <w:highlight w:val="white"/>
        </w:rPr>
        <w:t>intractable</w:t>
      </w:r>
      <w:r w:rsidR="006B0B75" w:rsidRPr="0056695D">
        <w:rPr>
          <w:rFonts w:ascii="Times" w:hAnsi="Times"/>
          <w:color w:val="333333"/>
          <w:sz w:val="24"/>
          <w:szCs w:val="24"/>
          <w:highlight w:val="white"/>
        </w:rPr>
        <w:t xml:space="preserve"> to cluster, we reduced the dimensionality of the rest of the brain using principal components analysis</w:t>
      </w:r>
      <w:r w:rsidR="00393625">
        <w:rPr>
          <w:rFonts w:ascii="Times" w:hAnsi="Times"/>
          <w:color w:val="333333"/>
          <w:sz w:val="24"/>
          <w:szCs w:val="24"/>
          <w:highlight w:val="white"/>
        </w:rPr>
        <w:t xml:space="preserve"> (PCA)</w:t>
      </w:r>
      <w:r w:rsidR="006B0B75" w:rsidRPr="0056695D">
        <w:rPr>
          <w:rFonts w:ascii="Times" w:hAnsi="Times"/>
          <w:color w:val="333333"/>
          <w:sz w:val="24"/>
          <w:szCs w:val="24"/>
          <w:highlight w:val="white"/>
        </w:rPr>
        <w:t xml:space="preserve">. We </w:t>
      </w:r>
      <w:r w:rsidR="0071263D">
        <w:rPr>
          <w:rFonts w:ascii="Times" w:hAnsi="Times"/>
          <w:color w:val="333333"/>
          <w:sz w:val="24"/>
          <w:szCs w:val="24"/>
          <w:highlight w:val="white"/>
        </w:rPr>
        <w:t xml:space="preserve">applied PCA </w:t>
      </w:r>
      <w:r w:rsidR="006B0B75" w:rsidRPr="0056695D">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del w:id="139" w:author="Tal Yarkoni" w:date="2015-09-24T10:24:00Z">
        <w:r w:rsidR="006B0B75" w:rsidRPr="0056695D" w:rsidDel="00622818">
          <w:rPr>
            <w:rFonts w:ascii="Times" w:hAnsi="Times"/>
            <w:color w:val="333333"/>
            <w:sz w:val="24"/>
            <w:szCs w:val="24"/>
            <w:highlight w:val="white"/>
          </w:rPr>
          <w:delText xml:space="preserve">of </w:delText>
        </w:r>
      </w:del>
      <w:r w:rsidR="00781EFE">
        <w:rPr>
          <w:rFonts w:ascii="Times" w:hAnsi="Times"/>
          <w:color w:val="333333"/>
          <w:sz w:val="24"/>
          <w:szCs w:val="24"/>
          <w:highlight w:val="white"/>
        </w:rPr>
        <w:t xml:space="preserve">between </w:t>
      </w:r>
      <w:r w:rsidR="006B0B75" w:rsidRPr="0056695D">
        <w:rPr>
          <w:rFonts w:ascii="Times" w:hAnsi="Times"/>
          <w:color w:val="333333"/>
          <w:sz w:val="24"/>
          <w:szCs w:val="24"/>
          <w:highlight w:val="white"/>
        </w:rPr>
        <w:t xml:space="preserve">every voxel in </w:t>
      </w:r>
      <w:r w:rsidR="00781EFE">
        <w:rPr>
          <w:rFonts w:ascii="Times" w:hAnsi="Times"/>
          <w:color w:val="333333"/>
          <w:sz w:val="24"/>
          <w:szCs w:val="24"/>
          <w:highlight w:val="white"/>
        </w:rPr>
        <w:t xml:space="preserve">the </w:t>
      </w:r>
      <w:r w:rsidR="001A0C27" w:rsidRPr="0056695D">
        <w:rPr>
          <w:rFonts w:ascii="Times" w:hAnsi="Times"/>
          <w:color w:val="333333"/>
          <w:sz w:val="24"/>
          <w:szCs w:val="24"/>
          <w:highlight w:val="white"/>
        </w:rPr>
        <w:t>MFC</w:t>
      </w:r>
      <w:r w:rsidR="006B0B75" w:rsidRPr="0056695D">
        <w:rPr>
          <w:rFonts w:ascii="Times" w:hAnsi="Times"/>
          <w:color w:val="333333"/>
          <w:sz w:val="24"/>
          <w:szCs w:val="24"/>
          <w:highlight w:val="white"/>
        </w:rPr>
        <w:t xml:space="preserve"> </w:t>
      </w:r>
      <w:r w:rsidR="00781EFE">
        <w:rPr>
          <w:rFonts w:ascii="Times" w:hAnsi="Times"/>
          <w:color w:val="333333"/>
          <w:sz w:val="24"/>
          <w:szCs w:val="24"/>
          <w:highlight w:val="white"/>
        </w:rPr>
        <w:t xml:space="preserve">ROI </w:t>
      </w:r>
      <w:r w:rsidR="006B0B75" w:rsidRPr="0056695D">
        <w:rPr>
          <w:rFonts w:ascii="Times" w:hAnsi="Times"/>
          <w:color w:val="333333"/>
          <w:sz w:val="24"/>
          <w:szCs w:val="24"/>
          <w:highlight w:val="white"/>
        </w:rPr>
        <w:t>with each PCA component</w:t>
      </w:r>
      <w:ins w:id="140" w:author="Tal Yarkoni" w:date="2015-09-24T10:24:00Z">
        <w:r w:rsidR="00622818">
          <w:rPr>
            <w:rFonts w:ascii="Times" w:hAnsi="Times"/>
            <w:color w:val="333333"/>
            <w:sz w:val="24"/>
            <w:szCs w:val="24"/>
            <w:highlight w:val="white"/>
          </w:rPr>
          <w:t>,</w:t>
        </w:r>
      </w:ins>
      <w:r w:rsidR="006B0B75" w:rsidRPr="0056695D">
        <w:rPr>
          <w:rFonts w:ascii="Times" w:hAnsi="Times"/>
          <w:color w:val="333333"/>
          <w:sz w:val="24"/>
          <w:szCs w:val="24"/>
          <w:highlight w:val="white"/>
        </w:rPr>
        <w:t xml:space="preserve"> resulting in a</w:t>
      </w:r>
      <w:r w:rsidR="00781EFE">
        <w:rPr>
          <w:rFonts w:ascii="Times" w:hAnsi="Times"/>
          <w:color w:val="333333"/>
          <w:sz w:val="24"/>
          <w:szCs w:val="24"/>
        </w:rPr>
        <w:t xml:space="preserve"> </w:t>
      </w:r>
      <w:commentRangeStart w:id="141"/>
      <w:ins w:id="142" w:author="Tal Yarkoni" w:date="2015-09-24T10:24:00Z">
        <w:r w:rsidR="00622818">
          <w:rPr>
            <w:rFonts w:ascii="Times" w:hAnsi="Times"/>
            <w:color w:val="333333"/>
            <w:sz w:val="24"/>
            <w:szCs w:val="24"/>
          </w:rPr>
          <w:t xml:space="preserve">[NUMBER OF MFC VOXELS] x 100 </w:t>
        </w:r>
      </w:ins>
      <w:del w:id="143" w:author="Tal Yarkoni" w:date="2015-09-24T10:25:00Z">
        <w:r w:rsidR="00781EFE" w:rsidDel="00622818">
          <w:rPr>
            <w:rFonts w:ascii="Times" w:hAnsi="Times"/>
            <w:color w:val="333333"/>
            <w:sz w:val="24"/>
            <w:szCs w:val="24"/>
          </w:rPr>
          <w:delText>matrix</w:delText>
        </w:r>
        <w:r w:rsidR="00051D65" w:rsidDel="00622818">
          <w:rPr>
            <w:rFonts w:ascii="Times" w:hAnsi="Times"/>
            <w:color w:val="333333"/>
            <w:sz w:val="24"/>
            <w:szCs w:val="24"/>
          </w:rPr>
          <w:delText xml:space="preserve"> of distance</w:delText>
        </w:r>
      </w:del>
      <w:ins w:id="144" w:author="Tal Yarkoni" w:date="2015-09-24T10:25:00Z">
        <w:r w:rsidR="00622818">
          <w:rPr>
            <w:rFonts w:ascii="Times" w:hAnsi="Times"/>
            <w:color w:val="333333"/>
            <w:sz w:val="24"/>
            <w:szCs w:val="24"/>
          </w:rPr>
          <w:t>feature matrix</w:t>
        </w:r>
      </w:ins>
      <w:del w:id="145" w:author="Tal Yarkoni" w:date="2015-09-24T10:25:00Z">
        <w:r w:rsidR="00781EFE" w:rsidDel="00622818">
          <w:rPr>
            <w:rFonts w:ascii="Times" w:hAnsi="Times"/>
            <w:color w:val="333333"/>
            <w:sz w:val="24"/>
            <w:szCs w:val="24"/>
          </w:rPr>
          <w:delText xml:space="preserve"> between MFC voxels</w:delText>
        </w:r>
      </w:del>
      <w:ins w:id="146" w:author="Tal Yarkoni" w:date="2015-09-24T10:25:00Z">
        <w:r w:rsidR="00622818">
          <w:rPr>
            <w:rFonts w:ascii="Times" w:hAnsi="Times"/>
            <w:color w:val="333333"/>
            <w:sz w:val="24"/>
            <w:szCs w:val="24"/>
          </w:rPr>
          <w:t xml:space="preserve"> (where each row is an MFC voxel, and each column is a loading on a single PCA component)</w:t>
        </w:r>
      </w:ins>
      <w:r w:rsidR="00781EFE">
        <w:rPr>
          <w:rFonts w:ascii="Times" w:hAnsi="Times"/>
          <w:color w:val="333333"/>
          <w:sz w:val="24"/>
          <w:szCs w:val="24"/>
        </w:rPr>
        <w:t>.</w:t>
      </w:r>
      <w:r w:rsidR="007976E7">
        <w:rPr>
          <w:rFonts w:ascii="Times" w:hAnsi="Times"/>
          <w:sz w:val="24"/>
          <w:szCs w:val="24"/>
        </w:rPr>
        <w:t xml:space="preserve"> </w:t>
      </w:r>
      <w:commentRangeEnd w:id="141"/>
      <w:r w:rsidR="00622818">
        <w:rPr>
          <w:rStyle w:val="CommentReference"/>
          <w:rFonts w:ascii="Times" w:hAnsi="Times"/>
        </w:rPr>
        <w:commentReference w:id="141"/>
      </w:r>
      <w:r w:rsidR="00254899" w:rsidRPr="0056695D">
        <w:rPr>
          <w:rFonts w:ascii="Times" w:hAnsi="Times"/>
          <w:color w:val="333333"/>
          <w:sz w:val="24"/>
          <w:szCs w:val="24"/>
          <w:highlight w:val="white"/>
        </w:rPr>
        <w:t>We</w:t>
      </w:r>
      <w:r w:rsidR="006B0B75" w:rsidRPr="0056695D">
        <w:rPr>
          <w:rFonts w:ascii="Times" w:hAnsi="Times"/>
          <w:color w:val="333333"/>
          <w:sz w:val="24"/>
          <w:szCs w:val="24"/>
          <w:highlight w:val="white"/>
        </w:rPr>
        <w:t xml:space="preserve"> </w:t>
      </w:r>
      <w:r w:rsidR="00C212CF">
        <w:rPr>
          <w:rFonts w:ascii="Times" w:hAnsi="Times"/>
          <w:color w:val="333333"/>
          <w:sz w:val="24"/>
          <w:szCs w:val="24"/>
          <w:highlight w:val="white"/>
        </w:rPr>
        <w:t>applied k-means clustering to this matrix</w:t>
      </w:r>
      <w:r w:rsidR="006B0B75" w:rsidRPr="0056695D">
        <w:rPr>
          <w:rFonts w:ascii="Times" w:hAnsi="Times"/>
          <w:color w:val="333333"/>
          <w:sz w:val="24"/>
          <w:szCs w:val="24"/>
          <w:highlight w:val="white"/>
        </w:rPr>
        <w:t xml:space="preserve">, as this algorithm is computationally efficient, </w:t>
      </w:r>
      <w:ins w:id="147" w:author="Tal Yarkoni" w:date="2015-09-24T10:25:00Z">
        <w:r w:rsidR="00622818">
          <w:rPr>
            <w:rFonts w:ascii="Times" w:hAnsi="Times"/>
            <w:color w:val="333333"/>
            <w:sz w:val="24"/>
            <w:szCs w:val="24"/>
            <w:highlight w:val="white"/>
          </w:rPr>
          <w:t xml:space="preserve">widely </w:t>
        </w:r>
      </w:ins>
      <w:del w:id="148" w:author="Tal Yarkoni" w:date="2015-09-24T10:25:00Z">
        <w:r w:rsidR="006B0B75" w:rsidRPr="0056695D" w:rsidDel="00622818">
          <w:rPr>
            <w:rFonts w:ascii="Times" w:hAnsi="Times"/>
            <w:color w:val="333333"/>
            <w:sz w:val="24"/>
            <w:szCs w:val="24"/>
            <w:highlight w:val="white"/>
          </w:rPr>
          <w:delText xml:space="preserve">commonly </w:delText>
        </w:r>
      </w:del>
      <w:r w:rsidR="006B0B75" w:rsidRPr="0056695D">
        <w:rPr>
          <w:rFonts w:ascii="Times" w:hAnsi="Times"/>
          <w:color w:val="333333"/>
          <w:sz w:val="24"/>
          <w:szCs w:val="24"/>
          <w:highlight w:val="white"/>
        </w:rPr>
        <w:t>used, and shows high goodn</w:t>
      </w:r>
      <w:r w:rsidR="00C212CF">
        <w:rPr>
          <w:rFonts w:ascii="Times" w:hAnsi="Times"/>
          <w:color w:val="333333"/>
          <w:sz w:val="24"/>
          <w:szCs w:val="24"/>
          <w:highlight w:val="white"/>
        </w:rPr>
        <w:t xml:space="preserve">ess of fit and reproducibility </w:t>
      </w:r>
      <w:r w:rsidR="00C212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6FCC211F-CC65-434E-B941-44D535FA01AF&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Pr>
          <w:rFonts w:ascii="Times" w:hAnsi="Times"/>
          <w:color w:val="333333"/>
          <w:sz w:val="24"/>
          <w:szCs w:val="24"/>
          <w:highlight w:val="white"/>
        </w:rPr>
        <w:fldChar w:fldCharType="separate"/>
      </w:r>
      <w:r w:rsidR="00991DD4">
        <w:rPr>
          <w:rFonts w:ascii="Cambria" w:hAnsi="Cambria" w:cs="Cambria"/>
        </w:rPr>
        <w:t>(54)</w:t>
      </w:r>
      <w:r w:rsidR="00C212CF">
        <w:rPr>
          <w:rFonts w:ascii="Times" w:hAnsi="Times"/>
          <w:color w:val="333333"/>
          <w:sz w:val="24"/>
          <w:szCs w:val="24"/>
          <w:highlight w:val="white"/>
        </w:rPr>
        <w:fldChar w:fldCharType="end"/>
      </w:r>
      <w:r w:rsidR="00C212CF">
        <w:rPr>
          <w:rFonts w:ascii="Times" w:hAnsi="Times"/>
          <w:color w:val="333333"/>
          <w:sz w:val="24"/>
          <w:szCs w:val="24"/>
          <w:highlight w:val="white"/>
        </w:rPr>
        <w:t xml:space="preserve">. </w:t>
      </w:r>
      <w:r w:rsidR="006B0B75" w:rsidRPr="0056695D">
        <w:rPr>
          <w:rFonts w:ascii="Times" w:hAnsi="Times"/>
          <w:color w:val="333333"/>
          <w:sz w:val="24"/>
          <w:szCs w:val="24"/>
          <w:highlight w:val="white"/>
        </w:rPr>
        <w:t xml:space="preserve">We </w:t>
      </w:r>
      <w:r w:rsidR="00DE7E46">
        <w:rPr>
          <w:rFonts w:ascii="Times" w:hAnsi="Times"/>
          <w:color w:val="333333"/>
          <w:sz w:val="24"/>
          <w:szCs w:val="24"/>
          <w:highlight w:val="white"/>
        </w:rPr>
        <w:t xml:space="preserve">used </w:t>
      </w:r>
      <w:r w:rsidR="006B0B75" w:rsidRPr="0056695D">
        <w:rPr>
          <w:rFonts w:ascii="Times" w:hAnsi="Times"/>
          <w:color w:val="333333"/>
          <w:sz w:val="24"/>
          <w:szCs w:val="24"/>
          <w:highlight w:val="white"/>
        </w:rPr>
        <w:t>the k-m</w:t>
      </w:r>
      <w:r w:rsidR="00DE7E46">
        <w:rPr>
          <w:rFonts w:ascii="Times" w:hAnsi="Times"/>
          <w:color w:val="333333"/>
          <w:sz w:val="24"/>
          <w:szCs w:val="24"/>
          <w:highlight w:val="white"/>
        </w:rPr>
        <w:t>eans++ initialization procedure, ran the algorithm</w:t>
      </w:r>
      <w:r w:rsidR="006B0B75" w:rsidRPr="0056695D">
        <w:rPr>
          <w:rFonts w:ascii="Times" w:hAnsi="Times"/>
          <w:color w:val="333333"/>
          <w:sz w:val="24"/>
          <w:szCs w:val="24"/>
          <w:highlight w:val="white"/>
        </w:rPr>
        <w:t xml:space="preserve"> </w:t>
      </w:r>
      <w:r w:rsidR="006B0B75" w:rsidRPr="0056695D">
        <w:rPr>
          <w:rFonts w:ascii="Times" w:hAnsi="Times"/>
          <w:color w:val="1D1F22"/>
          <w:sz w:val="24"/>
          <w:szCs w:val="24"/>
          <w:highlight w:val="white"/>
        </w:rPr>
        <w:t xml:space="preserve">10 times on different centroid seeds and </w:t>
      </w:r>
      <w:r w:rsidR="00DE7E46">
        <w:rPr>
          <w:rFonts w:ascii="Times" w:hAnsi="Times"/>
          <w:color w:val="1D1F22"/>
          <w:sz w:val="24"/>
          <w:szCs w:val="24"/>
          <w:highlight w:val="white"/>
        </w:rPr>
        <w:t xml:space="preserve">selected </w:t>
      </w:r>
      <w:r w:rsidR="006B0B75" w:rsidRPr="0056695D">
        <w:rPr>
          <w:rFonts w:ascii="Times" w:hAnsi="Times"/>
          <w:color w:val="1D1F22"/>
          <w:sz w:val="24"/>
          <w:szCs w:val="24"/>
          <w:highlight w:val="white"/>
        </w:rPr>
        <w:t xml:space="preserve">the best output of these consecutive runs in terms of inertia to avoid local minima. </w:t>
      </w:r>
      <w:r w:rsidR="009A310E">
        <w:rPr>
          <w:rFonts w:ascii="Times" w:hAnsi="Times"/>
          <w:color w:val="1D1F22"/>
          <w:sz w:val="24"/>
          <w:szCs w:val="24"/>
        </w:rPr>
        <w:t>The algorithm was run on different k values, resulting in solutions for 2 to 15 regions.</w:t>
      </w:r>
    </w:p>
    <w:p w14:paraId="062C56F7" w14:textId="6F5BB8FB" w:rsidR="009E7445" w:rsidRPr="0056695D" w:rsidRDefault="004D452B" w:rsidP="009B11F0">
      <w:pPr>
        <w:pStyle w:val="Normal1"/>
        <w:spacing w:after="160"/>
        <w:rPr>
          <w:rFonts w:ascii="Times" w:hAnsi="Times"/>
          <w:sz w:val="24"/>
          <w:szCs w:val="24"/>
        </w:rPr>
      </w:pPr>
      <w:r>
        <w:rPr>
          <w:rFonts w:ascii="Times" w:hAnsi="Times"/>
          <w:color w:val="333333"/>
          <w:sz w:val="24"/>
          <w:szCs w:val="24"/>
          <w:highlight w:val="white"/>
        </w:rPr>
        <w:t>S</w:t>
      </w:r>
      <w:r w:rsidR="006B0B75" w:rsidRPr="0056695D">
        <w:rPr>
          <w:rFonts w:ascii="Times" w:hAnsi="Times"/>
          <w:color w:val="333333"/>
          <w:sz w:val="24"/>
          <w:szCs w:val="24"/>
          <w:highlight w:val="white"/>
        </w:rPr>
        <w:t>ince the optimality of a given clustering depends in lar</w:t>
      </w:r>
      <w:r>
        <w:rPr>
          <w:rFonts w:ascii="Times" w:hAnsi="Times"/>
          <w:color w:val="333333"/>
          <w:sz w:val="24"/>
          <w:szCs w:val="24"/>
          <w:highlight w:val="white"/>
        </w:rPr>
        <w:t>ge part on investigators’ goals,</w:t>
      </w:r>
      <w:r w:rsidR="006B0B75" w:rsidRPr="0056695D">
        <w:rPr>
          <w:rFonts w:ascii="Times" w:hAnsi="Times"/>
          <w:color w:val="333333"/>
          <w:sz w:val="24"/>
          <w:szCs w:val="24"/>
          <w:highlight w:val="white"/>
        </w:rPr>
        <w:t xml:space="preserve"> the preferred level of analysis, and the nature and dimensionality of the available data</w:t>
      </w:r>
      <w:r>
        <w:rPr>
          <w:rFonts w:ascii="Times" w:hAnsi="Times"/>
          <w:color w:val="333333"/>
          <w:sz w:val="24"/>
          <w:szCs w:val="24"/>
          <w:highlight w:val="white"/>
        </w:rPr>
        <w:t>, i</w:t>
      </w:r>
      <w:r w:rsidRPr="0056695D">
        <w:rPr>
          <w:rFonts w:ascii="Times" w:hAnsi="Times"/>
          <w:color w:val="333333"/>
          <w:sz w:val="24"/>
          <w:szCs w:val="24"/>
          <w:highlight w:val="white"/>
        </w:rPr>
        <w:t>dentifying the ‘correct’ number of clusters is a</w:t>
      </w:r>
      <w:r w:rsidR="00724411">
        <w:rPr>
          <w:rFonts w:ascii="Times" w:hAnsi="Times"/>
          <w:color w:val="333333"/>
          <w:sz w:val="24"/>
          <w:szCs w:val="24"/>
          <w:highlight w:val="white"/>
        </w:rPr>
        <w:t xml:space="preserve">rguably an intractable problem </w:t>
      </w:r>
      <w:r w:rsidR="00724411">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&lt;citation&gt;&lt;uuid&gt;66052B14-62C9-46CF-A49D-1F7A75B7BE5C&lt;/uuid&gt;&lt;priority&gt;0&lt;/priority&gt;&lt;publications&gt;&lt;publication&gt;&lt;publication_date&gt;99201600001200000000200000&lt;/publication_date&gt;&lt;title&gt;From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Pr>
          <w:rFonts w:ascii="Times" w:hAnsi="Times"/>
          <w:color w:val="333333"/>
          <w:sz w:val="24"/>
          <w:szCs w:val="24"/>
          <w:highlight w:val="white"/>
        </w:rPr>
        <w:fldChar w:fldCharType="separate"/>
      </w:r>
      <w:r w:rsidR="00991DD4">
        <w:rPr>
          <w:rFonts w:ascii="Cambria" w:hAnsi="Cambria" w:cs="Cambria"/>
        </w:rPr>
        <w:t>(55)</w:t>
      </w:r>
      <w:r w:rsidR="00724411">
        <w:rPr>
          <w:rFonts w:ascii="Times" w:hAnsi="Times"/>
          <w:color w:val="333333"/>
          <w:sz w:val="24"/>
          <w:szCs w:val="24"/>
          <w:highlight w:val="white"/>
        </w:rPr>
        <w:fldChar w:fldCharType="end"/>
      </w:r>
      <w:r w:rsidR="006B0B75" w:rsidRPr="0056695D">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56695D">
        <w:rPr>
          <w:rFonts w:ascii="Times" w:hAnsi="Times"/>
          <w:color w:val="1D1F22"/>
          <w:sz w:val="24"/>
          <w:szCs w:val="24"/>
          <w:highlight w:val="white"/>
        </w:rPr>
        <w:t xml:space="preserve">The silhouette coefficient was defined as </w:t>
      </w:r>
      <w:r w:rsidR="006B0B75" w:rsidRPr="0056695D">
        <w:rPr>
          <w:rFonts w:ascii="Times" w:hAnsi="Times"/>
          <w:color w:val="222222"/>
          <w:sz w:val="24"/>
          <w:szCs w:val="24"/>
          <w:shd w:val="clear" w:color="auto" w:fill="ECF0F3"/>
        </w:rPr>
        <w:t>(b - a) / max(a, b)</w:t>
      </w:r>
      <w:r w:rsidR="006B0B75" w:rsidRPr="0056695D">
        <w:rPr>
          <w:rFonts w:ascii="Times" w:hAnsi="Times"/>
          <w:color w:val="1D1F22"/>
          <w:sz w:val="24"/>
          <w:szCs w:val="24"/>
          <w:highlight w:val="white"/>
        </w:rPr>
        <w:t xml:space="preserve">, where a is the mean intra-cluster distance and </w:t>
      </w:r>
      <w:r w:rsidR="006B0B75" w:rsidRPr="0056695D">
        <w:rPr>
          <w:rFonts w:ascii="Times" w:hAnsi="Times"/>
          <w:color w:val="222222"/>
          <w:sz w:val="24"/>
          <w:szCs w:val="24"/>
          <w:shd w:val="clear" w:color="auto" w:fill="ECF0F3"/>
        </w:rPr>
        <w:t>b</w:t>
      </w:r>
      <w:r w:rsidR="006B0B75" w:rsidRPr="0056695D">
        <w:rPr>
          <w:rFonts w:ascii="Times" w:hAnsi="Times"/>
          <w:color w:val="1D1F22"/>
          <w:sz w:val="24"/>
          <w:szCs w:val="24"/>
          <w:highlight w:val="white"/>
        </w:rPr>
        <w:t xml:space="preserve"> is the distance between a sample and the nearest cluster that the sample is not a part of. </w:t>
      </w:r>
      <w:r w:rsidR="00724411" w:rsidRPr="0056695D">
        <w:rPr>
          <w:rFonts w:ascii="Times" w:hAnsi="Times"/>
          <w:color w:val="333333"/>
          <w:sz w:val="24"/>
          <w:szCs w:val="24"/>
          <w:highlight w:val="white"/>
        </w:rPr>
        <w:t>Solutions that minimized the average distance between voxels within each cluster received a greater score</w:t>
      </w:r>
      <w:r w:rsidR="00724411">
        <w:rPr>
          <w:rFonts w:ascii="Times" w:hAnsi="Times"/>
          <w:color w:val="333333"/>
          <w:sz w:val="24"/>
          <w:szCs w:val="24"/>
          <w:highlight w:val="white"/>
        </w:rPr>
        <w:t>.</w:t>
      </w:r>
      <w:r w:rsidR="00054F75">
        <w:rPr>
          <w:rFonts w:ascii="Times" w:hAnsi="Times"/>
          <w:sz w:val="24"/>
          <w:szCs w:val="24"/>
        </w:rPr>
        <w:t xml:space="preserve"> </w:t>
      </w:r>
      <w:r w:rsidR="00054F75">
        <w:rPr>
          <w:rFonts w:ascii="Times" w:hAnsi="Times"/>
          <w:color w:val="1D1F22"/>
          <w:sz w:val="24"/>
          <w:szCs w:val="24"/>
          <w:highlight w:val="white"/>
        </w:rPr>
        <w:t>B</w:t>
      </w:r>
      <w:r w:rsidR="006B0B75" w:rsidRPr="0056695D">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56695D">
        <w:rPr>
          <w:rFonts w:ascii="Times" w:hAnsi="Times"/>
          <w:color w:val="1D1F22"/>
          <w:sz w:val="24"/>
          <w:szCs w:val="24"/>
          <w:highlight w:val="white"/>
        </w:rPr>
        <w:t xml:space="preserve">employed </w:t>
      </w:r>
      <w:r w:rsidR="00033951" w:rsidRPr="0056695D">
        <w:rPr>
          <w:rFonts w:ascii="Times" w:hAnsi="Times"/>
          <w:color w:val="1D1F22"/>
          <w:sz w:val="24"/>
          <w:szCs w:val="24"/>
          <w:highlight w:val="white"/>
        </w:rPr>
        <w:lastRenderedPageBreak/>
        <w:t xml:space="preserve">by our group </w:t>
      </w:r>
      <w:r w:rsidR="00033951" w:rsidRPr="0056695D">
        <w:rPr>
          <w:rFonts w:ascii="Times" w:hAnsi="Times"/>
          <w:color w:val="1D1F22"/>
          <w:sz w:val="24"/>
          <w:szCs w:val="24"/>
          <w:highlight w:val="white"/>
        </w:rPr>
        <w:fldChar w:fldCharType="begin"/>
      </w:r>
      <w:r w:rsidR="00991DD4">
        <w:rPr>
          <w:rFonts w:ascii="Times" w:hAnsi="Times"/>
          <w:color w:val="1D1F22"/>
          <w:sz w:val="24"/>
          <w:szCs w:val="24"/>
          <w:highlight w:val="white"/>
        </w:rPr>
        <w:instrText xml:space="preserve"> ADDIN PAPERS2_CITATIONS &lt;citation&gt;&lt;uuid&gt;1D7A998C-533E-42C9-8F40-3FA803781300&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56695D">
        <w:rPr>
          <w:rFonts w:ascii="Times" w:hAnsi="Times"/>
          <w:color w:val="1D1F22"/>
          <w:sz w:val="24"/>
          <w:szCs w:val="24"/>
          <w:highlight w:val="white"/>
        </w:rPr>
        <w:fldChar w:fldCharType="separate"/>
      </w:r>
      <w:r w:rsidR="00991DD4">
        <w:rPr>
          <w:rFonts w:ascii="Cambria" w:hAnsi="Cambria" w:cs="Cambria"/>
        </w:rPr>
        <w:t>(56)</w:t>
      </w:r>
      <w:r w:rsidR="00033951" w:rsidRPr="0056695D">
        <w:rPr>
          <w:rFonts w:ascii="Times" w:hAnsi="Times"/>
          <w:color w:val="1D1F22"/>
          <w:sz w:val="24"/>
          <w:szCs w:val="24"/>
          <w:highlight w:val="white"/>
        </w:rPr>
        <w:fldChar w:fldCharType="end"/>
      </w:r>
      <w:r w:rsidR="006B0B75" w:rsidRPr="0056695D">
        <w:rPr>
          <w:rFonts w:ascii="Times" w:hAnsi="Times"/>
          <w:color w:val="1D1F22"/>
          <w:sz w:val="24"/>
          <w:szCs w:val="24"/>
          <w:highlight w:val="white"/>
        </w:rPr>
        <w:t xml:space="preserve"> </w:t>
      </w:r>
      <w:del w:id="149" w:author="Tal Yarkoni" w:date="2015-09-24T10:28:00Z">
        <w:r w:rsidR="006B0B75" w:rsidRPr="0056695D" w:rsidDel="00186494">
          <w:rPr>
            <w:rFonts w:ascii="Times" w:hAnsi="Times"/>
            <w:color w:val="1D1F22"/>
            <w:sz w:val="24"/>
            <w:szCs w:val="24"/>
            <w:highlight w:val="white"/>
          </w:rPr>
          <w:delText>to infer if a given clustering solution was warranted</w:delText>
        </w:r>
      </w:del>
      <w:ins w:id="150" w:author="Tal Yarkoni" w:date="2015-09-24T10:28:00Z">
        <w:r w:rsidR="00186494">
          <w:rPr>
            <w:rFonts w:ascii="Times" w:hAnsi="Times"/>
            <w:color w:val="1D1F22"/>
            <w:sz w:val="24"/>
            <w:szCs w:val="24"/>
            <w:highlight w:val="white"/>
          </w:rPr>
          <w:t>in order to estimate the uncertainty around scores</w:t>
        </w:r>
      </w:ins>
      <w:r w:rsidR="006B0B75" w:rsidRPr="0056695D">
        <w:rPr>
          <w:rFonts w:ascii="Times" w:hAnsi="Times"/>
          <w:color w:val="1D1F22"/>
          <w:sz w:val="24"/>
          <w:szCs w:val="24"/>
          <w:highlight w:val="white"/>
        </w:rPr>
        <w:t xml:space="preserve">. For each possible solution between 2 and 15 clusters, we permuted </w:t>
      </w:r>
      <w:r w:rsidR="00033951" w:rsidRPr="0056695D">
        <w:rPr>
          <w:rFonts w:ascii="Times" w:hAnsi="Times"/>
          <w:color w:val="1D1F22"/>
          <w:sz w:val="24"/>
          <w:szCs w:val="24"/>
          <w:highlight w:val="white"/>
        </w:rPr>
        <w:t>the data matrix generating a new permuted data set with no relationship between voxels.</w:t>
      </w:r>
      <w:r w:rsidR="006B0B75" w:rsidRPr="0056695D">
        <w:rPr>
          <w:rFonts w:ascii="Times" w:hAnsi="Times"/>
          <w:color w:val="1D1F22"/>
          <w:sz w:val="24"/>
          <w:szCs w:val="24"/>
          <w:highlight w:val="white"/>
        </w:rPr>
        <w:t xml:space="preserve"> We then re-applied the clustering algorithm, and re-</w:t>
      </w:r>
      <w:r w:rsidR="001367FD">
        <w:rPr>
          <w:rFonts w:ascii="Times" w:hAnsi="Times"/>
          <w:color w:val="1D1F22"/>
          <w:sz w:val="24"/>
          <w:szCs w:val="24"/>
          <w:highlight w:val="white"/>
        </w:rPr>
        <w:t>calculated the silhouette score</w:t>
      </w:r>
      <w:r w:rsidR="00EC12B3">
        <w:rPr>
          <w:rFonts w:ascii="Times" w:hAnsi="Times"/>
          <w:color w:val="1D1F22"/>
          <w:sz w:val="24"/>
          <w:szCs w:val="24"/>
          <w:highlight w:val="white"/>
        </w:rPr>
        <w:t xml:space="preserve"> </w:t>
      </w:r>
      <w:r w:rsidR="00033951" w:rsidRPr="0056695D">
        <w:rPr>
          <w:rFonts w:ascii="Times" w:hAnsi="Times"/>
          <w:color w:val="1D1F22"/>
          <w:sz w:val="24"/>
          <w:szCs w:val="24"/>
          <w:highlight w:val="white"/>
        </w:rPr>
        <w:t>1000</w:t>
      </w:r>
      <w:r w:rsidR="006B0B75" w:rsidRPr="0056695D">
        <w:rPr>
          <w:rFonts w:ascii="Times" w:hAnsi="Times"/>
          <w:color w:val="1D1F22"/>
          <w:sz w:val="24"/>
          <w:szCs w:val="24"/>
          <w:highlight w:val="white"/>
        </w:rPr>
        <w:t xml:space="preserve"> times resulting in a null-hypothesis distribution of silhouette scores for each </w:t>
      </w:r>
      <w:r w:rsidR="006B0B75" w:rsidRPr="0056695D">
        <w:rPr>
          <w:rFonts w:ascii="Times" w:hAnsi="Times"/>
          <w:i/>
          <w:color w:val="1D1F22"/>
          <w:sz w:val="24"/>
          <w:szCs w:val="24"/>
          <w:highlight w:val="white"/>
        </w:rPr>
        <w:t>k</w:t>
      </w:r>
      <w:r w:rsidR="00A05160">
        <w:rPr>
          <w:rFonts w:ascii="Times" w:hAnsi="Times"/>
          <w:color w:val="1D1F22"/>
          <w:sz w:val="24"/>
          <w:szCs w:val="24"/>
        </w:rPr>
        <w:t>. We used this null distribution to calculate z-scores for each solution and select solutions for further analysis.</w:t>
      </w:r>
      <w:r w:rsidR="006B0B75" w:rsidRPr="0056695D">
        <w:rPr>
          <w:rFonts w:ascii="Times" w:hAnsi="Times"/>
          <w:color w:val="1D1F22"/>
          <w:sz w:val="24"/>
          <w:szCs w:val="24"/>
          <w:highlight w:val="white"/>
        </w:rPr>
        <w:t xml:space="preserve"> </w:t>
      </w:r>
    </w:p>
    <w:p w14:paraId="6E10F8A7" w14:textId="44E03E51" w:rsidR="009E7445" w:rsidRPr="0056695D" w:rsidRDefault="006B0B75" w:rsidP="0096185D">
      <w:pPr>
        <w:pStyle w:val="Heading3"/>
        <w:spacing w:after="160" w:line="480" w:lineRule="auto"/>
        <w:rPr>
          <w:rFonts w:ascii="Times" w:hAnsi="Times"/>
          <w:b w:val="0"/>
          <w:i w:val="0"/>
          <w:sz w:val="24"/>
          <w:szCs w:val="24"/>
        </w:rPr>
      </w:pPr>
      <w:bookmarkStart w:id="151" w:name="h.pvjtzs2bcz3n" w:colFirst="0" w:colLast="0"/>
      <w:bookmarkEnd w:id="151"/>
      <w:r w:rsidRPr="0056695D">
        <w:rPr>
          <w:rFonts w:ascii="Times" w:hAnsi="Times"/>
          <w:b w:val="0"/>
          <w:i w:val="0"/>
          <w:sz w:val="24"/>
          <w:szCs w:val="24"/>
        </w:rPr>
        <w:t>Co</w:t>
      </w:r>
      <w:r w:rsidR="00033951" w:rsidRPr="0056695D">
        <w:rPr>
          <w:rFonts w:ascii="Times" w:hAnsi="Times"/>
          <w:b w:val="0"/>
          <w:i w:val="0"/>
          <w:sz w:val="24"/>
          <w:szCs w:val="24"/>
        </w:rPr>
        <w:t>-</w:t>
      </w:r>
      <w:r w:rsidR="00AD3195">
        <w:rPr>
          <w:rFonts w:ascii="Times" w:hAnsi="Times"/>
          <w:b w:val="0"/>
          <w:i w:val="0"/>
          <w:sz w:val="24"/>
          <w:szCs w:val="24"/>
        </w:rPr>
        <w:t xml:space="preserve">activation </w:t>
      </w:r>
      <w:commentRangeStart w:id="152"/>
      <w:r w:rsidR="00AD3195">
        <w:rPr>
          <w:rFonts w:ascii="Times" w:hAnsi="Times"/>
          <w:b w:val="0"/>
          <w:i w:val="0"/>
          <w:sz w:val="24"/>
          <w:szCs w:val="24"/>
        </w:rPr>
        <w:t>profiles</w:t>
      </w:r>
      <w:commentRangeEnd w:id="152"/>
      <w:r w:rsidR="000D5C07">
        <w:rPr>
          <w:rStyle w:val="CommentReference"/>
          <w:rFonts w:ascii="Times" w:eastAsiaTheme="minorEastAsia" w:hAnsi="Times" w:cstheme="minorBidi"/>
          <w:b w:val="0"/>
          <w:bCs w:val="0"/>
          <w:i w:val="0"/>
          <w:iCs w:val="0"/>
        </w:rPr>
        <w:commentReference w:id="152"/>
      </w:r>
    </w:p>
    <w:p w14:paraId="1C1FFDFB" w14:textId="3D373920" w:rsidR="009E7445" w:rsidRPr="0056695D" w:rsidRDefault="00B14EB3" w:rsidP="0096185D">
      <w:pPr>
        <w:pStyle w:val="Normal1"/>
        <w:spacing w:after="160"/>
        <w:rPr>
          <w:rFonts w:ascii="Times" w:hAnsi="Times"/>
          <w:sz w:val="24"/>
          <w:szCs w:val="24"/>
        </w:rPr>
      </w:pPr>
      <w:r>
        <w:rPr>
          <w:rFonts w:ascii="Times" w:hAnsi="Times"/>
          <w:color w:val="333333"/>
          <w:sz w:val="24"/>
          <w:szCs w:val="24"/>
          <w:highlight w:val="white"/>
        </w:rPr>
        <w:t>To determine which voxels across the brain co-activated with each MFC parcel, w</w:t>
      </w:r>
      <w:r w:rsidR="00FF5519">
        <w:rPr>
          <w:rFonts w:ascii="Times" w:hAnsi="Times"/>
          <w:color w:val="333333"/>
          <w:sz w:val="24"/>
          <w:szCs w:val="24"/>
          <w:highlight w:val="white"/>
        </w:rPr>
        <w:t xml:space="preserve">e </w:t>
      </w:r>
      <w:r w:rsidR="006B0B75" w:rsidRPr="0056695D">
        <w:rPr>
          <w:rFonts w:ascii="Times" w:hAnsi="Times"/>
          <w:color w:val="333333"/>
          <w:sz w:val="24"/>
          <w:szCs w:val="24"/>
          <w:highlight w:val="white"/>
        </w:rPr>
        <w:t xml:space="preserve">performed a meta-analysis </w:t>
      </w:r>
      <w:r w:rsidR="00526713">
        <w:rPr>
          <w:rFonts w:ascii="Times" w:hAnsi="Times"/>
          <w:color w:val="333333"/>
          <w:sz w:val="24"/>
          <w:szCs w:val="24"/>
          <w:highlight w:val="white"/>
        </w:rPr>
        <w:t>resulting in</w:t>
      </w:r>
      <w:r w:rsidR="00CB287C">
        <w:rPr>
          <w:rFonts w:ascii="Times" w:hAnsi="Times"/>
          <w:color w:val="333333"/>
          <w:sz w:val="24"/>
          <w:szCs w:val="24"/>
          <w:highlight w:val="white"/>
        </w:rPr>
        <w:t xml:space="preserve"> </w:t>
      </w:r>
      <w:r w:rsidR="005B7932">
        <w:rPr>
          <w:rFonts w:ascii="Times" w:hAnsi="Times"/>
          <w:color w:val="333333"/>
          <w:sz w:val="24"/>
          <w:szCs w:val="24"/>
          <w:highlight w:val="white"/>
        </w:rPr>
        <w:t xml:space="preserve">whole-brain maps that </w:t>
      </w:r>
      <w:r w:rsidR="00CB287C">
        <w:rPr>
          <w:rFonts w:ascii="Times" w:hAnsi="Times"/>
          <w:color w:val="333333"/>
          <w:sz w:val="24"/>
          <w:szCs w:val="24"/>
          <w:highlight w:val="white"/>
        </w:rPr>
        <w:t>indicate</w:t>
      </w:r>
      <w:r w:rsidR="006B0B75" w:rsidRPr="0056695D">
        <w:rPr>
          <w:rFonts w:ascii="Times" w:hAnsi="Times"/>
          <w:color w:val="333333"/>
          <w:sz w:val="24"/>
          <w:szCs w:val="24"/>
          <w:highlight w:val="white"/>
        </w:rPr>
        <w:t xml:space="preserve"> </w:t>
      </w:r>
      <w:r w:rsidR="005B7932">
        <w:rPr>
          <w:rFonts w:ascii="Times" w:hAnsi="Times"/>
          <w:color w:val="333333"/>
          <w:sz w:val="24"/>
          <w:szCs w:val="24"/>
          <w:highlight w:val="white"/>
        </w:rPr>
        <w:t>which voxels</w:t>
      </w:r>
      <w:r w:rsidR="006B0B75" w:rsidRPr="0056695D">
        <w:rPr>
          <w:rFonts w:ascii="Times" w:hAnsi="Times"/>
          <w:color w:val="333333"/>
          <w:sz w:val="24"/>
          <w:szCs w:val="24"/>
          <w:highlight w:val="white"/>
        </w:rPr>
        <w:t xml:space="preserve"> </w:t>
      </w:r>
      <w:r w:rsidR="00526713">
        <w:rPr>
          <w:rFonts w:ascii="Times" w:hAnsi="Times"/>
          <w:color w:val="333333"/>
          <w:sz w:val="24"/>
          <w:szCs w:val="24"/>
          <w:highlight w:val="white"/>
        </w:rPr>
        <w:t xml:space="preserve">across the brain are active </w:t>
      </w:r>
      <w:r w:rsidR="006B0B75" w:rsidRPr="0056695D">
        <w:rPr>
          <w:rFonts w:ascii="Times" w:hAnsi="Times"/>
          <w:color w:val="333333"/>
          <w:sz w:val="24"/>
          <w:szCs w:val="24"/>
          <w:highlight w:val="white"/>
        </w:rPr>
        <w:t xml:space="preserve">in the studies that activated each parcel. </w:t>
      </w:r>
      <w:commentRangeStart w:id="153"/>
      <w:r w:rsidR="00FF5519">
        <w:rPr>
          <w:rFonts w:ascii="Times" w:hAnsi="Times"/>
          <w:color w:val="333333"/>
          <w:sz w:val="24"/>
          <w:szCs w:val="24"/>
        </w:rPr>
        <w:t xml:space="preserve">To display the unique co-activation of each region, we controlled for the co-activation of other parcels in the same map by performing a meta-analysis on studies that uniquely activated each ROI, </w:t>
      </w:r>
      <w:r w:rsidR="00920C80">
        <w:rPr>
          <w:rFonts w:ascii="Times" w:hAnsi="Times"/>
          <w:color w:val="333333"/>
          <w:sz w:val="24"/>
          <w:szCs w:val="24"/>
        </w:rPr>
        <w:t xml:space="preserve">and excluded studies </w:t>
      </w:r>
      <w:r w:rsidR="00EE4862">
        <w:rPr>
          <w:rFonts w:ascii="Times" w:hAnsi="Times"/>
          <w:color w:val="333333"/>
          <w:sz w:val="24"/>
          <w:szCs w:val="24"/>
        </w:rPr>
        <w:t>that</w:t>
      </w:r>
      <w:r w:rsidR="00920C80">
        <w:rPr>
          <w:rFonts w:ascii="Times" w:hAnsi="Times"/>
          <w:color w:val="333333"/>
          <w:sz w:val="24"/>
          <w:szCs w:val="24"/>
        </w:rPr>
        <w:t xml:space="preserve"> also activated other parcels (e.g. only studies that activated anterior MFC, and not middle or posterior MFC).</w:t>
      </w:r>
      <w:commentRangeEnd w:id="153"/>
      <w:r w:rsidR="00186494">
        <w:rPr>
          <w:rStyle w:val="CommentReference"/>
          <w:rFonts w:ascii="Times" w:hAnsi="Times"/>
        </w:rPr>
        <w:commentReference w:id="153"/>
      </w:r>
      <w:r w:rsidR="00920C80">
        <w:rPr>
          <w:rFonts w:ascii="Times" w:hAnsi="Times"/>
          <w:color w:val="333333"/>
          <w:sz w:val="24"/>
          <w:szCs w:val="24"/>
        </w:rPr>
        <w:t xml:space="preserve"> </w:t>
      </w:r>
      <w:r w:rsidR="00700622">
        <w:rPr>
          <w:rFonts w:ascii="Times" w:hAnsi="Times"/>
          <w:color w:val="333333"/>
          <w:sz w:val="24"/>
          <w:szCs w:val="24"/>
        </w:rPr>
        <w:t xml:space="preserve">For each voxel across the brain, we calculated the conditional probability of activation across the selected set of studies and calculated p-values for each voxel </w:t>
      </w:r>
      <w:commentRangeStart w:id="154"/>
      <w:r w:rsidR="00700622">
        <w:rPr>
          <w:rFonts w:ascii="Times" w:hAnsi="Times"/>
          <w:color w:val="333333"/>
          <w:sz w:val="24"/>
          <w:szCs w:val="24"/>
        </w:rPr>
        <w:t xml:space="preserve">using a </w:t>
      </w:r>
      <w:ins w:id="155" w:author="Tal Yarkoni" w:date="2015-09-24T10:33:00Z">
        <w:r w:rsidR="00F104F0">
          <w:rPr>
            <w:rFonts w:ascii="Times" w:hAnsi="Times"/>
            <w:color w:val="333333"/>
            <w:sz w:val="24"/>
            <w:szCs w:val="24"/>
          </w:rPr>
          <w:t>t</w:t>
        </w:r>
      </w:ins>
      <w:del w:id="156" w:author="Tal Yarkoni" w:date="2015-09-24T10:33:00Z">
        <w:r w:rsidR="00700622" w:rsidDel="00F104F0">
          <w:rPr>
            <w:rFonts w:ascii="Times" w:hAnsi="Times"/>
            <w:color w:val="333333"/>
            <w:sz w:val="24"/>
            <w:szCs w:val="24"/>
          </w:rPr>
          <w:delText>w</w:delText>
        </w:r>
      </w:del>
      <w:r w:rsidR="00700622" w:rsidRPr="00700622">
        <w:rPr>
          <w:rFonts w:ascii="Times" w:hAnsi="Times"/>
          <w:color w:val="333333"/>
          <w:sz w:val="24"/>
          <w:szCs w:val="24"/>
        </w:rPr>
        <w:t xml:space="preserve">wo-way chi-square </w:t>
      </w:r>
      <w:r w:rsidR="00700622">
        <w:rPr>
          <w:rFonts w:ascii="Times" w:hAnsi="Times"/>
          <w:color w:val="333333"/>
          <w:sz w:val="24"/>
          <w:szCs w:val="24"/>
        </w:rPr>
        <w:t>test</w:t>
      </w:r>
      <w:commentRangeEnd w:id="154"/>
      <w:r w:rsidR="00F104F0">
        <w:rPr>
          <w:rStyle w:val="CommentReference"/>
          <w:rFonts w:ascii="Times" w:hAnsi="Times"/>
        </w:rPr>
        <w:commentReference w:id="154"/>
      </w:r>
      <w:r w:rsidR="00700622">
        <w:rPr>
          <w:rFonts w:ascii="Times" w:hAnsi="Times"/>
          <w:color w:val="333333"/>
          <w:sz w:val="24"/>
          <w:szCs w:val="24"/>
        </w:rPr>
        <w:t xml:space="preserve">. </w:t>
      </w:r>
      <w:r w:rsidR="00503CE6">
        <w:rPr>
          <w:rFonts w:ascii="Times" w:hAnsi="Times"/>
          <w:color w:val="333333"/>
          <w:sz w:val="24"/>
          <w:szCs w:val="24"/>
        </w:rPr>
        <w:t>Next, we threshold</w:t>
      </w:r>
      <w:r w:rsidR="00B62944">
        <w:rPr>
          <w:rFonts w:ascii="Times" w:hAnsi="Times"/>
          <w:color w:val="333333"/>
          <w:sz w:val="24"/>
          <w:szCs w:val="24"/>
        </w:rPr>
        <w:t>ed</w:t>
      </w:r>
      <w:r w:rsidR="00503CE6">
        <w:rPr>
          <w:rFonts w:ascii="Times" w:hAnsi="Times"/>
          <w:color w:val="333333"/>
          <w:sz w:val="24"/>
          <w:szCs w:val="24"/>
        </w:rPr>
        <w:t xml:space="preserve"> significant voxels using False Discovery Rate correction at p &lt; 0.01</w:t>
      </w:r>
      <w:r w:rsidR="007B5215">
        <w:rPr>
          <w:rFonts w:ascii="Times" w:hAnsi="Times"/>
          <w:color w:val="333333"/>
          <w:sz w:val="24"/>
          <w:szCs w:val="24"/>
        </w:rPr>
        <w:t xml:space="preserve"> and </w:t>
      </w:r>
      <w:r w:rsidR="00826CFF">
        <w:rPr>
          <w:rFonts w:ascii="Times" w:hAnsi="Times"/>
          <w:color w:val="333333"/>
          <w:sz w:val="24"/>
          <w:szCs w:val="24"/>
        </w:rPr>
        <w:t>binari</w:t>
      </w:r>
      <w:ins w:id="157" w:author="Tal Yarkoni" w:date="2015-09-24T10:33:00Z">
        <w:r w:rsidR="004C431F">
          <w:rPr>
            <w:rFonts w:ascii="Times" w:hAnsi="Times"/>
            <w:color w:val="333333"/>
            <w:sz w:val="24"/>
            <w:szCs w:val="24"/>
          </w:rPr>
          <w:t>zed</w:t>
        </w:r>
      </w:ins>
      <w:del w:id="158" w:author="Tal Yarkoni" w:date="2015-09-24T10:33:00Z">
        <w:r w:rsidR="00826CFF" w:rsidDel="004C431F">
          <w:rPr>
            <w:rFonts w:ascii="Times" w:hAnsi="Times"/>
            <w:color w:val="333333"/>
            <w:sz w:val="24"/>
            <w:szCs w:val="24"/>
          </w:rPr>
          <w:delText>es</w:delText>
        </w:r>
      </w:del>
      <w:r w:rsidR="007B5215">
        <w:rPr>
          <w:rFonts w:ascii="Times" w:hAnsi="Times"/>
          <w:color w:val="333333"/>
          <w:sz w:val="24"/>
          <w:szCs w:val="24"/>
        </w:rPr>
        <w:t xml:space="preserve"> the resulting maps for display. </w:t>
      </w:r>
      <w:r w:rsidR="00B62944">
        <w:rPr>
          <w:rFonts w:ascii="Times" w:hAnsi="Times"/>
          <w:color w:val="333333"/>
          <w:sz w:val="24"/>
          <w:szCs w:val="24"/>
        </w:rPr>
        <w:t xml:space="preserve">We </w:t>
      </w:r>
      <w:r w:rsidR="004D5962">
        <w:rPr>
          <w:rFonts w:ascii="Times" w:hAnsi="Times"/>
          <w:color w:val="333333"/>
          <w:sz w:val="24"/>
          <w:szCs w:val="24"/>
        </w:rPr>
        <w:t>create</w:t>
      </w:r>
      <w:ins w:id="159" w:author="Tal Yarkoni" w:date="2015-09-24T10:33:00Z">
        <w:r w:rsidR="006D5C72">
          <w:rPr>
            <w:rFonts w:ascii="Times" w:hAnsi="Times"/>
            <w:color w:val="333333"/>
            <w:sz w:val="24"/>
            <w:szCs w:val="24"/>
          </w:rPr>
          <w:t>d</w:t>
        </w:r>
      </w:ins>
      <w:r w:rsidR="004D5962">
        <w:rPr>
          <w:rFonts w:ascii="Times" w:hAnsi="Times"/>
          <w:color w:val="333333"/>
          <w:sz w:val="24"/>
          <w:szCs w:val="24"/>
        </w:rPr>
        <w:t xml:space="preserve"> co-activation maps using the NiLearn library for Python. </w:t>
      </w:r>
    </w:p>
    <w:p w14:paraId="6A78D6F6" w14:textId="77777777" w:rsidR="009E7445" w:rsidRPr="0056695D" w:rsidRDefault="006B0B75" w:rsidP="0096185D">
      <w:pPr>
        <w:pStyle w:val="Heading3"/>
        <w:spacing w:before="0" w:after="160" w:line="480" w:lineRule="auto"/>
        <w:rPr>
          <w:rFonts w:ascii="Times" w:hAnsi="Times"/>
          <w:b w:val="0"/>
          <w:i w:val="0"/>
          <w:sz w:val="24"/>
          <w:szCs w:val="24"/>
        </w:rPr>
      </w:pPr>
      <w:bookmarkStart w:id="160" w:name="h.hzi400pibk7u" w:colFirst="0" w:colLast="0"/>
      <w:bookmarkEnd w:id="160"/>
      <w:r w:rsidRPr="0056695D">
        <w:rPr>
          <w:rFonts w:ascii="Times" w:hAnsi="Times"/>
          <w:b w:val="0"/>
          <w:i w:val="0"/>
          <w:sz w:val="24"/>
          <w:szCs w:val="24"/>
        </w:rPr>
        <w:t>Topic modeling</w:t>
      </w:r>
    </w:p>
    <w:p w14:paraId="3150B838" w14:textId="376EB7C0" w:rsidR="009E7445" w:rsidRPr="0056695D" w:rsidRDefault="006B0B75" w:rsidP="0096185D">
      <w:pPr>
        <w:pStyle w:val="Normal1"/>
        <w:rPr>
          <w:rFonts w:ascii="Times" w:hAnsi="Times"/>
          <w:sz w:val="24"/>
          <w:szCs w:val="24"/>
        </w:rPr>
      </w:pPr>
      <w:r w:rsidRPr="0056695D">
        <w:rPr>
          <w:rFonts w:ascii="Times" w:hAnsi="Times"/>
          <w:color w:val="333333"/>
          <w:sz w:val="24"/>
          <w:szCs w:val="24"/>
          <w:highlight w:val="white"/>
        </w:rPr>
        <w:t>Although term-based meta-analysis maps in Neurosynth closely resemble the results of manual met</w:t>
      </w:r>
      <w:r w:rsidR="006057CF">
        <w:rPr>
          <w:rFonts w:ascii="Times" w:hAnsi="Times"/>
          <w:color w:val="333333"/>
          <w:sz w:val="24"/>
          <w:szCs w:val="24"/>
          <w:highlight w:val="white"/>
        </w:rPr>
        <w:t>a-analyses of the same concepts,</w:t>
      </w:r>
      <w:r w:rsidRPr="0056695D">
        <w:rPr>
          <w:rFonts w:ascii="Times" w:hAnsi="Times"/>
          <w:color w:val="333333"/>
          <w:sz w:val="24"/>
          <w:szCs w:val="24"/>
          <w:highlight w:val="white"/>
        </w:rPr>
        <w:t xml:space="preserve"> there is a high degree of redundancy between terms (e.g. ‘episodes’ and ‘episodic’)</w:t>
      </w:r>
      <w:ins w:id="161" w:author="Tal Yarkoni" w:date="2015-09-24T10:34:00Z">
        <w:r w:rsidR="006D5C72">
          <w:rPr>
            <w:rFonts w:ascii="Times" w:hAnsi="Times"/>
            <w:color w:val="333333"/>
            <w:sz w:val="24"/>
            <w:szCs w:val="24"/>
            <w:highlight w:val="white"/>
          </w:rPr>
          <w:t>,</w:t>
        </w:r>
      </w:ins>
      <w:r w:rsidRPr="0056695D">
        <w:rPr>
          <w:rFonts w:ascii="Times" w:hAnsi="Times"/>
          <w:color w:val="333333"/>
          <w:sz w:val="24"/>
          <w:szCs w:val="24"/>
          <w:highlight w:val="white"/>
        </w:rPr>
        <w:t xml:space="preserve"> </w:t>
      </w:r>
      <w:del w:id="162" w:author="Tal Yarkoni" w:date="2015-09-24T10:34:00Z">
        <w:r w:rsidRPr="0056695D" w:rsidDel="006D5C72">
          <w:rPr>
            <w:rFonts w:ascii="Times" w:hAnsi="Times"/>
            <w:color w:val="333333"/>
            <w:sz w:val="24"/>
            <w:szCs w:val="24"/>
            <w:highlight w:val="white"/>
          </w:rPr>
          <w:delText xml:space="preserve">and </w:delText>
        </w:r>
      </w:del>
      <w:ins w:id="163" w:author="Tal Yarkoni" w:date="2015-09-24T10:34:00Z">
        <w:r w:rsidR="006D5C72" w:rsidRPr="0056695D">
          <w:rPr>
            <w:rFonts w:ascii="Times" w:hAnsi="Times"/>
            <w:color w:val="333333"/>
            <w:sz w:val="24"/>
            <w:szCs w:val="24"/>
            <w:highlight w:val="white"/>
          </w:rPr>
          <w:t>a</w:t>
        </w:r>
        <w:r w:rsidR="006D5C72">
          <w:rPr>
            <w:rFonts w:ascii="Times" w:hAnsi="Times"/>
            <w:color w:val="333333"/>
            <w:sz w:val="24"/>
            <w:szCs w:val="24"/>
            <w:highlight w:val="white"/>
          </w:rPr>
          <w:t>s well as</w:t>
        </w:r>
        <w:r w:rsidR="006D5C72" w:rsidRPr="0056695D">
          <w:rPr>
            <w:rFonts w:ascii="Times" w:hAnsi="Times"/>
            <w:color w:val="333333"/>
            <w:sz w:val="24"/>
            <w:szCs w:val="24"/>
            <w:highlight w:val="white"/>
          </w:rPr>
          <w:t xml:space="preserve"> </w:t>
        </w:r>
      </w:ins>
      <w:r w:rsidRPr="0056695D">
        <w:rPr>
          <w:rFonts w:ascii="Times" w:hAnsi="Times"/>
          <w:color w:val="333333"/>
          <w:sz w:val="24"/>
          <w:szCs w:val="24"/>
          <w:highlight w:val="white"/>
        </w:rPr>
        <w:t xml:space="preserve">potential ambiguity as to the meaning of an individual </w:t>
      </w:r>
      <w:r w:rsidRPr="0056695D">
        <w:rPr>
          <w:rFonts w:ascii="Times" w:hAnsi="Times"/>
          <w:color w:val="333333"/>
          <w:sz w:val="24"/>
          <w:szCs w:val="24"/>
          <w:highlight w:val="white"/>
        </w:rPr>
        <w:lastRenderedPageBreak/>
        <w:t>word out of context (e.g. ‘memory’ can indicate working memory or episodic memory). To remedy this, we employed a reduced semantic representation of the latent conceptual structure underlying the neuroimaging literature: a set of 60 topics derived using latent dirichlet allocation</w:t>
      </w:r>
      <w:ins w:id="164" w:author="Tal Yarkoni" w:date="2015-09-24T10:34:00Z">
        <w:r w:rsidR="006B0F89">
          <w:rPr>
            <w:rFonts w:ascii="Times" w:hAnsi="Times"/>
            <w:color w:val="333333"/>
            <w:sz w:val="24"/>
            <w:szCs w:val="24"/>
            <w:highlight w:val="white"/>
          </w:rPr>
          <w:t xml:space="preserve"> (LDA)</w:t>
        </w:r>
      </w:ins>
      <w:r w:rsidRPr="0056695D">
        <w:rPr>
          <w:rFonts w:ascii="Times" w:hAnsi="Times"/>
          <w:color w:val="333333"/>
          <w:sz w:val="24"/>
          <w:szCs w:val="24"/>
          <w:highlight w:val="white"/>
        </w:rPr>
        <w:t xml:space="preserve"> topic-modeling. This procedure was identical to that used in a previous</w:t>
      </w:r>
      <w:r w:rsidR="006057CF">
        <w:rPr>
          <w:rFonts w:ascii="Times" w:hAnsi="Times"/>
          <w:color w:val="333333"/>
          <w:sz w:val="24"/>
          <w:szCs w:val="24"/>
          <w:highlight w:val="white"/>
        </w:rPr>
        <w:t xml:space="preserve"> study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7D15AF6C-3288-41BA-A1CB-7D65B746EAC2&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Pr>
          <w:rFonts w:ascii="Times" w:hAnsi="Times"/>
          <w:color w:val="333333"/>
          <w:sz w:val="24"/>
          <w:szCs w:val="24"/>
          <w:highlight w:val="white"/>
        </w:rPr>
        <w:fldChar w:fldCharType="separate"/>
      </w:r>
      <w:r w:rsidR="00991DD4">
        <w:rPr>
          <w:rFonts w:ascii="Cambria" w:hAnsi="Cambria" w:cs="Cambria"/>
        </w:rPr>
        <w:t>(57)</w:t>
      </w:r>
      <w:r w:rsidR="006057CF">
        <w:rPr>
          <w:rFonts w:ascii="Times" w:hAnsi="Times"/>
          <w:color w:val="333333"/>
          <w:sz w:val="24"/>
          <w:szCs w:val="24"/>
          <w:highlight w:val="white"/>
        </w:rPr>
        <w:fldChar w:fldCharType="end"/>
      </w:r>
      <w:r w:rsidRPr="0056695D">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Pr>
          <w:rFonts w:ascii="Times" w:hAnsi="Times"/>
          <w:color w:val="333333"/>
          <w:sz w:val="24"/>
          <w:szCs w:val="24"/>
          <w:highlight w:val="white"/>
        </w:rPr>
        <w:t>fMRI studies in the database</w:t>
      </w:r>
      <w:r w:rsidRPr="0056695D">
        <w:rPr>
          <w:rFonts w:ascii="Times" w:hAnsi="Times"/>
          <w:color w:val="333333"/>
          <w:sz w:val="24"/>
          <w:szCs w:val="24"/>
          <w:highlight w:val="white"/>
        </w:rPr>
        <w:t>. Each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r w:rsidR="00A85B81" w:rsidRPr="0056695D">
        <w:rPr>
          <w:rFonts w:ascii="Times" w:hAnsi="Times"/>
          <w:color w:val="333333"/>
          <w:sz w:val="24"/>
          <w:szCs w:val="24"/>
          <w:highlight w:val="white"/>
        </w:rPr>
        <w:t>s</w:t>
      </w:r>
      <w:r w:rsidRPr="0056695D">
        <w:rPr>
          <w:rFonts w:ascii="Times" w:hAnsi="Times"/>
          <w:color w:val="333333"/>
          <w:sz w:val="24"/>
          <w:szCs w:val="24"/>
          <w:highlight w:val="white"/>
        </w:rPr>
        <w:t xml:space="preserve"> that strongly load onto that topic. Out of the 60 generated topics,</w:t>
      </w:r>
      <w:r w:rsidR="00525A30">
        <w:rPr>
          <w:rFonts w:ascii="Times" w:hAnsi="Times"/>
          <w:color w:val="333333"/>
          <w:sz w:val="24"/>
          <w:szCs w:val="24"/>
          <w:highlight w:val="white"/>
        </w:rPr>
        <w:t xml:space="preserve"> we excluded</w:t>
      </w:r>
      <w:r w:rsidRPr="0056695D">
        <w:rPr>
          <w:rFonts w:ascii="Times" w:hAnsi="Times"/>
          <w:color w:val="333333"/>
          <w:sz w:val="24"/>
          <w:szCs w:val="24"/>
          <w:highlight w:val="white"/>
        </w:rPr>
        <w:t xml:space="preserve"> 25 </w:t>
      </w:r>
      <w:r w:rsidR="00525A30">
        <w:rPr>
          <w:rFonts w:ascii="Times" w:hAnsi="Times"/>
          <w:color w:val="333333"/>
          <w:sz w:val="24"/>
          <w:szCs w:val="24"/>
          <w:highlight w:val="white"/>
        </w:rPr>
        <w:t>topics representing</w:t>
      </w:r>
      <w:r w:rsidRPr="0056695D">
        <w:rPr>
          <w:rFonts w:ascii="Times" w:hAnsi="Times"/>
          <w:color w:val="333333"/>
          <w:sz w:val="24"/>
          <w:szCs w:val="24"/>
          <w:highlight w:val="white"/>
        </w:rPr>
        <w:t xml:space="preserve"> non-</w:t>
      </w:r>
      <w:r w:rsidR="00525A30">
        <w:rPr>
          <w:rFonts w:ascii="Times" w:hAnsi="Times"/>
          <w:color w:val="333333"/>
          <w:sz w:val="24"/>
          <w:szCs w:val="24"/>
          <w:highlight w:val="white"/>
        </w:rPr>
        <w:t>psychological</w:t>
      </w:r>
      <w:r w:rsidRPr="0056695D">
        <w:rPr>
          <w:rFonts w:ascii="Times" w:hAnsi="Times"/>
          <w:color w:val="333333"/>
          <w:sz w:val="24"/>
          <w:szCs w:val="24"/>
          <w:highlight w:val="white"/>
        </w:rPr>
        <w:t xml:space="preserve"> </w:t>
      </w:r>
      <w:r w:rsidR="00525A30">
        <w:rPr>
          <w:rFonts w:ascii="Times" w:hAnsi="Times"/>
          <w:color w:val="333333"/>
          <w:sz w:val="24"/>
          <w:szCs w:val="24"/>
          <w:highlight w:val="white"/>
        </w:rPr>
        <w:t>phenomena--</w:t>
      </w:r>
      <w:r w:rsidRPr="0056695D">
        <w:rPr>
          <w:rFonts w:ascii="Times" w:hAnsi="Times"/>
          <w:color w:val="333333"/>
          <w:sz w:val="24"/>
          <w:szCs w:val="24"/>
          <w:highlight w:val="white"/>
        </w:rPr>
        <w:t xml:space="preserve"> such as the nature of the subject population (e.g. gender, special populations) and methods (e.g., w</w:t>
      </w:r>
      <w:r w:rsidR="00525A30">
        <w:rPr>
          <w:rFonts w:ascii="Times" w:hAnsi="Times"/>
          <w:color w:val="333333"/>
          <w:sz w:val="24"/>
          <w:szCs w:val="24"/>
          <w:highlight w:val="white"/>
        </w:rPr>
        <w:t>ords such as “images”, “voxels”)—resulting in</w:t>
      </w:r>
      <w:commentRangeStart w:id="165"/>
      <w:r w:rsidR="00525A30">
        <w:rPr>
          <w:rFonts w:ascii="Times" w:hAnsi="Times"/>
          <w:color w:val="333333"/>
          <w:sz w:val="24"/>
          <w:szCs w:val="24"/>
          <w:highlight w:val="white"/>
        </w:rPr>
        <w:t xml:space="preserve"> 35 </w:t>
      </w:r>
      <w:commentRangeEnd w:id="165"/>
      <w:r w:rsidR="006B0F89">
        <w:rPr>
          <w:rStyle w:val="CommentReference"/>
          <w:rFonts w:ascii="Times" w:hAnsi="Times"/>
        </w:rPr>
        <w:commentReference w:id="165"/>
      </w:r>
      <w:r w:rsidR="00525A30">
        <w:rPr>
          <w:rFonts w:ascii="Times" w:hAnsi="Times"/>
          <w:color w:val="333333"/>
          <w:sz w:val="24"/>
          <w:szCs w:val="24"/>
          <w:highlight w:val="white"/>
        </w:rPr>
        <w:t xml:space="preserve">psychological concepts. </w:t>
      </w:r>
      <w:bookmarkStart w:id="166" w:name="h.8y1suy7cin8l" w:colFirst="0" w:colLast="0"/>
      <w:bookmarkEnd w:id="166"/>
    </w:p>
    <w:p w14:paraId="00B7FD9C" w14:textId="77777777" w:rsidR="009E7445" w:rsidRPr="0056695D" w:rsidRDefault="006B0B75" w:rsidP="0096185D">
      <w:pPr>
        <w:pStyle w:val="Heading3"/>
        <w:spacing w:after="160" w:line="480" w:lineRule="auto"/>
        <w:rPr>
          <w:rFonts w:ascii="Times" w:hAnsi="Times"/>
          <w:b w:val="0"/>
          <w:i w:val="0"/>
          <w:sz w:val="24"/>
          <w:szCs w:val="24"/>
        </w:rPr>
      </w:pPr>
      <w:bookmarkStart w:id="167" w:name="h.3yrjoxkkqysn" w:colFirst="0" w:colLast="0"/>
      <w:bookmarkEnd w:id="167"/>
      <w:r w:rsidRPr="0056695D">
        <w:rPr>
          <w:rFonts w:ascii="Times" w:hAnsi="Times"/>
          <w:b w:val="0"/>
          <w:i w:val="0"/>
          <w:sz w:val="24"/>
          <w:szCs w:val="24"/>
        </w:rPr>
        <w:t>Meta-analytic functional specialization</w:t>
      </w:r>
    </w:p>
    <w:p w14:paraId="7C97FEA3" w14:textId="11FB54F8"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 xml:space="preserve">We generated functional profiles of </w:t>
      </w:r>
      <w:r w:rsidR="001A0C27" w:rsidRPr="0056695D">
        <w:rPr>
          <w:rFonts w:ascii="Times" w:hAnsi="Times"/>
          <w:color w:val="333333"/>
          <w:sz w:val="24"/>
          <w:szCs w:val="24"/>
          <w:highlight w:val="white"/>
        </w:rPr>
        <w:t>MFC</w:t>
      </w:r>
      <w:r w:rsidRPr="0056695D">
        <w:rPr>
          <w:rFonts w:ascii="Times" w:hAnsi="Times"/>
          <w:color w:val="333333"/>
          <w:sz w:val="24"/>
          <w:szCs w:val="24"/>
          <w:highlight w:val="white"/>
        </w:rPr>
        <w:t xml:space="preserve"> regions by determining which </w:t>
      </w:r>
      <w:r w:rsidR="007D3EE8">
        <w:rPr>
          <w:rFonts w:ascii="Times" w:hAnsi="Times"/>
          <w:color w:val="333333"/>
          <w:sz w:val="24"/>
          <w:szCs w:val="24"/>
          <w:highlight w:val="white"/>
        </w:rPr>
        <w:t>psychological topics</w:t>
      </w:r>
      <w:r w:rsidRPr="0056695D">
        <w:rPr>
          <w:rFonts w:ascii="Times" w:hAnsi="Times"/>
          <w:color w:val="333333"/>
          <w:sz w:val="24"/>
          <w:szCs w:val="24"/>
          <w:highlight w:val="white"/>
        </w:rPr>
        <w:t xml:space="preserve"> best predicted each </w:t>
      </w:r>
      <w:r w:rsidR="001A0C27" w:rsidRPr="0056695D">
        <w:rPr>
          <w:rFonts w:ascii="Times" w:hAnsi="Times"/>
          <w:color w:val="333333"/>
          <w:sz w:val="24"/>
          <w:szCs w:val="24"/>
          <w:highlight w:val="white"/>
        </w:rPr>
        <w:t>MFC</w:t>
      </w:r>
      <w:r w:rsidRPr="0056695D">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Pr>
          <w:rFonts w:ascii="Times" w:hAnsi="Times"/>
          <w:color w:val="333333"/>
          <w:sz w:val="24"/>
          <w:szCs w:val="24"/>
          <w:highlight w:val="white"/>
        </w:rPr>
        <w:t>psychological concepts herein</w:t>
      </w:r>
      <w:r w:rsidRPr="0056695D">
        <w:rPr>
          <w:rFonts w:ascii="Times" w:hAnsi="Times"/>
          <w:color w:val="333333"/>
          <w:sz w:val="24"/>
          <w:szCs w:val="24"/>
          <w:highlight w:val="white"/>
        </w:rPr>
        <w:t xml:space="preserve">. We chose naive Bayes because </w:t>
      </w:r>
      <w:ins w:id="168" w:author="Tal Yarkoni" w:date="2015-09-24T10:35:00Z">
        <w:r w:rsidR="00233C32">
          <w:rPr>
            <w:rFonts w:ascii="Times" w:hAnsi="Times"/>
            <w:color w:val="333333"/>
            <w:sz w:val="24"/>
            <w:szCs w:val="24"/>
            <w:highlight w:val="white"/>
          </w:rPr>
          <w:t xml:space="preserve">(i) </w:t>
        </w:r>
      </w:ins>
      <w:r w:rsidRPr="0056695D">
        <w:rPr>
          <w:rFonts w:ascii="Times" w:hAnsi="Times"/>
          <w:color w:val="333333"/>
          <w:sz w:val="24"/>
          <w:szCs w:val="24"/>
          <w:highlight w:val="white"/>
        </w:rPr>
        <w:t xml:space="preserve">we have previously had success applying this algorithm to Neurosynth data </w:t>
      </w:r>
      <w:r w:rsidR="006057CF">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F397C80F-E8C0-419E-9C9A-ED797799ACB9&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Pr>
          <w:rFonts w:ascii="Times" w:hAnsi="Times"/>
          <w:color w:val="333333"/>
          <w:sz w:val="24"/>
          <w:szCs w:val="24"/>
          <w:highlight w:val="white"/>
        </w:rPr>
        <w:fldChar w:fldCharType="separate"/>
      </w:r>
      <w:r w:rsidR="006E5BEF">
        <w:rPr>
          <w:rFonts w:ascii="Cambria" w:hAnsi="Cambria" w:cs="Cambria"/>
        </w:rPr>
        <w:t>(24)</w:t>
      </w:r>
      <w:r w:rsidR="006057CF">
        <w:rPr>
          <w:rFonts w:ascii="Times" w:hAnsi="Times"/>
          <w:color w:val="333333"/>
          <w:sz w:val="24"/>
          <w:szCs w:val="24"/>
          <w:highlight w:val="white"/>
        </w:rPr>
        <w:fldChar w:fldCharType="end"/>
      </w:r>
      <w:ins w:id="169" w:author="Tal Yarkoni" w:date="2015-09-24T10:35:00Z">
        <w:r w:rsidR="00233C32">
          <w:rPr>
            <w:rFonts w:ascii="Times" w:hAnsi="Times"/>
            <w:color w:val="333333"/>
            <w:sz w:val="24"/>
            <w:szCs w:val="24"/>
            <w:highlight w:val="white"/>
          </w:rPr>
          <w:t>; (iii)</w:t>
        </w:r>
      </w:ins>
      <w:del w:id="170" w:author="Tal Yarkoni" w:date="2015-09-24T10:35:00Z">
        <w:r w:rsidR="00E40345" w:rsidDel="00233C32">
          <w:rPr>
            <w:rFonts w:ascii="Times" w:hAnsi="Times"/>
            <w:color w:val="333333"/>
            <w:sz w:val="24"/>
            <w:szCs w:val="24"/>
            <w:highlight w:val="white"/>
          </w:rPr>
          <w:delText>,</w:delText>
        </w:r>
      </w:del>
      <w:r w:rsidR="00E40345">
        <w:rPr>
          <w:rFonts w:ascii="Times" w:hAnsi="Times"/>
          <w:color w:val="333333"/>
          <w:sz w:val="24"/>
          <w:szCs w:val="24"/>
          <w:highlight w:val="white"/>
        </w:rPr>
        <w:t xml:space="preserve"> these algorithms perform</w:t>
      </w:r>
      <w:r w:rsidRPr="0056695D">
        <w:rPr>
          <w:rFonts w:ascii="Times" w:hAnsi="Times"/>
          <w:color w:val="333333"/>
          <w:sz w:val="24"/>
          <w:szCs w:val="24"/>
          <w:highlight w:val="white"/>
        </w:rPr>
        <w:t xml:space="preserve"> well o</w:t>
      </w:r>
      <w:r w:rsidR="0019335D" w:rsidRPr="0056695D">
        <w:rPr>
          <w:rFonts w:ascii="Times" w:hAnsi="Times"/>
          <w:color w:val="333333"/>
          <w:sz w:val="24"/>
          <w:szCs w:val="24"/>
          <w:highlight w:val="white"/>
        </w:rPr>
        <w:t xml:space="preserve">n </w:t>
      </w:r>
      <w:r w:rsidR="0019335D" w:rsidRPr="0056695D">
        <w:rPr>
          <w:rFonts w:ascii="Times" w:hAnsi="Times"/>
          <w:color w:val="333333"/>
          <w:sz w:val="24"/>
          <w:szCs w:val="24"/>
          <w:highlight w:val="white"/>
        </w:rPr>
        <w:lastRenderedPageBreak/>
        <w:t xml:space="preserve">many types of data </w:t>
      </w:r>
      <w:r w:rsidR="0019335D" w:rsidRPr="0056695D">
        <w:rPr>
          <w:rFonts w:ascii="Times" w:hAnsi="Times"/>
          <w:color w:val="333333"/>
          <w:sz w:val="24"/>
          <w:szCs w:val="24"/>
          <w:highlight w:val="white"/>
        </w:rPr>
        <w:fldChar w:fldCharType="begin"/>
      </w:r>
      <w:r w:rsidR="00991DD4">
        <w:rPr>
          <w:rFonts w:ascii="Times" w:hAnsi="Times"/>
          <w:color w:val="333333"/>
          <w:sz w:val="24"/>
          <w:szCs w:val="24"/>
          <w:highlight w:val="white"/>
        </w:rPr>
        <w:instrText xml:space="preserve"> ADDIN PAPERS2_CITATIONS &lt;citation&gt;&lt;uuid&gt;4CEFFB35-81AB-4776-93D1-170D7B93CB79&lt;/uuid&gt;&lt;priority&gt;0&lt;/priority&gt;&lt;publications&gt;&lt;publication&gt;&lt;type&gt;400&lt;/type&gt;&lt;publication_date&gt;99200006071200000000222000&lt;/publication_date&gt;&lt;title&gt;An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56695D">
        <w:rPr>
          <w:rFonts w:ascii="Times" w:hAnsi="Times"/>
          <w:color w:val="333333"/>
          <w:sz w:val="24"/>
          <w:szCs w:val="24"/>
          <w:highlight w:val="white"/>
        </w:rPr>
        <w:fldChar w:fldCharType="separate"/>
      </w:r>
      <w:r w:rsidR="00991DD4">
        <w:rPr>
          <w:rFonts w:ascii="Cambria" w:hAnsi="Cambria" w:cs="Cambria"/>
        </w:rPr>
        <w:t>(58)</w:t>
      </w:r>
      <w:r w:rsidR="0019335D" w:rsidRPr="0056695D">
        <w:rPr>
          <w:rFonts w:ascii="Times" w:hAnsi="Times"/>
          <w:color w:val="333333"/>
          <w:sz w:val="24"/>
          <w:szCs w:val="24"/>
          <w:highlight w:val="white"/>
        </w:rPr>
        <w:fldChar w:fldCharType="end"/>
      </w:r>
      <w:ins w:id="171" w:author="Tal Yarkoni" w:date="2015-09-24T10:35:00Z">
        <w:r w:rsidR="00233C32">
          <w:rPr>
            <w:rFonts w:ascii="Times" w:hAnsi="Times"/>
            <w:color w:val="333333"/>
            <w:sz w:val="24"/>
            <w:szCs w:val="24"/>
            <w:highlight w:val="white"/>
          </w:rPr>
          <w:t xml:space="preserve">, (iii) they </w:t>
        </w:r>
      </w:ins>
      <w:del w:id="172" w:author="Tal Yarkoni" w:date="2015-09-24T10:35:00Z">
        <w:r w:rsidR="005133F3" w:rsidDel="00233C32">
          <w:rPr>
            <w:rFonts w:ascii="Times" w:hAnsi="Times"/>
            <w:color w:val="333333"/>
            <w:sz w:val="24"/>
            <w:szCs w:val="24"/>
            <w:highlight w:val="white"/>
          </w:rPr>
          <w:delText xml:space="preserve"> and </w:delText>
        </w:r>
      </w:del>
      <w:ins w:id="173" w:author="Tal Yarkoni" w:date="2015-09-24T10:35:00Z">
        <w:r w:rsidR="00233C32">
          <w:rPr>
            <w:rFonts w:ascii="Times" w:hAnsi="Times"/>
            <w:color w:val="333333"/>
            <w:sz w:val="24"/>
            <w:szCs w:val="24"/>
            <w:highlight w:val="white"/>
          </w:rPr>
          <w:t>r</w:t>
        </w:r>
      </w:ins>
      <w:r w:rsidRPr="0056695D">
        <w:rPr>
          <w:rFonts w:ascii="Times" w:hAnsi="Times"/>
          <w:color w:val="333333"/>
          <w:sz w:val="24"/>
          <w:szCs w:val="24"/>
          <w:highlight w:val="white"/>
        </w:rPr>
        <w:t>equire almost no tuning of parameters to achieve a high level of performance</w:t>
      </w:r>
      <w:ins w:id="174" w:author="Tal Yarkoni" w:date="2015-09-24T10:35:00Z">
        <w:r w:rsidR="00233C32">
          <w:rPr>
            <w:rFonts w:ascii="Times" w:hAnsi="Times"/>
            <w:color w:val="333333"/>
            <w:sz w:val="24"/>
            <w:szCs w:val="24"/>
          </w:rPr>
          <w:t>; and (iv) they produce highly interpretable solutions, in contrast to many other machine learning approaches (e.g., support vector machines</w:t>
        </w:r>
      </w:ins>
      <w:ins w:id="175" w:author="Tal Yarkoni" w:date="2015-09-24T10:36:00Z">
        <w:r w:rsidR="006B27F7">
          <w:rPr>
            <w:rFonts w:ascii="Times" w:hAnsi="Times"/>
            <w:color w:val="333333"/>
            <w:sz w:val="24"/>
            <w:szCs w:val="24"/>
          </w:rPr>
          <w:t xml:space="preserve"> or</w:t>
        </w:r>
        <w:r w:rsidR="00AF4A2B">
          <w:rPr>
            <w:rFonts w:ascii="Times" w:hAnsi="Times"/>
            <w:color w:val="333333"/>
            <w:sz w:val="24"/>
            <w:szCs w:val="24"/>
          </w:rPr>
          <w:t xml:space="preserve"> decision tree forests</w:t>
        </w:r>
      </w:ins>
      <w:ins w:id="176" w:author="Tal Yarkoni" w:date="2015-09-24T10:35:00Z">
        <w:r w:rsidR="00233C32">
          <w:rPr>
            <w:rFonts w:ascii="Times" w:hAnsi="Times"/>
            <w:color w:val="333333"/>
            <w:sz w:val="24"/>
            <w:szCs w:val="24"/>
          </w:rPr>
          <w:t>).</w:t>
        </w:r>
      </w:ins>
      <w:del w:id="177" w:author="Tal Yarkoni" w:date="2015-09-24T10:35:00Z">
        <w:r w:rsidR="005133F3" w:rsidDel="00233C32">
          <w:rPr>
            <w:rFonts w:ascii="Times" w:hAnsi="Times"/>
            <w:color w:val="333333"/>
            <w:sz w:val="24"/>
            <w:szCs w:val="24"/>
          </w:rPr>
          <w:delText>.</w:delText>
        </w:r>
      </w:del>
    </w:p>
    <w:p w14:paraId="6E10AB82" w14:textId="06DA98B0"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We assessed our models’ ability to predict if an unseen study activated a region, given the content of the study</w:t>
      </w:r>
      <w:r w:rsidR="00285906">
        <w:rPr>
          <w:rFonts w:ascii="Times" w:hAnsi="Times"/>
          <w:color w:val="333333"/>
          <w:sz w:val="24"/>
          <w:szCs w:val="24"/>
          <w:highlight w:val="white"/>
        </w:rPr>
        <w:t xml:space="preserve">. </w:t>
      </w:r>
      <w:r w:rsidRPr="0056695D">
        <w:rPr>
          <w:rFonts w:ascii="Times" w:hAnsi="Times"/>
          <w:color w:val="333333"/>
          <w:sz w:val="24"/>
          <w:szCs w:val="24"/>
          <w:highlight w:val="white"/>
        </w:rPr>
        <w:t xml:space="preserve">In other words, if we know what cognitive topic a study is about, how well can we predict if it activates a specific region? </w:t>
      </w:r>
      <w:r w:rsidR="00A175F7">
        <w:rPr>
          <w:rFonts w:ascii="Times" w:hAnsi="Times"/>
          <w:color w:val="333333"/>
          <w:sz w:val="24"/>
          <w:szCs w:val="24"/>
          <w:highlight w:val="white"/>
        </w:rPr>
        <w:t>We used 4-fold cross validation for testing and calculated th</w:t>
      </w:r>
      <w:del w:id="178" w:author="Tal Yarkoni" w:date="2015-09-24T10:36:00Z">
        <w:r w:rsidR="00A175F7" w:rsidDel="00446AD0">
          <w:rPr>
            <w:rFonts w:ascii="Times" w:hAnsi="Times"/>
            <w:color w:val="333333"/>
            <w:sz w:val="24"/>
            <w:szCs w:val="24"/>
            <w:highlight w:val="white"/>
          </w:rPr>
          <w:delText>e h</w:delText>
        </w:r>
      </w:del>
      <w:r w:rsidR="00A175F7">
        <w:rPr>
          <w:rFonts w:ascii="Times" w:hAnsi="Times"/>
          <w:color w:val="333333"/>
          <w:sz w:val="24"/>
          <w:szCs w:val="24"/>
          <w:highlight w:val="white"/>
        </w:rPr>
        <w:t>e mean score across all folds as</w:t>
      </w:r>
      <w:r w:rsidRPr="0056695D">
        <w:rPr>
          <w:rFonts w:ascii="Times" w:hAnsi="Times"/>
          <w:color w:val="333333"/>
          <w:sz w:val="24"/>
          <w:szCs w:val="24"/>
          <w:highlight w:val="white"/>
        </w:rPr>
        <w:t xml:space="preserve"> the final measure of performance. We </w:t>
      </w:r>
      <w:r w:rsidR="00504D7F">
        <w:rPr>
          <w:rFonts w:ascii="Times" w:hAnsi="Times"/>
          <w:color w:val="333333"/>
          <w:sz w:val="24"/>
          <w:szCs w:val="24"/>
          <w:highlight w:val="white"/>
        </w:rPr>
        <w:t>scor</w:t>
      </w:r>
      <w:ins w:id="179" w:author="Tal Yarkoni" w:date="2015-09-24T10:36:00Z">
        <w:r w:rsidR="009405A7">
          <w:rPr>
            <w:rFonts w:ascii="Times" w:hAnsi="Times"/>
            <w:color w:val="333333"/>
            <w:sz w:val="24"/>
            <w:szCs w:val="24"/>
            <w:highlight w:val="white"/>
          </w:rPr>
          <w:t>e</w:t>
        </w:r>
      </w:ins>
      <w:r w:rsidR="00504D7F">
        <w:rPr>
          <w:rFonts w:ascii="Times" w:hAnsi="Times"/>
          <w:color w:val="333333"/>
          <w:sz w:val="24"/>
          <w:szCs w:val="24"/>
          <w:highlight w:val="white"/>
        </w:rPr>
        <w:t>d our models using the</w:t>
      </w:r>
      <w:ins w:id="180" w:author="Tal Yarkoni" w:date="2015-09-24T10:36:00Z">
        <w:r w:rsidR="009405A7">
          <w:rPr>
            <w:rFonts w:ascii="Times" w:hAnsi="Times"/>
            <w:color w:val="333333"/>
            <w:sz w:val="24"/>
            <w:szCs w:val="24"/>
            <w:highlight w:val="white"/>
          </w:rPr>
          <w:t xml:space="preserve"> area under the curve of the</w:t>
        </w:r>
      </w:ins>
      <w:r w:rsidRPr="0056695D">
        <w:rPr>
          <w:rFonts w:ascii="Times" w:hAnsi="Times"/>
          <w:color w:val="333333"/>
          <w:sz w:val="24"/>
          <w:szCs w:val="24"/>
          <w:highlight w:val="white"/>
        </w:rPr>
        <w:t xml:space="preserve"> re</w:t>
      </w:r>
      <w:r w:rsidR="00866B6C">
        <w:rPr>
          <w:rFonts w:ascii="Times" w:hAnsi="Times"/>
          <w:color w:val="333333"/>
          <w:sz w:val="24"/>
          <w:szCs w:val="24"/>
          <w:highlight w:val="white"/>
        </w:rPr>
        <w:t>ceiver operating characteristic</w:t>
      </w:r>
      <w:r w:rsidRPr="0056695D">
        <w:rPr>
          <w:rFonts w:ascii="Times" w:hAnsi="Times"/>
          <w:color w:val="333333"/>
          <w:sz w:val="24"/>
          <w:szCs w:val="24"/>
          <w:highlight w:val="white"/>
        </w:rPr>
        <w:t xml:space="preserve"> (</w:t>
      </w:r>
      <w:r w:rsidR="00CA29CD" w:rsidRPr="0056695D">
        <w:rPr>
          <w:rFonts w:ascii="Times" w:hAnsi="Times"/>
          <w:color w:val="333333"/>
          <w:sz w:val="24"/>
          <w:szCs w:val="24"/>
          <w:highlight w:val="white"/>
        </w:rPr>
        <w:t>AUC-ROC</w:t>
      </w:r>
      <w:r w:rsidRPr="0056695D">
        <w:rPr>
          <w:rFonts w:ascii="Times" w:hAnsi="Times"/>
          <w:color w:val="333333"/>
          <w:sz w:val="24"/>
          <w:szCs w:val="24"/>
          <w:highlight w:val="white"/>
        </w:rPr>
        <w:t xml:space="preserve">) </w:t>
      </w:r>
      <w:r w:rsidR="00866B6C">
        <w:rPr>
          <w:rFonts w:ascii="Times" w:hAnsi="Times"/>
          <w:color w:val="333333"/>
          <w:sz w:val="24"/>
          <w:szCs w:val="24"/>
          <w:highlight w:val="white"/>
        </w:rPr>
        <w:t>--</w:t>
      </w:r>
      <w:r w:rsidRPr="0056695D">
        <w:rPr>
          <w:rFonts w:ascii="Times" w:hAnsi="Times"/>
          <w:color w:val="333333"/>
          <w:sz w:val="24"/>
          <w:szCs w:val="24"/>
          <w:highlight w:val="white"/>
        </w:rPr>
        <w:t>a summary metric of classification performance that take into account both sensitivity and specificity</w:t>
      </w:r>
      <w:r w:rsidR="00866B6C">
        <w:rPr>
          <w:rFonts w:ascii="Times" w:hAnsi="Times"/>
          <w:color w:val="333333"/>
          <w:sz w:val="24"/>
          <w:szCs w:val="24"/>
          <w:highlight w:val="white"/>
        </w:rPr>
        <w:t xml:space="preserve"> – </w:t>
      </w:r>
      <w:commentRangeStart w:id="181"/>
      <w:r w:rsidR="00866B6C">
        <w:rPr>
          <w:rFonts w:ascii="Times" w:hAnsi="Times"/>
          <w:color w:val="333333"/>
          <w:sz w:val="24"/>
          <w:szCs w:val="24"/>
          <w:highlight w:val="white"/>
        </w:rPr>
        <w:t xml:space="preserve">because </w:t>
      </w:r>
      <w:r w:rsidR="001965DC">
        <w:rPr>
          <w:rFonts w:ascii="Times" w:hAnsi="Times"/>
          <w:color w:val="333333"/>
          <w:sz w:val="24"/>
          <w:szCs w:val="24"/>
          <w:highlight w:val="white"/>
        </w:rPr>
        <w:t xml:space="preserve">this measure </w:t>
      </w:r>
      <w:r w:rsidRPr="0056695D">
        <w:rPr>
          <w:rFonts w:ascii="Times" w:hAnsi="Times"/>
          <w:color w:val="333333"/>
          <w:sz w:val="24"/>
          <w:szCs w:val="24"/>
          <w:highlight w:val="white"/>
        </w:rPr>
        <w:t>is not detrimental</w:t>
      </w:r>
      <w:r w:rsidR="00866B6C">
        <w:rPr>
          <w:rFonts w:ascii="Times" w:hAnsi="Times"/>
          <w:color w:val="333333"/>
          <w:sz w:val="24"/>
          <w:szCs w:val="24"/>
          <w:highlight w:val="white"/>
        </w:rPr>
        <w:t>ly affected by unbalanced data</w:t>
      </w:r>
      <w:commentRangeEnd w:id="181"/>
      <w:r w:rsidR="009405A7">
        <w:rPr>
          <w:rStyle w:val="CommentReference"/>
          <w:rFonts w:ascii="Times" w:hAnsi="Times"/>
        </w:rPr>
        <w:commentReference w:id="181"/>
      </w:r>
      <w:r w:rsidR="00866B6C">
        <w:rPr>
          <w:rFonts w:ascii="Times" w:hAnsi="Times"/>
          <w:color w:val="333333"/>
          <w:sz w:val="24"/>
          <w:szCs w:val="24"/>
          <w:highlight w:val="white"/>
        </w:rPr>
        <w:t xml:space="preserve">. </w:t>
      </w:r>
      <w:r w:rsidRPr="0056695D">
        <w:rPr>
          <w:rFonts w:ascii="Times" w:hAnsi="Times"/>
          <w:color w:val="333333"/>
          <w:sz w:val="24"/>
          <w:szCs w:val="24"/>
          <w:highlight w:val="white"/>
        </w:rPr>
        <w:t>This was important because each region varied in the ratio of studies that activated it to the studies that did not</w:t>
      </w:r>
      <w:r w:rsidR="00E954C8">
        <w:rPr>
          <w:rFonts w:ascii="Times" w:hAnsi="Times"/>
          <w:color w:val="333333"/>
          <w:sz w:val="24"/>
          <w:szCs w:val="24"/>
          <w:highlight w:val="white"/>
        </w:rPr>
        <w:t>.</w:t>
      </w:r>
      <w:r w:rsidRPr="0056695D">
        <w:rPr>
          <w:rFonts w:ascii="Times" w:hAnsi="Times"/>
          <w:color w:val="333333"/>
          <w:sz w:val="24"/>
          <w:szCs w:val="24"/>
          <w:highlight w:val="white"/>
        </w:rPr>
        <w:t xml:space="preserve"> </w:t>
      </w:r>
    </w:p>
    <w:p w14:paraId="10909F3A" w14:textId="5D908DC2" w:rsidR="009E7445" w:rsidRPr="0056695D" w:rsidRDefault="006B0B75" w:rsidP="0096185D">
      <w:pPr>
        <w:pStyle w:val="Normal1"/>
        <w:spacing w:after="160"/>
        <w:rPr>
          <w:rFonts w:ascii="Times" w:hAnsi="Times"/>
          <w:sz w:val="24"/>
          <w:szCs w:val="24"/>
        </w:rPr>
      </w:pPr>
      <w:r w:rsidRPr="0056695D">
        <w:rPr>
          <w:rFonts w:ascii="Times" w:hAnsi="Times"/>
          <w:color w:val="333333"/>
          <w:sz w:val="24"/>
          <w:szCs w:val="24"/>
          <w:highlight w:val="white"/>
        </w:rPr>
        <w:t xml:space="preserve">To generate functional specialization profiles, we extracted from the naive Bayes models </w:t>
      </w:r>
      <w:r w:rsidR="00B71520" w:rsidRPr="0056695D">
        <w:rPr>
          <w:rFonts w:ascii="Times" w:hAnsi="Times"/>
          <w:color w:val="333333"/>
          <w:sz w:val="24"/>
          <w:szCs w:val="24"/>
          <w:highlight w:val="white"/>
        </w:rPr>
        <w:t xml:space="preserve">the log odds-ratio of a feature being present in active </w:t>
      </w:r>
      <w:r w:rsidR="008A3349">
        <w:rPr>
          <w:rFonts w:ascii="Times" w:hAnsi="Times"/>
          <w:color w:val="333333"/>
          <w:sz w:val="24"/>
          <w:szCs w:val="24"/>
          <w:highlight w:val="white"/>
        </w:rPr>
        <w:t>studies versus inactive studies,</w:t>
      </w:r>
      <w:r w:rsidR="00B71520" w:rsidRPr="0056695D">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Pr>
          <w:rFonts w:ascii="Times" w:hAnsi="Times"/>
          <w:color w:val="333333"/>
          <w:sz w:val="24"/>
          <w:szCs w:val="24"/>
        </w:rPr>
        <w:t>we permuted</w:t>
      </w:r>
      <w:r w:rsidR="00B71520" w:rsidRPr="0056695D">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Pr>
          <w:rFonts w:ascii="Times" w:hAnsi="Times"/>
          <w:color w:val="333333"/>
          <w:sz w:val="24"/>
          <w:szCs w:val="24"/>
        </w:rPr>
        <w:t xml:space="preserve"> and each region. </w:t>
      </w:r>
      <w:r w:rsidR="002957B5">
        <w:rPr>
          <w:rFonts w:ascii="Times" w:hAnsi="Times"/>
          <w:color w:val="333333"/>
          <w:sz w:val="24"/>
          <w:szCs w:val="24"/>
        </w:rPr>
        <w:t xml:space="preserve">Using this null distribution, we calculated </w:t>
      </w:r>
      <w:r w:rsidR="00B71520" w:rsidRPr="0056695D">
        <w:rPr>
          <w:rFonts w:ascii="Times" w:hAnsi="Times"/>
          <w:color w:val="333333"/>
          <w:sz w:val="24"/>
          <w:szCs w:val="24"/>
        </w:rPr>
        <w:t xml:space="preserve">p-values for </w:t>
      </w:r>
      <w:r w:rsidR="002957B5">
        <w:rPr>
          <w:rFonts w:ascii="Times" w:hAnsi="Times"/>
          <w:color w:val="333333"/>
          <w:sz w:val="24"/>
          <w:szCs w:val="24"/>
        </w:rPr>
        <w:t>each pairwise relationship between psychological concepts and regions</w:t>
      </w:r>
      <w:ins w:id="182" w:author="Tal Yarkoni" w:date="2015-09-24T10:38:00Z">
        <w:r w:rsidR="00801C9F">
          <w:rPr>
            <w:rFonts w:ascii="Times" w:hAnsi="Times"/>
            <w:color w:val="333333"/>
            <w:sz w:val="24"/>
            <w:szCs w:val="24"/>
          </w:rPr>
          <w:t>,</w:t>
        </w:r>
      </w:ins>
      <w:r w:rsidR="002957B5">
        <w:rPr>
          <w:rFonts w:ascii="Times" w:hAnsi="Times"/>
          <w:color w:val="333333"/>
          <w:sz w:val="24"/>
          <w:szCs w:val="24"/>
        </w:rPr>
        <w:t xml:space="preserve"> and </w:t>
      </w:r>
      <w:del w:id="183" w:author="Tal Yarkoni" w:date="2015-09-24T10:38:00Z">
        <w:r w:rsidR="002957B5" w:rsidDel="00801C9F">
          <w:rPr>
            <w:rFonts w:ascii="Times" w:hAnsi="Times"/>
            <w:color w:val="333333"/>
            <w:sz w:val="24"/>
            <w:szCs w:val="24"/>
          </w:rPr>
          <w:delText xml:space="preserve">indicated </w:delText>
        </w:r>
      </w:del>
      <w:ins w:id="184" w:author="Tal Yarkoni" w:date="2015-09-24T10:38:00Z">
        <w:r w:rsidR="00801C9F">
          <w:rPr>
            <w:rFonts w:ascii="Times" w:hAnsi="Times"/>
            <w:color w:val="333333"/>
            <w:sz w:val="24"/>
            <w:szCs w:val="24"/>
          </w:rPr>
          <w:t>reported</w:t>
        </w:r>
        <w:r w:rsidR="00801C9F">
          <w:rPr>
            <w:rFonts w:ascii="Times" w:hAnsi="Times"/>
            <w:color w:val="333333"/>
            <w:sz w:val="24"/>
            <w:szCs w:val="24"/>
          </w:rPr>
          <w:t xml:space="preserve"> </w:t>
        </w:r>
      </w:ins>
      <w:del w:id="185" w:author="Tal Yarkoni" w:date="2015-09-24T10:38:00Z">
        <w:r w:rsidR="002957B5" w:rsidDel="00575F39">
          <w:rPr>
            <w:rFonts w:ascii="Times" w:hAnsi="Times"/>
            <w:color w:val="333333"/>
            <w:sz w:val="24"/>
            <w:szCs w:val="24"/>
          </w:rPr>
          <w:delText xml:space="preserve">significant </w:delText>
        </w:r>
      </w:del>
      <w:r w:rsidR="002957B5">
        <w:rPr>
          <w:rFonts w:ascii="Times" w:hAnsi="Times"/>
          <w:color w:val="333333"/>
          <w:sz w:val="24"/>
          <w:szCs w:val="24"/>
        </w:rPr>
        <w:t xml:space="preserve">associations </w:t>
      </w:r>
      <w:ins w:id="186" w:author="Tal Yarkoni" w:date="2015-09-24T10:38:00Z">
        <w:r w:rsidR="00575F39">
          <w:rPr>
            <w:rFonts w:ascii="Times" w:hAnsi="Times"/>
            <w:color w:val="333333"/>
            <w:sz w:val="24"/>
            <w:szCs w:val="24"/>
          </w:rPr>
          <w:t xml:space="preserve">significant </w:t>
        </w:r>
      </w:ins>
      <w:bookmarkStart w:id="187" w:name="_GoBack"/>
      <w:bookmarkEnd w:id="187"/>
      <w:r w:rsidR="008604D8">
        <w:rPr>
          <w:rFonts w:ascii="Times" w:hAnsi="Times"/>
          <w:color w:val="333333"/>
          <w:sz w:val="24"/>
          <w:szCs w:val="24"/>
        </w:rPr>
        <w:t>at the p&lt;0.001 threshold.</w:t>
      </w:r>
    </w:p>
    <w:p w14:paraId="72AA8391" w14:textId="5643B913" w:rsidR="0056695D" w:rsidRPr="0056695D" w:rsidRDefault="0056695D" w:rsidP="0096185D">
      <w:pPr>
        <w:pStyle w:val="Normal1"/>
        <w:spacing w:after="160"/>
        <w:ind w:firstLine="0"/>
        <w:rPr>
          <w:rFonts w:ascii="Times" w:hAnsi="Times"/>
          <w:color w:val="333333"/>
          <w:sz w:val="24"/>
          <w:szCs w:val="24"/>
        </w:rPr>
      </w:pPr>
      <w:r w:rsidRPr="0056695D">
        <w:rPr>
          <w:rFonts w:ascii="Times" w:hAnsi="Times"/>
          <w:color w:val="333333"/>
          <w:sz w:val="24"/>
          <w:szCs w:val="24"/>
          <w:highlight w:val="white"/>
        </w:rPr>
        <w:lastRenderedPageBreak/>
        <w:t>Functional complexi</w:t>
      </w:r>
      <w:r>
        <w:rPr>
          <w:rFonts w:ascii="Times" w:hAnsi="Times"/>
          <w:color w:val="333333"/>
          <w:sz w:val="24"/>
          <w:szCs w:val="24"/>
        </w:rPr>
        <w:t>ty</w:t>
      </w:r>
    </w:p>
    <w:p w14:paraId="1739376F" w14:textId="12865780" w:rsidR="009E7445" w:rsidRDefault="006B0B75" w:rsidP="0096185D">
      <w:pPr>
        <w:pStyle w:val="Normal1"/>
        <w:spacing w:after="160"/>
        <w:rPr>
          <w:rFonts w:ascii="Times" w:hAnsi="Times"/>
          <w:sz w:val="24"/>
          <w:szCs w:val="24"/>
        </w:rPr>
      </w:pPr>
      <w:r w:rsidRPr="0056695D">
        <w:rPr>
          <w:rFonts w:ascii="Times" w:hAnsi="Times"/>
          <w:sz w:val="24"/>
          <w:szCs w:val="24"/>
        </w:rPr>
        <w:t xml:space="preserve">We quantified the complexity of function in order to determine if </w:t>
      </w:r>
      <w:r w:rsidR="001A0C27" w:rsidRPr="0056695D">
        <w:rPr>
          <w:rFonts w:ascii="Times" w:hAnsi="Times"/>
          <w:sz w:val="24"/>
          <w:szCs w:val="24"/>
        </w:rPr>
        <w:t>MFC</w:t>
      </w:r>
      <w:r w:rsidRPr="0056695D">
        <w:rPr>
          <w:rFonts w:ascii="Times" w:hAnsi="Times"/>
          <w:sz w:val="24"/>
          <w:szCs w:val="24"/>
        </w:rPr>
        <w:t xml:space="preserve"> regions are involved in a diverse range of cognitive functions. We operationalized regions with heterogenous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r w:rsidR="000414E8" w:rsidRPr="0056695D">
        <w:rPr>
          <w:rFonts w:ascii="Times" w:hAnsi="Times"/>
          <w:sz w:val="24"/>
          <w:szCs w:val="24"/>
        </w:rPr>
        <w:t>This processes was repeated 1000 times with data resampled without replacement (bootstrapping) to account for sampling error.</w:t>
      </w:r>
    </w:p>
    <w:p w14:paraId="201CCEF8" w14:textId="6138FD79" w:rsidR="00C555DA" w:rsidRPr="0056695D" w:rsidRDefault="00C555DA" w:rsidP="00C555DA">
      <w:pPr>
        <w:pStyle w:val="Normal1"/>
        <w:spacing w:after="160"/>
        <w:ind w:firstLine="0"/>
        <w:rPr>
          <w:rFonts w:ascii="Times" w:hAnsi="Times"/>
          <w:sz w:val="24"/>
          <w:szCs w:val="24"/>
        </w:rPr>
      </w:pPr>
      <w:r w:rsidRPr="0056695D">
        <w:rPr>
          <w:rFonts w:ascii="Times" w:hAnsi="Times"/>
          <w:sz w:val="24"/>
          <w:szCs w:val="24"/>
        </w:rPr>
        <w:t xml:space="preserve">Scikit-learn </w:t>
      </w:r>
      <w:r w:rsidR="006E5BEF">
        <w:rPr>
          <w:rFonts w:ascii="Times" w:hAnsi="Times"/>
          <w:sz w:val="24"/>
          <w:szCs w:val="24"/>
        </w:rPr>
        <w:fldChar w:fldCharType="begin"/>
      </w:r>
      <w:r w:rsidR="00991DD4">
        <w:rPr>
          <w:rFonts w:ascii="Times" w:hAnsi="Times"/>
          <w:sz w:val="24"/>
          <w:szCs w:val="24"/>
        </w:rPr>
        <w:instrText xml:space="preserve"> ADDIN PAPERS2_CITATIONS &lt;citation&gt;&lt;uuid&gt;7F82DEDE-A613-4167-B24B-51A0EA96C273&lt;/uuid&gt;&lt;priority&gt;0&lt;/priority&gt;&lt;publications&gt;&lt;publication&gt;&lt;volume&gt;12&lt;/volume&gt;&lt;number&gt;Oct&lt;/number&gt;&lt;startpage&gt;2825&lt;/startpage&gt;&lt;title&gt;Scikit-learn: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6E5BEF">
        <w:rPr>
          <w:rFonts w:ascii="Times" w:hAnsi="Times"/>
          <w:sz w:val="24"/>
          <w:szCs w:val="24"/>
        </w:rPr>
        <w:fldChar w:fldCharType="separate"/>
      </w:r>
      <w:r w:rsidR="00991DD4">
        <w:rPr>
          <w:rFonts w:ascii="Cambria" w:hAnsi="Cambria" w:cs="Cambria"/>
        </w:rPr>
        <w:t>(59)</w:t>
      </w:r>
      <w:r w:rsidR="006E5BEF">
        <w:rPr>
          <w:rFonts w:ascii="Times" w:hAnsi="Times"/>
          <w:sz w:val="24"/>
          <w:szCs w:val="24"/>
        </w:rPr>
        <w:fldChar w:fldCharType="end"/>
      </w:r>
      <w:r w:rsidR="006E5BEF">
        <w:rPr>
          <w:rFonts w:ascii="Times" w:hAnsi="Times"/>
          <w:sz w:val="24"/>
          <w:szCs w:val="24"/>
        </w:rPr>
        <w:t xml:space="preserve">, </w:t>
      </w:r>
      <w:r>
        <w:rPr>
          <w:rFonts w:ascii="Times" w:hAnsi="Times"/>
          <w:sz w:val="24"/>
          <w:szCs w:val="24"/>
        </w:rPr>
        <w:t>a P</w:t>
      </w:r>
      <w:r w:rsidRPr="0056695D">
        <w:rPr>
          <w:rFonts w:ascii="Times" w:hAnsi="Times"/>
          <w:sz w:val="24"/>
          <w:szCs w:val="24"/>
        </w:rPr>
        <w:t>ython machine learning module, was used for all machine l</w:t>
      </w:r>
      <w:r w:rsidR="00010B9D">
        <w:rPr>
          <w:rFonts w:ascii="Times" w:hAnsi="Times"/>
          <w:sz w:val="24"/>
          <w:szCs w:val="24"/>
        </w:rPr>
        <w:t xml:space="preserve">earning analyses in this study. </w:t>
      </w:r>
      <w:r w:rsidRPr="0056695D">
        <w:rPr>
          <w:rFonts w:ascii="Times" w:hAnsi="Times"/>
          <w:sz w:val="24"/>
          <w:szCs w:val="24"/>
        </w:rPr>
        <w:t xml:space="preserve"> </w:t>
      </w:r>
    </w:p>
    <w:p w14:paraId="35258731" w14:textId="19E5C96B" w:rsidR="00A968D6" w:rsidRPr="0056695D" w:rsidRDefault="00A968D6" w:rsidP="0096185D">
      <w:pPr>
        <w:pStyle w:val="Heading1"/>
        <w:spacing w:line="480" w:lineRule="auto"/>
        <w:rPr>
          <w:szCs w:val="24"/>
        </w:rPr>
      </w:pPr>
      <w:r w:rsidRPr="0056695D">
        <w:rPr>
          <w:szCs w:val="24"/>
        </w:rPr>
        <w:t>Acknowledgments</w:t>
      </w:r>
    </w:p>
    <w:p w14:paraId="32DB9ACB" w14:textId="77777777" w:rsidR="0056695D" w:rsidRPr="0056695D" w:rsidRDefault="0056695D" w:rsidP="0096185D">
      <w:pPr>
        <w:spacing w:after="0"/>
        <w:ind w:firstLine="0"/>
        <w:rPr>
          <w:rFonts w:eastAsia="Times New Roman" w:cs="Times New Roman"/>
          <w:sz w:val="20"/>
          <w:szCs w:val="20"/>
        </w:rPr>
      </w:pPr>
      <w:r w:rsidRPr="0056695D">
        <w:rPr>
          <w:rFonts w:eastAsia="Times New Roman" w:cs="Times New Roman"/>
          <w:sz w:val="20"/>
          <w:szCs w:val="20"/>
        </w:rPr>
        <w:t>R01MH096906 National Institutes of Health.</w:t>
      </w:r>
    </w:p>
    <w:p w14:paraId="19562C14" w14:textId="77777777" w:rsidR="00A968D6" w:rsidRPr="0056695D" w:rsidRDefault="00A968D6" w:rsidP="0096185D">
      <w:pPr>
        <w:ind w:firstLine="0"/>
        <w:rPr>
          <w:szCs w:val="24"/>
        </w:rPr>
      </w:pPr>
    </w:p>
    <w:p w14:paraId="53AAA69E" w14:textId="77777777" w:rsidR="009E7445" w:rsidRPr="0056695D" w:rsidRDefault="009E7445" w:rsidP="0096185D">
      <w:pPr>
        <w:pStyle w:val="Normal1"/>
        <w:spacing w:after="160"/>
        <w:ind w:firstLine="0"/>
        <w:rPr>
          <w:rFonts w:ascii="Times" w:hAnsi="Times"/>
          <w:sz w:val="24"/>
          <w:szCs w:val="24"/>
        </w:rPr>
      </w:pPr>
    </w:p>
    <w:p w14:paraId="7F1DED1C" w14:textId="74A2309E" w:rsidR="0056695D" w:rsidRDefault="0056695D" w:rsidP="0096185D">
      <w:pPr>
        <w:rPr>
          <w:szCs w:val="24"/>
        </w:rPr>
      </w:pPr>
      <w:bookmarkStart w:id="188" w:name="h.tfbchimqq9jy" w:colFirst="0" w:colLast="0"/>
      <w:bookmarkEnd w:id="188"/>
    </w:p>
    <w:p w14:paraId="039046AB" w14:textId="77777777" w:rsidR="00AA0DCB" w:rsidRDefault="00AA0DCB">
      <w:pPr>
        <w:rPr>
          <w:rFonts w:eastAsia="Trebuchet MS" w:cs="Trebuchet MS"/>
          <w:b/>
          <w:szCs w:val="24"/>
        </w:rPr>
      </w:pPr>
      <w:r>
        <w:rPr>
          <w:rFonts w:eastAsia="Trebuchet MS" w:cs="Trebuchet MS"/>
          <w:b/>
          <w:szCs w:val="24"/>
        </w:rPr>
        <w:br w:type="page"/>
      </w:r>
    </w:p>
    <w:p w14:paraId="09FD85A8" w14:textId="499F691D" w:rsidR="003E6356" w:rsidRPr="0056695D" w:rsidRDefault="006B0B75" w:rsidP="0096185D">
      <w:pPr>
        <w:pStyle w:val="Normal1"/>
        <w:ind w:firstLine="0"/>
        <w:rPr>
          <w:rFonts w:ascii="Times" w:hAnsi="Times"/>
          <w:sz w:val="24"/>
          <w:szCs w:val="24"/>
        </w:rPr>
      </w:pPr>
      <w:r w:rsidRPr="0056695D">
        <w:rPr>
          <w:rFonts w:ascii="Times" w:eastAsia="Trebuchet MS" w:hAnsi="Times" w:cs="Trebuchet MS"/>
          <w:b/>
          <w:sz w:val="24"/>
          <w:szCs w:val="24"/>
        </w:rPr>
        <w:lastRenderedPageBreak/>
        <w:t>References</w:t>
      </w:r>
      <w:bookmarkStart w:id="189" w:name="h.cnz3dsam77ex" w:colFirst="0" w:colLast="0"/>
      <w:bookmarkStart w:id="190" w:name="h.tx7iv0w5769r" w:colFirst="0" w:colLast="0"/>
      <w:bookmarkStart w:id="191" w:name="h.bnzn0jxog6io" w:colFirst="0" w:colLast="0"/>
      <w:bookmarkEnd w:id="189"/>
      <w:bookmarkEnd w:id="190"/>
      <w:bookmarkEnd w:id="191"/>
    </w:p>
    <w:p w14:paraId="22C4ED3B" w14:textId="77777777" w:rsidR="00991DD4" w:rsidRDefault="003E6356" w:rsidP="00991DD4">
      <w:pPr>
        <w:widowControl w:val="0"/>
        <w:tabs>
          <w:tab w:val="left" w:pos="640"/>
        </w:tabs>
        <w:autoSpaceDE w:val="0"/>
        <w:autoSpaceDN w:val="0"/>
        <w:adjustRightInd w:val="0"/>
        <w:spacing w:line="240" w:lineRule="auto"/>
        <w:ind w:left="640" w:hanging="640"/>
        <w:rPr>
          <w:rFonts w:cs="Times"/>
          <w:szCs w:val="24"/>
        </w:rPr>
      </w:pPr>
      <w:r w:rsidRPr="0056695D">
        <w:rPr>
          <w:szCs w:val="24"/>
        </w:rPr>
        <w:fldChar w:fldCharType="begin"/>
      </w:r>
      <w:r w:rsidRPr="0056695D">
        <w:rPr>
          <w:szCs w:val="24"/>
        </w:rPr>
        <w:instrText xml:space="preserve"> ADDIN PAPERS2_CITATIONS &lt;papers2_bibliography/&gt;</w:instrText>
      </w:r>
      <w:r w:rsidRPr="0056695D">
        <w:rPr>
          <w:szCs w:val="24"/>
        </w:rPr>
        <w:fldChar w:fldCharType="separate"/>
      </w:r>
      <w:r w:rsidR="00991DD4">
        <w:rPr>
          <w:rFonts w:cs="Times"/>
          <w:szCs w:val="24"/>
        </w:rPr>
        <w:t>1.</w:t>
      </w:r>
      <w:r w:rsidR="00991DD4">
        <w:rPr>
          <w:rFonts w:cs="Times"/>
          <w:szCs w:val="24"/>
        </w:rPr>
        <w:tab/>
        <w:t xml:space="preserve">Leek EC, Johnston SJ (2009) Functional specialization in the supplementary motor complex. </w:t>
      </w:r>
      <w:r w:rsidR="00991DD4">
        <w:rPr>
          <w:rFonts w:cs="Times"/>
          <w:i/>
          <w:iCs/>
          <w:szCs w:val="24"/>
        </w:rPr>
        <w:t>Nat Rev Neurosci</w:t>
      </w:r>
      <w:r w:rsidR="00991DD4">
        <w:rPr>
          <w:rFonts w:cs="Times"/>
          <w:szCs w:val="24"/>
        </w:rPr>
        <w:t>.</w:t>
      </w:r>
    </w:p>
    <w:p w14:paraId="77CDA2B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w:t>
      </w:r>
      <w:r>
        <w:rPr>
          <w:rFonts w:cs="Times"/>
          <w:i/>
          <w:iCs/>
          <w:szCs w:val="24"/>
        </w:rPr>
        <w:t>Journal of …</w:t>
      </w:r>
      <w:r>
        <w:rPr>
          <w:rFonts w:cs="Times"/>
          <w:szCs w:val="24"/>
        </w:rPr>
        <w:t>.</w:t>
      </w:r>
    </w:p>
    <w:p w14:paraId="26E7F56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 xml:space="preserve">Kennerley SW, Sakai K (2004) Organization of action sequences and the role of the pre-SMA. </w:t>
      </w:r>
      <w:r>
        <w:rPr>
          <w:rFonts w:cs="Times"/>
          <w:i/>
          <w:iCs/>
          <w:szCs w:val="24"/>
        </w:rPr>
        <w:t>Journal of …</w:t>
      </w:r>
      <w:r>
        <w:rPr>
          <w:rFonts w:cs="Times"/>
          <w:szCs w:val="24"/>
        </w:rPr>
        <w:t>. doi:10.1152/jn.00651.2003.</w:t>
      </w:r>
    </w:p>
    <w:p w14:paraId="2BBDA5B7"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 xml:space="preserve">Botvinick M, Nystrom LE, Fissell K, Carter CS, Cohen JD (1999) Conflict monitoring versus selection-for-action in anterior cingulate cortex. </w:t>
      </w:r>
      <w:r>
        <w:rPr>
          <w:rFonts w:cs="Times"/>
          <w:i/>
          <w:iCs/>
          <w:szCs w:val="24"/>
        </w:rPr>
        <w:t>Nature</w:t>
      </w:r>
      <w:r>
        <w:rPr>
          <w:rFonts w:cs="Times"/>
          <w:szCs w:val="24"/>
        </w:rPr>
        <w:t xml:space="preserve"> 402(6758):179–181.</w:t>
      </w:r>
    </w:p>
    <w:p w14:paraId="258B33A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 xml:space="preserve">Milham MP, et al. (2001) The relative involvement of anterior cingulate and prefrontal cortex in attentional control depends on nature of conflict. </w:t>
      </w:r>
      <w:r>
        <w:rPr>
          <w:rFonts w:cs="Times"/>
          <w:i/>
          <w:iCs/>
          <w:szCs w:val="24"/>
        </w:rPr>
        <w:t>Cognitive Brain Research</w:t>
      </w:r>
      <w:r>
        <w:rPr>
          <w:rFonts w:cs="Times"/>
          <w:szCs w:val="24"/>
        </w:rPr>
        <w:t xml:space="preserve"> 12(3):467–473.</w:t>
      </w:r>
    </w:p>
    <w:p w14:paraId="68493CC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 xml:space="preserve">Rushworth M, Walton ME, Kennerley SW (2004) Action sets and decisions in the medial frontal cortex. </w:t>
      </w:r>
      <w:r>
        <w:rPr>
          <w:rFonts w:cs="Times"/>
          <w:i/>
          <w:iCs/>
          <w:szCs w:val="24"/>
        </w:rPr>
        <w:t>Trends in cognitive …</w:t>
      </w:r>
      <w:r>
        <w:rPr>
          <w:rFonts w:cs="Times"/>
          <w:szCs w:val="24"/>
        </w:rPr>
        <w:t>. doi:10.1016/j.tics.2004.07.009.</w:t>
      </w:r>
    </w:p>
    <w:p w14:paraId="5CAE419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w:t>
      </w:r>
      <w:r>
        <w:rPr>
          <w:rFonts w:cs="Times"/>
          <w:i/>
          <w:iCs/>
          <w:szCs w:val="24"/>
        </w:rPr>
        <w:t>Nature</w:t>
      </w:r>
      <w:r>
        <w:rPr>
          <w:rFonts w:cs="Times"/>
          <w:szCs w:val="24"/>
        </w:rPr>
        <w:t>.</w:t>
      </w:r>
    </w:p>
    <w:p w14:paraId="2418064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 xml:space="preserve">Brown JW, Braver TS (2005) Learned Predictions of Error Likelihood in the Anterior Cingulate Cortex. </w:t>
      </w:r>
      <w:r>
        <w:rPr>
          <w:rFonts w:cs="Times"/>
          <w:i/>
          <w:iCs/>
          <w:szCs w:val="24"/>
        </w:rPr>
        <w:t>Science</w:t>
      </w:r>
      <w:r>
        <w:rPr>
          <w:rFonts w:cs="Times"/>
          <w:szCs w:val="24"/>
        </w:rPr>
        <w:t xml:space="preserve"> 307(5712):1118–1121.</w:t>
      </w:r>
    </w:p>
    <w:p w14:paraId="48B53D9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 xml:space="preserve">Vogt BA (2005) Pain and emotion interactions in subregions of the cingulate gyrus. </w:t>
      </w:r>
      <w:r>
        <w:rPr>
          <w:rFonts w:cs="Times"/>
          <w:i/>
          <w:iCs/>
          <w:szCs w:val="24"/>
        </w:rPr>
        <w:t>Nat Rev Neurosci</w:t>
      </w:r>
      <w:r>
        <w:rPr>
          <w:rFonts w:cs="Times"/>
          <w:szCs w:val="24"/>
        </w:rPr>
        <w:t xml:space="preserve"> 6(7):533–544.</w:t>
      </w:r>
    </w:p>
    <w:p w14:paraId="6C07958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 xml:space="preserve">Rolls ET, et al. (2003) Representations of Pleasant and Painful Touch in the Human Orbitofrontal and Cingulate Cortices. </w:t>
      </w:r>
      <w:r>
        <w:rPr>
          <w:rFonts w:cs="Times"/>
          <w:i/>
          <w:iCs/>
          <w:szCs w:val="24"/>
        </w:rPr>
        <w:t>Cerebral Cortex</w:t>
      </w:r>
      <w:r>
        <w:rPr>
          <w:rFonts w:cs="Times"/>
          <w:szCs w:val="24"/>
        </w:rPr>
        <w:t xml:space="preserve"> 13(3):308–317.</w:t>
      </w:r>
    </w:p>
    <w:p w14:paraId="79FF47A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 xml:space="preserve">Wager TD, et al. (2013) An fMRI-Based Neurologic Signature of Physical Pain. </w:t>
      </w:r>
      <w:r>
        <w:rPr>
          <w:rFonts w:cs="Times"/>
          <w:i/>
          <w:iCs/>
          <w:szCs w:val="24"/>
        </w:rPr>
        <w:t>N Engl J Med</w:t>
      </w:r>
      <w:r>
        <w:rPr>
          <w:rFonts w:cs="Times"/>
          <w:szCs w:val="24"/>
        </w:rPr>
        <w:t xml:space="preserve"> 368(15):1388–1397.</w:t>
      </w:r>
    </w:p>
    <w:p w14:paraId="516DEBE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 xml:space="preserve">Bush G, Luu P, Posner MI (2000) Cognitive and emotional influences in anterior cingulate cortex. </w:t>
      </w:r>
      <w:r>
        <w:rPr>
          <w:rFonts w:cs="Times"/>
          <w:i/>
          <w:iCs/>
          <w:szCs w:val="24"/>
        </w:rPr>
        <w:t>Trends in Cognitive Sciences</w:t>
      </w:r>
      <w:r>
        <w:rPr>
          <w:rFonts w:cs="Times"/>
          <w:szCs w:val="24"/>
        </w:rPr>
        <w:t xml:space="preserve"> 4(6):215–222.</w:t>
      </w:r>
    </w:p>
    <w:p w14:paraId="00FFC2F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 xml:space="preserve">Lindquist KA, Wager TD, Kober H, Bliss-Moreau E, Barrett LF (2012) The brain basis of emotion: A meta-analytic review. </w:t>
      </w:r>
      <w:r>
        <w:rPr>
          <w:rFonts w:cs="Times"/>
          <w:i/>
          <w:iCs/>
          <w:szCs w:val="24"/>
        </w:rPr>
        <w:t>Behavioral and Brain Sciences</w:t>
      </w:r>
      <w:r>
        <w:rPr>
          <w:rFonts w:cs="Times"/>
          <w:szCs w:val="24"/>
        </w:rPr>
        <w:t xml:space="preserve"> 35(03):121–143.</w:t>
      </w:r>
    </w:p>
    <w:p w14:paraId="6EE7C44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et al. (2003) Human cingulate cortex and autonomic control: converging neuroimaging and clinical evidence. </w:t>
      </w:r>
      <w:r>
        <w:rPr>
          <w:rFonts w:cs="Times"/>
          <w:i/>
          <w:iCs/>
          <w:szCs w:val="24"/>
        </w:rPr>
        <w:t>Brain</w:t>
      </w:r>
      <w:r>
        <w:rPr>
          <w:rFonts w:cs="Times"/>
          <w:szCs w:val="24"/>
        </w:rPr>
        <w:t xml:space="preserve"> 126(10):2139–2152.</w:t>
      </w:r>
    </w:p>
    <w:p w14:paraId="4C62320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et al. (2004) Distinct portions of anterior cingulate cortex and medial prefrontal cortex are activated by reward processing in separable phases of decision-</w:t>
      </w:r>
      <w:r>
        <w:rPr>
          <w:rFonts w:cs="Times"/>
          <w:szCs w:val="24"/>
        </w:rPr>
        <w:lastRenderedPageBreak/>
        <w:t xml:space="preserve">making cognition. </w:t>
      </w:r>
      <w:r>
        <w:rPr>
          <w:rFonts w:cs="Times"/>
          <w:i/>
          <w:iCs/>
          <w:szCs w:val="24"/>
        </w:rPr>
        <w:t>Biological Psychiatry</w:t>
      </w:r>
      <w:r>
        <w:rPr>
          <w:rFonts w:cs="Times"/>
          <w:szCs w:val="24"/>
        </w:rPr>
        <w:t xml:space="preserve"> 55(6):594–602.</w:t>
      </w:r>
    </w:p>
    <w:p w14:paraId="6E27537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 xml:space="preserve">Hare TA, Camerer CF, Rangel A (2009) Self-Control in Decision-Making Involves Modulation of the vmPFC Valuation System. </w:t>
      </w:r>
      <w:r>
        <w:rPr>
          <w:rFonts w:cs="Times"/>
          <w:i/>
          <w:iCs/>
          <w:szCs w:val="24"/>
        </w:rPr>
        <w:t>Science</w:t>
      </w:r>
      <w:r>
        <w:rPr>
          <w:rFonts w:cs="Times"/>
          <w:szCs w:val="24"/>
        </w:rPr>
        <w:t xml:space="preserve"> 324(5927):646–648.</w:t>
      </w:r>
    </w:p>
    <w:p w14:paraId="75BA239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 xml:space="preserve">Baumgartner T, Götte L, Gügler R, Fehr E (2012) The mentalizing network orchestrates the impact of parochial altruism on social norm enforcement. </w:t>
      </w:r>
      <w:r>
        <w:rPr>
          <w:rFonts w:cs="Times"/>
          <w:i/>
          <w:iCs/>
          <w:szCs w:val="24"/>
        </w:rPr>
        <w:t>Hum Brain Mapp</w:t>
      </w:r>
      <w:r>
        <w:rPr>
          <w:rFonts w:cs="Times"/>
          <w:szCs w:val="24"/>
        </w:rPr>
        <w:t xml:space="preserve"> 33(6):1452–1469.</w:t>
      </w:r>
    </w:p>
    <w:p w14:paraId="00F55C8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 xml:space="preserve">Denny BT, Kober H, Wager TD, Ochsner KN (2012) A Meta-analysis of Functional Neuroimaging Studies of Self- and Other Judgments Reveals a Spatial Gradient for Mentalizing in Medial Prefrontal Cortex. </w:t>
      </w:r>
      <w:r>
        <w:rPr>
          <w:rFonts w:cs="Times"/>
          <w:i/>
          <w:iCs/>
          <w:szCs w:val="24"/>
        </w:rPr>
        <w:t>http://dxdoiorg/101162/jocn_a_00233</w:t>
      </w:r>
      <w:r>
        <w:rPr>
          <w:rFonts w:cs="Times"/>
          <w:szCs w:val="24"/>
        </w:rPr>
        <w:t xml:space="preserve"> 24(8):1742–1752.</w:t>
      </w:r>
    </w:p>
    <w:p w14:paraId="5FEAC7A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 xml:space="preserve">Spreng RN, Grady CL (2010) Patterns of Brain Activity Supporting Autobiographical Memory, Prospection, and Theory of Mind, and Their Relationship to the Default Mode Network. </w:t>
      </w:r>
      <w:r>
        <w:rPr>
          <w:rFonts w:cs="Times"/>
          <w:i/>
          <w:iCs/>
          <w:szCs w:val="24"/>
        </w:rPr>
        <w:t>http://dxdoiorg/101162/jocn200921282</w:t>
      </w:r>
      <w:r>
        <w:rPr>
          <w:rFonts w:cs="Times"/>
          <w:szCs w:val="24"/>
        </w:rPr>
        <w:t xml:space="preserve"> 22(6):1112–1123.</w:t>
      </w:r>
    </w:p>
    <w:p w14:paraId="4CFA6F7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 xml:space="preserve">Shackman AJ, et al. (2011) The integration of negative affect, pain and cognitive control in the cingulate cortex. </w:t>
      </w:r>
      <w:r>
        <w:rPr>
          <w:rFonts w:cs="Times"/>
          <w:i/>
          <w:iCs/>
          <w:szCs w:val="24"/>
        </w:rPr>
        <w:t>Nat Rev Neurosci</w:t>
      </w:r>
      <w:r>
        <w:rPr>
          <w:rFonts w:cs="Times"/>
          <w:szCs w:val="24"/>
        </w:rPr>
        <w:t xml:space="preserve"> 12(3):154–167.</w:t>
      </w:r>
    </w:p>
    <w:p w14:paraId="3E93221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 xml:space="preserve">Palomero-Gallagher N, et al. (2015) Functional organization of human subgenual cortical areas: Relationship between architectonical segregation and connectional heterogeneity. </w:t>
      </w:r>
      <w:r>
        <w:rPr>
          <w:rFonts w:cs="Times"/>
          <w:i/>
          <w:iCs/>
          <w:szCs w:val="24"/>
        </w:rPr>
        <w:t>NeuroImage</w:t>
      </w:r>
      <w:r>
        <w:rPr>
          <w:rFonts w:cs="Times"/>
          <w:szCs w:val="24"/>
        </w:rPr>
        <w:t xml:space="preserve"> 115(C):177–190.</w:t>
      </w:r>
    </w:p>
    <w:p w14:paraId="2D8EA6F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 xml:space="preserve">Poldrack RA (2006) Can cognitive processes be inferred from neuroimaging data? </w:t>
      </w:r>
      <w:r>
        <w:rPr>
          <w:rFonts w:cs="Times"/>
          <w:i/>
          <w:iCs/>
          <w:szCs w:val="24"/>
        </w:rPr>
        <w:t>Trends in Cognitive Sciences</w:t>
      </w:r>
      <w:r>
        <w:rPr>
          <w:rFonts w:cs="Times"/>
          <w:szCs w:val="24"/>
        </w:rPr>
        <w:t>. doi:10.1016/j.tics.2005.12.004.</w:t>
      </w:r>
    </w:p>
    <w:p w14:paraId="54A9165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 xml:space="preserve">Nelson SM, et al. (2010) Role of the anterior insula in task-level control and focal attention. </w:t>
      </w:r>
      <w:r>
        <w:rPr>
          <w:rFonts w:cs="Times"/>
          <w:i/>
          <w:iCs/>
          <w:szCs w:val="24"/>
        </w:rPr>
        <w:t>Brain Structure and Function</w:t>
      </w:r>
      <w:r>
        <w:rPr>
          <w:rFonts w:cs="Times"/>
          <w:szCs w:val="24"/>
        </w:rPr>
        <w:t xml:space="preserve"> 214(5-6):669–680.</w:t>
      </w:r>
    </w:p>
    <w:p w14:paraId="75CA1C8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 xml:space="preserve">Yarkoni T, Poldrack RA, Nichols TE, Van Essen DC, Wager TD (2011) Large-scale automated synthesis of human functional neuroimaging data. </w:t>
      </w:r>
      <w:r>
        <w:rPr>
          <w:rFonts w:cs="Times"/>
          <w:i/>
          <w:iCs/>
          <w:szCs w:val="24"/>
        </w:rPr>
        <w:t>Nat Meth</w:t>
      </w:r>
      <w:r>
        <w:rPr>
          <w:rFonts w:cs="Times"/>
          <w:szCs w:val="24"/>
        </w:rPr>
        <w:t xml:space="preserve"> 8(8):665–670.</w:t>
      </w:r>
    </w:p>
    <w:p w14:paraId="65B577F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 xml:space="preserve">Toro R, Fox PT, Paus T (2008) Functional Coactivation Map of the Human Brain. </w:t>
      </w:r>
      <w:r>
        <w:rPr>
          <w:rFonts w:cs="Times"/>
          <w:i/>
          <w:iCs/>
          <w:szCs w:val="24"/>
        </w:rPr>
        <w:t>Cerebral Cortex</w:t>
      </w:r>
      <w:r>
        <w:rPr>
          <w:rFonts w:cs="Times"/>
          <w:szCs w:val="24"/>
        </w:rPr>
        <w:t xml:space="preserve"> 18(11):2553–2559.</w:t>
      </w:r>
    </w:p>
    <w:p w14:paraId="7DC7B0D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Robinson JL, Laird AR, Glahn DC, Lovallo WR, Fox PT (2010) Metaanalytic connectivity modeling: Delineating the functional connectivity of the human amygdala. </w:t>
      </w:r>
      <w:r>
        <w:rPr>
          <w:rFonts w:cs="Times"/>
          <w:i/>
          <w:iCs/>
          <w:szCs w:val="24"/>
        </w:rPr>
        <w:t>Hum Brain Mapp</w:t>
      </w:r>
      <w:r>
        <w:rPr>
          <w:rFonts w:cs="Times"/>
          <w:szCs w:val="24"/>
        </w:rPr>
        <w:t xml:space="preserve"> 31(2):173–184.</w:t>
      </w:r>
    </w:p>
    <w:p w14:paraId="70D91DB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 xml:space="preserve">Smith SM, et al. (2009) Correspondence of the brain's functional architecture during activation and rest. </w:t>
      </w:r>
      <w:r>
        <w:rPr>
          <w:rFonts w:cs="Times"/>
          <w:i/>
          <w:iCs/>
          <w:szCs w:val="24"/>
        </w:rPr>
        <w:t>PNAS</w:t>
      </w:r>
      <w:r>
        <w:rPr>
          <w:rFonts w:cs="Times"/>
          <w:szCs w:val="24"/>
        </w:rPr>
        <w:t xml:space="preserve"> 106(31):13040–13045.</w:t>
      </w:r>
    </w:p>
    <w:p w14:paraId="545528F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 xml:space="preserve">Chang LJ, Yarkoni T, Khaw MW, Sanfey AG (2013) Decoding the Role of the Insula in Human Cognition: Functional Parcellation and Large-Scale Reverse Inference. </w:t>
      </w:r>
      <w:r>
        <w:rPr>
          <w:rFonts w:cs="Times"/>
          <w:i/>
          <w:iCs/>
          <w:szCs w:val="24"/>
        </w:rPr>
        <w:t>Cerebral Cortex</w:t>
      </w:r>
      <w:r>
        <w:rPr>
          <w:rFonts w:cs="Times"/>
          <w:szCs w:val="24"/>
        </w:rPr>
        <w:t xml:space="preserve"> 23(3):739–749.</w:t>
      </w:r>
    </w:p>
    <w:p w14:paraId="6211EDA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29.</w:t>
      </w:r>
      <w:r>
        <w:rPr>
          <w:rFonts w:cs="Times"/>
          <w:szCs w:val="24"/>
        </w:rPr>
        <w:tab/>
        <w:t>Vorobiev V, Luppino G (1998) Parcellation of human mesial area 6: cytoarchitectonic evidence for three separate areas. 1–5.</w:t>
      </w:r>
    </w:p>
    <w:p w14:paraId="64D678DA"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 xml:space="preserve">Picard N, Strick PL (1996) Motor Areas of the Medial Wall: A Review of Their Location and Functional Activation. </w:t>
      </w:r>
      <w:r>
        <w:rPr>
          <w:rFonts w:cs="Times"/>
          <w:i/>
          <w:iCs/>
          <w:szCs w:val="24"/>
        </w:rPr>
        <w:t>Cerebral Cortex</w:t>
      </w:r>
      <w:r>
        <w:rPr>
          <w:rFonts w:cs="Times"/>
          <w:szCs w:val="24"/>
        </w:rPr>
        <w:t xml:space="preserve"> 6(3):342–353.</w:t>
      </w:r>
    </w:p>
    <w:p w14:paraId="12E73FF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 xml:space="preserve">Andrews-Hanna JR (2012) The Brain's Default Network and Its Adaptive Role in Internal Mentation. </w:t>
      </w:r>
      <w:r>
        <w:rPr>
          <w:rFonts w:cs="Times"/>
          <w:i/>
          <w:iCs/>
          <w:szCs w:val="24"/>
        </w:rPr>
        <w:t>The Neuroscientist</w:t>
      </w:r>
      <w:r>
        <w:rPr>
          <w:rFonts w:cs="Times"/>
          <w:szCs w:val="24"/>
        </w:rPr>
        <w:t xml:space="preserve"> 18(3):251–270.</w:t>
      </w:r>
    </w:p>
    <w:p w14:paraId="4C8D37A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 xml:space="preserve">Nelson SM, et al. (2010) Role of the anterior insula in task-level control and focal attention. </w:t>
      </w:r>
      <w:r>
        <w:rPr>
          <w:rFonts w:cs="Times"/>
          <w:i/>
          <w:iCs/>
          <w:szCs w:val="24"/>
        </w:rPr>
        <w:t>Brain Structure and Function</w:t>
      </w:r>
      <w:r>
        <w:rPr>
          <w:rFonts w:cs="Times"/>
          <w:szCs w:val="24"/>
        </w:rPr>
        <w:t xml:space="preserve"> 214(5-6):669–680.</w:t>
      </w:r>
    </w:p>
    <w:p w14:paraId="609DBEF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 xml:space="preserve">Yaxley S, Rolls ET, Sienkiewicz ZJ (1990) Gustatory responses of single neurons in the insula of the macaque monkey. </w:t>
      </w:r>
      <w:r>
        <w:rPr>
          <w:rFonts w:cs="Times"/>
          <w:i/>
          <w:iCs/>
          <w:szCs w:val="24"/>
        </w:rPr>
        <w:t>Journal of Neurophysiology</w:t>
      </w:r>
      <w:r>
        <w:rPr>
          <w:rFonts w:cs="Times"/>
          <w:szCs w:val="24"/>
        </w:rPr>
        <w:t xml:space="preserve"> 63(4):689–700.</w:t>
      </w:r>
    </w:p>
    <w:p w14:paraId="1EB4D34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 xml:space="preserve">Rolls ET, Yaxley S, Sienkiewicz ZJ (1990) Gustatory responses of single neurons in the caudolateral orbitofrontal cortex of the macaque monkey. </w:t>
      </w:r>
      <w:r>
        <w:rPr>
          <w:rFonts w:cs="Times"/>
          <w:i/>
          <w:iCs/>
          <w:szCs w:val="24"/>
        </w:rPr>
        <w:t>Journal of Neurophysiology</w:t>
      </w:r>
      <w:r>
        <w:rPr>
          <w:rFonts w:cs="Times"/>
          <w:szCs w:val="24"/>
        </w:rPr>
        <w:t xml:space="preserve"> 64(4):1055–1066.</w:t>
      </w:r>
    </w:p>
    <w:p w14:paraId="1A19AC00"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 xml:space="preserve">Schoenbaum G, Roesch M (2005) Orbitofrontal Cortex, Associative Learning, and Expectancies. </w:t>
      </w:r>
      <w:r>
        <w:rPr>
          <w:rFonts w:cs="Times"/>
          <w:i/>
          <w:iCs/>
          <w:szCs w:val="24"/>
        </w:rPr>
        <w:t>Neuron</w:t>
      </w:r>
      <w:r>
        <w:rPr>
          <w:rFonts w:cs="Times"/>
          <w:szCs w:val="24"/>
        </w:rPr>
        <w:t xml:space="preserve"> 47(5):633–636.</w:t>
      </w:r>
    </w:p>
    <w:p w14:paraId="65E83CB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 xml:space="preserve">Carter RM, Huettel SA (2013) A nexus model of the temporal–parietal junction. </w:t>
      </w:r>
      <w:r>
        <w:rPr>
          <w:rFonts w:cs="Times"/>
          <w:i/>
          <w:iCs/>
          <w:szCs w:val="24"/>
        </w:rPr>
        <w:t>Trends in Cognitive Sciences</w:t>
      </w:r>
      <w:r>
        <w:rPr>
          <w:rFonts w:cs="Times"/>
          <w:szCs w:val="24"/>
        </w:rPr>
        <w:t xml:space="preserve"> 17(7):328–336.</w:t>
      </w:r>
    </w:p>
    <w:p w14:paraId="196EF61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 xml:space="preserve">Zilbovicius M, et al. (2006) Autism, the superior temporal sulcus and social perception. </w:t>
      </w:r>
      <w:r>
        <w:rPr>
          <w:rFonts w:cs="Times"/>
          <w:i/>
          <w:iCs/>
          <w:szCs w:val="24"/>
        </w:rPr>
        <w:t>Trends in Neurosciences</w:t>
      </w:r>
      <w:r>
        <w:rPr>
          <w:rFonts w:cs="Times"/>
          <w:szCs w:val="24"/>
        </w:rPr>
        <w:t xml:space="preserve"> 29(7):359–366.</w:t>
      </w:r>
    </w:p>
    <w:p w14:paraId="50E41C4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 xml:space="preserve">Poldrack RA, et al. (2012) Discovering Relations Between Mind, Brain, and Mental Disorders Using Topic Mapping. </w:t>
      </w:r>
      <w:r>
        <w:rPr>
          <w:rFonts w:cs="Times"/>
          <w:i/>
          <w:iCs/>
          <w:szCs w:val="24"/>
        </w:rPr>
        <w:t>PLoS Comput Biol</w:t>
      </w:r>
      <w:r>
        <w:rPr>
          <w:rFonts w:cs="Times"/>
          <w:szCs w:val="24"/>
        </w:rPr>
        <w:t xml:space="preserve"> 8(10):e1002707.</w:t>
      </w:r>
    </w:p>
    <w:p w14:paraId="5A1EECD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 xml:space="preserve">Kim J-H, et al. (2010) Defining functional SMA and pre-SMA subregions in human MFC using resting state fMRI: Functional connectivity-based parcellation method. </w:t>
      </w:r>
      <w:r>
        <w:rPr>
          <w:rFonts w:cs="Times"/>
          <w:i/>
          <w:iCs/>
          <w:szCs w:val="24"/>
        </w:rPr>
        <w:t>NeuroImage</w:t>
      </w:r>
      <w:r>
        <w:rPr>
          <w:rFonts w:cs="Times"/>
          <w:szCs w:val="24"/>
        </w:rPr>
        <w:t xml:space="preserve"> 49(3):2375–2386.</w:t>
      </w:r>
    </w:p>
    <w:p w14:paraId="6F720F9C"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 xml:space="preserve">Corbetta M, Akbudak E, Conturo TE, Snyder AZ (1998) A common network of functional areas for attention and eye movements. </w:t>
      </w:r>
      <w:r>
        <w:rPr>
          <w:rFonts w:cs="Times"/>
          <w:i/>
          <w:iCs/>
          <w:szCs w:val="24"/>
        </w:rPr>
        <w:t>Neuron</w:t>
      </w:r>
      <w:r>
        <w:rPr>
          <w:rFonts w:cs="Times"/>
          <w:szCs w:val="24"/>
        </w:rPr>
        <w:t xml:space="preserve"> 21(4):761–773.</w:t>
      </w:r>
    </w:p>
    <w:p w14:paraId="05CDC36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 xml:space="preserve">Everling S, Munoz DP (2000) Neuronal Correlates for Preparatory Set Associated with Pro-Saccades and Anti-Saccades in the Primate Frontal Eye Field. </w:t>
      </w:r>
      <w:r>
        <w:rPr>
          <w:rFonts w:cs="Times"/>
          <w:i/>
          <w:iCs/>
          <w:szCs w:val="24"/>
        </w:rPr>
        <w:t>Journal of Neuroscience</w:t>
      </w:r>
      <w:r>
        <w:rPr>
          <w:rFonts w:cs="Times"/>
          <w:szCs w:val="24"/>
        </w:rPr>
        <w:t xml:space="preserve"> 20(1):387–400.</w:t>
      </w:r>
    </w:p>
    <w:p w14:paraId="41CDA69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Luppino G (1993) Corticocortical connections of area F3 (SMA-proper) and area F6 (pre-SMA) in the macaque monkey. 1–27.</w:t>
      </w:r>
    </w:p>
    <w:p w14:paraId="097C27A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 xml:space="preserve">Nakamura K, Roesch MR (2005) Neuronal activity in macaque SEF and ACC during performance of tasks involving conflict. </w:t>
      </w:r>
      <w:r>
        <w:rPr>
          <w:rFonts w:cs="Times"/>
          <w:i/>
          <w:iCs/>
          <w:szCs w:val="24"/>
        </w:rPr>
        <w:t>Journal of …</w:t>
      </w:r>
      <w:r>
        <w:rPr>
          <w:rFonts w:cs="Times"/>
          <w:szCs w:val="24"/>
        </w:rPr>
        <w:t>.</w:t>
      </w:r>
    </w:p>
    <w:p w14:paraId="7B0ADC41"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44.</w:t>
      </w:r>
      <w:r>
        <w:rPr>
          <w:rFonts w:cs="Times"/>
          <w:szCs w:val="24"/>
        </w:rPr>
        <w:tab/>
        <w:t xml:space="preserve">Cole MW, Yeung N, Freiwald WA, Botvinick M (2009) Cingulate cortex: Diverging data from humans and monkeys. </w:t>
      </w:r>
      <w:r>
        <w:rPr>
          <w:rFonts w:cs="Times"/>
          <w:i/>
          <w:iCs/>
          <w:szCs w:val="24"/>
        </w:rPr>
        <w:t>Trends in Neurosciences</w:t>
      </w:r>
      <w:r>
        <w:rPr>
          <w:rFonts w:cs="Times"/>
          <w:szCs w:val="24"/>
        </w:rPr>
        <w:t xml:space="preserve"> 32(11):566–574.</w:t>
      </w:r>
    </w:p>
    <w:p w14:paraId="6AB0A398"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 xml:space="preserve">Elliott R, Dolan RJ, Frith CD (2000) Dissociable Functions in the Medial and Lateral Orbitofrontal Cortex: Evidence from Human Neuroimaging Studies. </w:t>
      </w:r>
      <w:r>
        <w:rPr>
          <w:rFonts w:cs="Times"/>
          <w:i/>
          <w:iCs/>
          <w:szCs w:val="24"/>
        </w:rPr>
        <w:t>Cerebral Cortex</w:t>
      </w:r>
      <w:r>
        <w:rPr>
          <w:rFonts w:cs="Times"/>
          <w:szCs w:val="24"/>
        </w:rPr>
        <w:t xml:space="preserve"> 10(3):308–317.</w:t>
      </w:r>
    </w:p>
    <w:p w14:paraId="1580F356"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 xml:space="preserve">Mitchell JP, Banaji MR, Macrae CN (2006) The Link between Social Cognition and Self-referential Thought in the Medial Prefrontal Cortex. </w:t>
      </w:r>
      <w:r>
        <w:rPr>
          <w:rFonts w:cs="Times"/>
          <w:i/>
          <w:iCs/>
          <w:szCs w:val="24"/>
        </w:rPr>
        <w:t>http://dxdoiorg/101162/0898929055002418</w:t>
      </w:r>
      <w:r>
        <w:rPr>
          <w:rFonts w:cs="Times"/>
          <w:szCs w:val="24"/>
        </w:rPr>
        <w:t xml:space="preserve"> 17(8):1306–1315.</w:t>
      </w:r>
    </w:p>
    <w:p w14:paraId="0F03DA0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 xml:space="preserve">van den Heuvel MP, Sporns O (2013) Network hubs in the human brain. </w:t>
      </w:r>
      <w:r>
        <w:rPr>
          <w:rFonts w:cs="Times"/>
          <w:i/>
          <w:iCs/>
          <w:szCs w:val="24"/>
        </w:rPr>
        <w:t>Trends in Cognitive Sciences</w:t>
      </w:r>
      <w:r>
        <w:rPr>
          <w:rFonts w:cs="Times"/>
          <w:szCs w:val="24"/>
        </w:rPr>
        <w:t xml:space="preserve"> 17(12):683–696.</w:t>
      </w:r>
    </w:p>
    <w:p w14:paraId="21D0D3DB"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 xml:space="preserve">Andrews Hanna JR, Reidler JS, Sepulcre J, Poulin R, Buckner RL (2010) Functional-Anatomic Fractionation of the Brain's Default Network. </w:t>
      </w:r>
      <w:r>
        <w:rPr>
          <w:rFonts w:cs="Times"/>
          <w:i/>
          <w:iCs/>
          <w:szCs w:val="24"/>
        </w:rPr>
        <w:t>Neuron</w:t>
      </w:r>
      <w:r>
        <w:rPr>
          <w:rFonts w:cs="Times"/>
          <w:szCs w:val="24"/>
        </w:rPr>
        <w:t xml:space="preserve"> 65(4):550–562.</w:t>
      </w:r>
    </w:p>
    <w:p w14:paraId="635C35B3"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 xml:space="preserve">Knutson B, Adams CM, Fong GW, Hommer D (2001) Anticipation of increasing monetary reward selectively recruits nucleus accumbens. </w:t>
      </w:r>
      <w:r>
        <w:rPr>
          <w:rFonts w:cs="Times"/>
          <w:i/>
          <w:iCs/>
          <w:szCs w:val="24"/>
        </w:rPr>
        <w:t>J Neurosci</w:t>
      </w:r>
      <w:r>
        <w:rPr>
          <w:rFonts w:cs="Times"/>
          <w:szCs w:val="24"/>
        </w:rPr>
        <w:t>.</w:t>
      </w:r>
    </w:p>
    <w:p w14:paraId="6384F642"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Phillips RG, LeDoux JE (1992) Differential contribution of amygdala and hippocampus to cued and contextual fear conditioning. </w:t>
      </w:r>
      <w:r>
        <w:rPr>
          <w:rFonts w:cs="Times"/>
          <w:i/>
          <w:iCs/>
          <w:szCs w:val="24"/>
        </w:rPr>
        <w:t>Behavioral Neuroscience</w:t>
      </w:r>
      <w:r>
        <w:rPr>
          <w:rFonts w:cs="Times"/>
          <w:szCs w:val="24"/>
        </w:rPr>
        <w:t xml:space="preserve"> 106(2):274–285.</w:t>
      </w:r>
    </w:p>
    <w:p w14:paraId="7EE820D5"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 xml:space="preserve">Lebreton M, Jorge S, Michel V, Thirion B, Pessiglione M (2009) An Automatic Valuation System in the Human Brain: Evidence from Functional Neuroimaging. </w:t>
      </w:r>
      <w:r>
        <w:rPr>
          <w:rFonts w:cs="Times"/>
          <w:i/>
          <w:iCs/>
          <w:szCs w:val="24"/>
        </w:rPr>
        <w:t>Neuron</w:t>
      </w:r>
      <w:r>
        <w:rPr>
          <w:rFonts w:cs="Times"/>
          <w:szCs w:val="24"/>
        </w:rPr>
        <w:t xml:space="preserve"> 64(3):431–439.</w:t>
      </w:r>
    </w:p>
    <w:p w14:paraId="2A4089E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 xml:space="preserve">Roy M, Shohamy D, Wager TD (2012) Ventromedial prefrontal-subcortical systems and the generation of affective meaning. </w:t>
      </w:r>
      <w:r>
        <w:rPr>
          <w:rFonts w:cs="Times"/>
          <w:i/>
          <w:iCs/>
          <w:szCs w:val="24"/>
        </w:rPr>
        <w:t>Trends in Cognitive Sciences</w:t>
      </w:r>
      <w:r>
        <w:rPr>
          <w:rFonts w:cs="Times"/>
          <w:szCs w:val="24"/>
        </w:rPr>
        <w:t xml:space="preserve"> 16(3):147–156.</w:t>
      </w:r>
    </w:p>
    <w:p w14:paraId="08F867B9"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Paus T (2001) Primate anterior cingulate cortex: where motor control, drive and cognition interface. 1–8.</w:t>
      </w:r>
    </w:p>
    <w:p w14:paraId="3CAFEC24"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 xml:space="preserve">Thirion B, Varoquaux G, Dohmatob E, Poline J-B (2014) Which fMRI clustering gives good brain parcellations? </w:t>
      </w:r>
      <w:r>
        <w:rPr>
          <w:rFonts w:cs="Times"/>
          <w:i/>
          <w:iCs/>
          <w:szCs w:val="24"/>
        </w:rPr>
        <w:t>Frontiers in Neuroscience</w:t>
      </w:r>
      <w:r>
        <w:rPr>
          <w:rFonts w:cs="Times"/>
          <w:szCs w:val="24"/>
        </w:rPr>
        <w:t xml:space="preserve"> 8. doi:10.3389/fnins.2014.00167.</w:t>
      </w:r>
    </w:p>
    <w:p w14:paraId="4402E2F1"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 xml:space="preserve">Poldrack RA, Tal Yarkoni (2016) </w:t>
      </w:r>
      <w:r w:rsidRPr="00AA0DCB">
        <w:rPr>
          <w:rFonts w:cs="Times"/>
          <w:bCs/>
          <w:szCs w:val="24"/>
        </w:rPr>
        <w:t>From Brain Maps to Cognitive Ontologies: Informatics and the Search for Mental Structure</w:t>
      </w:r>
      <w:r>
        <w:rPr>
          <w:rFonts w:cs="Times"/>
          <w:szCs w:val="24"/>
        </w:rPr>
        <w:t xml:space="preserve">. </w:t>
      </w:r>
      <w:r>
        <w:rPr>
          <w:rFonts w:cs="Times"/>
          <w:i/>
          <w:iCs/>
          <w:szCs w:val="24"/>
        </w:rPr>
        <w:t>Annual Review of Psychology</w:t>
      </w:r>
      <w:r>
        <w:rPr>
          <w:rFonts w:cs="Times"/>
          <w:szCs w:val="24"/>
        </w:rPr>
        <w:t>.</w:t>
      </w:r>
    </w:p>
    <w:p w14:paraId="3DC9046D"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 xml:space="preserve">Wager TD, Davidson ML, Hughes BL, Lindquist MA, Ochsner KN (2008) Prefrontal-Subcortical Pathways Mediating Successful Emotion Regulation. </w:t>
      </w:r>
      <w:r>
        <w:rPr>
          <w:rFonts w:cs="Times"/>
          <w:i/>
          <w:iCs/>
          <w:szCs w:val="24"/>
        </w:rPr>
        <w:t>Neuron</w:t>
      </w:r>
      <w:r>
        <w:rPr>
          <w:rFonts w:cs="Times"/>
          <w:szCs w:val="24"/>
        </w:rPr>
        <w:t xml:space="preserve"> 59(6):1037–1050.</w:t>
      </w:r>
    </w:p>
    <w:p w14:paraId="63BBB15F"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 xml:space="preserve">Poldrack RA, et al. (2012) Discovering Relations Between Mind, Brain, and Mental Disorders Using Topic Mapping. </w:t>
      </w:r>
      <w:r>
        <w:rPr>
          <w:rFonts w:cs="Times"/>
          <w:i/>
          <w:iCs/>
          <w:szCs w:val="24"/>
        </w:rPr>
        <w:t>PLoS Comput Biol</w:t>
      </w:r>
      <w:r>
        <w:rPr>
          <w:rFonts w:cs="Times"/>
          <w:szCs w:val="24"/>
        </w:rPr>
        <w:t xml:space="preserve"> 8(10):e1002707.</w:t>
      </w:r>
    </w:p>
    <w:p w14:paraId="3290794E"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Androutsopoulos I, Koutsias J, Chandrinos KV, Paliouras G, Spyropoulos CD (2000) An evaluation of Naive Bayesian anti-spam filtering.</w:t>
      </w:r>
    </w:p>
    <w:p w14:paraId="6B8A7F79" w14:textId="77777777" w:rsidR="00991DD4" w:rsidRDefault="00991DD4" w:rsidP="00991DD4">
      <w:pPr>
        <w:widowControl w:val="0"/>
        <w:tabs>
          <w:tab w:val="left" w:pos="640"/>
        </w:tabs>
        <w:autoSpaceDE w:val="0"/>
        <w:autoSpaceDN w:val="0"/>
        <w:adjustRightInd w:val="0"/>
        <w:spacing w:line="240" w:lineRule="auto"/>
        <w:ind w:left="640" w:hanging="640"/>
        <w:rPr>
          <w:rFonts w:cs="Times"/>
          <w:szCs w:val="24"/>
        </w:rPr>
      </w:pPr>
      <w:r>
        <w:rPr>
          <w:rFonts w:cs="Times"/>
          <w:szCs w:val="24"/>
        </w:rPr>
        <w:lastRenderedPageBreak/>
        <w:t>59.</w:t>
      </w:r>
      <w:r>
        <w:rPr>
          <w:rFonts w:cs="Times"/>
          <w:szCs w:val="24"/>
        </w:rPr>
        <w:tab/>
        <w:t xml:space="preserve">Pedregosa F, et al. (2011) Scikit-learn: Machine Learning in Python. </w:t>
      </w:r>
      <w:r>
        <w:rPr>
          <w:rFonts w:cs="Times"/>
          <w:i/>
          <w:iCs/>
          <w:szCs w:val="24"/>
        </w:rPr>
        <w:t>Journal of Machine Learning Research</w:t>
      </w:r>
      <w:r>
        <w:rPr>
          <w:rFonts w:cs="Times"/>
          <w:szCs w:val="24"/>
        </w:rPr>
        <w:t xml:space="preserve"> 12(Oct):2825–2830.</w:t>
      </w:r>
    </w:p>
    <w:p w14:paraId="3F6272EF" w14:textId="4420A3D2" w:rsidR="009E7445" w:rsidRDefault="003E6356" w:rsidP="00991DD4">
      <w:pPr>
        <w:widowControl w:val="0"/>
        <w:tabs>
          <w:tab w:val="left" w:pos="640"/>
        </w:tabs>
        <w:autoSpaceDE w:val="0"/>
        <w:autoSpaceDN w:val="0"/>
        <w:adjustRightInd w:val="0"/>
        <w:spacing w:line="240" w:lineRule="auto"/>
        <w:ind w:left="640" w:hanging="640"/>
        <w:rPr>
          <w:szCs w:val="24"/>
        </w:rPr>
      </w:pPr>
      <w:r w:rsidRPr="0056695D">
        <w:rPr>
          <w:szCs w:val="24"/>
        </w:rPr>
        <w:fldChar w:fldCharType="end"/>
      </w:r>
    </w:p>
    <w:p w14:paraId="1B59DD86" w14:textId="04A4D236" w:rsidR="00BD522F" w:rsidRDefault="00BD522F">
      <w:pPr>
        <w:rPr>
          <w:szCs w:val="24"/>
        </w:rPr>
      </w:pPr>
      <w:r>
        <w:rPr>
          <w:szCs w:val="24"/>
        </w:rPr>
        <w:br w:type="page"/>
      </w:r>
    </w:p>
    <w:p w14:paraId="0880FEEC" w14:textId="77777777" w:rsidR="00BD522F" w:rsidRPr="000D04AA" w:rsidRDefault="00BD522F" w:rsidP="00BD522F">
      <w:pPr>
        <w:pStyle w:val="Title"/>
        <w:spacing w:after="160" w:line="360" w:lineRule="auto"/>
        <w:rPr>
          <w:rFonts w:ascii="Times" w:hAnsi="Times"/>
          <w:b w:val="0"/>
          <w:i w:val="0"/>
          <w:sz w:val="24"/>
          <w:szCs w:val="24"/>
        </w:rPr>
      </w:pPr>
      <w:r w:rsidRPr="000D04AA">
        <w:rPr>
          <w:rFonts w:ascii="Times" w:hAnsi="Times"/>
          <w:b w:val="0"/>
          <w:i w:val="0"/>
          <w:sz w:val="24"/>
          <w:szCs w:val="24"/>
        </w:rPr>
        <w:lastRenderedPageBreak/>
        <w:t>Supporting Information</w:t>
      </w:r>
    </w:p>
    <w:p w14:paraId="57C05F3A" w14:textId="77777777" w:rsidR="00BD522F" w:rsidRPr="000D04AA" w:rsidRDefault="00BD522F" w:rsidP="00BD522F">
      <w:pPr>
        <w:pStyle w:val="Title"/>
        <w:spacing w:after="160" w:line="360" w:lineRule="auto"/>
        <w:rPr>
          <w:rFonts w:ascii="Times" w:hAnsi="Times"/>
          <w:sz w:val="24"/>
          <w:szCs w:val="24"/>
        </w:rPr>
      </w:pPr>
      <w:bookmarkStart w:id="192" w:name="h.a53xcvepfobu" w:colFirst="0" w:colLast="0"/>
      <w:bookmarkEnd w:id="192"/>
      <w:r w:rsidRPr="000D04AA">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5">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0D04AA" w:rsidRDefault="00BD522F" w:rsidP="00BD522F">
      <w:pPr>
        <w:pStyle w:val="Normal1"/>
        <w:spacing w:after="160" w:line="360" w:lineRule="auto"/>
        <w:ind w:firstLine="0"/>
        <w:rPr>
          <w:rFonts w:ascii="Times" w:hAnsi="Times"/>
          <w:sz w:val="24"/>
          <w:szCs w:val="24"/>
        </w:rPr>
      </w:pPr>
      <w:r w:rsidRPr="000D04AA">
        <w:rPr>
          <w:rFonts w:ascii="Times" w:hAnsi="Times"/>
          <w:sz w:val="24"/>
          <w:szCs w:val="24"/>
        </w:rPr>
        <w:t>Supplemental Figure 1. Silhouette scores of real (green) and permuted (green) clustering solutions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0D04AA" w:rsidRDefault="00BD522F" w:rsidP="00BD522F">
      <w:pPr>
        <w:pStyle w:val="Normal1"/>
        <w:spacing w:after="160" w:line="360" w:lineRule="auto"/>
        <w:ind w:firstLine="0"/>
        <w:rPr>
          <w:rFonts w:ascii="Times" w:hAnsi="Times"/>
          <w:sz w:val="24"/>
          <w:szCs w:val="24"/>
        </w:rPr>
      </w:pPr>
      <w:r w:rsidRPr="000D04AA">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0D04AA" w:rsidRDefault="00BD522F" w:rsidP="007955CF">
      <w:pPr>
        <w:pStyle w:val="Normal1"/>
        <w:spacing w:after="160" w:line="360" w:lineRule="auto"/>
        <w:ind w:firstLine="0"/>
        <w:rPr>
          <w:rFonts w:ascii="Times" w:hAnsi="Times"/>
          <w:sz w:val="24"/>
          <w:szCs w:val="24"/>
        </w:rPr>
      </w:pPr>
      <w:r w:rsidRPr="000D04AA">
        <w:rPr>
          <w:rFonts w:ascii="Times" w:hAnsi="Times"/>
          <w:sz w:val="24"/>
          <w:szCs w:val="24"/>
        </w:rPr>
        <w:t xml:space="preserve">Supplemental Figure 2. Clustering solutions for 6, 12, and 15 clusters.  </w:t>
      </w:r>
    </w:p>
    <w:p w14:paraId="19ED30DC" w14:textId="77777777" w:rsidR="00BD522F" w:rsidRPr="000D04AA" w:rsidRDefault="00BD522F" w:rsidP="00BD522F">
      <w:pPr>
        <w:pStyle w:val="Heading2"/>
        <w:rPr>
          <w:szCs w:val="24"/>
        </w:rPr>
      </w:pPr>
      <w:r w:rsidRPr="000D04AA">
        <w:rPr>
          <w:szCs w:val="24"/>
        </w:rPr>
        <w:lastRenderedPageBreak/>
        <w:t>Supplemental Table 1. Topics derived from topic modeling.</w:t>
      </w:r>
    </w:p>
    <w:p w14:paraId="3B782716" w14:textId="77777777" w:rsidR="00BD522F" w:rsidRPr="000D04AA" w:rsidRDefault="00BD522F" w:rsidP="00BD522F">
      <w:pPr>
        <w:pStyle w:val="Heading2"/>
        <w:rPr>
          <w:szCs w:val="24"/>
        </w:rPr>
      </w:pPr>
      <w:r w:rsidRPr="000D04AA">
        <w:rPr>
          <w:szCs w:val="24"/>
        </w:rPr>
        <w:t>Cognitive Concept Topics</w:t>
      </w:r>
    </w:p>
    <w:p w14:paraId="0B80558E" w14:textId="77777777" w:rsidR="00BD522F" w:rsidRPr="000D04AA" w:rsidRDefault="00BD522F" w:rsidP="00BD522F">
      <w:pPr>
        <w:pStyle w:val="Normal1"/>
        <w:spacing w:line="360" w:lineRule="auto"/>
        <w:ind w:firstLine="0"/>
        <w:rPr>
          <w:rFonts w:ascii="Times" w:hAnsi="Times"/>
          <w:sz w:val="24"/>
          <w:szCs w:val="24"/>
        </w:rPr>
      </w:pPr>
      <w:r w:rsidRPr="000D04AA">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BD522F" w14:paraId="3A2BF489" w14:textId="77777777" w:rsidTr="00E62F82">
        <w:trPr>
          <w:trHeight w:val="500"/>
        </w:trPr>
        <w:tc>
          <w:tcPr>
            <w:tcW w:w="1728" w:type="dxa"/>
          </w:tcPr>
          <w:p w14:paraId="555EE4E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b/>
                <w:sz w:val="18"/>
                <w:szCs w:val="18"/>
              </w:rPr>
              <w:t>Topic Name</w:t>
            </w:r>
          </w:p>
        </w:tc>
        <w:tc>
          <w:tcPr>
            <w:tcW w:w="7632" w:type="dxa"/>
            <w:gridSpan w:val="5"/>
          </w:tcPr>
          <w:p w14:paraId="3480543A" w14:textId="77777777" w:rsidR="00BD522F" w:rsidRPr="00BD522F" w:rsidRDefault="00BD522F" w:rsidP="00E62F82">
            <w:pPr>
              <w:pStyle w:val="Normal1"/>
              <w:widowControl w:val="0"/>
              <w:spacing w:line="360" w:lineRule="auto"/>
              <w:jc w:val="center"/>
              <w:rPr>
                <w:rFonts w:ascii="Times" w:hAnsi="Times"/>
                <w:sz w:val="18"/>
                <w:szCs w:val="18"/>
              </w:rPr>
            </w:pPr>
            <w:r w:rsidRPr="00BD522F">
              <w:rPr>
                <w:rFonts w:ascii="Times" w:hAnsi="Times"/>
                <w:b/>
                <w:sz w:val="18"/>
                <w:szCs w:val="18"/>
              </w:rPr>
              <w:t>Five highest loading words</w:t>
            </w:r>
          </w:p>
        </w:tc>
      </w:tr>
      <w:tr w:rsidR="00BD522F" w:rsidRPr="00BD522F" w14:paraId="48198896" w14:textId="77777777" w:rsidTr="00E62F82">
        <w:tc>
          <w:tcPr>
            <w:tcW w:w="1728" w:type="dxa"/>
          </w:tcPr>
          <w:p w14:paraId="4350FFD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stress</w:t>
            </w:r>
          </w:p>
        </w:tc>
        <w:tc>
          <w:tcPr>
            <w:tcW w:w="1350" w:type="dxa"/>
          </w:tcPr>
          <w:p w14:paraId="1573AD4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stress</w:t>
            </w:r>
          </w:p>
        </w:tc>
        <w:tc>
          <w:tcPr>
            <w:tcW w:w="1530" w:type="dxa"/>
          </w:tcPr>
          <w:p w14:paraId="11CC46C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awareness</w:t>
            </w:r>
          </w:p>
        </w:tc>
        <w:tc>
          <w:tcPr>
            <w:tcW w:w="1530" w:type="dxa"/>
          </w:tcPr>
          <w:p w14:paraId="64C4180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experience</w:t>
            </w:r>
          </w:p>
        </w:tc>
        <w:tc>
          <w:tcPr>
            <w:tcW w:w="1800" w:type="dxa"/>
          </w:tcPr>
          <w:p w14:paraId="51DADFA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conscious</w:t>
            </w:r>
          </w:p>
        </w:tc>
        <w:tc>
          <w:tcPr>
            <w:tcW w:w="1422" w:type="dxa"/>
          </w:tcPr>
          <w:p w14:paraId="54C296A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cortisol</w:t>
            </w:r>
          </w:p>
        </w:tc>
      </w:tr>
      <w:tr w:rsidR="00BD522F" w:rsidRPr="00BD522F" w14:paraId="5E756C7B" w14:textId="77777777" w:rsidTr="00E62F82">
        <w:tc>
          <w:tcPr>
            <w:tcW w:w="1728" w:type="dxa"/>
          </w:tcPr>
          <w:p w14:paraId="1699C42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gaze</w:t>
            </w:r>
          </w:p>
        </w:tc>
        <w:tc>
          <w:tcPr>
            <w:tcW w:w="1350" w:type="dxa"/>
          </w:tcPr>
          <w:p w14:paraId="2405CD1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eye</w:t>
            </w:r>
          </w:p>
        </w:tc>
        <w:tc>
          <w:tcPr>
            <w:tcW w:w="1530" w:type="dxa"/>
          </w:tcPr>
          <w:p w14:paraId="0D9A313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gaze</w:t>
            </w:r>
          </w:p>
        </w:tc>
        <w:tc>
          <w:tcPr>
            <w:tcW w:w="1530" w:type="dxa"/>
          </w:tcPr>
          <w:p w14:paraId="6F5FE65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movements</w:t>
            </w:r>
          </w:p>
        </w:tc>
        <w:tc>
          <w:tcPr>
            <w:tcW w:w="1800" w:type="dxa"/>
          </w:tcPr>
          <w:p w14:paraId="4D14C17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eyes</w:t>
            </w:r>
          </w:p>
        </w:tc>
        <w:tc>
          <w:tcPr>
            <w:tcW w:w="1422" w:type="dxa"/>
          </w:tcPr>
          <w:p w14:paraId="304EEA0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r>
      <w:tr w:rsidR="00BD522F" w:rsidRPr="00BD522F" w14:paraId="7D315ADF" w14:textId="77777777" w:rsidTr="00E62F82">
        <w:tc>
          <w:tcPr>
            <w:tcW w:w="1728" w:type="dxa"/>
          </w:tcPr>
          <w:p w14:paraId="59CF854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decision-making</w:t>
            </w:r>
          </w:p>
        </w:tc>
        <w:tc>
          <w:tcPr>
            <w:tcW w:w="1350" w:type="dxa"/>
          </w:tcPr>
          <w:p w14:paraId="0938991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decision</w:t>
            </w:r>
          </w:p>
        </w:tc>
        <w:tc>
          <w:tcPr>
            <w:tcW w:w="1530" w:type="dxa"/>
          </w:tcPr>
          <w:p w14:paraId="5B54AAF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choice</w:t>
            </w:r>
          </w:p>
        </w:tc>
        <w:tc>
          <w:tcPr>
            <w:tcW w:w="1530" w:type="dxa"/>
          </w:tcPr>
          <w:p w14:paraId="5A30A43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risk</w:t>
            </w:r>
          </w:p>
        </w:tc>
        <w:tc>
          <w:tcPr>
            <w:tcW w:w="1800" w:type="dxa"/>
          </w:tcPr>
          <w:p w14:paraId="1719D3C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decisions</w:t>
            </w:r>
          </w:p>
        </w:tc>
        <w:tc>
          <w:tcPr>
            <w:tcW w:w="1422" w:type="dxa"/>
          </w:tcPr>
          <w:p w14:paraId="54DEAA1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choices</w:t>
            </w:r>
          </w:p>
        </w:tc>
      </w:tr>
      <w:tr w:rsidR="00BD522F" w:rsidRPr="00BD522F" w14:paraId="76EE6DE5" w14:textId="77777777" w:rsidTr="00E62F82">
        <w:tc>
          <w:tcPr>
            <w:tcW w:w="1728" w:type="dxa"/>
          </w:tcPr>
          <w:p w14:paraId="697827A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reasoning</w:t>
            </w:r>
          </w:p>
        </w:tc>
        <w:tc>
          <w:tcPr>
            <w:tcW w:w="1350" w:type="dxa"/>
          </w:tcPr>
          <w:p w14:paraId="419526D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reasoning</w:t>
            </w:r>
          </w:p>
        </w:tc>
        <w:tc>
          <w:tcPr>
            <w:tcW w:w="1530" w:type="dxa"/>
          </w:tcPr>
          <w:p w14:paraId="11FF569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rule</w:t>
            </w:r>
          </w:p>
        </w:tc>
        <w:tc>
          <w:tcPr>
            <w:tcW w:w="1530" w:type="dxa"/>
          </w:tcPr>
          <w:p w14:paraId="0BAA25A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rules</w:t>
            </w:r>
          </w:p>
        </w:tc>
        <w:tc>
          <w:tcPr>
            <w:tcW w:w="1800" w:type="dxa"/>
          </w:tcPr>
          <w:p w14:paraId="1972DA4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intelligence</w:t>
            </w:r>
          </w:p>
        </w:tc>
        <w:tc>
          <w:tcPr>
            <w:tcW w:w="1422" w:type="dxa"/>
          </w:tcPr>
          <w:p w14:paraId="662D67A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complexity</w:t>
            </w:r>
          </w:p>
        </w:tc>
      </w:tr>
      <w:tr w:rsidR="00BD522F" w:rsidRPr="00BD522F" w14:paraId="154ACBAF" w14:textId="77777777" w:rsidTr="00E62F82">
        <w:tc>
          <w:tcPr>
            <w:tcW w:w="1728" w:type="dxa"/>
          </w:tcPr>
          <w:p w14:paraId="33FAF08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sensory</w:t>
            </w:r>
          </w:p>
        </w:tc>
        <w:tc>
          <w:tcPr>
            <w:tcW w:w="1350" w:type="dxa"/>
          </w:tcPr>
          <w:p w14:paraId="3CEAABD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c>
          <w:tcPr>
            <w:tcW w:w="1530" w:type="dxa"/>
          </w:tcPr>
          <w:p w14:paraId="11CEF21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auditory</w:t>
            </w:r>
          </w:p>
        </w:tc>
        <w:tc>
          <w:tcPr>
            <w:tcW w:w="1530" w:type="dxa"/>
          </w:tcPr>
          <w:p w14:paraId="4B29D21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sensory</w:t>
            </w:r>
          </w:p>
        </w:tc>
        <w:tc>
          <w:tcPr>
            <w:tcW w:w="1800" w:type="dxa"/>
          </w:tcPr>
          <w:p w14:paraId="1E6D9A9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modality</w:t>
            </w:r>
          </w:p>
        </w:tc>
        <w:tc>
          <w:tcPr>
            <w:tcW w:w="1422" w:type="dxa"/>
          </w:tcPr>
          <w:p w14:paraId="6DD1663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integration</w:t>
            </w:r>
          </w:p>
        </w:tc>
      </w:tr>
      <w:tr w:rsidR="00BD522F" w:rsidRPr="00BD522F" w14:paraId="03EDDD9C" w14:textId="77777777" w:rsidTr="00E62F82">
        <w:tc>
          <w:tcPr>
            <w:tcW w:w="1728" w:type="dxa"/>
          </w:tcPr>
          <w:p w14:paraId="7174B68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spatial</w:t>
            </w:r>
          </w:p>
        </w:tc>
        <w:tc>
          <w:tcPr>
            <w:tcW w:w="1350" w:type="dxa"/>
          </w:tcPr>
          <w:p w14:paraId="258BAE4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spatial</w:t>
            </w:r>
          </w:p>
        </w:tc>
        <w:tc>
          <w:tcPr>
            <w:tcW w:w="1530" w:type="dxa"/>
          </w:tcPr>
          <w:p w14:paraId="7AAA24E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location</w:t>
            </w:r>
          </w:p>
        </w:tc>
        <w:tc>
          <w:tcPr>
            <w:tcW w:w="1530" w:type="dxa"/>
          </w:tcPr>
          <w:p w14:paraId="6C575BF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mental</w:t>
            </w:r>
          </w:p>
        </w:tc>
        <w:tc>
          <w:tcPr>
            <w:tcW w:w="1800" w:type="dxa"/>
          </w:tcPr>
          <w:p w14:paraId="6E709BE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space</w:t>
            </w:r>
          </w:p>
        </w:tc>
        <w:tc>
          <w:tcPr>
            <w:tcW w:w="1422" w:type="dxa"/>
          </w:tcPr>
          <w:p w14:paraId="7119C02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virtual</w:t>
            </w:r>
          </w:p>
        </w:tc>
      </w:tr>
      <w:tr w:rsidR="00BD522F" w:rsidRPr="00BD522F" w14:paraId="4C9BEECC" w14:textId="77777777" w:rsidTr="00E62F82">
        <w:tc>
          <w:tcPr>
            <w:tcW w:w="1728" w:type="dxa"/>
          </w:tcPr>
          <w:p w14:paraId="575B4EC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repetition priming</w:t>
            </w:r>
          </w:p>
        </w:tc>
        <w:tc>
          <w:tcPr>
            <w:tcW w:w="1350" w:type="dxa"/>
          </w:tcPr>
          <w:p w14:paraId="64E9654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repetition</w:t>
            </w:r>
          </w:p>
        </w:tc>
        <w:tc>
          <w:tcPr>
            <w:tcW w:w="1530" w:type="dxa"/>
          </w:tcPr>
          <w:p w14:paraId="68E052B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priming</w:t>
            </w:r>
          </w:p>
        </w:tc>
        <w:tc>
          <w:tcPr>
            <w:tcW w:w="1530" w:type="dxa"/>
          </w:tcPr>
          <w:p w14:paraId="00D1966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hearing</w:t>
            </w:r>
          </w:p>
        </w:tc>
        <w:tc>
          <w:tcPr>
            <w:tcW w:w="1800" w:type="dxa"/>
          </w:tcPr>
          <w:p w14:paraId="03841DE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repeated</w:t>
            </w:r>
          </w:p>
        </w:tc>
        <w:tc>
          <w:tcPr>
            <w:tcW w:w="1422" w:type="dxa"/>
          </w:tcPr>
          <w:p w14:paraId="7E7AEB2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suppression</w:t>
            </w:r>
          </w:p>
        </w:tc>
      </w:tr>
      <w:tr w:rsidR="00BD522F" w:rsidRPr="00BD522F" w14:paraId="0A639693" w14:textId="77777777" w:rsidTr="00E62F82">
        <w:tc>
          <w:tcPr>
            <w:tcW w:w="1728" w:type="dxa"/>
          </w:tcPr>
          <w:p w14:paraId="1524E88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feature detection</w:t>
            </w:r>
          </w:p>
        </w:tc>
        <w:tc>
          <w:tcPr>
            <w:tcW w:w="1350" w:type="dxa"/>
          </w:tcPr>
          <w:p w14:paraId="43F9ED9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c>
          <w:tcPr>
            <w:tcW w:w="1530" w:type="dxa"/>
          </w:tcPr>
          <w:p w14:paraId="661BC20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category</w:t>
            </w:r>
          </w:p>
        </w:tc>
        <w:tc>
          <w:tcPr>
            <w:tcW w:w="1530" w:type="dxa"/>
          </w:tcPr>
          <w:p w14:paraId="51F00F3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adaptation</w:t>
            </w:r>
          </w:p>
        </w:tc>
        <w:tc>
          <w:tcPr>
            <w:tcW w:w="1800" w:type="dxa"/>
          </w:tcPr>
          <w:p w14:paraId="0183938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color</w:t>
            </w:r>
          </w:p>
        </w:tc>
        <w:tc>
          <w:tcPr>
            <w:tcW w:w="1422" w:type="dxa"/>
          </w:tcPr>
          <w:p w14:paraId="2FC096B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features</w:t>
            </w:r>
          </w:p>
        </w:tc>
      </w:tr>
      <w:tr w:rsidR="00BD522F" w:rsidRPr="00BD522F" w14:paraId="0462341C" w14:textId="77777777" w:rsidTr="00E62F82">
        <w:tc>
          <w:tcPr>
            <w:tcW w:w="1728" w:type="dxa"/>
          </w:tcPr>
          <w:p w14:paraId="2994301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episodic memory</w:t>
            </w:r>
          </w:p>
        </w:tc>
        <w:tc>
          <w:tcPr>
            <w:tcW w:w="1350" w:type="dxa"/>
          </w:tcPr>
          <w:p w14:paraId="3505209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memory</w:t>
            </w:r>
          </w:p>
        </w:tc>
        <w:tc>
          <w:tcPr>
            <w:tcW w:w="1530" w:type="dxa"/>
          </w:tcPr>
          <w:p w14:paraId="20C0B86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events</w:t>
            </w:r>
          </w:p>
        </w:tc>
        <w:tc>
          <w:tcPr>
            <w:tcW w:w="1530" w:type="dxa"/>
          </w:tcPr>
          <w:p w14:paraId="1C6E502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imagery</w:t>
            </w:r>
          </w:p>
        </w:tc>
        <w:tc>
          <w:tcPr>
            <w:tcW w:w="1800" w:type="dxa"/>
          </w:tcPr>
          <w:p w14:paraId="4F066B8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autobiographical</w:t>
            </w:r>
          </w:p>
        </w:tc>
        <w:tc>
          <w:tcPr>
            <w:tcW w:w="1422" w:type="dxa"/>
          </w:tcPr>
          <w:p w14:paraId="445823C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retrieval</w:t>
            </w:r>
          </w:p>
        </w:tc>
      </w:tr>
      <w:tr w:rsidR="00BD522F" w:rsidRPr="00BD522F" w14:paraId="084BB7BC" w14:textId="77777777" w:rsidTr="00E62F82">
        <w:tc>
          <w:tcPr>
            <w:tcW w:w="1728" w:type="dxa"/>
          </w:tcPr>
          <w:p w14:paraId="4675D85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object recognition</w:t>
            </w:r>
          </w:p>
        </w:tc>
        <w:tc>
          <w:tcPr>
            <w:tcW w:w="1350" w:type="dxa"/>
          </w:tcPr>
          <w:p w14:paraId="31F91DA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object</w:t>
            </w:r>
          </w:p>
        </w:tc>
        <w:tc>
          <w:tcPr>
            <w:tcW w:w="1530" w:type="dxa"/>
          </w:tcPr>
          <w:p w14:paraId="3CF280C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objects</w:t>
            </w:r>
          </w:p>
        </w:tc>
        <w:tc>
          <w:tcPr>
            <w:tcW w:w="1530" w:type="dxa"/>
          </w:tcPr>
          <w:p w14:paraId="3E43439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c>
          <w:tcPr>
            <w:tcW w:w="1800" w:type="dxa"/>
          </w:tcPr>
          <w:p w14:paraId="35849D8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recognition</w:t>
            </w:r>
          </w:p>
        </w:tc>
        <w:tc>
          <w:tcPr>
            <w:tcW w:w="1422" w:type="dxa"/>
          </w:tcPr>
          <w:p w14:paraId="3B9CC55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familiar</w:t>
            </w:r>
          </w:p>
        </w:tc>
      </w:tr>
      <w:tr w:rsidR="00BD522F" w:rsidRPr="00BD522F" w14:paraId="1FAADDDB" w14:textId="77777777" w:rsidTr="00E62F82">
        <w:tc>
          <w:tcPr>
            <w:tcW w:w="1728" w:type="dxa"/>
          </w:tcPr>
          <w:p w14:paraId="5BD456F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 function</w:t>
            </w:r>
          </w:p>
        </w:tc>
        <w:tc>
          <w:tcPr>
            <w:tcW w:w="1350" w:type="dxa"/>
          </w:tcPr>
          <w:p w14:paraId="7C18963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w:t>
            </w:r>
          </w:p>
        </w:tc>
        <w:tc>
          <w:tcPr>
            <w:tcW w:w="1530" w:type="dxa"/>
          </w:tcPr>
          <w:p w14:paraId="5646E7E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movement</w:t>
            </w:r>
          </w:p>
        </w:tc>
        <w:tc>
          <w:tcPr>
            <w:tcW w:w="1530" w:type="dxa"/>
          </w:tcPr>
          <w:p w14:paraId="793BB74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movements</w:t>
            </w:r>
          </w:p>
        </w:tc>
        <w:tc>
          <w:tcPr>
            <w:tcW w:w="1800" w:type="dxa"/>
          </w:tcPr>
          <w:p w14:paraId="02F2EC4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sensorimotor</w:t>
            </w:r>
          </w:p>
        </w:tc>
        <w:tc>
          <w:tcPr>
            <w:tcW w:w="1422" w:type="dxa"/>
          </w:tcPr>
          <w:p w14:paraId="3C5EE60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primary</w:t>
            </w:r>
          </w:p>
        </w:tc>
      </w:tr>
      <w:tr w:rsidR="00BD522F" w:rsidRPr="00BD522F" w14:paraId="516A33B8" w14:textId="77777777" w:rsidTr="00E62F82">
        <w:tc>
          <w:tcPr>
            <w:tcW w:w="1728" w:type="dxa"/>
          </w:tcPr>
          <w:p w14:paraId="790DE01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attention</w:t>
            </w:r>
          </w:p>
        </w:tc>
        <w:tc>
          <w:tcPr>
            <w:tcW w:w="1350" w:type="dxa"/>
          </w:tcPr>
          <w:p w14:paraId="245AC1C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attention</w:t>
            </w:r>
          </w:p>
        </w:tc>
        <w:tc>
          <w:tcPr>
            <w:tcW w:w="1530" w:type="dxa"/>
          </w:tcPr>
          <w:p w14:paraId="48C8A6A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attentional</w:t>
            </w:r>
          </w:p>
        </w:tc>
        <w:tc>
          <w:tcPr>
            <w:tcW w:w="1530" w:type="dxa"/>
          </w:tcPr>
          <w:p w14:paraId="54AEAA8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c>
          <w:tcPr>
            <w:tcW w:w="1800" w:type="dxa"/>
          </w:tcPr>
          <w:p w14:paraId="4BD04CD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spatial</w:t>
            </w:r>
          </w:p>
        </w:tc>
        <w:tc>
          <w:tcPr>
            <w:tcW w:w="1422" w:type="dxa"/>
          </w:tcPr>
          <w:p w14:paraId="11219BF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target</w:t>
            </w:r>
          </w:p>
        </w:tc>
      </w:tr>
      <w:tr w:rsidR="00BD522F" w:rsidRPr="00BD522F" w14:paraId="6CFF04D6" w14:textId="77777777" w:rsidTr="00E62F82">
        <w:tc>
          <w:tcPr>
            <w:tcW w:w="1728" w:type="dxa"/>
          </w:tcPr>
          <w:p w14:paraId="724EE88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learning</w:t>
            </w:r>
          </w:p>
        </w:tc>
        <w:tc>
          <w:tcPr>
            <w:tcW w:w="1350" w:type="dxa"/>
          </w:tcPr>
          <w:p w14:paraId="583B058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learning</w:t>
            </w:r>
          </w:p>
        </w:tc>
        <w:tc>
          <w:tcPr>
            <w:tcW w:w="1530" w:type="dxa"/>
          </w:tcPr>
          <w:p w14:paraId="6B4F72A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training</w:t>
            </w:r>
          </w:p>
        </w:tc>
        <w:tc>
          <w:tcPr>
            <w:tcW w:w="1530" w:type="dxa"/>
          </w:tcPr>
          <w:p w14:paraId="61EDE7A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performance</w:t>
            </w:r>
          </w:p>
        </w:tc>
        <w:tc>
          <w:tcPr>
            <w:tcW w:w="1800" w:type="dxa"/>
          </w:tcPr>
          <w:p w14:paraId="7EDDB97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practice</w:t>
            </w:r>
          </w:p>
        </w:tc>
        <w:tc>
          <w:tcPr>
            <w:tcW w:w="1422" w:type="dxa"/>
          </w:tcPr>
          <w:p w14:paraId="1B21712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sequence</w:t>
            </w:r>
          </w:p>
        </w:tc>
      </w:tr>
      <w:tr w:rsidR="00BD522F" w:rsidRPr="00BD522F" w14:paraId="414E13EF" w14:textId="77777777" w:rsidTr="00E62F82">
        <w:tc>
          <w:tcPr>
            <w:tcW w:w="1728" w:type="dxa"/>
          </w:tcPr>
          <w:p w14:paraId="0E6988D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social cognition</w:t>
            </w:r>
          </w:p>
        </w:tc>
        <w:tc>
          <w:tcPr>
            <w:tcW w:w="1350" w:type="dxa"/>
          </w:tcPr>
          <w:p w14:paraId="01B481B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social</w:t>
            </w:r>
          </w:p>
        </w:tc>
        <w:tc>
          <w:tcPr>
            <w:tcW w:w="1530" w:type="dxa"/>
          </w:tcPr>
          <w:p w14:paraId="04E0435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empathy</w:t>
            </w:r>
          </w:p>
        </w:tc>
        <w:tc>
          <w:tcPr>
            <w:tcW w:w="1530" w:type="dxa"/>
          </w:tcPr>
          <w:p w14:paraId="2A84F50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moral</w:t>
            </w:r>
          </w:p>
        </w:tc>
        <w:tc>
          <w:tcPr>
            <w:tcW w:w="1800" w:type="dxa"/>
          </w:tcPr>
          <w:p w14:paraId="49B88E0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person</w:t>
            </w:r>
          </w:p>
        </w:tc>
        <w:tc>
          <w:tcPr>
            <w:tcW w:w="1422" w:type="dxa"/>
          </w:tcPr>
          <w:p w14:paraId="482EAA7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judgments</w:t>
            </w:r>
          </w:p>
        </w:tc>
      </w:tr>
      <w:tr w:rsidR="00BD522F" w:rsidRPr="00BD522F" w14:paraId="49F5E4FC" w14:textId="77777777" w:rsidTr="00E62F82">
        <w:tc>
          <w:tcPr>
            <w:tcW w:w="1728" w:type="dxa"/>
          </w:tcPr>
          <w:p w14:paraId="6B5F91F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tms/stimulation</w:t>
            </w:r>
          </w:p>
        </w:tc>
        <w:tc>
          <w:tcPr>
            <w:tcW w:w="1350" w:type="dxa"/>
          </w:tcPr>
          <w:p w14:paraId="4C6F77E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stimulation</w:t>
            </w:r>
          </w:p>
        </w:tc>
        <w:tc>
          <w:tcPr>
            <w:tcW w:w="1530" w:type="dxa"/>
          </w:tcPr>
          <w:p w14:paraId="6B58151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somatosensory</w:t>
            </w:r>
          </w:p>
        </w:tc>
        <w:tc>
          <w:tcPr>
            <w:tcW w:w="1530" w:type="dxa"/>
          </w:tcPr>
          <w:p w14:paraId="2D2CE47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tms</w:t>
            </w:r>
          </w:p>
        </w:tc>
        <w:tc>
          <w:tcPr>
            <w:tcW w:w="1800" w:type="dxa"/>
          </w:tcPr>
          <w:p w14:paraId="2E45D1E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primary</w:t>
            </w:r>
          </w:p>
        </w:tc>
        <w:tc>
          <w:tcPr>
            <w:tcW w:w="1422" w:type="dxa"/>
          </w:tcPr>
          <w:p w14:paraId="4792132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tactile</w:t>
            </w:r>
          </w:p>
        </w:tc>
      </w:tr>
      <w:tr w:rsidR="00BD522F" w:rsidRPr="00BD522F" w14:paraId="3B91F3BF" w14:textId="77777777" w:rsidTr="00E62F82">
        <w:tc>
          <w:tcPr>
            <w:tcW w:w="1728" w:type="dxa"/>
          </w:tcPr>
          <w:p w14:paraId="795E704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lastRenderedPageBreak/>
              <w:t>mathematics</w:t>
            </w:r>
          </w:p>
        </w:tc>
        <w:tc>
          <w:tcPr>
            <w:tcW w:w="1350" w:type="dxa"/>
          </w:tcPr>
          <w:p w14:paraId="3705969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arithmetic</w:t>
            </w:r>
          </w:p>
        </w:tc>
        <w:tc>
          <w:tcPr>
            <w:tcW w:w="1530" w:type="dxa"/>
          </w:tcPr>
          <w:p w14:paraId="6C6E765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numerical</w:t>
            </w:r>
          </w:p>
        </w:tc>
        <w:tc>
          <w:tcPr>
            <w:tcW w:w="1530" w:type="dxa"/>
          </w:tcPr>
          <w:p w14:paraId="64BDF75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mental</w:t>
            </w:r>
          </w:p>
        </w:tc>
        <w:tc>
          <w:tcPr>
            <w:tcW w:w="1800" w:type="dxa"/>
          </w:tcPr>
          <w:p w14:paraId="66C7810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magnitude</w:t>
            </w:r>
          </w:p>
        </w:tc>
        <w:tc>
          <w:tcPr>
            <w:tcW w:w="1422" w:type="dxa"/>
          </w:tcPr>
          <w:p w14:paraId="0EADC60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calculation</w:t>
            </w:r>
          </w:p>
        </w:tc>
      </w:tr>
      <w:tr w:rsidR="00BD522F" w:rsidRPr="00BD522F" w14:paraId="6C8B6062" w14:textId="77777777" w:rsidTr="00E62F82">
        <w:tc>
          <w:tcPr>
            <w:tcW w:w="1728" w:type="dxa"/>
          </w:tcPr>
          <w:p w14:paraId="6940C8F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sentence comprehension</w:t>
            </w:r>
          </w:p>
        </w:tc>
        <w:tc>
          <w:tcPr>
            <w:tcW w:w="1350" w:type="dxa"/>
          </w:tcPr>
          <w:p w14:paraId="756B939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sentences</w:t>
            </w:r>
          </w:p>
        </w:tc>
        <w:tc>
          <w:tcPr>
            <w:tcW w:w="1530" w:type="dxa"/>
          </w:tcPr>
          <w:p w14:paraId="3B0AB19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comprehension</w:t>
            </w:r>
          </w:p>
        </w:tc>
        <w:tc>
          <w:tcPr>
            <w:tcW w:w="1530" w:type="dxa"/>
          </w:tcPr>
          <w:p w14:paraId="244CF49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sentence</w:t>
            </w:r>
          </w:p>
        </w:tc>
        <w:tc>
          <w:tcPr>
            <w:tcW w:w="1800" w:type="dxa"/>
          </w:tcPr>
          <w:p w14:paraId="3750C1F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language</w:t>
            </w:r>
          </w:p>
        </w:tc>
        <w:tc>
          <w:tcPr>
            <w:tcW w:w="1422" w:type="dxa"/>
          </w:tcPr>
          <w:p w14:paraId="302DEA8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syntactic</w:t>
            </w:r>
          </w:p>
        </w:tc>
      </w:tr>
      <w:tr w:rsidR="00BD522F" w:rsidRPr="00BD522F" w14:paraId="3BE0B46B" w14:textId="77777777" w:rsidTr="00E62F82">
        <w:trPr>
          <w:trHeight w:val="420"/>
        </w:trPr>
        <w:tc>
          <w:tcPr>
            <w:tcW w:w="1728" w:type="dxa"/>
          </w:tcPr>
          <w:p w14:paraId="39FD8EE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reward</w:t>
            </w:r>
          </w:p>
        </w:tc>
        <w:tc>
          <w:tcPr>
            <w:tcW w:w="1350" w:type="dxa"/>
          </w:tcPr>
          <w:p w14:paraId="4F60252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reward</w:t>
            </w:r>
          </w:p>
        </w:tc>
        <w:tc>
          <w:tcPr>
            <w:tcW w:w="1530" w:type="dxa"/>
          </w:tcPr>
          <w:p w14:paraId="367D74C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anticipation</w:t>
            </w:r>
          </w:p>
        </w:tc>
        <w:tc>
          <w:tcPr>
            <w:tcW w:w="1530" w:type="dxa"/>
          </w:tcPr>
          <w:p w14:paraId="05F6A21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monetary</w:t>
            </w:r>
          </w:p>
        </w:tc>
        <w:tc>
          <w:tcPr>
            <w:tcW w:w="1800" w:type="dxa"/>
          </w:tcPr>
          <w:p w14:paraId="61B4CFA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responses</w:t>
            </w:r>
          </w:p>
        </w:tc>
        <w:tc>
          <w:tcPr>
            <w:tcW w:w="1422" w:type="dxa"/>
          </w:tcPr>
          <w:p w14:paraId="708F133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rewards</w:t>
            </w:r>
          </w:p>
        </w:tc>
      </w:tr>
      <w:tr w:rsidR="00BD522F" w:rsidRPr="00BD522F" w14:paraId="0EAFF281" w14:textId="77777777" w:rsidTr="00E62F82">
        <w:tc>
          <w:tcPr>
            <w:tcW w:w="1728" w:type="dxa"/>
          </w:tcPr>
          <w:p w14:paraId="3676308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error processing</w:t>
            </w:r>
          </w:p>
        </w:tc>
        <w:tc>
          <w:tcPr>
            <w:tcW w:w="1350" w:type="dxa"/>
          </w:tcPr>
          <w:p w14:paraId="6F30AC1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feedback</w:t>
            </w:r>
          </w:p>
        </w:tc>
        <w:tc>
          <w:tcPr>
            <w:tcW w:w="1530" w:type="dxa"/>
          </w:tcPr>
          <w:p w14:paraId="3946002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error</w:t>
            </w:r>
          </w:p>
        </w:tc>
        <w:tc>
          <w:tcPr>
            <w:tcW w:w="1530" w:type="dxa"/>
          </w:tcPr>
          <w:p w14:paraId="4D80113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learning</w:t>
            </w:r>
          </w:p>
        </w:tc>
        <w:tc>
          <w:tcPr>
            <w:tcW w:w="1800" w:type="dxa"/>
          </w:tcPr>
          <w:p w14:paraId="45211DE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errors</w:t>
            </w:r>
          </w:p>
        </w:tc>
        <w:tc>
          <w:tcPr>
            <w:tcW w:w="1422" w:type="dxa"/>
          </w:tcPr>
          <w:p w14:paraId="2286211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prediction</w:t>
            </w:r>
          </w:p>
        </w:tc>
      </w:tr>
      <w:tr w:rsidR="00BD522F" w:rsidRPr="00BD522F" w14:paraId="5224147A" w14:textId="77777777" w:rsidTr="00E62F82">
        <w:tc>
          <w:tcPr>
            <w:tcW w:w="1728" w:type="dxa"/>
          </w:tcPr>
          <w:p w14:paraId="0EF70A7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switching</w:t>
            </w:r>
          </w:p>
        </w:tc>
        <w:tc>
          <w:tcPr>
            <w:tcW w:w="1350" w:type="dxa"/>
          </w:tcPr>
          <w:p w14:paraId="36595BA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cues</w:t>
            </w:r>
          </w:p>
        </w:tc>
        <w:tc>
          <w:tcPr>
            <w:tcW w:w="1530" w:type="dxa"/>
          </w:tcPr>
          <w:p w14:paraId="1D1D3EF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target</w:t>
            </w:r>
          </w:p>
        </w:tc>
        <w:tc>
          <w:tcPr>
            <w:tcW w:w="1530" w:type="dxa"/>
          </w:tcPr>
          <w:p w14:paraId="0605D09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trials</w:t>
            </w:r>
          </w:p>
        </w:tc>
        <w:tc>
          <w:tcPr>
            <w:tcW w:w="1800" w:type="dxa"/>
          </w:tcPr>
          <w:p w14:paraId="28200D8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cue</w:t>
            </w:r>
          </w:p>
        </w:tc>
        <w:tc>
          <w:tcPr>
            <w:tcW w:w="1422" w:type="dxa"/>
          </w:tcPr>
          <w:p w14:paraId="70B45B6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switching</w:t>
            </w:r>
          </w:p>
        </w:tc>
      </w:tr>
      <w:tr w:rsidR="00BD522F" w:rsidRPr="00BD522F" w14:paraId="36F857D0" w14:textId="77777777" w:rsidTr="00E62F82">
        <w:tc>
          <w:tcPr>
            <w:tcW w:w="1728" w:type="dxa"/>
          </w:tcPr>
          <w:p w14:paraId="4D3268D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audition</w:t>
            </w:r>
          </w:p>
        </w:tc>
        <w:tc>
          <w:tcPr>
            <w:tcW w:w="1350" w:type="dxa"/>
          </w:tcPr>
          <w:p w14:paraId="21ED7FE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auditory</w:t>
            </w:r>
          </w:p>
        </w:tc>
        <w:tc>
          <w:tcPr>
            <w:tcW w:w="1530" w:type="dxa"/>
          </w:tcPr>
          <w:p w14:paraId="2F50EC2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speech</w:t>
            </w:r>
          </w:p>
        </w:tc>
        <w:tc>
          <w:tcPr>
            <w:tcW w:w="1530" w:type="dxa"/>
          </w:tcPr>
          <w:p w14:paraId="4E7F89B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sounds</w:t>
            </w:r>
          </w:p>
        </w:tc>
        <w:tc>
          <w:tcPr>
            <w:tcW w:w="1800" w:type="dxa"/>
          </w:tcPr>
          <w:p w14:paraId="0DD27E7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music</w:t>
            </w:r>
          </w:p>
        </w:tc>
        <w:tc>
          <w:tcPr>
            <w:tcW w:w="1422" w:type="dxa"/>
          </w:tcPr>
          <w:p w14:paraId="5F4A0D9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sound</w:t>
            </w:r>
          </w:p>
        </w:tc>
      </w:tr>
      <w:tr w:rsidR="00BD522F" w:rsidRPr="00BD522F" w14:paraId="05F19919" w14:textId="77777777" w:rsidTr="00E62F82">
        <w:tc>
          <w:tcPr>
            <w:tcW w:w="1728" w:type="dxa"/>
          </w:tcPr>
          <w:p w14:paraId="704D870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emotion</w:t>
            </w:r>
          </w:p>
        </w:tc>
        <w:tc>
          <w:tcPr>
            <w:tcW w:w="1350" w:type="dxa"/>
          </w:tcPr>
          <w:p w14:paraId="6940ECE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emotional</w:t>
            </w:r>
          </w:p>
        </w:tc>
        <w:tc>
          <w:tcPr>
            <w:tcW w:w="1530" w:type="dxa"/>
          </w:tcPr>
          <w:p w14:paraId="7ACE4FE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emotion</w:t>
            </w:r>
          </w:p>
        </w:tc>
        <w:tc>
          <w:tcPr>
            <w:tcW w:w="1530" w:type="dxa"/>
          </w:tcPr>
          <w:p w14:paraId="57DB80B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negative</w:t>
            </w:r>
          </w:p>
        </w:tc>
        <w:tc>
          <w:tcPr>
            <w:tcW w:w="1800" w:type="dxa"/>
          </w:tcPr>
          <w:p w14:paraId="1AE6EBB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neutral</w:t>
            </w:r>
          </w:p>
        </w:tc>
        <w:tc>
          <w:tcPr>
            <w:tcW w:w="1422" w:type="dxa"/>
          </w:tcPr>
          <w:p w14:paraId="27EE8F0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facial</w:t>
            </w:r>
          </w:p>
        </w:tc>
      </w:tr>
      <w:tr w:rsidR="00BD522F" w:rsidRPr="00BD522F" w14:paraId="4952B07F" w14:textId="77777777" w:rsidTr="00E62F82">
        <w:tc>
          <w:tcPr>
            <w:tcW w:w="1728" w:type="dxa"/>
          </w:tcPr>
          <w:p w14:paraId="208B053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language</w:t>
            </w:r>
          </w:p>
        </w:tc>
        <w:tc>
          <w:tcPr>
            <w:tcW w:w="1350" w:type="dxa"/>
          </w:tcPr>
          <w:p w14:paraId="1054AEA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language</w:t>
            </w:r>
          </w:p>
        </w:tc>
        <w:tc>
          <w:tcPr>
            <w:tcW w:w="1530" w:type="dxa"/>
          </w:tcPr>
          <w:p w14:paraId="1BBC3C8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speech</w:t>
            </w:r>
          </w:p>
        </w:tc>
        <w:tc>
          <w:tcPr>
            <w:tcW w:w="1530" w:type="dxa"/>
          </w:tcPr>
          <w:p w14:paraId="1F6B631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production</w:t>
            </w:r>
          </w:p>
        </w:tc>
        <w:tc>
          <w:tcPr>
            <w:tcW w:w="1800" w:type="dxa"/>
          </w:tcPr>
          <w:p w14:paraId="75C5EF0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fluency</w:t>
            </w:r>
          </w:p>
        </w:tc>
        <w:tc>
          <w:tcPr>
            <w:tcW w:w="1422" w:type="dxa"/>
          </w:tcPr>
          <w:p w14:paraId="456EDE4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asymmetry</w:t>
            </w:r>
          </w:p>
        </w:tc>
      </w:tr>
      <w:tr w:rsidR="00BD522F" w:rsidRPr="00BD522F" w14:paraId="34C9FF21" w14:textId="77777777" w:rsidTr="00E62F82">
        <w:tc>
          <w:tcPr>
            <w:tcW w:w="1728" w:type="dxa"/>
          </w:tcPr>
          <w:p w14:paraId="0449DC6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reading</w:t>
            </w:r>
          </w:p>
        </w:tc>
        <w:tc>
          <w:tcPr>
            <w:tcW w:w="1350" w:type="dxa"/>
          </w:tcPr>
          <w:p w14:paraId="2098C38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reading</w:t>
            </w:r>
          </w:p>
        </w:tc>
        <w:tc>
          <w:tcPr>
            <w:tcW w:w="1530" w:type="dxa"/>
          </w:tcPr>
          <w:p w14:paraId="1F917AF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word</w:t>
            </w:r>
          </w:p>
        </w:tc>
        <w:tc>
          <w:tcPr>
            <w:tcW w:w="1530" w:type="dxa"/>
          </w:tcPr>
          <w:p w14:paraId="2B2731A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words</w:t>
            </w:r>
          </w:p>
        </w:tc>
        <w:tc>
          <w:tcPr>
            <w:tcW w:w="1800" w:type="dxa"/>
          </w:tcPr>
          <w:p w14:paraId="19A9421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phonological</w:t>
            </w:r>
          </w:p>
        </w:tc>
        <w:tc>
          <w:tcPr>
            <w:tcW w:w="1422" w:type="dxa"/>
          </w:tcPr>
          <w:p w14:paraId="0D59457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chinese</w:t>
            </w:r>
          </w:p>
        </w:tc>
      </w:tr>
      <w:tr w:rsidR="00BD522F" w:rsidRPr="00BD522F" w14:paraId="282B1FE5" w14:textId="77777777" w:rsidTr="00E62F82">
        <w:tc>
          <w:tcPr>
            <w:tcW w:w="1728" w:type="dxa"/>
          </w:tcPr>
          <w:p w14:paraId="444D713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conflict  &amp; interference</w:t>
            </w:r>
          </w:p>
        </w:tc>
        <w:tc>
          <w:tcPr>
            <w:tcW w:w="1350" w:type="dxa"/>
          </w:tcPr>
          <w:p w14:paraId="69FD888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conflict</w:t>
            </w:r>
          </w:p>
        </w:tc>
        <w:tc>
          <w:tcPr>
            <w:tcW w:w="1530" w:type="dxa"/>
          </w:tcPr>
          <w:p w14:paraId="3E6C51D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interference</w:t>
            </w:r>
          </w:p>
        </w:tc>
        <w:tc>
          <w:tcPr>
            <w:tcW w:w="1530" w:type="dxa"/>
          </w:tcPr>
          <w:p w14:paraId="5C8C0C3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w:t>
            </w:r>
          </w:p>
        </w:tc>
        <w:tc>
          <w:tcPr>
            <w:tcW w:w="1800" w:type="dxa"/>
          </w:tcPr>
          <w:p w14:paraId="03BE019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incongruent</w:t>
            </w:r>
          </w:p>
        </w:tc>
        <w:tc>
          <w:tcPr>
            <w:tcW w:w="1422" w:type="dxa"/>
          </w:tcPr>
          <w:p w14:paraId="2B4F9C4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trials</w:t>
            </w:r>
          </w:p>
        </w:tc>
      </w:tr>
      <w:tr w:rsidR="00BD522F" w:rsidRPr="00BD522F" w14:paraId="22F66619" w14:textId="77777777" w:rsidTr="00E62F82">
        <w:tc>
          <w:tcPr>
            <w:tcW w:w="1728" w:type="dxa"/>
          </w:tcPr>
          <w:p w14:paraId="19734E5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semantic</w:t>
            </w:r>
          </w:p>
        </w:tc>
        <w:tc>
          <w:tcPr>
            <w:tcW w:w="1350" w:type="dxa"/>
          </w:tcPr>
          <w:p w14:paraId="7791114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semantic</w:t>
            </w:r>
          </w:p>
        </w:tc>
        <w:tc>
          <w:tcPr>
            <w:tcW w:w="1530" w:type="dxa"/>
          </w:tcPr>
          <w:p w14:paraId="1350E16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words</w:t>
            </w:r>
          </w:p>
        </w:tc>
        <w:tc>
          <w:tcPr>
            <w:tcW w:w="1530" w:type="dxa"/>
          </w:tcPr>
          <w:p w14:paraId="20E41C2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word</w:t>
            </w:r>
          </w:p>
        </w:tc>
        <w:tc>
          <w:tcPr>
            <w:tcW w:w="1800" w:type="dxa"/>
          </w:tcPr>
          <w:p w14:paraId="6A183DE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lexical</w:t>
            </w:r>
          </w:p>
        </w:tc>
        <w:tc>
          <w:tcPr>
            <w:tcW w:w="1422" w:type="dxa"/>
          </w:tcPr>
          <w:p w14:paraId="3F0AF8C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knowledge</w:t>
            </w:r>
          </w:p>
        </w:tc>
      </w:tr>
      <w:tr w:rsidR="00BD522F" w:rsidRPr="00BD522F" w14:paraId="67DC07D9" w14:textId="77777777" w:rsidTr="00E62F82">
        <w:tc>
          <w:tcPr>
            <w:tcW w:w="1728" w:type="dxa"/>
          </w:tcPr>
          <w:p w14:paraId="61B7A05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inhibition</w:t>
            </w:r>
          </w:p>
        </w:tc>
        <w:tc>
          <w:tcPr>
            <w:tcW w:w="1350" w:type="dxa"/>
          </w:tcPr>
          <w:p w14:paraId="5C8E88C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inhibition</w:t>
            </w:r>
          </w:p>
        </w:tc>
        <w:tc>
          <w:tcPr>
            <w:tcW w:w="1530" w:type="dxa"/>
          </w:tcPr>
          <w:p w14:paraId="632271C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w:t>
            </w:r>
          </w:p>
        </w:tc>
        <w:tc>
          <w:tcPr>
            <w:tcW w:w="1530" w:type="dxa"/>
          </w:tcPr>
          <w:p w14:paraId="3B744C5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inhibitory</w:t>
            </w:r>
          </w:p>
        </w:tc>
        <w:tc>
          <w:tcPr>
            <w:tcW w:w="1800" w:type="dxa"/>
          </w:tcPr>
          <w:p w14:paraId="77A280E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stop</w:t>
            </w:r>
          </w:p>
        </w:tc>
        <w:tc>
          <w:tcPr>
            <w:tcW w:w="1422" w:type="dxa"/>
          </w:tcPr>
          <w:p w14:paraId="3037CDB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w:t>
            </w:r>
          </w:p>
        </w:tc>
      </w:tr>
      <w:tr w:rsidR="00BD522F" w:rsidRPr="00BD522F" w14:paraId="57343258" w14:textId="77777777" w:rsidTr="00E62F82">
        <w:tc>
          <w:tcPr>
            <w:tcW w:w="1728" w:type="dxa"/>
          </w:tcPr>
          <w:p w14:paraId="7F26014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encoding &amp; retrieval</w:t>
            </w:r>
          </w:p>
        </w:tc>
        <w:tc>
          <w:tcPr>
            <w:tcW w:w="1350" w:type="dxa"/>
          </w:tcPr>
          <w:p w14:paraId="700BB46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memory</w:t>
            </w:r>
          </w:p>
        </w:tc>
        <w:tc>
          <w:tcPr>
            <w:tcW w:w="1530" w:type="dxa"/>
          </w:tcPr>
          <w:p w14:paraId="0C154C8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encoding</w:t>
            </w:r>
          </w:p>
        </w:tc>
        <w:tc>
          <w:tcPr>
            <w:tcW w:w="1530" w:type="dxa"/>
          </w:tcPr>
          <w:p w14:paraId="2826BBC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retrieval</w:t>
            </w:r>
          </w:p>
        </w:tc>
        <w:tc>
          <w:tcPr>
            <w:tcW w:w="1800" w:type="dxa"/>
          </w:tcPr>
          <w:p w14:paraId="70FE931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recognition</w:t>
            </w:r>
          </w:p>
        </w:tc>
        <w:tc>
          <w:tcPr>
            <w:tcW w:w="1422" w:type="dxa"/>
          </w:tcPr>
          <w:p w14:paraId="715EA6D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episodic</w:t>
            </w:r>
          </w:p>
        </w:tc>
      </w:tr>
      <w:tr w:rsidR="00BD522F" w:rsidRPr="00BD522F" w14:paraId="65C83A7C" w14:textId="77777777" w:rsidTr="00E62F82">
        <w:tc>
          <w:tcPr>
            <w:tcW w:w="1728" w:type="dxa"/>
          </w:tcPr>
          <w:p w14:paraId="087C2D8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 action</w:t>
            </w:r>
          </w:p>
        </w:tc>
        <w:tc>
          <w:tcPr>
            <w:tcW w:w="1350" w:type="dxa"/>
          </w:tcPr>
          <w:p w14:paraId="1EEAE8B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action</w:t>
            </w:r>
          </w:p>
        </w:tc>
        <w:tc>
          <w:tcPr>
            <w:tcW w:w="1530" w:type="dxa"/>
          </w:tcPr>
          <w:p w14:paraId="34EF4E9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actions</w:t>
            </w:r>
          </w:p>
        </w:tc>
        <w:tc>
          <w:tcPr>
            <w:tcW w:w="1530" w:type="dxa"/>
          </w:tcPr>
          <w:p w14:paraId="5BA6A59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w:t>
            </w:r>
          </w:p>
        </w:tc>
        <w:tc>
          <w:tcPr>
            <w:tcW w:w="1800" w:type="dxa"/>
          </w:tcPr>
          <w:p w14:paraId="232C38B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observation</w:t>
            </w:r>
          </w:p>
        </w:tc>
        <w:tc>
          <w:tcPr>
            <w:tcW w:w="1422" w:type="dxa"/>
          </w:tcPr>
          <w:p w14:paraId="7287FB7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mirror</w:t>
            </w:r>
          </w:p>
        </w:tc>
      </w:tr>
      <w:tr w:rsidR="00BD522F" w:rsidRPr="00BD522F" w14:paraId="6297AF77" w14:textId="77777777" w:rsidTr="00E62F82">
        <w:tc>
          <w:tcPr>
            <w:tcW w:w="1728" w:type="dxa"/>
          </w:tcPr>
          <w:p w14:paraId="4D7890E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fear &amp; anxiety</w:t>
            </w:r>
          </w:p>
        </w:tc>
        <w:tc>
          <w:tcPr>
            <w:tcW w:w="1350" w:type="dxa"/>
          </w:tcPr>
          <w:p w14:paraId="255C7A7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fear</w:t>
            </w:r>
          </w:p>
        </w:tc>
        <w:tc>
          <w:tcPr>
            <w:tcW w:w="1530" w:type="dxa"/>
          </w:tcPr>
          <w:p w14:paraId="67D2DAB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anxiety</w:t>
            </w:r>
          </w:p>
        </w:tc>
        <w:tc>
          <w:tcPr>
            <w:tcW w:w="1530" w:type="dxa"/>
          </w:tcPr>
          <w:p w14:paraId="1F1D236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threat</w:t>
            </w:r>
          </w:p>
        </w:tc>
        <w:tc>
          <w:tcPr>
            <w:tcW w:w="1800" w:type="dxa"/>
          </w:tcPr>
          <w:p w14:paraId="3BE4E5F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responses</w:t>
            </w:r>
          </w:p>
        </w:tc>
        <w:tc>
          <w:tcPr>
            <w:tcW w:w="1422" w:type="dxa"/>
          </w:tcPr>
          <w:p w14:paraId="5757E92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conditioning</w:t>
            </w:r>
          </w:p>
        </w:tc>
      </w:tr>
      <w:tr w:rsidR="00BD522F" w:rsidRPr="00BD522F" w14:paraId="334BB615" w14:textId="77777777" w:rsidTr="00E62F82">
        <w:tc>
          <w:tcPr>
            <w:tcW w:w="1728" w:type="dxa"/>
          </w:tcPr>
          <w:p w14:paraId="70335A9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food</w:t>
            </w:r>
          </w:p>
        </w:tc>
        <w:tc>
          <w:tcPr>
            <w:tcW w:w="1350" w:type="dxa"/>
          </w:tcPr>
          <w:p w14:paraId="7D2673E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food</w:t>
            </w:r>
          </w:p>
        </w:tc>
        <w:tc>
          <w:tcPr>
            <w:tcW w:w="1530" w:type="dxa"/>
          </w:tcPr>
          <w:p w14:paraId="4739F95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taste</w:t>
            </w:r>
          </w:p>
        </w:tc>
        <w:tc>
          <w:tcPr>
            <w:tcW w:w="1530" w:type="dxa"/>
          </w:tcPr>
          <w:p w14:paraId="161EE83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body</w:t>
            </w:r>
          </w:p>
        </w:tc>
        <w:tc>
          <w:tcPr>
            <w:tcW w:w="1800" w:type="dxa"/>
          </w:tcPr>
          <w:p w14:paraId="3ABEE0D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weight</w:t>
            </w:r>
          </w:p>
        </w:tc>
        <w:tc>
          <w:tcPr>
            <w:tcW w:w="1422" w:type="dxa"/>
          </w:tcPr>
          <w:p w14:paraId="47C3882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eating</w:t>
            </w:r>
          </w:p>
        </w:tc>
      </w:tr>
      <w:tr w:rsidR="00BD522F" w:rsidRPr="00BD522F" w14:paraId="4FABF465" w14:textId="77777777" w:rsidTr="00E62F82">
        <w:tc>
          <w:tcPr>
            <w:tcW w:w="1728" w:type="dxa"/>
          </w:tcPr>
          <w:p w14:paraId="7A95230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working memory</w:t>
            </w:r>
          </w:p>
        </w:tc>
        <w:tc>
          <w:tcPr>
            <w:tcW w:w="1350" w:type="dxa"/>
          </w:tcPr>
          <w:p w14:paraId="466D0CB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memory</w:t>
            </w:r>
          </w:p>
        </w:tc>
        <w:tc>
          <w:tcPr>
            <w:tcW w:w="1530" w:type="dxa"/>
          </w:tcPr>
          <w:p w14:paraId="608CE40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performance</w:t>
            </w:r>
          </w:p>
        </w:tc>
        <w:tc>
          <w:tcPr>
            <w:tcW w:w="1530" w:type="dxa"/>
          </w:tcPr>
          <w:p w14:paraId="1813BDF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cognitive</w:t>
            </w:r>
          </w:p>
        </w:tc>
        <w:tc>
          <w:tcPr>
            <w:tcW w:w="1800" w:type="dxa"/>
          </w:tcPr>
          <w:p w14:paraId="486AE6F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wm</w:t>
            </w:r>
          </w:p>
        </w:tc>
        <w:tc>
          <w:tcPr>
            <w:tcW w:w="1422" w:type="dxa"/>
          </w:tcPr>
          <w:p w14:paraId="482BB42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tasks</w:t>
            </w:r>
          </w:p>
        </w:tc>
      </w:tr>
      <w:tr w:rsidR="00BD522F" w:rsidRPr="00BD522F" w14:paraId="3F806D57" w14:textId="77777777" w:rsidTr="00E62F82">
        <w:tc>
          <w:tcPr>
            <w:tcW w:w="1728" w:type="dxa"/>
          </w:tcPr>
          <w:p w14:paraId="12CB9C9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motion perception</w:t>
            </w:r>
          </w:p>
        </w:tc>
        <w:tc>
          <w:tcPr>
            <w:tcW w:w="1350" w:type="dxa"/>
          </w:tcPr>
          <w:p w14:paraId="2841F9E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motion</w:t>
            </w:r>
          </w:p>
        </w:tc>
        <w:tc>
          <w:tcPr>
            <w:tcW w:w="1530" w:type="dxa"/>
          </w:tcPr>
          <w:p w14:paraId="061E137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visual</w:t>
            </w:r>
          </w:p>
        </w:tc>
        <w:tc>
          <w:tcPr>
            <w:tcW w:w="1530" w:type="dxa"/>
          </w:tcPr>
          <w:p w14:paraId="4ADD038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perception</w:t>
            </w:r>
          </w:p>
        </w:tc>
        <w:tc>
          <w:tcPr>
            <w:tcW w:w="1800" w:type="dxa"/>
          </w:tcPr>
          <w:p w14:paraId="1BDC7F2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body</w:t>
            </w:r>
          </w:p>
        </w:tc>
        <w:tc>
          <w:tcPr>
            <w:tcW w:w="1422" w:type="dxa"/>
          </w:tcPr>
          <w:p w14:paraId="750798D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human</w:t>
            </w:r>
          </w:p>
        </w:tc>
      </w:tr>
      <w:tr w:rsidR="00BD522F" w:rsidRPr="00BD522F" w14:paraId="5B54DE34" w14:textId="77777777" w:rsidTr="00BD522F">
        <w:trPr>
          <w:trHeight w:val="81"/>
        </w:trPr>
        <w:tc>
          <w:tcPr>
            <w:tcW w:w="1728" w:type="dxa"/>
          </w:tcPr>
          <w:p w14:paraId="3CEF83A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pain</w:t>
            </w:r>
          </w:p>
        </w:tc>
        <w:tc>
          <w:tcPr>
            <w:tcW w:w="1350" w:type="dxa"/>
          </w:tcPr>
          <w:p w14:paraId="4B99E6A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pain</w:t>
            </w:r>
          </w:p>
        </w:tc>
        <w:tc>
          <w:tcPr>
            <w:tcW w:w="1530" w:type="dxa"/>
          </w:tcPr>
          <w:p w14:paraId="6A3321E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painful</w:t>
            </w:r>
          </w:p>
        </w:tc>
        <w:tc>
          <w:tcPr>
            <w:tcW w:w="1530" w:type="dxa"/>
          </w:tcPr>
          <w:p w14:paraId="46A7CD4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stimulation</w:t>
            </w:r>
          </w:p>
        </w:tc>
        <w:tc>
          <w:tcPr>
            <w:tcW w:w="1800" w:type="dxa"/>
          </w:tcPr>
          <w:p w14:paraId="2E7B893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somatosensory</w:t>
            </w:r>
          </w:p>
        </w:tc>
        <w:tc>
          <w:tcPr>
            <w:tcW w:w="1422" w:type="dxa"/>
          </w:tcPr>
          <w:p w14:paraId="544AF99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intensity</w:t>
            </w:r>
          </w:p>
        </w:tc>
      </w:tr>
    </w:tbl>
    <w:p w14:paraId="61DD6960" w14:textId="77777777" w:rsidR="00BD522F" w:rsidRPr="000D04AA" w:rsidRDefault="00BD522F" w:rsidP="00BD522F">
      <w:pPr>
        <w:pStyle w:val="Normal1"/>
        <w:spacing w:line="360" w:lineRule="auto"/>
        <w:rPr>
          <w:rFonts w:ascii="Times" w:hAnsi="Times"/>
          <w:sz w:val="24"/>
          <w:szCs w:val="24"/>
        </w:rPr>
      </w:pPr>
    </w:p>
    <w:p w14:paraId="062064B7" w14:textId="77777777" w:rsidR="00BD522F" w:rsidRPr="000D04AA" w:rsidRDefault="00BD522F" w:rsidP="00BD522F">
      <w:pPr>
        <w:pStyle w:val="Heading2"/>
        <w:rPr>
          <w:szCs w:val="24"/>
        </w:rPr>
      </w:pPr>
      <w:r w:rsidRPr="000D04AA">
        <w:rPr>
          <w:szCs w:val="24"/>
        </w:rPr>
        <w:lastRenderedPageBreak/>
        <w:t>Non-Cognitive Topics</w:t>
      </w:r>
      <w:r w:rsidRPr="000D04AA">
        <w:rPr>
          <w:szCs w:val="24"/>
        </w:rPr>
        <w:br/>
      </w:r>
      <w:r w:rsidRPr="000D04AA">
        <w:rPr>
          <w:rFonts w:eastAsia="Arial" w:cs="Arial"/>
          <w:szCs w:val="24"/>
        </w:rPr>
        <w:t>Non-cognitive topics were not named, and are instead numbered.</w:t>
      </w:r>
    </w:p>
    <w:p w14:paraId="23C475FB" w14:textId="77777777" w:rsidR="00BD522F" w:rsidRPr="000D04AA"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0D04AA" w14:paraId="6B965CDC" w14:textId="77777777" w:rsidTr="00BD522F">
        <w:trPr>
          <w:trHeight w:val="420"/>
        </w:trPr>
        <w:tc>
          <w:tcPr>
            <w:tcW w:w="1188" w:type="dxa"/>
          </w:tcPr>
          <w:p w14:paraId="42EEEC2F" w14:textId="07701A4B" w:rsidR="00BD522F" w:rsidRPr="000D04AA" w:rsidRDefault="00BD522F" w:rsidP="00E62F82">
            <w:pPr>
              <w:pStyle w:val="Normal1"/>
              <w:widowControl w:val="0"/>
              <w:spacing w:line="360" w:lineRule="auto"/>
              <w:rPr>
                <w:rFonts w:ascii="Times" w:hAnsi="Times"/>
                <w:sz w:val="24"/>
                <w:szCs w:val="24"/>
              </w:rPr>
            </w:pPr>
            <w:r w:rsidRPr="000D04AA">
              <w:rPr>
                <w:rFonts w:ascii="Times" w:hAnsi="Times"/>
                <w:b/>
                <w:sz w:val="24"/>
                <w:szCs w:val="24"/>
              </w:rPr>
              <w:t>Topic</w:t>
            </w:r>
          </w:p>
        </w:tc>
        <w:tc>
          <w:tcPr>
            <w:tcW w:w="8172" w:type="dxa"/>
            <w:gridSpan w:val="5"/>
          </w:tcPr>
          <w:p w14:paraId="62E7A449" w14:textId="77777777" w:rsidR="00BD522F" w:rsidRPr="000D04AA" w:rsidRDefault="00BD522F" w:rsidP="00E62F82">
            <w:pPr>
              <w:pStyle w:val="Normal1"/>
              <w:widowControl w:val="0"/>
              <w:spacing w:line="360" w:lineRule="auto"/>
              <w:jc w:val="center"/>
              <w:rPr>
                <w:rFonts w:ascii="Times" w:hAnsi="Times"/>
                <w:sz w:val="24"/>
                <w:szCs w:val="24"/>
              </w:rPr>
            </w:pPr>
            <w:r w:rsidRPr="000D04AA">
              <w:rPr>
                <w:rFonts w:ascii="Times" w:hAnsi="Times"/>
                <w:b/>
                <w:sz w:val="24"/>
                <w:szCs w:val="24"/>
              </w:rPr>
              <w:t>Top five loading words</w:t>
            </w:r>
          </w:p>
        </w:tc>
      </w:tr>
      <w:tr w:rsidR="00BD522F" w:rsidRPr="00BD522F" w14:paraId="267B808E" w14:textId="77777777" w:rsidTr="00BD522F">
        <w:tc>
          <w:tcPr>
            <w:tcW w:w="1188" w:type="dxa"/>
          </w:tcPr>
          <w:p w14:paraId="027543A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35</w:t>
            </w:r>
          </w:p>
        </w:tc>
        <w:tc>
          <w:tcPr>
            <w:tcW w:w="1587" w:type="dxa"/>
          </w:tcPr>
          <w:p w14:paraId="67B2497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women</w:t>
            </w:r>
          </w:p>
        </w:tc>
        <w:tc>
          <w:tcPr>
            <w:tcW w:w="1590" w:type="dxa"/>
          </w:tcPr>
          <w:p w14:paraId="3DB86F1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sex</w:t>
            </w:r>
          </w:p>
        </w:tc>
        <w:tc>
          <w:tcPr>
            <w:tcW w:w="1575" w:type="dxa"/>
          </w:tcPr>
          <w:p w14:paraId="678A733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gender</w:t>
            </w:r>
          </w:p>
        </w:tc>
        <w:tc>
          <w:tcPr>
            <w:tcW w:w="1860" w:type="dxa"/>
          </w:tcPr>
          <w:p w14:paraId="4572BEC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females</w:t>
            </w:r>
          </w:p>
        </w:tc>
        <w:tc>
          <w:tcPr>
            <w:tcW w:w="1560" w:type="dxa"/>
          </w:tcPr>
          <w:p w14:paraId="5E0CA75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males</w:t>
            </w:r>
          </w:p>
        </w:tc>
      </w:tr>
      <w:tr w:rsidR="00BD522F" w:rsidRPr="00BD522F" w14:paraId="512ECD1C" w14:textId="77777777" w:rsidTr="00BD522F">
        <w:tc>
          <w:tcPr>
            <w:tcW w:w="1188" w:type="dxa"/>
          </w:tcPr>
          <w:p w14:paraId="6AFF8EE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36</w:t>
            </w:r>
          </w:p>
        </w:tc>
        <w:tc>
          <w:tcPr>
            <w:tcW w:w="1587" w:type="dxa"/>
          </w:tcPr>
          <w:p w14:paraId="691AA43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placebo</w:t>
            </w:r>
          </w:p>
        </w:tc>
        <w:tc>
          <w:tcPr>
            <w:tcW w:w="1590" w:type="dxa"/>
          </w:tcPr>
          <w:p w14:paraId="3E1A998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pet</w:t>
            </w:r>
          </w:p>
        </w:tc>
        <w:tc>
          <w:tcPr>
            <w:tcW w:w="1575" w:type="dxa"/>
          </w:tcPr>
          <w:p w14:paraId="1D81088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tomography</w:t>
            </w:r>
          </w:p>
        </w:tc>
        <w:tc>
          <w:tcPr>
            <w:tcW w:w="1860" w:type="dxa"/>
          </w:tcPr>
          <w:p w14:paraId="7A30916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emission</w:t>
            </w:r>
          </w:p>
        </w:tc>
        <w:tc>
          <w:tcPr>
            <w:tcW w:w="1560" w:type="dxa"/>
          </w:tcPr>
          <w:p w14:paraId="3448353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dopamine</w:t>
            </w:r>
          </w:p>
        </w:tc>
      </w:tr>
      <w:tr w:rsidR="00BD522F" w:rsidRPr="00BD522F" w14:paraId="6A345D07" w14:textId="77777777" w:rsidTr="00BD522F">
        <w:tc>
          <w:tcPr>
            <w:tcW w:w="1188" w:type="dxa"/>
          </w:tcPr>
          <w:p w14:paraId="0B7F794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37</w:t>
            </w:r>
          </w:p>
        </w:tc>
        <w:tc>
          <w:tcPr>
            <w:tcW w:w="1587" w:type="dxa"/>
          </w:tcPr>
          <w:p w14:paraId="345B4A1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schizophrenia</w:t>
            </w:r>
          </w:p>
        </w:tc>
        <w:tc>
          <w:tcPr>
            <w:tcW w:w="1590" w:type="dxa"/>
          </w:tcPr>
          <w:p w14:paraId="2D35426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controls</w:t>
            </w:r>
          </w:p>
        </w:tc>
        <w:tc>
          <w:tcPr>
            <w:tcW w:w="1575" w:type="dxa"/>
          </w:tcPr>
          <w:p w14:paraId="6F40FCD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risk</w:t>
            </w:r>
          </w:p>
        </w:tc>
        <w:tc>
          <w:tcPr>
            <w:tcW w:w="1860" w:type="dxa"/>
          </w:tcPr>
          <w:p w14:paraId="2B30063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reduced</w:t>
            </w:r>
          </w:p>
        </w:tc>
        <w:tc>
          <w:tcPr>
            <w:tcW w:w="1560" w:type="dxa"/>
          </w:tcPr>
          <w:p w14:paraId="6C6B449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deficits</w:t>
            </w:r>
          </w:p>
        </w:tc>
      </w:tr>
      <w:tr w:rsidR="00BD522F" w:rsidRPr="00BD522F" w14:paraId="5555FFFA" w14:textId="77777777" w:rsidTr="00BD522F">
        <w:tc>
          <w:tcPr>
            <w:tcW w:w="1188" w:type="dxa"/>
          </w:tcPr>
          <w:p w14:paraId="75E1CAA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38</w:t>
            </w:r>
          </w:p>
        </w:tc>
        <w:tc>
          <w:tcPr>
            <w:tcW w:w="1587" w:type="dxa"/>
          </w:tcPr>
          <w:p w14:paraId="7228653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condition</w:t>
            </w:r>
          </w:p>
        </w:tc>
        <w:tc>
          <w:tcPr>
            <w:tcW w:w="1590" w:type="dxa"/>
          </w:tcPr>
          <w:p w14:paraId="12BF2B2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conditions</w:t>
            </w:r>
          </w:p>
        </w:tc>
        <w:tc>
          <w:tcPr>
            <w:tcW w:w="1575" w:type="dxa"/>
          </w:tcPr>
          <w:p w14:paraId="4AE8022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tasks</w:t>
            </w:r>
          </w:p>
        </w:tc>
        <w:tc>
          <w:tcPr>
            <w:tcW w:w="1860" w:type="dxa"/>
          </w:tcPr>
          <w:p w14:paraId="41A6D9A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w:t>
            </w:r>
          </w:p>
        </w:tc>
        <w:tc>
          <w:tcPr>
            <w:tcW w:w="1560" w:type="dxa"/>
          </w:tcPr>
          <w:p w14:paraId="38F976F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performance</w:t>
            </w:r>
          </w:p>
        </w:tc>
      </w:tr>
      <w:tr w:rsidR="00BD522F" w:rsidRPr="00BD522F" w14:paraId="2CC2552D" w14:textId="77777777" w:rsidTr="00BD522F">
        <w:tc>
          <w:tcPr>
            <w:tcW w:w="1188" w:type="dxa"/>
          </w:tcPr>
          <w:p w14:paraId="5F4A0BA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39</w:t>
            </w:r>
          </w:p>
        </w:tc>
        <w:tc>
          <w:tcPr>
            <w:tcW w:w="1587" w:type="dxa"/>
          </w:tcPr>
          <w:p w14:paraId="36AD42A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ad</w:t>
            </w:r>
          </w:p>
        </w:tc>
        <w:tc>
          <w:tcPr>
            <w:tcW w:w="1590" w:type="dxa"/>
          </w:tcPr>
          <w:p w14:paraId="2FE3FE9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disease</w:t>
            </w:r>
          </w:p>
        </w:tc>
        <w:tc>
          <w:tcPr>
            <w:tcW w:w="1575" w:type="dxa"/>
          </w:tcPr>
          <w:p w14:paraId="58AA46C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mci</w:t>
            </w:r>
          </w:p>
        </w:tc>
        <w:tc>
          <w:tcPr>
            <w:tcW w:w="1860" w:type="dxa"/>
          </w:tcPr>
          <w:p w14:paraId="176A70C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alzheimer</w:t>
            </w:r>
          </w:p>
        </w:tc>
        <w:tc>
          <w:tcPr>
            <w:tcW w:w="1560" w:type="dxa"/>
          </w:tcPr>
          <w:p w14:paraId="6974468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atrophy</w:t>
            </w:r>
          </w:p>
        </w:tc>
      </w:tr>
      <w:tr w:rsidR="00BD522F" w:rsidRPr="00BD522F" w14:paraId="53EE9CED" w14:textId="77777777" w:rsidTr="00BD522F">
        <w:tc>
          <w:tcPr>
            <w:tcW w:w="1188" w:type="dxa"/>
          </w:tcPr>
          <w:p w14:paraId="364A78A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40</w:t>
            </w:r>
          </w:p>
        </w:tc>
        <w:tc>
          <w:tcPr>
            <w:tcW w:w="1587" w:type="dxa"/>
          </w:tcPr>
          <w:p w14:paraId="6203D90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individuals</w:t>
            </w:r>
          </w:p>
        </w:tc>
        <w:tc>
          <w:tcPr>
            <w:tcW w:w="1590" w:type="dxa"/>
          </w:tcPr>
          <w:p w14:paraId="48A93E5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cognitive</w:t>
            </w:r>
          </w:p>
        </w:tc>
        <w:tc>
          <w:tcPr>
            <w:tcW w:w="1575" w:type="dxa"/>
          </w:tcPr>
          <w:p w14:paraId="1FC8E81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individual</w:t>
            </w:r>
          </w:p>
        </w:tc>
        <w:tc>
          <w:tcPr>
            <w:tcW w:w="1860" w:type="dxa"/>
          </w:tcPr>
          <w:p w14:paraId="797DAB4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w:t>
            </w:r>
          </w:p>
        </w:tc>
        <w:tc>
          <w:tcPr>
            <w:tcW w:w="1560" w:type="dxa"/>
          </w:tcPr>
          <w:p w14:paraId="6521921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behavioral</w:t>
            </w:r>
          </w:p>
        </w:tc>
      </w:tr>
      <w:tr w:rsidR="00BD522F" w:rsidRPr="00BD522F" w14:paraId="2DE454EB" w14:textId="77777777" w:rsidTr="00BD522F">
        <w:tc>
          <w:tcPr>
            <w:tcW w:w="1188" w:type="dxa"/>
          </w:tcPr>
          <w:p w14:paraId="040713C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41</w:t>
            </w:r>
          </w:p>
        </w:tc>
        <w:tc>
          <w:tcPr>
            <w:tcW w:w="1587" w:type="dxa"/>
          </w:tcPr>
          <w:p w14:paraId="1E8D9CE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wm</w:t>
            </w:r>
          </w:p>
        </w:tc>
        <w:tc>
          <w:tcPr>
            <w:tcW w:w="1590" w:type="dxa"/>
          </w:tcPr>
          <w:p w14:paraId="39C9B9F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fractional</w:t>
            </w:r>
          </w:p>
        </w:tc>
        <w:tc>
          <w:tcPr>
            <w:tcW w:w="1575" w:type="dxa"/>
          </w:tcPr>
          <w:p w14:paraId="0AF0F7D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integrity</w:t>
            </w:r>
          </w:p>
        </w:tc>
        <w:tc>
          <w:tcPr>
            <w:tcW w:w="1860" w:type="dxa"/>
          </w:tcPr>
          <w:p w14:paraId="596130F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tracts</w:t>
            </w:r>
          </w:p>
        </w:tc>
        <w:tc>
          <w:tcPr>
            <w:tcW w:w="1560" w:type="dxa"/>
          </w:tcPr>
          <w:p w14:paraId="00A0A4F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diffusivity</w:t>
            </w:r>
          </w:p>
        </w:tc>
      </w:tr>
      <w:tr w:rsidR="00BD522F" w:rsidRPr="00BD522F" w14:paraId="38B37FAF" w14:textId="77777777" w:rsidTr="00BD522F">
        <w:tc>
          <w:tcPr>
            <w:tcW w:w="1188" w:type="dxa"/>
          </w:tcPr>
          <w:p w14:paraId="2B9A8B0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42</w:t>
            </w:r>
          </w:p>
        </w:tc>
        <w:tc>
          <w:tcPr>
            <w:tcW w:w="1587" w:type="dxa"/>
          </w:tcPr>
          <w:p w14:paraId="62D4276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lesions</w:t>
            </w:r>
          </w:p>
        </w:tc>
        <w:tc>
          <w:tcPr>
            <w:tcW w:w="1590" w:type="dxa"/>
          </w:tcPr>
          <w:p w14:paraId="7FF78D4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controls</w:t>
            </w:r>
          </w:p>
        </w:tc>
        <w:tc>
          <w:tcPr>
            <w:tcW w:w="1575" w:type="dxa"/>
          </w:tcPr>
          <w:p w14:paraId="56F4385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patient</w:t>
            </w:r>
          </w:p>
        </w:tc>
        <w:tc>
          <w:tcPr>
            <w:tcW w:w="1860" w:type="dxa"/>
          </w:tcPr>
          <w:p w14:paraId="7221F6C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lesion</w:t>
            </w:r>
          </w:p>
        </w:tc>
        <w:tc>
          <w:tcPr>
            <w:tcW w:w="1560" w:type="dxa"/>
          </w:tcPr>
          <w:p w14:paraId="1C064C8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stroke</w:t>
            </w:r>
          </w:p>
        </w:tc>
      </w:tr>
      <w:tr w:rsidR="00BD522F" w:rsidRPr="00BD522F" w14:paraId="7775429A" w14:textId="77777777" w:rsidTr="00BD522F">
        <w:tc>
          <w:tcPr>
            <w:tcW w:w="1188" w:type="dxa"/>
          </w:tcPr>
          <w:p w14:paraId="59363AD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43</w:t>
            </w:r>
          </w:p>
        </w:tc>
        <w:tc>
          <w:tcPr>
            <w:tcW w:w="1587" w:type="dxa"/>
          </w:tcPr>
          <w:p w14:paraId="107BEA8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human</w:t>
            </w:r>
          </w:p>
        </w:tc>
        <w:tc>
          <w:tcPr>
            <w:tcW w:w="1590" w:type="dxa"/>
          </w:tcPr>
          <w:p w14:paraId="7CE1EFA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humans</w:t>
            </w:r>
          </w:p>
        </w:tc>
        <w:tc>
          <w:tcPr>
            <w:tcW w:w="1575" w:type="dxa"/>
          </w:tcPr>
          <w:p w14:paraId="02B397A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organization</w:t>
            </w:r>
          </w:p>
        </w:tc>
        <w:tc>
          <w:tcPr>
            <w:tcW w:w="1860" w:type="dxa"/>
          </w:tcPr>
          <w:p w14:paraId="3ECD041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located</w:t>
            </w:r>
          </w:p>
        </w:tc>
        <w:tc>
          <w:tcPr>
            <w:tcW w:w="1560" w:type="dxa"/>
          </w:tcPr>
          <w:p w14:paraId="5A22787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primates</w:t>
            </w:r>
          </w:p>
        </w:tc>
      </w:tr>
      <w:tr w:rsidR="00BD522F" w:rsidRPr="00BD522F" w14:paraId="085D69A7" w14:textId="77777777" w:rsidTr="00BD522F">
        <w:tc>
          <w:tcPr>
            <w:tcW w:w="1188" w:type="dxa"/>
          </w:tcPr>
          <w:p w14:paraId="6888FD1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44</w:t>
            </w:r>
          </w:p>
        </w:tc>
        <w:tc>
          <w:tcPr>
            <w:tcW w:w="1587" w:type="dxa"/>
          </w:tcPr>
          <w:p w14:paraId="6A61370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network</w:t>
            </w:r>
          </w:p>
        </w:tc>
        <w:tc>
          <w:tcPr>
            <w:tcW w:w="1590" w:type="dxa"/>
          </w:tcPr>
          <w:p w14:paraId="2E89478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role</w:t>
            </w:r>
          </w:p>
        </w:tc>
        <w:tc>
          <w:tcPr>
            <w:tcW w:w="1575" w:type="dxa"/>
          </w:tcPr>
          <w:p w14:paraId="63892E0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evidence</w:t>
            </w:r>
          </w:p>
        </w:tc>
        <w:tc>
          <w:tcPr>
            <w:tcW w:w="1860" w:type="dxa"/>
          </w:tcPr>
          <w:p w14:paraId="20B6A5C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human</w:t>
            </w:r>
          </w:p>
        </w:tc>
        <w:tc>
          <w:tcPr>
            <w:tcW w:w="1560" w:type="dxa"/>
          </w:tcPr>
          <w:p w14:paraId="1A0336E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distinct</w:t>
            </w:r>
          </w:p>
        </w:tc>
      </w:tr>
      <w:tr w:rsidR="00BD522F" w:rsidRPr="00BD522F" w14:paraId="6882D817" w14:textId="77777777" w:rsidTr="00BD522F">
        <w:tc>
          <w:tcPr>
            <w:tcW w:w="1188" w:type="dxa"/>
          </w:tcPr>
          <w:p w14:paraId="02AACE3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45</w:t>
            </w:r>
          </w:p>
        </w:tc>
        <w:tc>
          <w:tcPr>
            <w:tcW w:w="1587" w:type="dxa"/>
          </w:tcPr>
          <w:p w14:paraId="6DB5BD5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network</w:t>
            </w:r>
          </w:p>
        </w:tc>
        <w:tc>
          <w:tcPr>
            <w:tcW w:w="1590" w:type="dxa"/>
          </w:tcPr>
          <w:p w14:paraId="702D96A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resting</w:t>
            </w:r>
          </w:p>
        </w:tc>
        <w:tc>
          <w:tcPr>
            <w:tcW w:w="1575" w:type="dxa"/>
          </w:tcPr>
          <w:p w14:paraId="1FF8C88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default</w:t>
            </w:r>
          </w:p>
        </w:tc>
        <w:tc>
          <w:tcPr>
            <w:tcW w:w="1860" w:type="dxa"/>
          </w:tcPr>
          <w:p w14:paraId="2630B5E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mode</w:t>
            </w:r>
          </w:p>
        </w:tc>
        <w:tc>
          <w:tcPr>
            <w:tcW w:w="1560" w:type="dxa"/>
          </w:tcPr>
          <w:p w14:paraId="35BE81B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rest</w:t>
            </w:r>
          </w:p>
        </w:tc>
      </w:tr>
      <w:tr w:rsidR="00BD522F" w:rsidRPr="00BD522F" w14:paraId="54C1E993" w14:textId="77777777" w:rsidTr="00BD522F">
        <w:tc>
          <w:tcPr>
            <w:tcW w:w="1188" w:type="dxa"/>
          </w:tcPr>
          <w:p w14:paraId="7EA8D44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46</w:t>
            </w:r>
          </w:p>
        </w:tc>
        <w:tc>
          <w:tcPr>
            <w:tcW w:w="1587" w:type="dxa"/>
          </w:tcPr>
          <w:p w14:paraId="2DE5880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frequency</w:t>
            </w:r>
          </w:p>
        </w:tc>
        <w:tc>
          <w:tcPr>
            <w:tcW w:w="1590" w:type="dxa"/>
          </w:tcPr>
          <w:p w14:paraId="59A070B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source</w:t>
            </w:r>
          </w:p>
        </w:tc>
        <w:tc>
          <w:tcPr>
            <w:tcW w:w="1575" w:type="dxa"/>
          </w:tcPr>
          <w:p w14:paraId="7B105C0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alpha</w:t>
            </w:r>
          </w:p>
        </w:tc>
        <w:tc>
          <w:tcPr>
            <w:tcW w:w="1860" w:type="dxa"/>
          </w:tcPr>
          <w:p w14:paraId="3DA7E3B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amplitude</w:t>
            </w:r>
          </w:p>
        </w:tc>
        <w:tc>
          <w:tcPr>
            <w:tcW w:w="1560" w:type="dxa"/>
          </w:tcPr>
          <w:p w14:paraId="6CD8D07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beta</w:t>
            </w:r>
          </w:p>
        </w:tc>
      </w:tr>
      <w:tr w:rsidR="00BD522F" w:rsidRPr="00BD522F" w14:paraId="13A1AEEF" w14:textId="77777777" w:rsidTr="00BD522F">
        <w:tc>
          <w:tcPr>
            <w:tcW w:w="1188" w:type="dxa"/>
          </w:tcPr>
          <w:p w14:paraId="2E2A9AE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47</w:t>
            </w:r>
          </w:p>
        </w:tc>
        <w:tc>
          <w:tcPr>
            <w:tcW w:w="1587" w:type="dxa"/>
          </w:tcPr>
          <w:p w14:paraId="3386268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pd</w:t>
            </w:r>
          </w:p>
        </w:tc>
        <w:tc>
          <w:tcPr>
            <w:tcW w:w="1590" w:type="dxa"/>
          </w:tcPr>
          <w:p w14:paraId="3C7FE36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controls</w:t>
            </w:r>
          </w:p>
        </w:tc>
        <w:tc>
          <w:tcPr>
            <w:tcW w:w="1575" w:type="dxa"/>
          </w:tcPr>
          <w:p w14:paraId="1142C2C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disease</w:t>
            </w:r>
          </w:p>
        </w:tc>
        <w:tc>
          <w:tcPr>
            <w:tcW w:w="1860" w:type="dxa"/>
          </w:tcPr>
          <w:p w14:paraId="49370B2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clinical</w:t>
            </w:r>
          </w:p>
        </w:tc>
        <w:tc>
          <w:tcPr>
            <w:tcW w:w="1560" w:type="dxa"/>
          </w:tcPr>
          <w:p w14:paraId="5FB3E69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motor</w:t>
            </w:r>
          </w:p>
        </w:tc>
      </w:tr>
      <w:tr w:rsidR="00BD522F" w:rsidRPr="00BD522F" w14:paraId="0E8E9822" w14:textId="77777777" w:rsidTr="00BD522F">
        <w:tc>
          <w:tcPr>
            <w:tcW w:w="1188" w:type="dxa"/>
          </w:tcPr>
          <w:p w14:paraId="3CC0C14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48</w:t>
            </w:r>
          </w:p>
        </w:tc>
        <w:tc>
          <w:tcPr>
            <w:tcW w:w="1587" w:type="dxa"/>
          </w:tcPr>
          <w:p w14:paraId="49C3419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disorder</w:t>
            </w:r>
          </w:p>
        </w:tc>
        <w:tc>
          <w:tcPr>
            <w:tcW w:w="1590" w:type="dxa"/>
          </w:tcPr>
          <w:p w14:paraId="62B9242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adhd</w:t>
            </w:r>
          </w:p>
        </w:tc>
        <w:tc>
          <w:tcPr>
            <w:tcW w:w="1575" w:type="dxa"/>
          </w:tcPr>
          <w:p w14:paraId="73AD29F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bipolar</w:t>
            </w:r>
          </w:p>
        </w:tc>
        <w:tc>
          <w:tcPr>
            <w:tcW w:w="1860" w:type="dxa"/>
          </w:tcPr>
          <w:p w14:paraId="552F9FE0"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controls</w:t>
            </w:r>
          </w:p>
        </w:tc>
        <w:tc>
          <w:tcPr>
            <w:tcW w:w="1560" w:type="dxa"/>
          </w:tcPr>
          <w:p w14:paraId="1F154897"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ocd</w:t>
            </w:r>
          </w:p>
        </w:tc>
      </w:tr>
      <w:tr w:rsidR="00BD522F" w:rsidRPr="00BD522F" w14:paraId="133635DA" w14:textId="77777777" w:rsidTr="00BD522F">
        <w:tc>
          <w:tcPr>
            <w:tcW w:w="1188" w:type="dxa"/>
          </w:tcPr>
          <w:p w14:paraId="0F6F0A9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49</w:t>
            </w:r>
          </w:p>
        </w:tc>
        <w:tc>
          <w:tcPr>
            <w:tcW w:w="1587" w:type="dxa"/>
          </w:tcPr>
          <w:p w14:paraId="31F5620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depression</w:t>
            </w:r>
          </w:p>
        </w:tc>
        <w:tc>
          <w:tcPr>
            <w:tcW w:w="1590" w:type="dxa"/>
          </w:tcPr>
          <w:p w14:paraId="2DBF4C7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mdd</w:t>
            </w:r>
          </w:p>
        </w:tc>
        <w:tc>
          <w:tcPr>
            <w:tcW w:w="1575" w:type="dxa"/>
          </w:tcPr>
          <w:p w14:paraId="1EE620F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depressed</w:t>
            </w:r>
          </w:p>
        </w:tc>
        <w:tc>
          <w:tcPr>
            <w:tcW w:w="1860" w:type="dxa"/>
          </w:tcPr>
          <w:p w14:paraId="7D8C71F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disorder</w:t>
            </w:r>
          </w:p>
        </w:tc>
        <w:tc>
          <w:tcPr>
            <w:tcW w:w="1560" w:type="dxa"/>
          </w:tcPr>
          <w:p w14:paraId="0FFDB5D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depressive</w:t>
            </w:r>
          </w:p>
        </w:tc>
      </w:tr>
      <w:tr w:rsidR="00BD522F" w:rsidRPr="00BD522F" w14:paraId="3B8D35A5" w14:textId="77777777" w:rsidTr="00BD522F">
        <w:tc>
          <w:tcPr>
            <w:tcW w:w="1188" w:type="dxa"/>
          </w:tcPr>
          <w:p w14:paraId="21BCB4E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50</w:t>
            </w:r>
          </w:p>
        </w:tc>
        <w:tc>
          <w:tcPr>
            <w:tcW w:w="1587" w:type="dxa"/>
          </w:tcPr>
          <w:p w14:paraId="5F73D68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images</w:t>
            </w:r>
          </w:p>
        </w:tc>
        <w:tc>
          <w:tcPr>
            <w:tcW w:w="1590" w:type="dxa"/>
          </w:tcPr>
          <w:p w14:paraId="79FAF5F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standard</w:t>
            </w:r>
          </w:p>
        </w:tc>
        <w:tc>
          <w:tcPr>
            <w:tcW w:w="1575" w:type="dxa"/>
          </w:tcPr>
          <w:p w14:paraId="2BBB635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time</w:t>
            </w:r>
          </w:p>
        </w:tc>
        <w:tc>
          <w:tcPr>
            <w:tcW w:w="1860" w:type="dxa"/>
          </w:tcPr>
          <w:p w14:paraId="4EDEF39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voxel</w:t>
            </w:r>
          </w:p>
        </w:tc>
        <w:tc>
          <w:tcPr>
            <w:tcW w:w="1560" w:type="dxa"/>
          </w:tcPr>
          <w:p w14:paraId="5A34EDA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image</w:t>
            </w:r>
          </w:p>
        </w:tc>
      </w:tr>
      <w:tr w:rsidR="00BD522F" w:rsidRPr="00BD522F" w14:paraId="1BCB77F9" w14:textId="77777777" w:rsidTr="00BD522F">
        <w:tc>
          <w:tcPr>
            <w:tcW w:w="1188" w:type="dxa"/>
          </w:tcPr>
          <w:p w14:paraId="334FD3F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51</w:t>
            </w:r>
          </w:p>
        </w:tc>
        <w:tc>
          <w:tcPr>
            <w:tcW w:w="1587" w:type="dxa"/>
          </w:tcPr>
          <w:p w14:paraId="18832FC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time</w:t>
            </w:r>
          </w:p>
        </w:tc>
        <w:tc>
          <w:tcPr>
            <w:tcW w:w="1590" w:type="dxa"/>
          </w:tcPr>
          <w:p w14:paraId="7BCBB91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sustained</w:t>
            </w:r>
          </w:p>
        </w:tc>
        <w:tc>
          <w:tcPr>
            <w:tcW w:w="1575" w:type="dxa"/>
          </w:tcPr>
          <w:p w14:paraId="5189314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delay</w:t>
            </w:r>
          </w:p>
        </w:tc>
        <w:tc>
          <w:tcPr>
            <w:tcW w:w="1860" w:type="dxa"/>
          </w:tcPr>
          <w:p w14:paraId="17343CF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phase</w:t>
            </w:r>
          </w:p>
        </w:tc>
        <w:tc>
          <w:tcPr>
            <w:tcW w:w="1560" w:type="dxa"/>
          </w:tcPr>
          <w:p w14:paraId="4A14D20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period</w:t>
            </w:r>
          </w:p>
        </w:tc>
      </w:tr>
      <w:tr w:rsidR="00BD522F" w:rsidRPr="00BD522F" w14:paraId="51299740" w14:textId="77777777" w:rsidTr="00BD522F">
        <w:tc>
          <w:tcPr>
            <w:tcW w:w="1188" w:type="dxa"/>
          </w:tcPr>
          <w:p w14:paraId="67C63BD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52</w:t>
            </w:r>
          </w:p>
        </w:tc>
        <w:tc>
          <w:tcPr>
            <w:tcW w:w="1587" w:type="dxa"/>
          </w:tcPr>
          <w:p w14:paraId="3AF34DC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alcohol</w:t>
            </w:r>
          </w:p>
        </w:tc>
        <w:tc>
          <w:tcPr>
            <w:tcW w:w="1590" w:type="dxa"/>
          </w:tcPr>
          <w:p w14:paraId="22FC740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acupuncture</w:t>
            </w:r>
          </w:p>
        </w:tc>
        <w:tc>
          <w:tcPr>
            <w:tcW w:w="1575" w:type="dxa"/>
          </w:tcPr>
          <w:p w14:paraId="49FB55F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cocaine</w:t>
            </w:r>
          </w:p>
        </w:tc>
        <w:tc>
          <w:tcPr>
            <w:tcW w:w="1860" w:type="dxa"/>
          </w:tcPr>
          <w:p w14:paraId="4A1D5AB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users</w:t>
            </w:r>
          </w:p>
        </w:tc>
        <w:tc>
          <w:tcPr>
            <w:tcW w:w="1560" w:type="dxa"/>
          </w:tcPr>
          <w:p w14:paraId="632D051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drug</w:t>
            </w:r>
          </w:p>
        </w:tc>
      </w:tr>
      <w:tr w:rsidR="00BD522F" w:rsidRPr="00BD522F" w14:paraId="70115C64" w14:textId="77777777" w:rsidTr="00BD522F">
        <w:tc>
          <w:tcPr>
            <w:tcW w:w="1188" w:type="dxa"/>
          </w:tcPr>
          <w:p w14:paraId="439C662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53</w:t>
            </w:r>
          </w:p>
        </w:tc>
        <w:tc>
          <w:tcPr>
            <w:tcW w:w="1587" w:type="dxa"/>
          </w:tcPr>
          <w:p w14:paraId="6208330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volume</w:t>
            </w:r>
          </w:p>
        </w:tc>
        <w:tc>
          <w:tcPr>
            <w:tcW w:w="1590" w:type="dxa"/>
          </w:tcPr>
          <w:p w14:paraId="6F9A37E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gray</w:t>
            </w:r>
          </w:p>
        </w:tc>
        <w:tc>
          <w:tcPr>
            <w:tcW w:w="1575" w:type="dxa"/>
          </w:tcPr>
          <w:p w14:paraId="0A5EB69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voxel</w:t>
            </w:r>
          </w:p>
        </w:tc>
        <w:tc>
          <w:tcPr>
            <w:tcW w:w="1860" w:type="dxa"/>
          </w:tcPr>
          <w:p w14:paraId="6E9072E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gm</w:t>
            </w:r>
          </w:p>
        </w:tc>
        <w:tc>
          <w:tcPr>
            <w:tcW w:w="1560" w:type="dxa"/>
          </w:tcPr>
          <w:p w14:paraId="36943DB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morphometry</w:t>
            </w:r>
          </w:p>
        </w:tc>
      </w:tr>
      <w:tr w:rsidR="00BD522F" w:rsidRPr="00BD522F" w14:paraId="2F2D5BA6" w14:textId="77777777" w:rsidTr="00BD522F">
        <w:tc>
          <w:tcPr>
            <w:tcW w:w="1188" w:type="dxa"/>
          </w:tcPr>
          <w:p w14:paraId="6512554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lastRenderedPageBreak/>
              <w:t>54</w:t>
            </w:r>
          </w:p>
        </w:tc>
        <w:tc>
          <w:tcPr>
            <w:tcW w:w="1587" w:type="dxa"/>
          </w:tcPr>
          <w:p w14:paraId="0B5E3C7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effective</w:t>
            </w:r>
          </w:p>
        </w:tc>
        <w:tc>
          <w:tcPr>
            <w:tcW w:w="1590" w:type="dxa"/>
          </w:tcPr>
          <w:p w14:paraId="3942797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causal</w:t>
            </w:r>
          </w:p>
        </w:tc>
        <w:tc>
          <w:tcPr>
            <w:tcW w:w="1575" w:type="dxa"/>
          </w:tcPr>
          <w:p w14:paraId="463BD5ED"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network</w:t>
            </w:r>
          </w:p>
        </w:tc>
        <w:tc>
          <w:tcPr>
            <w:tcW w:w="1860" w:type="dxa"/>
          </w:tcPr>
          <w:p w14:paraId="008AC84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dynamic</w:t>
            </w:r>
          </w:p>
        </w:tc>
        <w:tc>
          <w:tcPr>
            <w:tcW w:w="1560" w:type="dxa"/>
          </w:tcPr>
          <w:p w14:paraId="67331EB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modeling</w:t>
            </w:r>
          </w:p>
        </w:tc>
      </w:tr>
      <w:tr w:rsidR="00BD522F" w:rsidRPr="00BD522F" w14:paraId="4732E67E" w14:textId="77777777" w:rsidTr="00BD522F">
        <w:tc>
          <w:tcPr>
            <w:tcW w:w="1188" w:type="dxa"/>
          </w:tcPr>
          <w:p w14:paraId="7A21AB1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55</w:t>
            </w:r>
          </w:p>
        </w:tc>
        <w:tc>
          <w:tcPr>
            <w:tcW w:w="1587" w:type="dxa"/>
          </w:tcPr>
          <w:p w14:paraId="78ADB5F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carriers</w:t>
            </w:r>
          </w:p>
        </w:tc>
        <w:tc>
          <w:tcPr>
            <w:tcW w:w="1590" w:type="dxa"/>
          </w:tcPr>
          <w:p w14:paraId="3B2AEDD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allele</w:t>
            </w:r>
          </w:p>
        </w:tc>
        <w:tc>
          <w:tcPr>
            <w:tcW w:w="1575" w:type="dxa"/>
          </w:tcPr>
          <w:p w14:paraId="78F34FF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gene</w:t>
            </w:r>
          </w:p>
        </w:tc>
        <w:tc>
          <w:tcPr>
            <w:tcW w:w="1860" w:type="dxa"/>
          </w:tcPr>
          <w:p w14:paraId="294F57B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genotype</w:t>
            </w:r>
          </w:p>
        </w:tc>
        <w:tc>
          <w:tcPr>
            <w:tcW w:w="1560" w:type="dxa"/>
          </w:tcPr>
          <w:p w14:paraId="63E444D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genetic</w:t>
            </w:r>
          </w:p>
        </w:tc>
      </w:tr>
      <w:tr w:rsidR="00BD522F" w:rsidRPr="00BD522F" w14:paraId="6CE95F20" w14:textId="77777777" w:rsidTr="00BD522F">
        <w:tc>
          <w:tcPr>
            <w:tcW w:w="1188" w:type="dxa"/>
          </w:tcPr>
          <w:p w14:paraId="06C1548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56</w:t>
            </w:r>
          </w:p>
        </w:tc>
        <w:tc>
          <w:tcPr>
            <w:tcW w:w="1587" w:type="dxa"/>
          </w:tcPr>
          <w:p w14:paraId="41D58AD3"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ptsd</w:t>
            </w:r>
          </w:p>
        </w:tc>
        <w:tc>
          <w:tcPr>
            <w:tcW w:w="1590" w:type="dxa"/>
          </w:tcPr>
          <w:p w14:paraId="383BA62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social</w:t>
            </w:r>
          </w:p>
        </w:tc>
        <w:tc>
          <w:tcPr>
            <w:tcW w:w="1575" w:type="dxa"/>
          </w:tcPr>
          <w:p w14:paraId="6363114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game</w:t>
            </w:r>
          </w:p>
        </w:tc>
        <w:tc>
          <w:tcPr>
            <w:tcW w:w="1860" w:type="dxa"/>
          </w:tcPr>
          <w:p w14:paraId="6A9A66B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attachment</w:t>
            </w:r>
          </w:p>
        </w:tc>
        <w:tc>
          <w:tcPr>
            <w:tcW w:w="1560" w:type="dxa"/>
          </w:tcPr>
          <w:p w14:paraId="40648FB1"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trauma</w:t>
            </w:r>
          </w:p>
        </w:tc>
      </w:tr>
      <w:tr w:rsidR="00BD522F" w:rsidRPr="00BD522F" w14:paraId="1A54B4F2" w14:textId="77777777" w:rsidTr="00BD522F">
        <w:tc>
          <w:tcPr>
            <w:tcW w:w="1188" w:type="dxa"/>
          </w:tcPr>
          <w:p w14:paraId="4FF3490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57</w:t>
            </w:r>
          </w:p>
        </w:tc>
        <w:tc>
          <w:tcPr>
            <w:tcW w:w="1587" w:type="dxa"/>
          </w:tcPr>
          <w:p w14:paraId="434696CC"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asd</w:t>
            </w:r>
          </w:p>
        </w:tc>
        <w:tc>
          <w:tcPr>
            <w:tcW w:w="1590" w:type="dxa"/>
          </w:tcPr>
          <w:p w14:paraId="0613DB7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autism</w:t>
            </w:r>
          </w:p>
        </w:tc>
        <w:tc>
          <w:tcPr>
            <w:tcW w:w="1575" w:type="dxa"/>
          </w:tcPr>
          <w:p w14:paraId="42D819E9"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social</w:t>
            </w:r>
          </w:p>
        </w:tc>
        <w:tc>
          <w:tcPr>
            <w:tcW w:w="1860" w:type="dxa"/>
          </w:tcPr>
          <w:p w14:paraId="7766CEC4"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reho</w:t>
            </w:r>
          </w:p>
        </w:tc>
        <w:tc>
          <w:tcPr>
            <w:tcW w:w="1560" w:type="dxa"/>
          </w:tcPr>
          <w:p w14:paraId="3E172E3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controls</w:t>
            </w:r>
          </w:p>
        </w:tc>
      </w:tr>
      <w:tr w:rsidR="00BD522F" w:rsidRPr="00BD522F" w14:paraId="611A5AE7" w14:textId="77777777" w:rsidTr="00BD522F">
        <w:tc>
          <w:tcPr>
            <w:tcW w:w="1188" w:type="dxa"/>
          </w:tcPr>
          <w:p w14:paraId="3EAE6DE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58</w:t>
            </w:r>
          </w:p>
        </w:tc>
        <w:tc>
          <w:tcPr>
            <w:tcW w:w="1587" w:type="dxa"/>
          </w:tcPr>
          <w:p w14:paraId="44BADD0E"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age</w:t>
            </w:r>
          </w:p>
        </w:tc>
        <w:tc>
          <w:tcPr>
            <w:tcW w:w="1590" w:type="dxa"/>
          </w:tcPr>
          <w:p w14:paraId="4FBF4D6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adults</w:t>
            </w:r>
          </w:p>
        </w:tc>
        <w:tc>
          <w:tcPr>
            <w:tcW w:w="1575" w:type="dxa"/>
          </w:tcPr>
          <w:p w14:paraId="790886A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children</w:t>
            </w:r>
          </w:p>
        </w:tc>
        <w:tc>
          <w:tcPr>
            <w:tcW w:w="1860" w:type="dxa"/>
          </w:tcPr>
          <w:p w14:paraId="5721F37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adolescents</w:t>
            </w:r>
          </w:p>
        </w:tc>
        <w:tc>
          <w:tcPr>
            <w:tcW w:w="1560" w:type="dxa"/>
          </w:tcPr>
          <w:p w14:paraId="4C868E9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sleep</w:t>
            </w:r>
          </w:p>
        </w:tc>
      </w:tr>
      <w:tr w:rsidR="00BD522F" w:rsidRPr="00BD522F" w14:paraId="12FF5220" w14:textId="77777777" w:rsidTr="00BD522F">
        <w:tc>
          <w:tcPr>
            <w:tcW w:w="1188" w:type="dxa"/>
          </w:tcPr>
          <w:p w14:paraId="4B1E346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59</w:t>
            </w:r>
          </w:p>
        </w:tc>
        <w:tc>
          <w:tcPr>
            <w:tcW w:w="1587" w:type="dxa"/>
          </w:tcPr>
          <w:p w14:paraId="60CCF6C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features</w:t>
            </w:r>
          </w:p>
        </w:tc>
        <w:tc>
          <w:tcPr>
            <w:tcW w:w="1590" w:type="dxa"/>
          </w:tcPr>
          <w:p w14:paraId="32244CA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free</w:t>
            </w:r>
          </w:p>
        </w:tc>
        <w:tc>
          <w:tcPr>
            <w:tcW w:w="1575" w:type="dxa"/>
          </w:tcPr>
          <w:p w14:paraId="359E192F"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sensitivity</w:t>
            </w:r>
          </w:p>
        </w:tc>
        <w:tc>
          <w:tcPr>
            <w:tcW w:w="1860" w:type="dxa"/>
          </w:tcPr>
          <w:p w14:paraId="0D38EA7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classifier</w:t>
            </w:r>
          </w:p>
        </w:tc>
        <w:tc>
          <w:tcPr>
            <w:tcW w:w="1560" w:type="dxa"/>
          </w:tcPr>
          <w:p w14:paraId="5B883252"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feature</w:t>
            </w:r>
          </w:p>
        </w:tc>
      </w:tr>
      <w:tr w:rsidR="00BD522F" w:rsidRPr="00BD522F" w14:paraId="51492BE4" w14:textId="77777777" w:rsidTr="00BD522F">
        <w:tc>
          <w:tcPr>
            <w:tcW w:w="1188" w:type="dxa"/>
          </w:tcPr>
          <w:p w14:paraId="67FE6366"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60</w:t>
            </w:r>
          </w:p>
        </w:tc>
        <w:tc>
          <w:tcPr>
            <w:tcW w:w="1587" w:type="dxa"/>
          </w:tcPr>
          <w:p w14:paraId="25382EBA"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responses</w:t>
            </w:r>
          </w:p>
        </w:tc>
        <w:tc>
          <w:tcPr>
            <w:tcW w:w="1590" w:type="dxa"/>
          </w:tcPr>
          <w:p w14:paraId="776553E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stimulus</w:t>
            </w:r>
          </w:p>
        </w:tc>
        <w:tc>
          <w:tcPr>
            <w:tcW w:w="1575" w:type="dxa"/>
          </w:tcPr>
          <w:p w14:paraId="0550F048"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effect</w:t>
            </w:r>
          </w:p>
        </w:tc>
        <w:tc>
          <w:tcPr>
            <w:tcW w:w="1860" w:type="dxa"/>
          </w:tcPr>
          <w:p w14:paraId="0D1EBD85"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design</w:t>
            </w:r>
          </w:p>
        </w:tc>
        <w:tc>
          <w:tcPr>
            <w:tcW w:w="1560" w:type="dxa"/>
          </w:tcPr>
          <w:p w14:paraId="6F59561B" w14:textId="77777777" w:rsidR="00BD522F" w:rsidRPr="00BD522F" w:rsidRDefault="00BD522F" w:rsidP="00E62F82">
            <w:pPr>
              <w:pStyle w:val="Normal1"/>
              <w:widowControl w:val="0"/>
              <w:spacing w:line="360" w:lineRule="auto"/>
              <w:rPr>
                <w:rFonts w:ascii="Times" w:hAnsi="Times"/>
                <w:sz w:val="18"/>
                <w:szCs w:val="18"/>
              </w:rPr>
            </w:pPr>
            <w:r w:rsidRPr="00BD522F">
              <w:rPr>
                <w:rFonts w:ascii="Times" w:hAnsi="Times"/>
                <w:sz w:val="18"/>
                <w:szCs w:val="18"/>
              </w:rPr>
              <w:t>neuronal</w:t>
            </w:r>
          </w:p>
        </w:tc>
      </w:tr>
    </w:tbl>
    <w:p w14:paraId="422109C7" w14:textId="77777777" w:rsidR="000D04AA" w:rsidRPr="00E77236" w:rsidRDefault="000D04AA" w:rsidP="00BD522F">
      <w:pPr>
        <w:ind w:firstLine="0"/>
        <w:rPr>
          <w:szCs w:val="24"/>
        </w:rPr>
      </w:pPr>
    </w:p>
    <w:sectPr w:rsidR="000D04AA" w:rsidRPr="00E77236">
      <w:headerReference w:type="even" r:id="rId17"/>
      <w:head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Tal Yarkoni" w:date="2015-09-23T20:24:00Z" w:initials="TY">
    <w:p w14:paraId="580BB097" w14:textId="0D95EF04" w:rsidR="00186494" w:rsidRDefault="00186494">
      <w:pPr>
        <w:pStyle w:val="CommentText"/>
      </w:pPr>
      <w:r>
        <w:rPr>
          <w:rStyle w:val="CommentReference"/>
        </w:rPr>
        <w:annotationRef/>
      </w:r>
      <w:r>
        <w:t xml:space="preserve">I feel like this could be a stronger punchline… maybe say what the three zones are associated with instead of this. E.g., “Multivariate classification analyses aimed at identifying the psychological concepts most strongly predictive of activity in each region revealed a tripartite division within MFC, with each zone displaying a relatively distinct functional signature: respectively, motor….” </w:t>
      </w:r>
    </w:p>
  </w:comment>
  <w:comment w:id="5" w:author="Alejandro De La Vega" w:date="2015-09-21T22:44:00Z" w:initials="AD">
    <w:p w14:paraId="5618FD13" w14:textId="12888705" w:rsidR="00186494" w:rsidRPr="0056695D" w:rsidRDefault="00186494" w:rsidP="00250E5C">
      <w:pPr>
        <w:rPr>
          <w:szCs w:val="24"/>
        </w:rPr>
      </w:pPr>
      <w:r>
        <w:rPr>
          <w:rStyle w:val="CommentReference"/>
        </w:rPr>
        <w:annotationRef/>
      </w:r>
      <w:r w:rsidRPr="0056695D">
        <w:rPr>
          <w:szCs w:val="24"/>
        </w:rPr>
        <w:t xml:space="preserve">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 </w:t>
      </w:r>
    </w:p>
    <w:p w14:paraId="362EC81F" w14:textId="3BC02A06" w:rsidR="00186494" w:rsidRDefault="00186494">
      <w:pPr>
        <w:pStyle w:val="CommentText"/>
      </w:pPr>
    </w:p>
  </w:comment>
  <w:comment w:id="25" w:author="Tal Yarkoni" w:date="2015-09-23T20:30:00Z" w:initials="TY">
    <w:p w14:paraId="579829AC" w14:textId="5E5F4EBE" w:rsidR="00186494" w:rsidRDefault="00186494">
      <w:pPr>
        <w:pStyle w:val="CommentText"/>
      </w:pPr>
      <w:r>
        <w:rPr>
          <w:rStyle w:val="CommentReference"/>
        </w:rPr>
        <w:annotationRef/>
      </w:r>
      <w:r>
        <w:t>Maybe add citations if appropriate</w:t>
      </w:r>
    </w:p>
  </w:comment>
  <w:comment w:id="36" w:author="Tal Yarkoni" w:date="2015-09-24T09:45:00Z" w:initials="TY">
    <w:p w14:paraId="18885DBA" w14:textId="00C183F2" w:rsidR="00186494" w:rsidRDefault="00186494">
      <w:pPr>
        <w:pStyle w:val="CommentText"/>
      </w:pPr>
      <w:r>
        <w:rPr>
          <w:rStyle w:val="CommentReference"/>
        </w:rPr>
        <w:annotationRef/>
      </w:r>
      <w:r>
        <w:t xml:space="preserve">Is this true? It’s not the way I have things set up by default, so unless you did it yourself, it’s not the partial correlation. We </w:t>
      </w:r>
      <w:r w:rsidRPr="00C7483A">
        <w:rPr>
          <w:b/>
          <w:bCs/>
        </w:rPr>
        <w:t>did</w:t>
      </w:r>
      <w:r>
        <w:t xml:space="preserve"> compute the partial correlation in Luke’s insula paper, but I’ve decided that approach can be misleading, so I haven’t implemented that way in python Neurosynth.</w:t>
      </w:r>
    </w:p>
  </w:comment>
  <w:comment w:id="37" w:author="Tal Yarkoni" w:date="2015-09-24T09:49:00Z" w:initials="TY">
    <w:p w14:paraId="3E73D472" w14:textId="5827DC05" w:rsidR="00186494" w:rsidRDefault="00186494">
      <w:pPr>
        <w:pStyle w:val="CommentText"/>
      </w:pPr>
      <w:r>
        <w:rPr>
          <w:rStyle w:val="CommentReference"/>
        </w:rPr>
        <w:annotationRef/>
      </w:r>
      <w:r>
        <w:t>I find this unclear, and see above re: the controlling part. The values here are just based on the Pearson correlation coefficient between the seed and every target voxel, so you could probably just say “Colored voxels indicate strong coactivation with the seed region of the same color (at right)”. And are you sure these are only corrected to FDR of .01? I would expect to see more at that low a threshold…</w:t>
      </w:r>
    </w:p>
  </w:comment>
  <w:comment w:id="84" w:author="Tal Yarkoni" w:date="2015-09-24T10:02:00Z" w:initials="TY">
    <w:p w14:paraId="39228997" w14:textId="2CA878CC" w:rsidR="00186494" w:rsidRDefault="00186494">
      <w:pPr>
        <w:pStyle w:val="CommentText"/>
      </w:pPr>
      <w:r>
        <w:rPr>
          <w:rStyle w:val="CommentReference"/>
        </w:rPr>
        <w:annotationRef/>
      </w:r>
      <w:r>
        <w:t>I think we should avoid calling these functions; they’re estimated topics, and we don’t really know what the mapping onto latent cognitive functions is—but it’s certainly not one-to-one. Maybe use “topics” instead. “Concept” is also fine.</w:t>
      </w:r>
    </w:p>
  </w:comment>
  <w:comment w:id="86" w:author="Tal Yarkoni" w:date="2015-09-24T10:07:00Z" w:initials="TY">
    <w:p w14:paraId="2966027D" w14:textId="165C5D5B" w:rsidR="00186494" w:rsidRDefault="00186494">
      <w:pPr>
        <w:pStyle w:val="CommentText"/>
      </w:pPr>
      <w:r>
        <w:rPr>
          <w:rStyle w:val="CommentReference"/>
        </w:rPr>
        <w:annotationRef/>
      </w:r>
      <w:r>
        <w:t>Did you bootstrap the number of topics required to reach max (i.e., the circle in the plot), or just the discriminability performance? I worry that if you plot horizontal CIs for the circles, they will be pretty big too, so maybe we shouldn’t be interpreting these differences…</w:t>
      </w:r>
    </w:p>
  </w:comment>
  <w:comment w:id="87" w:author="Tal Yarkoni" w:date="2015-09-24T10:08:00Z" w:initials="TY">
    <w:p w14:paraId="448EFBF7" w14:textId="5047AF07" w:rsidR="00186494" w:rsidRDefault="00186494">
      <w:pPr>
        <w:pStyle w:val="CommentText"/>
      </w:pPr>
      <w:r>
        <w:rPr>
          <w:rStyle w:val="CommentReference"/>
        </w:rPr>
        <w:annotationRef/>
      </w:r>
      <w:r>
        <w:t>This is a pretty weak analysis considering there are only 10 regions… would drop it, personally. The qualitative impression is fine.</w:t>
      </w:r>
    </w:p>
  </w:comment>
  <w:comment w:id="90" w:author="Tal Yarkoni" w:date="2015-09-24T10:10:00Z" w:initials="TY">
    <w:p w14:paraId="52E809E7" w14:textId="6C76C8EC" w:rsidR="00186494" w:rsidRDefault="00186494">
      <w:pPr>
        <w:pStyle w:val="CommentText"/>
      </w:pPr>
      <w:r>
        <w:rPr>
          <w:rStyle w:val="CommentReference"/>
        </w:rPr>
        <w:annotationRef/>
      </w:r>
      <w:r>
        <w:t>Cite insula paper, because we flesh this point out in detail there.</w:t>
      </w:r>
    </w:p>
  </w:comment>
  <w:comment w:id="99" w:author="Tal Yarkoni" w:date="2015-09-24T10:13:00Z" w:initials="TY">
    <w:p w14:paraId="1E03D6BE" w14:textId="2A74EA6F" w:rsidR="00186494" w:rsidRDefault="00186494">
      <w:pPr>
        <w:pStyle w:val="CommentText"/>
      </w:pPr>
      <w:r>
        <w:rPr>
          <w:rStyle w:val="CommentReference"/>
        </w:rPr>
        <w:annotationRef/>
      </w:r>
      <w:r>
        <w:t>?</w:t>
      </w:r>
    </w:p>
  </w:comment>
  <w:comment w:id="100" w:author="Tal Yarkoni" w:date="2015-09-24T10:15:00Z" w:initials="TY">
    <w:p w14:paraId="707A4966" w14:textId="353B55D0" w:rsidR="00186494" w:rsidRDefault="00186494">
      <w:pPr>
        <w:pStyle w:val="CommentText"/>
      </w:pPr>
      <w:r>
        <w:rPr>
          <w:rStyle w:val="CommentReference"/>
        </w:rPr>
        <w:annotationRef/>
      </w:r>
      <w:r>
        <w:t>This makes it sound like the seat of executive control is pre-SMA, which is surely not right. Maybe re-word.</w:t>
      </w:r>
    </w:p>
  </w:comment>
  <w:comment w:id="127" w:author="Tal Yarkoni" w:date="2015-09-24T10:23:00Z" w:initials="TY">
    <w:p w14:paraId="47619E66" w14:textId="01B0AC96" w:rsidR="00186494" w:rsidRDefault="00186494">
      <w:pPr>
        <w:pStyle w:val="CommentText"/>
      </w:pPr>
      <w:r>
        <w:rPr>
          <w:rStyle w:val="CommentReference"/>
        </w:rPr>
        <w:annotationRef/>
      </w:r>
      <w:r>
        <w:t>Okay, but now that we’ve removed the Shackman analyses (which I endorse), it may not be entirely clear how this conclusion follows. You might want to weaken this a bit to say something like “Our analyses suggest that there is greater functional diversity within MFC regions than previous “unifying” accounts might suggest.”</w:t>
      </w:r>
    </w:p>
  </w:comment>
  <w:comment w:id="141" w:author="Tal Yarkoni" w:date="2015-09-24T10:26:00Z" w:initials="TY">
    <w:p w14:paraId="25497559" w14:textId="5B53DB98" w:rsidR="00186494" w:rsidRDefault="00186494">
      <w:pPr>
        <w:pStyle w:val="CommentText"/>
      </w:pPr>
      <w:r>
        <w:rPr>
          <w:rStyle w:val="CommentReference"/>
        </w:rPr>
        <w:annotationRef/>
      </w:r>
      <w:r>
        <w:t>Technically for k-means it’s not a distance matrix; the sklearn implementation works directly only the raw values.</w:t>
      </w:r>
    </w:p>
  </w:comment>
  <w:comment w:id="152" w:author="Alejandro De La Vega" w:date="2015-09-22T16:49:00Z" w:initials="AD">
    <w:p w14:paraId="3C2445EB" w14:textId="562F48DF" w:rsidR="00186494" w:rsidRDefault="00186494">
      <w:pPr>
        <w:pStyle w:val="CommentText"/>
      </w:pPr>
      <w:r>
        <w:rPr>
          <w:rStyle w:val="CommentReference"/>
        </w:rPr>
        <w:annotationRef/>
      </w:r>
      <w:r>
        <w:t>Is this enough detail? I’m trying to save space</w:t>
      </w:r>
    </w:p>
  </w:comment>
  <w:comment w:id="153" w:author="Tal Yarkoni" w:date="2015-09-24T10:33:00Z" w:initials="TY">
    <w:p w14:paraId="2CD456BE" w14:textId="6CB9CC7D" w:rsidR="00186494" w:rsidRDefault="00186494">
      <w:pPr>
        <w:pStyle w:val="CommentText"/>
      </w:pPr>
      <w:r>
        <w:rPr>
          <w:rStyle w:val="CommentReference"/>
        </w:rPr>
        <w:annotationRef/>
      </w:r>
      <w:r>
        <w:t xml:space="preserve">Not sure I’d call this “controlling for” the other regions, because that’s not really what you’re doing, statistically (if you explicitly did a partial correlation, you should get different results). What you’re doing here is really just increasing the spatial selectivity of the analysis by only including studies that activate the one subregion and not any of the others. </w:t>
      </w:r>
    </w:p>
  </w:comment>
  <w:comment w:id="154" w:author="Tal Yarkoni" w:date="2015-09-24T10:33:00Z" w:initials="TY">
    <w:p w14:paraId="20B30CBC" w14:textId="5AF847D1" w:rsidR="00F104F0" w:rsidRDefault="00F104F0">
      <w:pPr>
        <w:pStyle w:val="CommentText"/>
      </w:pPr>
      <w:r>
        <w:rPr>
          <w:rStyle w:val="CommentReference"/>
        </w:rPr>
        <w:annotationRef/>
      </w:r>
      <w:r>
        <w:t>This will sound kind of cryptic, so maybe cite the supplement in Yarkoni et al 2011 for more details.</w:t>
      </w:r>
    </w:p>
  </w:comment>
  <w:comment w:id="165" w:author="Tal Yarkoni" w:date="2015-09-24T10:35:00Z" w:initials="TY">
    <w:p w14:paraId="2D8C090F" w14:textId="0439D152" w:rsidR="006B0F89" w:rsidRDefault="006B0F89">
      <w:pPr>
        <w:pStyle w:val="CommentText"/>
      </w:pPr>
      <w:r>
        <w:rPr>
          <w:rStyle w:val="CommentReference"/>
        </w:rPr>
        <w:annotationRef/>
      </w:r>
      <w:r>
        <w:t>Earlier you said 34! Make sure you have it consistent throughout.</w:t>
      </w:r>
    </w:p>
  </w:comment>
  <w:comment w:id="181" w:author="Tal Yarkoni" w:date="2015-09-24T10:37:00Z" w:initials="TY">
    <w:p w14:paraId="0B2041E7" w14:textId="0B047CFD" w:rsidR="009405A7" w:rsidRDefault="009405A7">
      <w:pPr>
        <w:pStyle w:val="CommentText"/>
      </w:pPr>
      <w:r>
        <w:rPr>
          <w:rStyle w:val="CommentReference"/>
        </w:rPr>
        <w:annotationRef/>
      </w:r>
      <w:r>
        <w:t>Not sure this is a good rationale for this; you can weight by class with most other metrics, so maybe just drop this bit.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2900" w14:textId="77777777" w:rsidR="00186494" w:rsidRDefault="00186494" w:rsidP="00876801">
      <w:pPr>
        <w:spacing w:line="240" w:lineRule="auto"/>
      </w:pPr>
      <w:r>
        <w:separator/>
      </w:r>
    </w:p>
  </w:endnote>
  <w:endnote w:type="continuationSeparator" w:id="0">
    <w:p w14:paraId="0CAD3610" w14:textId="77777777" w:rsidR="00186494" w:rsidRDefault="00186494"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C4B18" w14:textId="77777777" w:rsidR="00186494" w:rsidRDefault="00186494" w:rsidP="00876801">
      <w:pPr>
        <w:spacing w:line="240" w:lineRule="auto"/>
      </w:pPr>
      <w:r>
        <w:separator/>
      </w:r>
    </w:p>
  </w:footnote>
  <w:footnote w:type="continuationSeparator" w:id="0">
    <w:p w14:paraId="7E64E29A" w14:textId="77777777" w:rsidR="00186494" w:rsidRDefault="00186494" w:rsidP="0087680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186494" w:rsidRDefault="00186494" w:rsidP="00E62F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186494" w:rsidRDefault="00186494"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186494" w:rsidRDefault="00186494" w:rsidP="00E62F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5F39">
      <w:rPr>
        <w:rStyle w:val="PageNumber"/>
        <w:noProof/>
      </w:rPr>
      <w:t>26</w:t>
    </w:r>
    <w:r>
      <w:rPr>
        <w:rStyle w:val="PageNumber"/>
      </w:rPr>
      <w:fldChar w:fldCharType="end"/>
    </w:r>
  </w:p>
  <w:p w14:paraId="20560E20" w14:textId="5335C6C6" w:rsidR="00186494" w:rsidRDefault="00186494"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BD6"/>
    <w:rsid w:val="00051D65"/>
    <w:rsid w:val="000523DE"/>
    <w:rsid w:val="000526B9"/>
    <w:rsid w:val="00054F75"/>
    <w:rsid w:val="000646FC"/>
    <w:rsid w:val="00070050"/>
    <w:rsid w:val="0007421C"/>
    <w:rsid w:val="0007422E"/>
    <w:rsid w:val="00075CF7"/>
    <w:rsid w:val="000800F3"/>
    <w:rsid w:val="000854A2"/>
    <w:rsid w:val="00091C3F"/>
    <w:rsid w:val="000A39CD"/>
    <w:rsid w:val="000A4873"/>
    <w:rsid w:val="000A5214"/>
    <w:rsid w:val="000A78AE"/>
    <w:rsid w:val="000B2F0E"/>
    <w:rsid w:val="000B4674"/>
    <w:rsid w:val="000C0807"/>
    <w:rsid w:val="000C16DB"/>
    <w:rsid w:val="000C4A44"/>
    <w:rsid w:val="000D04AA"/>
    <w:rsid w:val="000D4C63"/>
    <w:rsid w:val="000D5C07"/>
    <w:rsid w:val="000D7123"/>
    <w:rsid w:val="000E18FA"/>
    <w:rsid w:val="000E24FD"/>
    <w:rsid w:val="000E2BF0"/>
    <w:rsid w:val="000E6846"/>
    <w:rsid w:val="000F1D68"/>
    <w:rsid w:val="000F41C1"/>
    <w:rsid w:val="000F4DBC"/>
    <w:rsid w:val="000F7B0B"/>
    <w:rsid w:val="00101C88"/>
    <w:rsid w:val="00104669"/>
    <w:rsid w:val="00104D1A"/>
    <w:rsid w:val="001127E3"/>
    <w:rsid w:val="00113948"/>
    <w:rsid w:val="0011617D"/>
    <w:rsid w:val="001165B6"/>
    <w:rsid w:val="00117802"/>
    <w:rsid w:val="00123AE8"/>
    <w:rsid w:val="00124191"/>
    <w:rsid w:val="001267C4"/>
    <w:rsid w:val="001367FD"/>
    <w:rsid w:val="00142B82"/>
    <w:rsid w:val="00161ED9"/>
    <w:rsid w:val="001740DA"/>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C003D"/>
    <w:rsid w:val="001C0866"/>
    <w:rsid w:val="001D55BF"/>
    <w:rsid w:val="001D7CD5"/>
    <w:rsid w:val="001E39DA"/>
    <w:rsid w:val="001E51C6"/>
    <w:rsid w:val="001F5C0A"/>
    <w:rsid w:val="0020027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B2CC6"/>
    <w:rsid w:val="002B3FED"/>
    <w:rsid w:val="002B4530"/>
    <w:rsid w:val="002C19DF"/>
    <w:rsid w:val="002C2843"/>
    <w:rsid w:val="002C3FAA"/>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320E2"/>
    <w:rsid w:val="00332E1B"/>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57AA"/>
    <w:rsid w:val="003D23FD"/>
    <w:rsid w:val="003E259F"/>
    <w:rsid w:val="003E6356"/>
    <w:rsid w:val="003F4860"/>
    <w:rsid w:val="004010F0"/>
    <w:rsid w:val="00402EC2"/>
    <w:rsid w:val="004104ED"/>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3ADB"/>
    <w:rsid w:val="004A07EE"/>
    <w:rsid w:val="004A28E2"/>
    <w:rsid w:val="004A5866"/>
    <w:rsid w:val="004A7E49"/>
    <w:rsid w:val="004B254B"/>
    <w:rsid w:val="004B2E68"/>
    <w:rsid w:val="004C0073"/>
    <w:rsid w:val="004C431F"/>
    <w:rsid w:val="004C4D27"/>
    <w:rsid w:val="004C7C5F"/>
    <w:rsid w:val="004D452B"/>
    <w:rsid w:val="004D4F37"/>
    <w:rsid w:val="004D52DB"/>
    <w:rsid w:val="004D5962"/>
    <w:rsid w:val="004E3585"/>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6CAD"/>
    <w:rsid w:val="005D7B00"/>
    <w:rsid w:val="005E1249"/>
    <w:rsid w:val="005E1A40"/>
    <w:rsid w:val="005E4035"/>
    <w:rsid w:val="005E4563"/>
    <w:rsid w:val="005F19C4"/>
    <w:rsid w:val="005F1BC7"/>
    <w:rsid w:val="00603CCE"/>
    <w:rsid w:val="006057CF"/>
    <w:rsid w:val="00606FCE"/>
    <w:rsid w:val="006108DE"/>
    <w:rsid w:val="0061345F"/>
    <w:rsid w:val="00613DCA"/>
    <w:rsid w:val="006158D2"/>
    <w:rsid w:val="006204A8"/>
    <w:rsid w:val="00622818"/>
    <w:rsid w:val="006256FC"/>
    <w:rsid w:val="0062662F"/>
    <w:rsid w:val="006274F8"/>
    <w:rsid w:val="00627769"/>
    <w:rsid w:val="0063716C"/>
    <w:rsid w:val="00644D69"/>
    <w:rsid w:val="006529E1"/>
    <w:rsid w:val="00654027"/>
    <w:rsid w:val="00657727"/>
    <w:rsid w:val="00665100"/>
    <w:rsid w:val="006706F2"/>
    <w:rsid w:val="006837AB"/>
    <w:rsid w:val="00685414"/>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3C95"/>
    <w:rsid w:val="00765C2A"/>
    <w:rsid w:val="00765F38"/>
    <w:rsid w:val="00772863"/>
    <w:rsid w:val="00776733"/>
    <w:rsid w:val="00777DE2"/>
    <w:rsid w:val="007801A0"/>
    <w:rsid w:val="007805EB"/>
    <w:rsid w:val="00781EFE"/>
    <w:rsid w:val="00793DED"/>
    <w:rsid w:val="007940D9"/>
    <w:rsid w:val="007955CF"/>
    <w:rsid w:val="007976E7"/>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53D1"/>
    <w:rsid w:val="00A85B81"/>
    <w:rsid w:val="00A9037D"/>
    <w:rsid w:val="00A91BE9"/>
    <w:rsid w:val="00A968D6"/>
    <w:rsid w:val="00AA0DCB"/>
    <w:rsid w:val="00AA4D4A"/>
    <w:rsid w:val="00AA61AF"/>
    <w:rsid w:val="00AA78BC"/>
    <w:rsid w:val="00AB4CCA"/>
    <w:rsid w:val="00AC0CA6"/>
    <w:rsid w:val="00AC3A0C"/>
    <w:rsid w:val="00AD3195"/>
    <w:rsid w:val="00AD3480"/>
    <w:rsid w:val="00AD47C0"/>
    <w:rsid w:val="00AE3888"/>
    <w:rsid w:val="00AE72EE"/>
    <w:rsid w:val="00AF24FD"/>
    <w:rsid w:val="00AF4A2B"/>
    <w:rsid w:val="00AF4DB3"/>
    <w:rsid w:val="00AF6A9A"/>
    <w:rsid w:val="00AF6E70"/>
    <w:rsid w:val="00B06CC0"/>
    <w:rsid w:val="00B14EB3"/>
    <w:rsid w:val="00B15843"/>
    <w:rsid w:val="00B20F8A"/>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7F05"/>
    <w:rsid w:val="00B9451E"/>
    <w:rsid w:val="00BA6238"/>
    <w:rsid w:val="00BB349A"/>
    <w:rsid w:val="00BB5E35"/>
    <w:rsid w:val="00BC48C8"/>
    <w:rsid w:val="00BD05F1"/>
    <w:rsid w:val="00BD522F"/>
    <w:rsid w:val="00BD74AA"/>
    <w:rsid w:val="00BD7B4C"/>
    <w:rsid w:val="00BE1275"/>
    <w:rsid w:val="00BE1AE7"/>
    <w:rsid w:val="00BE2BE9"/>
    <w:rsid w:val="00BE6EC8"/>
    <w:rsid w:val="00BF108C"/>
    <w:rsid w:val="00BF1EB4"/>
    <w:rsid w:val="00BF2484"/>
    <w:rsid w:val="00BF4B1D"/>
    <w:rsid w:val="00BF62A4"/>
    <w:rsid w:val="00C01A02"/>
    <w:rsid w:val="00C15F07"/>
    <w:rsid w:val="00C212CF"/>
    <w:rsid w:val="00C21F35"/>
    <w:rsid w:val="00C2645B"/>
    <w:rsid w:val="00C30F82"/>
    <w:rsid w:val="00C37C2C"/>
    <w:rsid w:val="00C555DA"/>
    <w:rsid w:val="00C565A6"/>
    <w:rsid w:val="00C628A3"/>
    <w:rsid w:val="00C65153"/>
    <w:rsid w:val="00C654F9"/>
    <w:rsid w:val="00C7078F"/>
    <w:rsid w:val="00C7483A"/>
    <w:rsid w:val="00C767DE"/>
    <w:rsid w:val="00C804E9"/>
    <w:rsid w:val="00C933A1"/>
    <w:rsid w:val="00C94550"/>
    <w:rsid w:val="00CA0CE5"/>
    <w:rsid w:val="00CA1704"/>
    <w:rsid w:val="00CA209E"/>
    <w:rsid w:val="00CA29CD"/>
    <w:rsid w:val="00CA3B40"/>
    <w:rsid w:val="00CA4183"/>
    <w:rsid w:val="00CB287C"/>
    <w:rsid w:val="00CB5F01"/>
    <w:rsid w:val="00CB6A82"/>
    <w:rsid w:val="00CD30DF"/>
    <w:rsid w:val="00CD3115"/>
    <w:rsid w:val="00CD67C8"/>
    <w:rsid w:val="00CE09DD"/>
    <w:rsid w:val="00CE20D6"/>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6262"/>
    <w:rsid w:val="00DB5837"/>
    <w:rsid w:val="00DC5FC7"/>
    <w:rsid w:val="00DC75B9"/>
    <w:rsid w:val="00DD0815"/>
    <w:rsid w:val="00DE09FD"/>
    <w:rsid w:val="00DE15D9"/>
    <w:rsid w:val="00DE7623"/>
    <w:rsid w:val="00DE7E46"/>
    <w:rsid w:val="00DF1BE3"/>
    <w:rsid w:val="00DF70A1"/>
    <w:rsid w:val="00E036ED"/>
    <w:rsid w:val="00E14A5D"/>
    <w:rsid w:val="00E16D2B"/>
    <w:rsid w:val="00E170C6"/>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6A87"/>
    <w:rsid w:val="00F1733A"/>
    <w:rsid w:val="00F2009F"/>
    <w:rsid w:val="00F2258E"/>
    <w:rsid w:val="00F31305"/>
    <w:rsid w:val="00F40EDF"/>
    <w:rsid w:val="00F5123A"/>
    <w:rsid w:val="00F51DC3"/>
    <w:rsid w:val="00F56E66"/>
    <w:rsid w:val="00F57F1B"/>
    <w:rsid w:val="00F603FF"/>
    <w:rsid w:val="00F63852"/>
    <w:rsid w:val="00F70A5D"/>
    <w:rsid w:val="00F72939"/>
    <w:rsid w:val="00F73C96"/>
    <w:rsid w:val="00F74C7B"/>
    <w:rsid w:val="00F75378"/>
    <w:rsid w:val="00F80415"/>
    <w:rsid w:val="00F91F6A"/>
    <w:rsid w:val="00F92EB6"/>
    <w:rsid w:val="00F9375E"/>
    <w:rsid w:val="00F9689E"/>
    <w:rsid w:val="00FB0337"/>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DD4"/>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DD4"/>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DBB4C-0259-9D4D-AAF1-A1B2B132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36</Pages>
  <Words>23155</Words>
  <Characters>131984</Characters>
  <Application>Microsoft Macintosh Word</Application>
  <DocSecurity>0</DocSecurity>
  <Lines>1099</Lines>
  <Paragraphs>309</Paragraphs>
  <ScaleCrop>false</ScaleCrop>
  <Company>University of Colorado</Company>
  <LinksUpToDate>false</LinksUpToDate>
  <CharactersWithSpaces>154830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 Yarkoni</cp:lastModifiedBy>
  <cp:revision>52</cp:revision>
  <dcterms:created xsi:type="dcterms:W3CDTF">2015-09-24T01:30:00Z</dcterms:created>
  <dcterms:modified xsi:type="dcterms:W3CDTF">2015-09-24T15:38:00Z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id="http://www.zotero.org/styles/pnas"/&gt;&lt;hasBiblio/&gt;&lt;format class="21"/&gt;&lt;count citations="62" publications="59"/&gt;&lt;/info&gt;PAPERS2_INFO_END</vt:lpwstr>
  </property>
</Properties>
</file>