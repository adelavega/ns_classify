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9C8CAFB" w14:textId="1718FFBA" w:rsidR="000C0807" w:rsidRPr="00E11628" w:rsidRDefault="001740DA" w:rsidP="0096185D">
      <w:pPr>
        <w:ind w:firstLine="0"/>
        <w:rPr>
          <w:szCs w:val="24"/>
        </w:rPr>
      </w:pPr>
      <w:r w:rsidRPr="00E11628">
        <w:rPr>
          <w:szCs w:val="24"/>
        </w:rPr>
        <w:t>Title</w:t>
      </w:r>
      <w:r w:rsidR="00F652BA" w:rsidRPr="00E11628">
        <w:rPr>
          <w:szCs w:val="24"/>
        </w:rPr>
        <w:t xml:space="preserve">: </w:t>
      </w:r>
      <w:r w:rsidR="00AC49E5" w:rsidRPr="00E11628">
        <w:rPr>
          <w:szCs w:val="24"/>
        </w:rPr>
        <w:t>Large-scale</w:t>
      </w:r>
      <w:r w:rsidR="00AD561B" w:rsidRPr="00E11628">
        <w:rPr>
          <w:szCs w:val="24"/>
        </w:rPr>
        <w:t xml:space="preserve"> </w:t>
      </w:r>
      <w:r w:rsidR="00D706C2" w:rsidRPr="00E11628">
        <w:rPr>
          <w:szCs w:val="24"/>
        </w:rPr>
        <w:t>meta-analysis</w:t>
      </w:r>
      <w:r w:rsidR="00F652BA" w:rsidRPr="00E11628">
        <w:rPr>
          <w:szCs w:val="24"/>
        </w:rPr>
        <w:t xml:space="preserve"> </w:t>
      </w:r>
      <w:r w:rsidRPr="00E11628">
        <w:rPr>
          <w:szCs w:val="24"/>
        </w:rPr>
        <w:t xml:space="preserve">of </w:t>
      </w:r>
      <w:r w:rsidR="004D67B9" w:rsidRPr="00E11628">
        <w:rPr>
          <w:szCs w:val="24"/>
        </w:rPr>
        <w:t xml:space="preserve">human </w:t>
      </w:r>
      <w:r w:rsidRPr="00E11628">
        <w:rPr>
          <w:szCs w:val="24"/>
        </w:rPr>
        <w:t>medial frontal cortex</w:t>
      </w:r>
      <w:r w:rsidR="00E22F7B" w:rsidRPr="00E11628">
        <w:rPr>
          <w:szCs w:val="24"/>
        </w:rPr>
        <w:t xml:space="preserve"> reveals tripartite </w:t>
      </w:r>
      <w:r w:rsidR="00D706C2" w:rsidRPr="00E11628">
        <w:rPr>
          <w:szCs w:val="24"/>
        </w:rPr>
        <w:t xml:space="preserve">functional </w:t>
      </w:r>
      <w:r w:rsidR="00E22F7B" w:rsidRPr="00E11628">
        <w:rPr>
          <w:szCs w:val="24"/>
        </w:rPr>
        <w:t>organization</w:t>
      </w:r>
    </w:p>
    <w:p w14:paraId="64374B8F" w14:textId="2EECEF97" w:rsidR="00C366D9" w:rsidRPr="00E11628" w:rsidRDefault="00C366D9" w:rsidP="0096185D">
      <w:pPr>
        <w:ind w:firstLine="0"/>
        <w:rPr>
          <w:szCs w:val="24"/>
        </w:rPr>
      </w:pPr>
      <w:r w:rsidRPr="00E11628">
        <w:rPr>
          <w:szCs w:val="24"/>
        </w:rPr>
        <w:t>Abbreviated title: Large-scale meta-analysis of medial frontal cortex</w:t>
      </w:r>
    </w:p>
    <w:p w14:paraId="04138465" w14:textId="373FE071" w:rsidR="000C0807" w:rsidRPr="00E11628" w:rsidRDefault="0000309A" w:rsidP="0096185D">
      <w:pPr>
        <w:ind w:firstLine="0"/>
        <w:rPr>
          <w:szCs w:val="24"/>
          <w:vertAlign w:val="superscript"/>
        </w:rPr>
      </w:pPr>
      <w:r w:rsidRPr="00E11628">
        <w:rPr>
          <w:szCs w:val="24"/>
        </w:rPr>
        <w:t>Alejandro de la Vega</w:t>
      </w:r>
      <w:r w:rsidRPr="00E11628">
        <w:rPr>
          <w:szCs w:val="24"/>
          <w:vertAlign w:val="superscript"/>
        </w:rPr>
        <w:t>1</w:t>
      </w:r>
      <w:r w:rsidR="006731C2" w:rsidRPr="00E11628">
        <w:rPr>
          <w:szCs w:val="24"/>
          <w:vertAlign w:val="superscript"/>
        </w:rPr>
        <w:t>,</w:t>
      </w:r>
      <w:r w:rsidRPr="00E11628">
        <w:rPr>
          <w:szCs w:val="24"/>
          <w:vertAlign w:val="superscript"/>
        </w:rPr>
        <w:t>2</w:t>
      </w:r>
      <w:r w:rsidRPr="00E11628">
        <w:rPr>
          <w:szCs w:val="24"/>
        </w:rPr>
        <w:t>, Luke J. Chang</w:t>
      </w:r>
      <w:r w:rsidRPr="00E11628">
        <w:rPr>
          <w:szCs w:val="24"/>
          <w:vertAlign w:val="superscript"/>
        </w:rPr>
        <w:t>3</w:t>
      </w:r>
      <w:r w:rsidRPr="00E11628">
        <w:rPr>
          <w:szCs w:val="24"/>
        </w:rPr>
        <w:t>, Marie T. Banich</w:t>
      </w:r>
      <w:r w:rsidRPr="00E11628">
        <w:rPr>
          <w:szCs w:val="24"/>
          <w:vertAlign w:val="superscript"/>
        </w:rPr>
        <w:t>1</w:t>
      </w:r>
      <w:r w:rsidR="006731C2" w:rsidRPr="00E11628">
        <w:rPr>
          <w:szCs w:val="24"/>
          <w:vertAlign w:val="superscript"/>
        </w:rPr>
        <w:t>,</w:t>
      </w:r>
      <w:r w:rsidRPr="00E11628">
        <w:rPr>
          <w:szCs w:val="24"/>
          <w:vertAlign w:val="superscript"/>
        </w:rPr>
        <w:t>2</w:t>
      </w:r>
      <w:r w:rsidRPr="00E11628">
        <w:rPr>
          <w:szCs w:val="24"/>
        </w:rPr>
        <w:t>, Tor D. Wager</w:t>
      </w:r>
      <w:r w:rsidRPr="00E11628">
        <w:rPr>
          <w:szCs w:val="24"/>
          <w:vertAlign w:val="superscript"/>
        </w:rPr>
        <w:t>1</w:t>
      </w:r>
      <w:r w:rsidR="006731C2" w:rsidRPr="00E11628">
        <w:rPr>
          <w:szCs w:val="24"/>
          <w:vertAlign w:val="superscript"/>
        </w:rPr>
        <w:t>,</w:t>
      </w:r>
      <w:r w:rsidRPr="00E11628">
        <w:rPr>
          <w:szCs w:val="24"/>
          <w:vertAlign w:val="superscript"/>
        </w:rPr>
        <w:t>2</w:t>
      </w:r>
      <w:r w:rsidRPr="00E11628">
        <w:rPr>
          <w:szCs w:val="24"/>
        </w:rPr>
        <w:t xml:space="preserve"> and Tal Yarkoni</w:t>
      </w:r>
      <w:r w:rsidR="00890353" w:rsidRPr="00E11628">
        <w:rPr>
          <w:szCs w:val="24"/>
          <w:vertAlign w:val="superscript"/>
        </w:rPr>
        <w:t>4</w:t>
      </w:r>
    </w:p>
    <w:p w14:paraId="4DAA7C66" w14:textId="06974EAA" w:rsidR="001740DA" w:rsidRPr="00E11628" w:rsidRDefault="001740DA" w:rsidP="00D054C6">
      <w:pPr>
        <w:ind w:firstLine="0"/>
        <w:rPr>
          <w:szCs w:val="24"/>
        </w:rPr>
      </w:pPr>
      <w:r w:rsidRPr="00E11628">
        <w:rPr>
          <w:szCs w:val="24"/>
          <w:vertAlign w:val="superscript"/>
        </w:rPr>
        <w:t xml:space="preserve">1 </w:t>
      </w:r>
      <w:r w:rsidRPr="00E11628">
        <w:rPr>
          <w:szCs w:val="24"/>
        </w:rPr>
        <w:t>Department of Psychology and Neuroscience, Univer</w:t>
      </w:r>
      <w:bookmarkStart w:id="0" w:name="_GoBack"/>
      <w:bookmarkEnd w:id="0"/>
      <w:r w:rsidRPr="00E11628">
        <w:rPr>
          <w:szCs w:val="24"/>
        </w:rPr>
        <w:t>sity of Colorado Boulder</w:t>
      </w:r>
      <w:r w:rsidR="00D054C6" w:rsidRPr="00E11628">
        <w:rPr>
          <w:szCs w:val="24"/>
        </w:rPr>
        <w:t xml:space="preserve">, </w:t>
      </w:r>
      <w:r w:rsidR="00C366D9" w:rsidRPr="00E11628">
        <w:rPr>
          <w:szCs w:val="24"/>
        </w:rPr>
        <w:t>80309</w:t>
      </w:r>
      <w:r w:rsidR="00D054C6" w:rsidRPr="00E11628">
        <w:rPr>
          <w:szCs w:val="24"/>
        </w:rPr>
        <w:t xml:space="preserve"> </w:t>
      </w:r>
      <w:r w:rsidRPr="00E11628">
        <w:rPr>
          <w:szCs w:val="24"/>
          <w:vertAlign w:val="superscript"/>
        </w:rPr>
        <w:t xml:space="preserve">2 </w:t>
      </w:r>
      <w:r w:rsidR="00D054C6" w:rsidRPr="00E11628">
        <w:rPr>
          <w:szCs w:val="24"/>
        </w:rPr>
        <w:t xml:space="preserve">Institute of </w:t>
      </w:r>
      <w:r w:rsidRPr="00E11628">
        <w:rPr>
          <w:szCs w:val="24"/>
        </w:rPr>
        <w:t>Cognitive Science,</w:t>
      </w:r>
      <w:r w:rsidR="00D054C6" w:rsidRPr="00E11628">
        <w:rPr>
          <w:szCs w:val="24"/>
        </w:rPr>
        <w:t xml:space="preserve"> University of Colorado Boulder, </w:t>
      </w:r>
      <w:r w:rsidR="00C366D9" w:rsidRPr="00E11628">
        <w:rPr>
          <w:szCs w:val="24"/>
        </w:rPr>
        <w:t>80309</w:t>
      </w:r>
      <w:r w:rsidR="00D054C6" w:rsidRPr="00E11628">
        <w:rPr>
          <w:szCs w:val="24"/>
        </w:rPr>
        <w:t xml:space="preserve"> </w:t>
      </w:r>
      <w:r w:rsidRPr="00E11628">
        <w:rPr>
          <w:szCs w:val="24"/>
          <w:vertAlign w:val="superscript"/>
        </w:rPr>
        <w:t xml:space="preserve">3 </w:t>
      </w:r>
      <w:r w:rsidRPr="00E11628">
        <w:rPr>
          <w:szCs w:val="24"/>
        </w:rPr>
        <w:t>Department of Psychological and Br</w:t>
      </w:r>
      <w:r w:rsidR="00D054C6" w:rsidRPr="00E11628">
        <w:rPr>
          <w:szCs w:val="24"/>
        </w:rPr>
        <w:t xml:space="preserve">ain Sciences, Dartmouth College, 03755 </w:t>
      </w:r>
      <w:r w:rsidRPr="00E11628">
        <w:rPr>
          <w:szCs w:val="24"/>
          <w:vertAlign w:val="superscript"/>
        </w:rPr>
        <w:t xml:space="preserve">4 </w:t>
      </w:r>
      <w:r w:rsidRPr="00E11628">
        <w:rPr>
          <w:szCs w:val="24"/>
        </w:rPr>
        <w:t>Department of Psychology, University of Texas at Austin</w:t>
      </w:r>
      <w:r w:rsidR="00D054C6" w:rsidRPr="00E11628">
        <w:rPr>
          <w:szCs w:val="24"/>
        </w:rPr>
        <w:t>, 78712</w:t>
      </w:r>
    </w:p>
    <w:p w14:paraId="292EEAE0" w14:textId="77777777" w:rsidR="00C366D9" w:rsidRPr="00E11628" w:rsidRDefault="00C366D9" w:rsidP="00C366D9">
      <w:pPr>
        <w:ind w:firstLine="0"/>
        <w:rPr>
          <w:szCs w:val="24"/>
        </w:rPr>
      </w:pPr>
      <w:r w:rsidRPr="00E11628">
        <w:rPr>
          <w:szCs w:val="24"/>
        </w:rPr>
        <w:t>Corresponding Author: Alejandro de la Vega, Department of Psychology and Neuroscience, University of Colorado Boulder, Muenzinger D244, 345 UCB, Boulder, CO 80309-0345, 650-315-9536, email: delavega@colorado.edu</w:t>
      </w:r>
    </w:p>
    <w:p w14:paraId="717C9E6F" w14:textId="2F15CB6F" w:rsidR="007F249F" w:rsidRPr="00E11628" w:rsidRDefault="00C366D9" w:rsidP="00C366D9">
      <w:pPr>
        <w:ind w:firstLine="0"/>
        <w:rPr>
          <w:szCs w:val="24"/>
        </w:rPr>
      </w:pPr>
      <w:r w:rsidRPr="00E11628">
        <w:rPr>
          <w:szCs w:val="24"/>
        </w:rPr>
        <w:t xml:space="preserve">Number of pages: </w:t>
      </w:r>
      <w:r w:rsidR="009F16EE" w:rsidRPr="00E11628">
        <w:rPr>
          <w:szCs w:val="24"/>
        </w:rPr>
        <w:t>3</w:t>
      </w:r>
      <w:r w:rsidR="00787E33" w:rsidRPr="00E11628">
        <w:rPr>
          <w:szCs w:val="24"/>
        </w:rPr>
        <w:t>5</w:t>
      </w:r>
    </w:p>
    <w:p w14:paraId="53546FBA" w14:textId="658DCA4D" w:rsidR="00C366D9" w:rsidRPr="00E11628" w:rsidRDefault="00C366D9" w:rsidP="00C366D9">
      <w:pPr>
        <w:ind w:firstLine="0"/>
        <w:rPr>
          <w:szCs w:val="24"/>
        </w:rPr>
      </w:pPr>
      <w:r w:rsidRPr="00E11628">
        <w:rPr>
          <w:szCs w:val="24"/>
        </w:rPr>
        <w:t>Number of figures:</w:t>
      </w:r>
      <w:r w:rsidR="009F16EE" w:rsidRPr="00E11628">
        <w:rPr>
          <w:szCs w:val="24"/>
        </w:rPr>
        <w:t xml:space="preserve"> </w:t>
      </w:r>
      <w:r w:rsidR="00787E33" w:rsidRPr="00E11628">
        <w:rPr>
          <w:szCs w:val="24"/>
        </w:rPr>
        <w:t>4</w:t>
      </w:r>
    </w:p>
    <w:p w14:paraId="6D861FF1" w14:textId="5E999AA2" w:rsidR="007F249F" w:rsidRPr="00E11628" w:rsidRDefault="00C366D9" w:rsidP="00C366D9">
      <w:pPr>
        <w:ind w:firstLine="0"/>
        <w:rPr>
          <w:szCs w:val="24"/>
        </w:rPr>
      </w:pPr>
      <w:r w:rsidRPr="00E11628">
        <w:rPr>
          <w:szCs w:val="24"/>
        </w:rPr>
        <w:t xml:space="preserve">Number of words for abstract: </w:t>
      </w:r>
      <w:ins w:id="1" w:author="Microsoft Office User" w:date="2016-03-27T18:47:00Z">
        <w:r w:rsidR="00503FD6" w:rsidRPr="00E11628">
          <w:rPr>
            <w:szCs w:val="24"/>
          </w:rPr>
          <w:t>2</w:t>
        </w:r>
      </w:ins>
      <w:ins w:id="2" w:author="Microsoft Office User" w:date="2016-03-27T18:51:00Z">
        <w:r w:rsidR="00503FD6">
          <w:rPr>
            <w:szCs w:val="24"/>
          </w:rPr>
          <w:t>13</w:t>
        </w:r>
      </w:ins>
    </w:p>
    <w:p w14:paraId="1E060FA9" w14:textId="75B8BBCB" w:rsidR="007F249F" w:rsidRPr="00E11628" w:rsidRDefault="007F249F" w:rsidP="00C366D9">
      <w:pPr>
        <w:ind w:firstLine="0"/>
        <w:rPr>
          <w:szCs w:val="24"/>
        </w:rPr>
      </w:pPr>
      <w:r w:rsidRPr="00E11628">
        <w:rPr>
          <w:szCs w:val="24"/>
        </w:rPr>
        <w:t xml:space="preserve">Number of words for introduction: </w:t>
      </w:r>
      <w:ins w:id="3" w:author="Microsoft Office User" w:date="2016-03-27T19:31:00Z">
        <w:r w:rsidR="00647800" w:rsidRPr="00E11628">
          <w:rPr>
            <w:szCs w:val="24"/>
          </w:rPr>
          <w:t>64</w:t>
        </w:r>
        <w:r w:rsidR="00647800">
          <w:rPr>
            <w:szCs w:val="24"/>
          </w:rPr>
          <w:t>9</w:t>
        </w:r>
      </w:ins>
    </w:p>
    <w:p w14:paraId="1BFD22E4" w14:textId="06C772C7" w:rsidR="00C366D9" w:rsidRPr="00E11628" w:rsidRDefault="007F249F" w:rsidP="00C366D9">
      <w:pPr>
        <w:ind w:firstLine="0"/>
        <w:rPr>
          <w:szCs w:val="24"/>
        </w:rPr>
      </w:pPr>
      <w:r w:rsidRPr="00E11628">
        <w:rPr>
          <w:szCs w:val="24"/>
        </w:rPr>
        <w:t xml:space="preserve">Number of words for </w:t>
      </w:r>
      <w:r w:rsidR="00C366D9" w:rsidRPr="00E11628">
        <w:rPr>
          <w:szCs w:val="24"/>
        </w:rPr>
        <w:t>discussion:</w:t>
      </w:r>
      <w:r w:rsidR="009F16EE" w:rsidRPr="00E11628">
        <w:rPr>
          <w:szCs w:val="24"/>
        </w:rPr>
        <w:t xml:space="preserve"> 1424</w:t>
      </w:r>
    </w:p>
    <w:p w14:paraId="2108D9EA" w14:textId="213CFA9E" w:rsidR="007F249F" w:rsidRPr="00E11628" w:rsidRDefault="00C366D9" w:rsidP="007F249F">
      <w:pPr>
        <w:ind w:firstLine="0"/>
        <w:rPr>
          <w:szCs w:val="24"/>
        </w:rPr>
      </w:pPr>
      <w:r w:rsidRPr="00E11628">
        <w:rPr>
          <w:szCs w:val="24"/>
        </w:rPr>
        <w:t xml:space="preserve">Conflicts of Interest: </w:t>
      </w:r>
      <w:r w:rsidR="007F249F" w:rsidRPr="00E11628">
        <w:rPr>
          <w:szCs w:val="24"/>
        </w:rPr>
        <w:t>The authors declare no competing financial interests.</w:t>
      </w:r>
    </w:p>
    <w:p w14:paraId="5A2E93A4" w14:textId="00242BF2" w:rsidR="001740DA" w:rsidRPr="00E11628" w:rsidRDefault="00C366D9" w:rsidP="007F249F">
      <w:pPr>
        <w:ind w:firstLine="0"/>
        <w:rPr>
          <w:rFonts w:eastAsiaTheme="majorEastAsia" w:cstheme="majorBidi"/>
          <w:spacing w:val="10"/>
          <w:szCs w:val="24"/>
        </w:rPr>
      </w:pPr>
      <w:r w:rsidRPr="00E11628">
        <w:rPr>
          <w:szCs w:val="24"/>
        </w:rPr>
        <w:t xml:space="preserve">Acknowledgments: </w:t>
      </w:r>
      <w:r w:rsidRPr="00E11628">
        <w:rPr>
          <w:rFonts w:eastAsia="Times New Roman" w:cs="Times New Roman"/>
          <w:szCs w:val="24"/>
        </w:rPr>
        <w:t>R01MH096906 National Institutes of Health.</w:t>
      </w:r>
    </w:p>
    <w:p w14:paraId="02B85DBB" w14:textId="75F07119" w:rsidR="00A968D6" w:rsidRPr="00E11628" w:rsidRDefault="00A968D6" w:rsidP="0096185D">
      <w:pPr>
        <w:ind w:firstLine="0"/>
        <w:rPr>
          <w:b/>
          <w:bCs/>
          <w:szCs w:val="24"/>
          <w:bdr w:val="none" w:sz="0" w:space="0" w:color="auto" w:frame="1"/>
        </w:rPr>
      </w:pPr>
      <w:r w:rsidRPr="00E11628">
        <w:rPr>
          <w:b/>
          <w:bCs/>
          <w:szCs w:val="24"/>
          <w:bdr w:val="none" w:sz="0" w:space="0" w:color="auto" w:frame="1"/>
        </w:rPr>
        <w:lastRenderedPageBreak/>
        <w:t>Abstract</w:t>
      </w:r>
    </w:p>
    <w:p w14:paraId="50474B86" w14:textId="64EB9E66" w:rsidR="007F249F" w:rsidRPr="00E11628" w:rsidRDefault="007F249F" w:rsidP="007F249F">
      <w:pPr>
        <w:ind w:firstLine="720"/>
        <w:rPr>
          <w:szCs w:val="24"/>
        </w:rPr>
      </w:pPr>
      <w:r w:rsidRPr="00E11628">
        <w:rPr>
          <w:szCs w:val="24"/>
        </w:rPr>
        <w:t xml:space="preserve">The </w:t>
      </w:r>
      <w:r w:rsidR="00614B0E">
        <w:rPr>
          <w:szCs w:val="24"/>
        </w:rPr>
        <w:t xml:space="preserve">functional organization of </w:t>
      </w:r>
      <w:r w:rsidRPr="00E11628">
        <w:rPr>
          <w:szCs w:val="24"/>
        </w:rPr>
        <w:t xml:space="preserve">human medial frontal cortex (MFC) </w:t>
      </w:r>
      <w:r w:rsidR="00614B0E">
        <w:rPr>
          <w:szCs w:val="24"/>
        </w:rPr>
        <w:t>is a</w:t>
      </w:r>
      <w:r w:rsidRPr="00E11628">
        <w:rPr>
          <w:szCs w:val="24"/>
        </w:rPr>
        <w:t xml:space="preserve"> subject of intense study</w:t>
      </w:r>
      <w:r w:rsidR="00503FD6">
        <w:rPr>
          <w:szCs w:val="24"/>
        </w:rPr>
        <w:t xml:space="preserve">. </w:t>
      </w:r>
      <w:r w:rsidR="00614B0E">
        <w:rPr>
          <w:szCs w:val="24"/>
        </w:rPr>
        <w:t xml:space="preserve"> Using </w:t>
      </w:r>
      <w:r w:rsidR="009C325C">
        <w:rPr>
          <w:szCs w:val="24"/>
        </w:rPr>
        <w:t>functional magnetic resonance imaging (fMRI)</w:t>
      </w:r>
      <w:r w:rsidR="00503FD6">
        <w:rPr>
          <w:szCs w:val="24"/>
        </w:rPr>
        <w:t xml:space="preserve">, </w:t>
      </w:r>
      <w:r w:rsidR="00614B0E">
        <w:rPr>
          <w:szCs w:val="24"/>
        </w:rPr>
        <w:t>the MF h</w:t>
      </w:r>
      <w:r w:rsidR="00503FD6">
        <w:rPr>
          <w:szCs w:val="24"/>
        </w:rPr>
        <w:t xml:space="preserve">as been associated </w:t>
      </w:r>
      <w:r w:rsidRPr="00E11628">
        <w:rPr>
          <w:szCs w:val="24"/>
        </w:rPr>
        <w:t xml:space="preserve">with diverse psychological processes </w:t>
      </w:r>
      <w:r w:rsidR="00244579" w:rsidRPr="00E11628">
        <w:rPr>
          <w:szCs w:val="24"/>
        </w:rPr>
        <w:t xml:space="preserve">including </w:t>
      </w:r>
      <w:r w:rsidRPr="00E11628">
        <w:rPr>
          <w:szCs w:val="24"/>
        </w:rPr>
        <w:t xml:space="preserve">motor </w:t>
      </w:r>
      <w:r w:rsidR="00244579" w:rsidRPr="00E11628">
        <w:rPr>
          <w:szCs w:val="24"/>
        </w:rPr>
        <w:t>function</w:t>
      </w:r>
      <w:r w:rsidRPr="00E11628">
        <w:rPr>
          <w:szCs w:val="24"/>
        </w:rPr>
        <w:t xml:space="preserve">, </w:t>
      </w:r>
      <w:r w:rsidR="00244579" w:rsidRPr="00E11628">
        <w:rPr>
          <w:szCs w:val="24"/>
        </w:rPr>
        <w:t>cognitive control, affect, and social cognition</w:t>
      </w:r>
      <w:r w:rsidRPr="00E11628">
        <w:rPr>
          <w:szCs w:val="24"/>
        </w:rPr>
        <w:t xml:space="preserve">. </w:t>
      </w:r>
      <w:r w:rsidR="00244579" w:rsidRPr="00E11628">
        <w:rPr>
          <w:szCs w:val="24"/>
        </w:rPr>
        <w:t xml:space="preserve">However, there have been few large-scale efforts to comprehensively map </w:t>
      </w:r>
      <w:r w:rsidR="004D23FA">
        <w:rPr>
          <w:szCs w:val="24"/>
        </w:rPr>
        <w:t xml:space="preserve">specific </w:t>
      </w:r>
      <w:r w:rsidR="00244579" w:rsidRPr="00E11628">
        <w:rPr>
          <w:szCs w:val="24"/>
        </w:rPr>
        <w:t>psychological function</w:t>
      </w:r>
      <w:r w:rsidR="004D23FA">
        <w:rPr>
          <w:szCs w:val="24"/>
        </w:rPr>
        <w:t>s</w:t>
      </w:r>
      <w:r w:rsidR="00244579" w:rsidRPr="00E11628">
        <w:rPr>
          <w:szCs w:val="24"/>
        </w:rPr>
        <w:t xml:space="preserve"> to specific sub-regions of medial frontal anatomy. </w:t>
      </w:r>
      <w:r w:rsidR="007937F8" w:rsidRPr="00E11628">
        <w:rPr>
          <w:szCs w:val="24"/>
        </w:rPr>
        <w:t xml:space="preserve">Here we </w:t>
      </w:r>
      <w:r w:rsidR="00853D1B" w:rsidRPr="00E11628">
        <w:rPr>
          <w:szCs w:val="24"/>
        </w:rPr>
        <w:t xml:space="preserve">applied a </w:t>
      </w:r>
      <w:r w:rsidR="007937F8" w:rsidRPr="00E11628">
        <w:rPr>
          <w:szCs w:val="24"/>
        </w:rPr>
        <w:t xml:space="preserve">meta-analytic </w:t>
      </w:r>
      <w:r w:rsidRPr="00E11628">
        <w:rPr>
          <w:szCs w:val="24"/>
        </w:rPr>
        <w:t>data-driven approach</w:t>
      </w:r>
      <w:r w:rsidR="00853D1B" w:rsidRPr="00E11628">
        <w:rPr>
          <w:szCs w:val="24"/>
        </w:rPr>
        <w:t xml:space="preserve"> to nearly 10,000 fMRI </w:t>
      </w:r>
      <w:r w:rsidR="00B926D2" w:rsidRPr="00E11628">
        <w:rPr>
          <w:szCs w:val="24"/>
        </w:rPr>
        <w:t xml:space="preserve">studies </w:t>
      </w:r>
      <w:r w:rsidR="00853D1B" w:rsidRPr="00E11628">
        <w:rPr>
          <w:szCs w:val="24"/>
        </w:rPr>
        <w:t xml:space="preserve">to identify </w:t>
      </w:r>
      <w:r w:rsidRPr="00E11628">
        <w:rPr>
          <w:szCs w:val="24"/>
        </w:rPr>
        <w:t xml:space="preserve">putatively separable regions of MFC </w:t>
      </w:r>
      <w:r w:rsidR="00853D1B" w:rsidRPr="00E11628">
        <w:rPr>
          <w:szCs w:val="24"/>
        </w:rPr>
        <w:t xml:space="preserve">and determine which psychological </w:t>
      </w:r>
      <w:r w:rsidR="00DD6E4C">
        <w:rPr>
          <w:szCs w:val="24"/>
        </w:rPr>
        <w:t>states</w:t>
      </w:r>
      <w:r w:rsidR="00FE29F4" w:rsidRPr="00E11628">
        <w:rPr>
          <w:szCs w:val="24"/>
        </w:rPr>
        <w:t xml:space="preserve"> </w:t>
      </w:r>
      <w:r w:rsidR="00853D1B" w:rsidRPr="00E11628">
        <w:rPr>
          <w:szCs w:val="24"/>
        </w:rPr>
        <w:t xml:space="preserve">preferentially recruit their activation. We identified regions </w:t>
      </w:r>
      <w:r w:rsidRPr="00E11628">
        <w:rPr>
          <w:szCs w:val="24"/>
        </w:rPr>
        <w:t xml:space="preserve">at several spatial scales on the basis of meta-analytic co-activation, revealing three broad functional zones along a rostro-caudal axis composed of 2-4 smaller sub-regions each. Multivariate classification analyses aimed at identifying the psychological </w:t>
      </w:r>
      <w:r w:rsidR="00503FD6">
        <w:rPr>
          <w:szCs w:val="24"/>
        </w:rPr>
        <w:t>functions</w:t>
      </w:r>
      <w:r w:rsidR="00503FD6" w:rsidRPr="00E11628">
        <w:rPr>
          <w:szCs w:val="24"/>
        </w:rPr>
        <w:t xml:space="preserve"> </w:t>
      </w:r>
      <w:r w:rsidRPr="00E11628">
        <w:rPr>
          <w:szCs w:val="24"/>
        </w:rPr>
        <w:t>most strongly predictive of activity in each region revealed a tripartite division within MFC, with each zone displaying a relatively distinct functional signature</w:t>
      </w:r>
      <w:r w:rsidR="00503FD6">
        <w:rPr>
          <w:szCs w:val="24"/>
        </w:rPr>
        <w:t>.</w:t>
      </w:r>
      <w:r w:rsidR="00503FD6" w:rsidRPr="00E11628">
        <w:rPr>
          <w:szCs w:val="24"/>
        </w:rPr>
        <w:t xml:space="preserve"> </w:t>
      </w:r>
      <w:r w:rsidR="00503FD6">
        <w:rPr>
          <w:szCs w:val="24"/>
        </w:rPr>
        <w:t>T</w:t>
      </w:r>
      <w:r w:rsidR="00503FD6" w:rsidRPr="00E11628">
        <w:rPr>
          <w:szCs w:val="24"/>
        </w:rPr>
        <w:t xml:space="preserve">he </w:t>
      </w:r>
      <w:r w:rsidRPr="00E11628">
        <w:rPr>
          <w:szCs w:val="24"/>
        </w:rPr>
        <w:t xml:space="preserve">posterior zone was associated </w:t>
      </w:r>
      <w:r w:rsidR="007937F8" w:rsidRPr="00E11628">
        <w:rPr>
          <w:szCs w:val="24"/>
        </w:rPr>
        <w:t xml:space="preserve">preferentially </w:t>
      </w:r>
      <w:r w:rsidRPr="00E11628">
        <w:rPr>
          <w:szCs w:val="24"/>
        </w:rPr>
        <w:t>with motor function, the middle zone with cognitive control</w:t>
      </w:r>
      <w:r w:rsidR="00853D1B" w:rsidRPr="00E11628">
        <w:rPr>
          <w:szCs w:val="24"/>
        </w:rPr>
        <w:t>, pain, and affect</w:t>
      </w:r>
      <w:r w:rsidR="00503FD6">
        <w:rPr>
          <w:szCs w:val="24"/>
        </w:rPr>
        <w:t>,</w:t>
      </w:r>
      <w:r w:rsidR="00853D1B" w:rsidRPr="00E11628">
        <w:rPr>
          <w:szCs w:val="24"/>
        </w:rPr>
        <w:t xml:space="preserve"> </w:t>
      </w:r>
      <w:r w:rsidRPr="00E11628">
        <w:rPr>
          <w:szCs w:val="24"/>
        </w:rPr>
        <w:t xml:space="preserve">and the anterior with </w:t>
      </w:r>
      <w:r w:rsidR="00853D1B" w:rsidRPr="00E11628">
        <w:rPr>
          <w:szCs w:val="24"/>
        </w:rPr>
        <w:t>reward, social processing and episodic memory</w:t>
      </w:r>
      <w:r w:rsidRPr="00E11628">
        <w:rPr>
          <w:szCs w:val="24"/>
        </w:rPr>
        <w:t>.</w:t>
      </w:r>
      <w:r w:rsidR="00800C46" w:rsidRPr="00E11628">
        <w:rPr>
          <w:szCs w:val="24"/>
        </w:rPr>
        <w:t xml:space="preserve"> Within each zone</w:t>
      </w:r>
      <w:r w:rsidRPr="00E11628">
        <w:rPr>
          <w:szCs w:val="24"/>
        </w:rPr>
        <w:t xml:space="preserve">, </w:t>
      </w:r>
      <w:r w:rsidR="00853D1B" w:rsidRPr="00E11628">
        <w:rPr>
          <w:szCs w:val="24"/>
        </w:rPr>
        <w:t xml:space="preserve">the more fine-grained </w:t>
      </w:r>
      <w:r w:rsidR="00800C46" w:rsidRPr="00E11628">
        <w:rPr>
          <w:szCs w:val="24"/>
        </w:rPr>
        <w:t xml:space="preserve">sub-regions showed distinct, </w:t>
      </w:r>
      <w:r w:rsidR="007B6F31">
        <w:rPr>
          <w:szCs w:val="24"/>
        </w:rPr>
        <w:t>but</w:t>
      </w:r>
      <w:r w:rsidR="007B6F31" w:rsidRPr="00E11628">
        <w:rPr>
          <w:szCs w:val="24"/>
        </w:rPr>
        <w:t xml:space="preserve"> </w:t>
      </w:r>
      <w:r w:rsidR="00853D1B" w:rsidRPr="00E11628">
        <w:rPr>
          <w:szCs w:val="24"/>
        </w:rPr>
        <w:t>subtler</w:t>
      </w:r>
      <w:r w:rsidR="007B6F31">
        <w:rPr>
          <w:szCs w:val="24"/>
        </w:rPr>
        <w:t>,</w:t>
      </w:r>
      <w:r w:rsidR="00800C46" w:rsidRPr="00E11628">
        <w:rPr>
          <w:szCs w:val="24"/>
        </w:rPr>
        <w:t xml:space="preserve"> </w:t>
      </w:r>
      <w:r w:rsidR="007B6F31">
        <w:rPr>
          <w:szCs w:val="24"/>
        </w:rPr>
        <w:t>variations</w:t>
      </w:r>
      <w:r w:rsidR="007B6F31" w:rsidRPr="00E11628">
        <w:rPr>
          <w:szCs w:val="24"/>
        </w:rPr>
        <w:t xml:space="preserve"> </w:t>
      </w:r>
      <w:r w:rsidR="00800C46" w:rsidRPr="00E11628">
        <w:rPr>
          <w:szCs w:val="24"/>
        </w:rPr>
        <w:t xml:space="preserve">in </w:t>
      </w:r>
      <w:r w:rsidR="00853D1B" w:rsidRPr="00E11628">
        <w:rPr>
          <w:szCs w:val="24"/>
        </w:rPr>
        <w:t>psychological function</w:t>
      </w:r>
      <w:r w:rsidR="00503FD6">
        <w:rPr>
          <w:szCs w:val="24"/>
        </w:rPr>
        <w:t xml:space="preserve">.  These </w:t>
      </w:r>
      <w:r w:rsidR="003F4BAD">
        <w:rPr>
          <w:szCs w:val="24"/>
        </w:rPr>
        <w:t>results</w:t>
      </w:r>
      <w:r w:rsidR="00503FD6">
        <w:rPr>
          <w:szCs w:val="24"/>
        </w:rPr>
        <w:t xml:space="preserve"> </w:t>
      </w:r>
      <w:r w:rsidR="004D612F">
        <w:rPr>
          <w:szCs w:val="24"/>
        </w:rPr>
        <w:t xml:space="preserve">provide </w:t>
      </w:r>
      <w:r w:rsidR="00853D1B" w:rsidRPr="00E11628">
        <w:rPr>
          <w:szCs w:val="24"/>
        </w:rPr>
        <w:t xml:space="preserve">hypotheses </w:t>
      </w:r>
      <w:r w:rsidR="00503FD6">
        <w:rPr>
          <w:szCs w:val="24"/>
        </w:rPr>
        <w:t xml:space="preserve">about the </w:t>
      </w:r>
      <w:r w:rsidR="004D612F">
        <w:rPr>
          <w:szCs w:val="24"/>
        </w:rPr>
        <w:t>functional</w:t>
      </w:r>
      <w:r w:rsidR="004D612F" w:rsidRPr="00E11628">
        <w:rPr>
          <w:szCs w:val="24"/>
        </w:rPr>
        <w:t xml:space="preserve"> </w:t>
      </w:r>
      <w:r w:rsidR="00503FD6">
        <w:rPr>
          <w:szCs w:val="24"/>
        </w:rPr>
        <w:t xml:space="preserve">organization of medial prefrontal cortex </w:t>
      </w:r>
      <w:r w:rsidR="00074CE9" w:rsidRPr="00E11628">
        <w:rPr>
          <w:szCs w:val="24"/>
        </w:rPr>
        <w:t xml:space="preserve">that can be </w:t>
      </w:r>
      <w:r w:rsidR="00E001A4" w:rsidRPr="00E11628">
        <w:rPr>
          <w:szCs w:val="24"/>
        </w:rPr>
        <w:t xml:space="preserve">tested </w:t>
      </w:r>
      <w:r w:rsidR="00503FD6">
        <w:rPr>
          <w:szCs w:val="24"/>
        </w:rPr>
        <w:t xml:space="preserve">explicitly in </w:t>
      </w:r>
      <w:r w:rsidR="00074CE9" w:rsidRPr="00E11628">
        <w:rPr>
          <w:szCs w:val="24"/>
        </w:rPr>
        <w:t>future studies.</w:t>
      </w:r>
    </w:p>
    <w:p w14:paraId="215306DE" w14:textId="77777777" w:rsidR="007F249F" w:rsidRPr="00E11628" w:rsidRDefault="007F249F" w:rsidP="007F249F">
      <w:pPr>
        <w:ind w:firstLine="0"/>
        <w:rPr>
          <w:b/>
          <w:szCs w:val="24"/>
        </w:rPr>
      </w:pPr>
      <w:r w:rsidRPr="00E11628">
        <w:rPr>
          <w:b/>
          <w:szCs w:val="24"/>
        </w:rPr>
        <w:t>Significance Statement</w:t>
      </w:r>
    </w:p>
    <w:p w14:paraId="3E5D6E08" w14:textId="036EAC26" w:rsidR="003615A9" w:rsidRPr="00E11628" w:rsidRDefault="009C2E58" w:rsidP="00DD6E4C">
      <w:pPr>
        <w:tabs>
          <w:tab w:val="left" w:pos="2160"/>
        </w:tabs>
        <w:ind w:firstLine="0"/>
        <w:rPr>
          <w:b/>
          <w:szCs w:val="24"/>
        </w:rPr>
      </w:pPr>
      <w:r w:rsidRPr="00DD6E4C">
        <w:t>A</w:t>
      </w:r>
      <w:r w:rsidR="003C4083" w:rsidRPr="00DD6E4C">
        <w:t xml:space="preserve">ctivation of </w:t>
      </w:r>
      <w:r w:rsidR="007F249F" w:rsidRPr="00DD6E4C">
        <w:t xml:space="preserve">medial frontal cortex </w:t>
      </w:r>
      <w:r w:rsidRPr="00DD6E4C">
        <w:t xml:space="preserve">in fMRI studies </w:t>
      </w:r>
      <w:r w:rsidR="003C4083" w:rsidRPr="00DD6E4C">
        <w:t>is</w:t>
      </w:r>
      <w:r w:rsidR="007F249F" w:rsidRPr="00DD6E4C">
        <w:t xml:space="preserve"> associated with </w:t>
      </w:r>
      <w:r w:rsidR="003C4083" w:rsidRPr="00DD6E4C">
        <w:t xml:space="preserve">a </w:t>
      </w:r>
      <w:r w:rsidR="00DD6E4C" w:rsidRPr="00DD6E4C">
        <w:t>wide range</w:t>
      </w:r>
      <w:r w:rsidR="003C4083" w:rsidRPr="00DD6E4C">
        <w:t xml:space="preserve"> of </w:t>
      </w:r>
      <w:r w:rsidR="007F249F" w:rsidRPr="00DD6E4C">
        <w:t xml:space="preserve">psychological </w:t>
      </w:r>
      <w:r w:rsidR="00DD6E4C">
        <w:t>states</w:t>
      </w:r>
      <w:r w:rsidR="002458BC" w:rsidRPr="00DD6E4C">
        <w:t xml:space="preserve"> ranging from cognitive control to pain</w:t>
      </w:r>
      <w:r w:rsidR="007F249F" w:rsidRPr="00E11628">
        <w:rPr>
          <w:szCs w:val="24"/>
        </w:rPr>
        <w:t xml:space="preserve">. </w:t>
      </w:r>
      <w:r>
        <w:rPr>
          <w:szCs w:val="24"/>
        </w:rPr>
        <w:t xml:space="preserve"> </w:t>
      </w:r>
      <w:r w:rsidR="00DD6E4C">
        <w:rPr>
          <w:szCs w:val="24"/>
        </w:rPr>
        <w:t xml:space="preserve">However, this high rate of activation makes it challenging to determine how these various processes are topologically organized </w:t>
      </w:r>
      <w:r w:rsidR="00DD6E4C">
        <w:rPr>
          <w:szCs w:val="24"/>
        </w:rPr>
        <w:lastRenderedPageBreak/>
        <w:t xml:space="preserve">across medial frontal anatomy. </w:t>
      </w:r>
      <w:r w:rsidR="007F249F" w:rsidRPr="00E11628">
        <w:rPr>
          <w:szCs w:val="24"/>
        </w:rPr>
        <w:t xml:space="preserve">We conducted a meta-analysis across nearly 10,000 studies to comprehensively map psychological </w:t>
      </w:r>
      <w:r w:rsidR="00DD6E4C">
        <w:rPr>
          <w:szCs w:val="24"/>
        </w:rPr>
        <w:t>states</w:t>
      </w:r>
      <w:r w:rsidR="00DD6E4C" w:rsidRPr="00E11628">
        <w:rPr>
          <w:szCs w:val="24"/>
        </w:rPr>
        <w:t xml:space="preserve"> </w:t>
      </w:r>
      <w:r w:rsidR="007F249F" w:rsidRPr="00E11628">
        <w:rPr>
          <w:szCs w:val="24"/>
        </w:rPr>
        <w:t xml:space="preserve">to discrete </w:t>
      </w:r>
      <w:r w:rsidR="00DD6E4C">
        <w:rPr>
          <w:szCs w:val="24"/>
        </w:rPr>
        <w:t>sub-</w:t>
      </w:r>
      <w:r w:rsidR="007F249F" w:rsidRPr="00E11628">
        <w:rPr>
          <w:szCs w:val="24"/>
        </w:rPr>
        <w:t>regions in medial frontal cortex</w:t>
      </w:r>
      <w:r w:rsidR="003C4083">
        <w:rPr>
          <w:szCs w:val="24"/>
        </w:rPr>
        <w:t xml:space="preserve"> using </w:t>
      </w:r>
      <w:r w:rsidR="003C4083" w:rsidRPr="00E11628">
        <w:rPr>
          <w:szCs w:val="24"/>
        </w:rPr>
        <w:t>relatively unbiased data-driven methods</w:t>
      </w:r>
      <w:r w:rsidR="007F249F" w:rsidRPr="00E11628">
        <w:rPr>
          <w:szCs w:val="24"/>
        </w:rPr>
        <w:t xml:space="preserve">. </w:t>
      </w:r>
      <w:r w:rsidR="003C4083">
        <w:rPr>
          <w:szCs w:val="24"/>
        </w:rPr>
        <w:t>This approach revealed</w:t>
      </w:r>
      <w:r w:rsidR="007F249F" w:rsidRPr="00E11628">
        <w:rPr>
          <w:szCs w:val="24"/>
        </w:rPr>
        <w:t xml:space="preserve"> three distinct zones</w:t>
      </w:r>
      <w:r w:rsidR="00DD6E4C">
        <w:rPr>
          <w:szCs w:val="24"/>
        </w:rPr>
        <w:t xml:space="preserve"> </w:t>
      </w:r>
      <w:r w:rsidR="007F249F" w:rsidRPr="00E11628">
        <w:rPr>
          <w:szCs w:val="24"/>
        </w:rPr>
        <w:t xml:space="preserve">that differed substantially in </w:t>
      </w:r>
      <w:r w:rsidR="007F249F" w:rsidRPr="00DD6E4C">
        <w:t>functio</w:t>
      </w:r>
      <w:r w:rsidR="002458BC" w:rsidRPr="00DD6E4C">
        <w:t>n, each</w:t>
      </w:r>
      <w:r w:rsidR="002458BC">
        <w:rPr>
          <w:szCs w:val="24"/>
        </w:rPr>
        <w:t xml:space="preserve"> of which </w:t>
      </w:r>
      <w:r w:rsidR="007F249F" w:rsidRPr="00E11628">
        <w:rPr>
          <w:szCs w:val="24"/>
        </w:rPr>
        <w:t xml:space="preserve">were </w:t>
      </w:r>
      <w:r w:rsidR="002458BC">
        <w:rPr>
          <w:szCs w:val="24"/>
        </w:rPr>
        <w:t>further subdivided into</w:t>
      </w:r>
      <w:r w:rsidR="002458BC" w:rsidRPr="00E11628">
        <w:rPr>
          <w:szCs w:val="24"/>
        </w:rPr>
        <w:t xml:space="preserve"> </w:t>
      </w:r>
      <w:r w:rsidR="002458BC">
        <w:rPr>
          <w:szCs w:val="24"/>
        </w:rPr>
        <w:t>2-4</w:t>
      </w:r>
      <w:r w:rsidR="002458BC" w:rsidRPr="00E11628">
        <w:rPr>
          <w:szCs w:val="24"/>
        </w:rPr>
        <w:t xml:space="preserve"> </w:t>
      </w:r>
      <w:r w:rsidR="007F249F" w:rsidRPr="00E11628">
        <w:rPr>
          <w:szCs w:val="24"/>
        </w:rPr>
        <w:t xml:space="preserve">smaller subregions that </w:t>
      </w:r>
      <w:r w:rsidR="002458BC">
        <w:rPr>
          <w:szCs w:val="24"/>
        </w:rPr>
        <w:t xml:space="preserve">showed </w:t>
      </w:r>
      <w:r w:rsidR="00C317D3">
        <w:rPr>
          <w:szCs w:val="24"/>
        </w:rPr>
        <w:t>additional</w:t>
      </w:r>
      <w:r w:rsidR="007F249F" w:rsidRPr="00E11628">
        <w:rPr>
          <w:szCs w:val="24"/>
        </w:rPr>
        <w:t xml:space="preserve"> functional </w:t>
      </w:r>
      <w:r w:rsidR="00C317D3">
        <w:rPr>
          <w:szCs w:val="24"/>
        </w:rPr>
        <w:t>variation</w:t>
      </w:r>
      <w:r w:rsidR="007F249F" w:rsidRPr="00E11628">
        <w:rPr>
          <w:szCs w:val="24"/>
        </w:rPr>
        <w:t xml:space="preserve">. </w:t>
      </w:r>
      <w:r w:rsidR="002458BC">
        <w:rPr>
          <w:szCs w:val="24"/>
        </w:rPr>
        <w:t xml:space="preserve"> </w:t>
      </w:r>
      <w:r w:rsidR="00DD6E4C">
        <w:rPr>
          <w:szCs w:val="24"/>
        </w:rPr>
        <w:t>Each individual region was recruited by multiple psychological states, suggesting subre</w:t>
      </w:r>
      <w:r>
        <w:rPr>
          <w:szCs w:val="24"/>
        </w:rPr>
        <w:t>gi</w:t>
      </w:r>
      <w:r w:rsidR="002458BC">
        <w:rPr>
          <w:szCs w:val="24"/>
        </w:rPr>
        <w:t xml:space="preserve">ons of medial frontal cortex </w:t>
      </w:r>
      <w:r w:rsidR="00DD6E4C">
        <w:rPr>
          <w:szCs w:val="24"/>
        </w:rPr>
        <w:t>are moderately specific in function.</w:t>
      </w:r>
    </w:p>
    <w:p w14:paraId="41AA77D3" w14:textId="43C3BC7C" w:rsidR="007F249F" w:rsidRPr="00E11628" w:rsidRDefault="007F249F" w:rsidP="003615A9">
      <w:pPr>
        <w:ind w:firstLine="0"/>
        <w:rPr>
          <w:b/>
          <w:szCs w:val="24"/>
        </w:rPr>
      </w:pPr>
      <w:r w:rsidRPr="00E11628">
        <w:rPr>
          <w:b/>
          <w:szCs w:val="24"/>
        </w:rPr>
        <w:t>Introduction</w:t>
      </w:r>
    </w:p>
    <w:p w14:paraId="3AAEFBB9" w14:textId="2CEF2498" w:rsidR="0030667C" w:rsidRPr="00E11628" w:rsidRDefault="006B0B75" w:rsidP="00E2184D">
      <w:pPr>
        <w:pStyle w:val="Normal1"/>
        <w:rPr>
          <w:rFonts w:ascii="Times" w:hAnsi="Times"/>
          <w:sz w:val="24"/>
          <w:szCs w:val="24"/>
        </w:rPr>
      </w:pPr>
      <w:r w:rsidRPr="00E11628">
        <w:rPr>
          <w:rFonts w:ascii="Times" w:hAnsi="Times"/>
          <w:sz w:val="24"/>
          <w:szCs w:val="24"/>
        </w:rPr>
        <w:t>The medial frontal cortex (</w:t>
      </w:r>
      <w:r w:rsidR="001A0C27" w:rsidRPr="00E11628">
        <w:rPr>
          <w:rFonts w:ascii="Times" w:hAnsi="Times"/>
          <w:sz w:val="24"/>
          <w:szCs w:val="24"/>
        </w:rPr>
        <w:t>MFC</w:t>
      </w:r>
      <w:r w:rsidR="00BB5E35" w:rsidRPr="00E11628">
        <w:rPr>
          <w:rFonts w:ascii="Times" w:hAnsi="Times"/>
          <w:sz w:val="24"/>
          <w:szCs w:val="24"/>
        </w:rPr>
        <w:t xml:space="preserve">) </w:t>
      </w:r>
      <w:r w:rsidR="001879FE">
        <w:rPr>
          <w:rFonts w:ascii="Times" w:hAnsi="Times"/>
          <w:sz w:val="24"/>
          <w:szCs w:val="24"/>
        </w:rPr>
        <w:t>is purported to play a key role in a number of</w:t>
      </w:r>
      <w:r w:rsidR="002C0C3E" w:rsidRPr="00E11628">
        <w:rPr>
          <w:rFonts w:ascii="Times" w:hAnsi="Times"/>
          <w:sz w:val="24"/>
          <w:szCs w:val="24"/>
        </w:rPr>
        <w:t xml:space="preserve"> psychological processes, including </w:t>
      </w:r>
      <w:r w:rsidR="00AA76F7" w:rsidRPr="00E11628">
        <w:rPr>
          <w:rFonts w:ascii="Times" w:hAnsi="Times"/>
          <w:sz w:val="24"/>
          <w:szCs w:val="24"/>
        </w:rPr>
        <w:t xml:space="preserve">motor function, </w:t>
      </w:r>
      <w:r w:rsidR="002C0C3E" w:rsidRPr="00E11628">
        <w:rPr>
          <w:rFonts w:ascii="Times" w:hAnsi="Times"/>
          <w:sz w:val="24"/>
          <w:szCs w:val="24"/>
        </w:rPr>
        <w:t xml:space="preserve">cognitive control, emotion, pain and </w:t>
      </w:r>
      <w:r w:rsidR="00AA76F7" w:rsidRPr="00E11628">
        <w:rPr>
          <w:rFonts w:ascii="Times" w:hAnsi="Times"/>
          <w:sz w:val="24"/>
          <w:szCs w:val="24"/>
        </w:rPr>
        <w:t>social cognition</w:t>
      </w:r>
      <w:r w:rsidR="0064274B" w:rsidRPr="00E11628">
        <w:rPr>
          <w:rFonts w:ascii="Times" w:hAnsi="Times"/>
          <w:sz w:val="24"/>
          <w:szCs w:val="24"/>
        </w:rPr>
        <w:t>.</w:t>
      </w:r>
      <w:r w:rsidR="00CE3C5E" w:rsidRPr="00E11628">
        <w:rPr>
          <w:rFonts w:ascii="Times" w:hAnsi="Times"/>
          <w:sz w:val="24"/>
          <w:szCs w:val="24"/>
        </w:rPr>
        <w:t xml:space="preserve"> However, the </w:t>
      </w:r>
      <w:r w:rsidR="0030667C" w:rsidRPr="00E11628">
        <w:rPr>
          <w:rFonts w:ascii="Times" w:hAnsi="Times"/>
          <w:sz w:val="24"/>
          <w:szCs w:val="24"/>
        </w:rPr>
        <w:t>precise correspondence of</w:t>
      </w:r>
      <w:r w:rsidR="00CE3C5E" w:rsidRPr="00E11628">
        <w:rPr>
          <w:rFonts w:ascii="Times" w:hAnsi="Times"/>
          <w:sz w:val="24"/>
          <w:szCs w:val="24"/>
        </w:rPr>
        <w:t xml:space="preserve"> psychological states</w:t>
      </w:r>
      <w:r w:rsidR="0030667C" w:rsidRPr="00E11628">
        <w:rPr>
          <w:rFonts w:ascii="Times" w:hAnsi="Times"/>
          <w:sz w:val="24"/>
          <w:szCs w:val="24"/>
        </w:rPr>
        <w:t xml:space="preserve"> onto </w:t>
      </w:r>
      <w:del w:id="4" w:author="Microsoft Office User" w:date="2016-03-27T19:25:00Z">
        <w:r w:rsidR="0030667C" w:rsidRPr="00E11628" w:rsidDel="001879FE">
          <w:rPr>
            <w:rFonts w:ascii="Times" w:hAnsi="Times"/>
            <w:sz w:val="24"/>
            <w:szCs w:val="24"/>
          </w:rPr>
          <w:delText xml:space="preserve">discrete </w:delText>
        </w:r>
      </w:del>
      <w:ins w:id="5" w:author="Microsoft Office User" w:date="2016-03-27T19:25:00Z">
        <w:r w:rsidR="001879FE">
          <w:rPr>
            <w:rFonts w:ascii="Times" w:hAnsi="Times"/>
            <w:sz w:val="24"/>
            <w:szCs w:val="24"/>
          </w:rPr>
          <w:t>specific aspects of</w:t>
        </w:r>
        <w:r w:rsidR="001879FE" w:rsidRPr="00E11628">
          <w:rPr>
            <w:rFonts w:ascii="Times" w:hAnsi="Times"/>
            <w:sz w:val="24"/>
            <w:szCs w:val="24"/>
          </w:rPr>
          <w:t xml:space="preserve"> </w:t>
        </w:r>
      </w:ins>
      <w:r w:rsidR="0030667C" w:rsidRPr="00E11628">
        <w:rPr>
          <w:rFonts w:ascii="Times" w:hAnsi="Times"/>
          <w:sz w:val="24"/>
          <w:szCs w:val="24"/>
        </w:rPr>
        <w:t xml:space="preserve">medial frontal </w:t>
      </w:r>
      <w:r w:rsidR="00CE3C5E" w:rsidRPr="00E11628">
        <w:rPr>
          <w:rFonts w:ascii="Times" w:hAnsi="Times"/>
          <w:sz w:val="24"/>
          <w:szCs w:val="24"/>
        </w:rPr>
        <w:t>anatomy</w:t>
      </w:r>
      <w:r w:rsidR="0030667C" w:rsidRPr="00E11628">
        <w:rPr>
          <w:rFonts w:ascii="Times" w:hAnsi="Times"/>
          <w:sz w:val="24"/>
          <w:szCs w:val="24"/>
        </w:rPr>
        <w:t xml:space="preserve"> remains </w:t>
      </w:r>
      <w:r w:rsidR="00CE3C5E" w:rsidRPr="00E11628">
        <w:rPr>
          <w:rFonts w:ascii="Times" w:hAnsi="Times"/>
          <w:sz w:val="24"/>
          <w:szCs w:val="24"/>
        </w:rPr>
        <w:t xml:space="preserve">elusive. </w:t>
      </w:r>
      <w:del w:id="6" w:author="Microsoft Office User" w:date="2016-03-27T19:26:00Z">
        <w:r w:rsidR="00CE3C5E" w:rsidRPr="00E11628" w:rsidDel="00D461C0">
          <w:rPr>
            <w:rFonts w:ascii="Times" w:hAnsi="Times"/>
            <w:sz w:val="24"/>
            <w:szCs w:val="24"/>
          </w:rPr>
          <w:delText>There have been s</w:delText>
        </w:r>
      </w:del>
      <w:ins w:id="7" w:author="Microsoft Office User" w:date="2016-03-27T19:26:00Z">
        <w:r w:rsidR="00D461C0">
          <w:rPr>
            <w:rFonts w:ascii="Times" w:hAnsi="Times"/>
            <w:sz w:val="24"/>
            <w:szCs w:val="24"/>
          </w:rPr>
          <w:t>S</w:t>
        </w:r>
      </w:ins>
      <w:r w:rsidR="00CE3C5E" w:rsidRPr="00E11628">
        <w:rPr>
          <w:rFonts w:ascii="Times" w:hAnsi="Times"/>
          <w:sz w:val="24"/>
          <w:szCs w:val="24"/>
        </w:rPr>
        <w:t xml:space="preserve">everal recent attempts to define distinct </w:t>
      </w:r>
      <w:ins w:id="8" w:author="Microsoft Office User" w:date="2016-03-27T19:28:00Z">
        <w:r w:rsidR="00D461C0">
          <w:rPr>
            <w:rFonts w:ascii="Times" w:hAnsi="Times"/>
            <w:sz w:val="24"/>
            <w:szCs w:val="24"/>
          </w:rPr>
          <w:t xml:space="preserve">functional </w:t>
        </w:r>
      </w:ins>
      <w:r w:rsidR="00CE3C5E" w:rsidRPr="00E11628">
        <w:rPr>
          <w:rFonts w:ascii="Times" w:hAnsi="Times"/>
          <w:sz w:val="24"/>
          <w:szCs w:val="24"/>
        </w:rPr>
        <w:t xml:space="preserve">sub-regions of MFC </w:t>
      </w:r>
      <w:del w:id="9" w:author="Microsoft Office User" w:date="2016-03-27T19:28:00Z">
        <w:r w:rsidR="00CE3C5E" w:rsidRPr="00E11628" w:rsidDel="00D461C0">
          <w:rPr>
            <w:rFonts w:ascii="Times" w:hAnsi="Times"/>
            <w:sz w:val="24"/>
            <w:szCs w:val="24"/>
          </w:rPr>
          <w:delText>by inferring functional differences</w:delText>
        </w:r>
      </w:del>
      <w:ins w:id="10" w:author="Microsoft Office User" w:date="2016-03-27T19:28:00Z">
        <w:r w:rsidR="00D461C0">
          <w:rPr>
            <w:rFonts w:ascii="Times" w:hAnsi="Times"/>
            <w:sz w:val="24"/>
            <w:szCs w:val="24"/>
          </w:rPr>
          <w:t xml:space="preserve">have been </w:t>
        </w:r>
      </w:ins>
      <w:commentRangeStart w:id="11"/>
      <w:ins w:id="12" w:author="Microsoft Office User" w:date="2016-03-27T19:29:00Z">
        <w:r w:rsidR="00D461C0">
          <w:rPr>
            <w:rFonts w:ascii="Times" w:hAnsi="Times"/>
            <w:sz w:val="24"/>
            <w:szCs w:val="24"/>
          </w:rPr>
          <w:t>based on</w:t>
        </w:r>
      </w:ins>
      <w:del w:id="13" w:author="Microsoft Office User" w:date="2016-03-27T19:29:00Z">
        <w:r w:rsidR="00CE3C5E" w:rsidRPr="00E11628" w:rsidDel="00D461C0">
          <w:rPr>
            <w:rFonts w:ascii="Times" w:hAnsi="Times"/>
            <w:sz w:val="24"/>
            <w:szCs w:val="24"/>
          </w:rPr>
          <w:delText xml:space="preserve"> on the basis of</w:delText>
        </w:r>
      </w:del>
      <w:r w:rsidR="00CE3C5E" w:rsidRPr="00E11628">
        <w:rPr>
          <w:rFonts w:ascii="Times" w:hAnsi="Times"/>
          <w:sz w:val="24"/>
          <w:szCs w:val="24"/>
        </w:rPr>
        <w:t xml:space="preserve"> morphology </w:t>
      </w:r>
      <w:r w:rsidR="00C93C59"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3C53F697-74D3-4898-B207-A46D93BBBD2D&lt;/uuid&gt;&lt;priority&gt;0&lt;/priority&gt;&lt;publications&gt;&lt;publication&gt;&lt;uuid&gt;8D7EB837-8735-41BF-9F42-93D43351BC40&lt;/uuid&gt;&lt;volume&gt;10&lt;/volume&gt;&lt;doi&gt;10.1046/j.1460-9568.1998.00236.x&lt;/doi&gt;&lt;startpage&gt;2199&lt;/startpage&gt;&lt;publication_date&gt;99199806011200000000222000&lt;/publication_date&gt;&lt;url&gt;http://onlinelibrary.wiley.com/doi/10.1046/j.1460-9568.1998.00236.x/full&lt;/url&gt;&lt;type&gt;400&lt;/type&gt;&lt;title&gt;Parcellation of human mesial area 6: cytoarchitectonic evidence for three separate areas&lt;/title&gt;&lt;publisher&gt;Blackwell Science Ltd&lt;/publisher&gt;&lt;number&gt;6&lt;/number&gt;&lt;subtype&gt;400&lt;/subtype&gt;&lt;endpage&gt;2203&lt;/endpage&gt;&lt;bundle&gt;&lt;publication&gt;&lt;publisher&gt;Blackwell Science Ltd&lt;/publisher&gt;&lt;title&gt;European Journal of Neuroscience&lt;/title&gt;&lt;type&gt;-100&lt;/type&gt;&lt;subtype&gt;-100&lt;/subtype&gt;&lt;uuid&gt;CC7CB225-3850-49B4-9B33-8BB036FE3DD5&lt;/uuid&gt;&lt;/publication&gt;&lt;/bundle&gt;&lt;authors&gt;&lt;author&gt;&lt;firstName&gt;Victor&lt;/firstName&gt;&lt;lastName&gt;Vorobiev&lt;/lastName&gt;&lt;/author&gt;&lt;author&gt;&lt;firstName&gt;Paolo&lt;/firstName&gt;&lt;lastName&gt;Govoni&lt;/lastName&gt;&lt;/author&gt;&lt;author&gt;&lt;firstName&gt;Giacomo&lt;/firstName&gt;&lt;lastName&gt;Rizzolatti&lt;/lastName&gt;&lt;/author&gt;&lt;author&gt;&lt;firstName&gt;Massimo&lt;/firstName&gt;&lt;lastName&gt;Matelli&lt;/lastName&gt;&lt;/author&gt;&lt;author&gt;&lt;firstName&gt;Giuseppe&lt;/firstName&gt;&lt;lastName&gt;Luppino&lt;/lastName&gt;&lt;/author&gt;&lt;/authors&gt;&lt;/publication&gt;&lt;publication&gt;&lt;publication_date&gt;99200906041200000000222000&lt;/publication_date&gt;&lt;startpage&gt;829&lt;/startpage&gt;&lt;title&gt;Cingulate Neurobiology and Disease&lt;/title&gt;&lt;uuid&gt;E5C0FC99-4C69-45E7-8DAB-0C1F7718F918&lt;/uuid&gt;&lt;subtype&gt;0&lt;/subtype&gt;&lt;publisher&gt;Oxford University Press&lt;/publisher&gt;&lt;type&gt;0&lt;/type&gt;&lt;url&gt;http://books.google.com/books?id=jJuk7MRD1GkC&amp;amp;pg=PA294&amp;amp;dq=cingulate+neurobiology+and+disease+inauthor:vogt&amp;amp;hl=&amp;amp;cd=1&amp;amp;source=gbs_api&lt;/url&gt;&lt;authors&gt;&lt;author&gt;&lt;firstName&gt;Brent&lt;/firstName&gt;&lt;lastName&gt;Vogt&lt;/lastName&gt;&lt;/author&gt;&lt;/authors&gt;&lt;/publication&gt;&lt;publication&gt;&lt;uuid&gt;213083BF-7786-436D-8101-DE802FC5DCBB&lt;/uuid&gt;&lt;volume&gt;521&lt;/volume&gt;&lt;doi&gt;10.1002/cne.23346&lt;/doi&gt;&lt;subtitle&gt;Human and Macaque Area 32: Comparative Analysis&lt;/subtitle&gt;&lt;startpage&gt;3272&lt;/startpage&gt;&lt;publication_date&gt;99201307251200000000222000&lt;/publication_date&gt;&lt;url&gt;http://doi.wiley.com/10.1002/cne.23346&lt;/url&gt;&lt;citekey&gt;PalomeroGallagher:2013bs&lt;/citekey&gt;&lt;type&gt;400&lt;/type&gt;&lt;title&gt;Cyto- and receptor architecture of area 32 in human and macaque brains&lt;/title&gt;&lt;number&gt;14&lt;/number&gt;&lt;subtype&gt;400&lt;/subtype&gt;&lt;endpage&gt;3286&lt;/endpage&gt;&lt;bundle&gt;&lt;publication&gt;&lt;title&gt;The Journal of Comparative Neurology&lt;/title&gt;&lt;type&gt;-100&lt;/type&gt;&lt;subtype&gt;-100&lt;/subtype&gt;&lt;uuid&gt;4C3FF8CC-E733-4B8E-90B4-E4D121DD0CC8&lt;/uuid&gt;&lt;/publication&gt;&lt;/bundle&gt;&lt;authors&gt;&lt;author&gt;&lt;firstName&gt;Nicola&lt;/firstName&gt;&lt;lastName&gt;Palomero-Gallagher&lt;/lastName&gt;&lt;/author&gt;&lt;author&gt;&lt;firstName&gt;Karl&lt;/firstName&gt;&lt;lastName&gt;Zilles&lt;/lastName&gt;&lt;/author&gt;&lt;author&gt;&lt;firstName&gt;Axel&lt;/firstName&gt;&lt;lastName&gt;Schleicher&lt;/lastName&gt;&lt;/author&gt;&lt;author&gt;&lt;firstName&gt;Brent&lt;/firstName&gt;&lt;middleNames&gt;A&lt;/middleNames&gt;&lt;lastName&gt;Vogt&lt;/lastName&gt;&lt;/author&gt;&lt;/authors&gt;&lt;/publication&gt;&lt;/publications&gt;&lt;cites&gt;&lt;/cites&gt;&lt;/citation&gt;</w:instrText>
      </w:r>
      <w:r w:rsidR="00C93C59" w:rsidRPr="00E11628">
        <w:rPr>
          <w:rFonts w:ascii="Times" w:hAnsi="Times"/>
          <w:sz w:val="24"/>
          <w:szCs w:val="24"/>
        </w:rPr>
        <w:fldChar w:fldCharType="separate"/>
      </w:r>
      <w:r w:rsidR="00C93C59" w:rsidRPr="00E11628">
        <w:rPr>
          <w:rFonts w:ascii="Times" w:hAnsi="Times" w:cs="Cambria"/>
          <w:sz w:val="24"/>
          <w:szCs w:val="24"/>
        </w:rPr>
        <w:t>(Vorobiev et al., 1998; Vogt, 2009; Palomero-Gallagher et al., 2013)</w:t>
      </w:r>
      <w:r w:rsidR="00C93C59" w:rsidRPr="00E11628">
        <w:rPr>
          <w:rFonts w:ascii="Times" w:hAnsi="Times"/>
          <w:sz w:val="24"/>
          <w:szCs w:val="24"/>
        </w:rPr>
        <w:fldChar w:fldCharType="end"/>
      </w:r>
      <w:r w:rsidR="00C93C59" w:rsidRPr="00E11628">
        <w:rPr>
          <w:rFonts w:ascii="Times" w:hAnsi="Times"/>
          <w:sz w:val="24"/>
          <w:szCs w:val="24"/>
        </w:rPr>
        <w:t xml:space="preserve"> </w:t>
      </w:r>
      <w:del w:id="14" w:author="Microsoft Office User" w:date="2016-03-27T19:29:00Z">
        <w:r w:rsidR="00CE3C5E" w:rsidRPr="00E11628" w:rsidDel="00D461C0">
          <w:rPr>
            <w:rFonts w:ascii="Times" w:hAnsi="Times"/>
            <w:sz w:val="24"/>
            <w:szCs w:val="24"/>
          </w:rPr>
          <w:delText xml:space="preserve">and </w:delText>
        </w:r>
      </w:del>
      <w:r w:rsidR="00AA76F7" w:rsidRPr="00E11628">
        <w:rPr>
          <w:rFonts w:ascii="Times" w:hAnsi="Times"/>
          <w:sz w:val="24"/>
          <w:szCs w:val="24"/>
        </w:rPr>
        <w:t xml:space="preserve">in-vivo </w:t>
      </w:r>
      <w:r w:rsidR="00CE3C5E" w:rsidRPr="00E11628">
        <w:rPr>
          <w:rFonts w:ascii="Times" w:hAnsi="Times"/>
          <w:sz w:val="24"/>
          <w:szCs w:val="24"/>
        </w:rPr>
        <w:t xml:space="preserve">structural </w:t>
      </w:r>
      <w:r w:rsidR="000455DB" w:rsidRPr="00E11628">
        <w:rPr>
          <w:rFonts w:ascii="Times" w:hAnsi="Times"/>
          <w:sz w:val="24"/>
          <w:szCs w:val="24"/>
        </w:rPr>
        <w:t xml:space="preserve">connectivity </w:t>
      </w:r>
      <w:r w:rsidR="00E2184D"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75BA3173-ECE3-411B-945B-C6DCE3735F98&lt;/uuid&gt;&lt;priority&gt;1&lt;/priority&gt;&lt;publications&gt;&lt;publication&gt;&lt;uuid&gt;9AF5420A-161B-4982-99C5-B67914681960&lt;/uuid&gt;&lt;volume&gt;29&lt;/volume&gt;&lt;doi&gt;10.1523/JNEUROSCI.3328-08.2009&lt;/doi&gt;&lt;startpage&gt;1175&lt;/startpage&gt;&lt;publication_date&gt;99200901281200000000222000&lt;/publication_date&gt;&lt;url&gt;http://www.jneurosci.org/cgi/doi/10.1523/JNEUROSCI.3328-08.2009&lt;/url&gt;&lt;citekey&gt;Beckmann:2009et&lt;/citekey&gt;&lt;type&gt;400&lt;/type&gt;&lt;title&gt;Connectivity-Based Parcellation of Human Cingulate Cortex and Its Relation to Functional Specialization&lt;/title&gt;&lt;number&gt;4&lt;/number&gt;&lt;subtype&gt;400&lt;/subtype&gt;&lt;endpage&gt;1190&lt;/endpage&gt;&lt;bundle&gt;&lt;publication&gt;&lt;title&gt;Journal of Neuroscience&lt;/title&gt;&lt;type&gt;-100&lt;/type&gt;&lt;subtype&gt;-100&lt;/subtype&gt;&lt;uuid&gt;CC88A2A9-C75C-400B-A600-3E9CED9CB2E1&lt;/uuid&gt;&lt;/publication&gt;&lt;/bundle&gt;&lt;authors&gt;&lt;author&gt;&lt;firstName&gt;M&lt;/firstName&gt;&lt;lastName&gt;Beckmann&lt;/lastName&gt;&lt;/author&gt;&lt;author&gt;&lt;firstName&gt;H&lt;/firstName&gt;&lt;lastName&gt;Johansen-Berg&lt;/lastName&gt;&lt;/author&gt;&lt;author&gt;&lt;firstName&gt;M&lt;/firstName&gt;&lt;middleNames&gt;F S&lt;/middleNames&gt;&lt;lastName&gt;Rushworth&lt;/lastName&gt;&lt;/author&gt;&lt;/authors&gt;&lt;/publication&gt;&lt;publication&gt;&lt;publication_date&gt;99201505061200000000222000&lt;/publication_date&gt;&lt;startpage&gt;201410767&lt;/startpage&gt;&lt;doi&gt;10.1073/pnas.1410767112&lt;/doi&gt;&lt;title&gt;Connectivity reveals relationship of brain areas for reward-guided learning and decision making in human and monkey frontal cortex&lt;/title&gt;&lt;uuid&gt;D9C084A8-B47F-4148-8EEB-F3B6138C4B6E&lt;/uuid&gt;&lt;subtype&gt;400&lt;/subtype&gt;&lt;endpage&gt;10&lt;/endpage&gt;&lt;type&gt;400&lt;/type&gt;&lt;url&gt;http://www.pnas.org/lookup/doi/10.1073/pnas.1410767112&lt;/url&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Franz-Xaver&lt;/firstName&gt;&lt;lastName&gt;Neubert&lt;/lastName&gt;&lt;/author&gt;&lt;author&gt;&lt;firstName&gt;Rogier&lt;/firstName&gt;&lt;middleNames&gt;B&lt;/middleNames&gt;&lt;lastName&gt;Mars&lt;/lastName&gt;&lt;/author&gt;&lt;author&gt;&lt;firstName&gt;Jerome&lt;/firstName&gt;&lt;lastName&gt;Sallet&lt;/lastName&gt;&lt;/author&gt;&lt;author&gt;&lt;firstName&gt;Matthew&lt;/firstName&gt;&lt;middleNames&gt;F S&lt;/middleNames&gt;&lt;lastName&gt;Rushworth&lt;/lastName&gt;&lt;/author&gt;&lt;/authors&gt;&lt;/publication&gt;&lt;publication&gt;&lt;volume&gt;33&lt;/volume&gt;&lt;publication_date&gt;99201307241200000000222000&lt;/publication_date&gt;&lt;number&gt;30&lt;/number&gt;&lt;doi&gt;10.1523/JNEUROSCI.5108-12.2013&lt;/doi&gt;&lt;startpage&gt;12255&lt;/startpage&gt;&lt;title&gt;The Organization of Dorsal Frontal Cortex in Humans and Macaques&lt;/title&gt;&lt;uuid&gt;688241B9-FF5B-4808-9155-901ECC89FC38&lt;/uuid&gt;&lt;subtype&gt;400&lt;/subtype&gt;&lt;endpage&gt;12274&lt;/endpage&gt;&lt;type&gt;400&lt;/type&gt;&lt;url&gt;http://www.jneurosci.org/cgi/doi/10.1523/JNEUROSCI.5108-12.2013&lt;/url&gt;&lt;bundle&gt;&lt;publication&gt;&lt;title&gt;Journal of Neuroscience&lt;/title&gt;&lt;type&gt;-100&lt;/type&gt;&lt;subtype&gt;-100&lt;/subtype&gt;&lt;uuid&gt;CC88A2A9-C75C-400B-A600-3E9CED9CB2E1&lt;/uuid&gt;&lt;/publication&gt;&lt;/bundle&gt;&lt;authors&gt;&lt;author&gt;&lt;firstName&gt;J&lt;/firstName&gt;&lt;lastName&gt;Sallet&lt;/lastName&gt;&lt;/author&gt;&lt;author&gt;&lt;firstName&gt;R&lt;/firstName&gt;&lt;middleNames&gt;B&lt;/middleNames&gt;&lt;lastName&gt;Mars&lt;/lastName&gt;&lt;/author&gt;&lt;author&gt;&lt;firstName&gt;M&lt;/firstName&gt;&lt;middleNames&gt;P&lt;/middleNames&gt;&lt;lastName&gt;Noonan&lt;/lastName&gt;&lt;/author&gt;&lt;author&gt;&lt;firstName&gt;F&lt;/firstName&gt;&lt;middleNames&gt;X&lt;/middleNames&gt;&lt;lastName&gt;Neubert&lt;/lastName&gt;&lt;/author&gt;&lt;author&gt;&lt;firstName&gt;S&lt;/firstName&gt;&lt;lastName&gt;Jbabdi&lt;/lastName&gt;&lt;/author&gt;&lt;author&gt;&lt;firstName&gt;J&lt;/firstName&gt;&lt;middleNames&gt;X&lt;/middleNames&gt;&lt;lastName&gt;O'Reilly&lt;/lastName&gt;&lt;/author&gt;&lt;author&gt;&lt;firstName&gt;N&lt;/firstName&gt;&lt;lastName&gt;Filippini&lt;/lastName&gt;&lt;/author&gt;&lt;author&gt;&lt;firstName&gt;A&lt;/firstName&gt;&lt;middleNames&gt;G&lt;/middleNames&gt;&lt;lastName&gt;Thomas&lt;/lastName&gt;&lt;/author&gt;&lt;author&gt;&lt;firstName&gt;M&lt;/firstName&gt;&lt;middleNames&gt;F&lt;/middleNames&gt;&lt;lastName&gt;Rushworth&lt;/lastName&gt;&lt;/author&gt;&lt;/authors&gt;&lt;/publication&gt;&lt;/publications&gt;&lt;cites&gt;&lt;/cites&gt;&lt;/citation&gt;</w:instrText>
      </w:r>
      <w:r w:rsidR="00E2184D" w:rsidRPr="00E11628">
        <w:rPr>
          <w:rFonts w:ascii="Times" w:hAnsi="Times"/>
          <w:sz w:val="24"/>
          <w:szCs w:val="24"/>
        </w:rPr>
        <w:fldChar w:fldCharType="separate"/>
      </w:r>
      <w:r w:rsidR="00E2184D" w:rsidRPr="00E11628">
        <w:rPr>
          <w:rFonts w:ascii="Times" w:hAnsi="Times" w:cs="Times"/>
          <w:sz w:val="24"/>
          <w:szCs w:val="24"/>
        </w:rPr>
        <w:t>(Beckmann et al., 2009; Sallet et al., 2013; Neubert et al., 2015)</w:t>
      </w:r>
      <w:r w:rsidR="00E2184D" w:rsidRPr="00E11628">
        <w:rPr>
          <w:rFonts w:ascii="Times" w:hAnsi="Times"/>
          <w:sz w:val="24"/>
          <w:szCs w:val="24"/>
        </w:rPr>
        <w:fldChar w:fldCharType="end"/>
      </w:r>
      <w:r w:rsidR="00AA76F7" w:rsidRPr="00E11628">
        <w:rPr>
          <w:rFonts w:ascii="Times" w:hAnsi="Times"/>
          <w:sz w:val="24"/>
          <w:szCs w:val="24"/>
        </w:rPr>
        <w:t xml:space="preserve"> </w:t>
      </w:r>
      <w:del w:id="15" w:author="Microsoft Office User" w:date="2016-03-27T19:29:00Z">
        <w:r w:rsidR="000455DB" w:rsidRPr="00E11628" w:rsidDel="00D461C0">
          <w:rPr>
            <w:rFonts w:ascii="Times" w:hAnsi="Times"/>
            <w:sz w:val="24"/>
            <w:szCs w:val="24"/>
          </w:rPr>
          <w:delText>or</w:delText>
        </w:r>
        <w:r w:rsidR="00CE3C5E" w:rsidRPr="00E11628" w:rsidDel="00D461C0">
          <w:rPr>
            <w:rFonts w:ascii="Times" w:hAnsi="Times"/>
            <w:sz w:val="24"/>
            <w:szCs w:val="24"/>
          </w:rPr>
          <w:delText xml:space="preserve"> </w:delText>
        </w:r>
      </w:del>
      <w:ins w:id="16" w:author="Microsoft Office User" w:date="2016-03-27T19:29:00Z">
        <w:r w:rsidR="00D461C0">
          <w:rPr>
            <w:rFonts w:ascii="Times" w:hAnsi="Times"/>
            <w:sz w:val="24"/>
            <w:szCs w:val="24"/>
          </w:rPr>
          <w:t>and</w:t>
        </w:r>
        <w:r w:rsidR="00D461C0" w:rsidRPr="00E11628">
          <w:rPr>
            <w:rFonts w:ascii="Times" w:hAnsi="Times"/>
            <w:sz w:val="24"/>
            <w:szCs w:val="24"/>
          </w:rPr>
          <w:t xml:space="preserve"> </w:t>
        </w:r>
      </w:ins>
      <w:commentRangeEnd w:id="11"/>
      <w:r w:rsidR="00572AC3">
        <w:rPr>
          <w:rStyle w:val="CommentReference"/>
          <w:rFonts w:ascii="Times" w:hAnsi="Times"/>
        </w:rPr>
        <w:commentReference w:id="11"/>
      </w:r>
      <w:r w:rsidR="00CE3C5E" w:rsidRPr="00E11628">
        <w:rPr>
          <w:rFonts w:ascii="Times" w:hAnsi="Times"/>
          <w:sz w:val="24"/>
          <w:szCs w:val="24"/>
        </w:rPr>
        <w:t>functional connectivity</w:t>
      </w:r>
      <w:r w:rsidR="00AA76F7" w:rsidRPr="00E11628">
        <w:rPr>
          <w:rFonts w:ascii="Times" w:hAnsi="Times"/>
          <w:sz w:val="24"/>
          <w:szCs w:val="24"/>
        </w:rPr>
        <w:t xml:space="preserve"> </w:t>
      </w:r>
      <w:r w:rsidR="00AA76F7"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641FFB4E-4650-4AAC-B9E3-3D73189E38B8&lt;/uuid&gt;&lt;priority&gt;0&lt;/priority&gt;&lt;publications&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AA76F7" w:rsidRPr="00E11628">
        <w:rPr>
          <w:rFonts w:ascii="Times" w:hAnsi="Times"/>
          <w:sz w:val="24"/>
          <w:szCs w:val="24"/>
        </w:rPr>
        <w:fldChar w:fldCharType="separate"/>
      </w:r>
      <w:r w:rsidR="00E2184D" w:rsidRPr="00E11628">
        <w:rPr>
          <w:rFonts w:ascii="Times" w:hAnsi="Times" w:cs="Cambria"/>
          <w:sz w:val="24"/>
          <w:szCs w:val="24"/>
        </w:rPr>
        <w:t>(Andrews Hanna et al., 2010)</w:t>
      </w:r>
      <w:r w:rsidR="00AA76F7" w:rsidRPr="00E11628">
        <w:rPr>
          <w:rFonts w:ascii="Times" w:hAnsi="Times"/>
          <w:sz w:val="24"/>
          <w:szCs w:val="24"/>
        </w:rPr>
        <w:fldChar w:fldCharType="end"/>
      </w:r>
      <w:r w:rsidR="000B042F" w:rsidRPr="00E11628">
        <w:rPr>
          <w:rFonts w:ascii="Times" w:hAnsi="Times"/>
          <w:sz w:val="24"/>
          <w:szCs w:val="24"/>
        </w:rPr>
        <w:t xml:space="preserve">. Although </w:t>
      </w:r>
      <w:r w:rsidR="003615A9" w:rsidRPr="00E11628">
        <w:rPr>
          <w:rFonts w:ascii="Times" w:hAnsi="Times"/>
          <w:sz w:val="24"/>
          <w:szCs w:val="24"/>
        </w:rPr>
        <w:t>such</w:t>
      </w:r>
      <w:r w:rsidR="00E2184D" w:rsidRPr="00E11628">
        <w:rPr>
          <w:rFonts w:ascii="Times" w:hAnsi="Times"/>
          <w:sz w:val="24"/>
          <w:szCs w:val="24"/>
        </w:rPr>
        <w:t xml:space="preserve"> studies have </w:t>
      </w:r>
      <w:r w:rsidR="000B042F" w:rsidRPr="00E11628">
        <w:rPr>
          <w:rFonts w:ascii="Times" w:hAnsi="Times"/>
          <w:sz w:val="24"/>
          <w:szCs w:val="24"/>
        </w:rPr>
        <w:t>advanced</w:t>
      </w:r>
      <w:r w:rsidR="00E2184D" w:rsidRPr="00E11628">
        <w:rPr>
          <w:rFonts w:ascii="Times" w:hAnsi="Times"/>
          <w:sz w:val="24"/>
          <w:szCs w:val="24"/>
        </w:rPr>
        <w:t xml:space="preserve"> our understanding of MFC’s organization,</w:t>
      </w:r>
      <w:r w:rsidR="000B042F" w:rsidRPr="00E11628">
        <w:rPr>
          <w:rFonts w:ascii="Times" w:hAnsi="Times"/>
          <w:sz w:val="24"/>
          <w:szCs w:val="24"/>
        </w:rPr>
        <w:t xml:space="preserve"> </w:t>
      </w:r>
      <w:r w:rsidR="003615A9" w:rsidRPr="00E11628">
        <w:rPr>
          <w:rFonts w:ascii="Times" w:hAnsi="Times"/>
          <w:sz w:val="24"/>
          <w:szCs w:val="24"/>
        </w:rPr>
        <w:t>these</w:t>
      </w:r>
      <w:r w:rsidR="000B042F" w:rsidRPr="00E11628">
        <w:rPr>
          <w:rFonts w:ascii="Times" w:hAnsi="Times"/>
          <w:sz w:val="24"/>
          <w:szCs w:val="24"/>
        </w:rPr>
        <w:t xml:space="preserve"> methods</w:t>
      </w:r>
      <w:r w:rsidR="00E2184D" w:rsidRPr="00E11628">
        <w:rPr>
          <w:rFonts w:ascii="Times" w:hAnsi="Times"/>
          <w:sz w:val="24"/>
          <w:szCs w:val="24"/>
        </w:rPr>
        <w:t xml:space="preserve"> cannot directly </w:t>
      </w:r>
      <w:r w:rsidR="000455DB" w:rsidRPr="00E11628">
        <w:rPr>
          <w:rFonts w:ascii="Times" w:hAnsi="Times"/>
          <w:sz w:val="24"/>
          <w:szCs w:val="24"/>
        </w:rPr>
        <w:t>identify the (potentially separable) functional associates of different MFC regions,</w:t>
      </w:r>
      <w:r w:rsidR="00E2184D" w:rsidRPr="00E11628">
        <w:rPr>
          <w:rFonts w:ascii="Times" w:hAnsi="Times"/>
          <w:sz w:val="24"/>
          <w:szCs w:val="24"/>
        </w:rPr>
        <w:t xml:space="preserve"> as they do not measure </w:t>
      </w:r>
      <w:r w:rsidR="00562FFC" w:rsidRPr="00E11628">
        <w:rPr>
          <w:rFonts w:ascii="Times" w:hAnsi="Times"/>
          <w:sz w:val="24"/>
          <w:szCs w:val="24"/>
        </w:rPr>
        <w:t>the</w:t>
      </w:r>
      <w:r w:rsidR="000455DB" w:rsidRPr="00E11628">
        <w:rPr>
          <w:rFonts w:ascii="Times" w:hAnsi="Times"/>
          <w:sz w:val="24"/>
          <w:szCs w:val="24"/>
        </w:rPr>
        <w:t xml:space="preserve"> brain’s</w:t>
      </w:r>
      <w:r w:rsidR="00562FFC" w:rsidRPr="00E11628">
        <w:rPr>
          <w:rFonts w:ascii="Times" w:hAnsi="Times"/>
          <w:sz w:val="24"/>
          <w:szCs w:val="24"/>
        </w:rPr>
        <w:t xml:space="preserve"> </w:t>
      </w:r>
      <w:r w:rsidR="00E2184D" w:rsidRPr="00E11628">
        <w:rPr>
          <w:rFonts w:ascii="Times" w:hAnsi="Times"/>
          <w:sz w:val="24"/>
          <w:szCs w:val="24"/>
        </w:rPr>
        <w:t xml:space="preserve">response to </w:t>
      </w:r>
      <w:r w:rsidR="00CE3C5E" w:rsidRPr="00E11628">
        <w:rPr>
          <w:rFonts w:ascii="Times" w:hAnsi="Times"/>
          <w:sz w:val="24"/>
          <w:szCs w:val="24"/>
        </w:rPr>
        <w:t>various</w:t>
      </w:r>
      <w:r w:rsidR="0030667C" w:rsidRPr="00E11628">
        <w:rPr>
          <w:rFonts w:ascii="Times" w:hAnsi="Times"/>
          <w:sz w:val="24"/>
          <w:szCs w:val="24"/>
        </w:rPr>
        <w:t xml:space="preserve"> psychological challenges</w:t>
      </w:r>
      <w:r w:rsidR="00E2184D" w:rsidRPr="00E11628">
        <w:rPr>
          <w:rFonts w:ascii="Times" w:hAnsi="Times"/>
          <w:sz w:val="24"/>
          <w:szCs w:val="24"/>
        </w:rPr>
        <w:t>.</w:t>
      </w:r>
    </w:p>
    <w:p w14:paraId="42F1E567" w14:textId="6C61370B" w:rsidR="00F13CFA" w:rsidRPr="00E11628" w:rsidRDefault="0030667C" w:rsidP="00F13CFA">
      <w:pPr>
        <w:pStyle w:val="Normal1"/>
        <w:rPr>
          <w:rFonts w:ascii="Times" w:hAnsi="Times"/>
          <w:sz w:val="24"/>
          <w:szCs w:val="24"/>
        </w:rPr>
      </w:pPr>
      <w:r w:rsidRPr="00E11628">
        <w:rPr>
          <w:rFonts w:ascii="Times" w:hAnsi="Times"/>
          <w:sz w:val="24"/>
          <w:szCs w:val="24"/>
        </w:rPr>
        <w:t xml:space="preserve">To this end, </w:t>
      </w:r>
      <w:r w:rsidR="000455DB" w:rsidRPr="00E11628">
        <w:rPr>
          <w:rFonts w:ascii="Times" w:hAnsi="Times"/>
          <w:sz w:val="24"/>
          <w:szCs w:val="24"/>
        </w:rPr>
        <w:t xml:space="preserve">task-based </w:t>
      </w:r>
      <w:r w:rsidR="002C0C3E" w:rsidRPr="00E11628">
        <w:rPr>
          <w:rFonts w:ascii="Times" w:hAnsi="Times"/>
          <w:sz w:val="24"/>
          <w:szCs w:val="24"/>
        </w:rPr>
        <w:t>functional MRI (fMRI) has</w:t>
      </w:r>
      <w:r w:rsidR="00CE3C5E" w:rsidRPr="00E11628">
        <w:rPr>
          <w:rFonts w:ascii="Times" w:hAnsi="Times"/>
          <w:sz w:val="24"/>
          <w:szCs w:val="24"/>
        </w:rPr>
        <w:t xml:space="preserve"> </w:t>
      </w:r>
      <w:del w:id="17" w:author="Microsoft Office User" w:date="2016-03-27T19:30:00Z">
        <w:r w:rsidR="00CE3C5E" w:rsidRPr="00E11628" w:rsidDel="00D461C0">
          <w:rPr>
            <w:rFonts w:ascii="Times" w:hAnsi="Times"/>
            <w:sz w:val="24"/>
            <w:szCs w:val="24"/>
          </w:rPr>
          <w:delText xml:space="preserve">been </w:delText>
        </w:r>
        <w:r w:rsidR="000455DB" w:rsidRPr="00E11628" w:rsidDel="00D461C0">
          <w:rPr>
            <w:rFonts w:ascii="Times" w:hAnsi="Times"/>
            <w:sz w:val="24"/>
            <w:szCs w:val="24"/>
          </w:rPr>
          <w:delText>widely</w:delText>
        </w:r>
        <w:r w:rsidR="00CE3C5E" w:rsidRPr="00E11628" w:rsidDel="00D461C0">
          <w:rPr>
            <w:rFonts w:ascii="Times" w:hAnsi="Times"/>
            <w:sz w:val="24"/>
            <w:szCs w:val="24"/>
          </w:rPr>
          <w:delText xml:space="preserve"> used </w:delText>
        </w:r>
        <w:r w:rsidRPr="00E11628" w:rsidDel="00D461C0">
          <w:rPr>
            <w:rFonts w:ascii="Times" w:hAnsi="Times"/>
            <w:sz w:val="24"/>
            <w:szCs w:val="24"/>
          </w:rPr>
          <w:delText xml:space="preserve">to </w:delText>
        </w:r>
        <w:r w:rsidR="00CE3C5E" w:rsidRPr="00E11628" w:rsidDel="00D461C0">
          <w:rPr>
            <w:rFonts w:ascii="Times" w:hAnsi="Times"/>
            <w:sz w:val="24"/>
            <w:szCs w:val="24"/>
          </w:rPr>
          <w:delText>associate</w:delText>
        </w:r>
      </w:del>
      <w:ins w:id="18" w:author="Microsoft Office User" w:date="2016-03-27T19:30:00Z">
        <w:r w:rsidR="00D461C0">
          <w:rPr>
            <w:rFonts w:ascii="Times" w:hAnsi="Times"/>
            <w:sz w:val="24"/>
            <w:szCs w:val="24"/>
          </w:rPr>
          <w:t>suggested that</w:t>
        </w:r>
      </w:ins>
      <w:r w:rsidR="0064274B" w:rsidRPr="00E11628">
        <w:rPr>
          <w:rFonts w:ascii="Times" w:hAnsi="Times"/>
          <w:sz w:val="24"/>
          <w:szCs w:val="24"/>
        </w:rPr>
        <w:t xml:space="preserve"> </w:t>
      </w:r>
      <w:r w:rsidR="00BB5E35" w:rsidRPr="00E11628">
        <w:rPr>
          <w:rFonts w:ascii="Times" w:hAnsi="Times"/>
          <w:sz w:val="24"/>
          <w:szCs w:val="24"/>
        </w:rPr>
        <w:t xml:space="preserve">distinct </w:t>
      </w:r>
      <w:r w:rsidR="00571206" w:rsidRPr="00E11628">
        <w:rPr>
          <w:rFonts w:ascii="Times" w:hAnsi="Times"/>
          <w:sz w:val="24"/>
          <w:szCs w:val="24"/>
        </w:rPr>
        <w:t>foci</w:t>
      </w:r>
      <w:r w:rsidR="00BB5E35" w:rsidRPr="00E11628">
        <w:rPr>
          <w:rFonts w:ascii="Times" w:hAnsi="Times"/>
          <w:sz w:val="24"/>
          <w:szCs w:val="24"/>
        </w:rPr>
        <w:t xml:space="preserve"> </w:t>
      </w:r>
      <w:r w:rsidR="0064274B" w:rsidRPr="00E11628">
        <w:rPr>
          <w:rFonts w:ascii="Times" w:hAnsi="Times"/>
          <w:sz w:val="24"/>
          <w:szCs w:val="24"/>
        </w:rPr>
        <w:t xml:space="preserve">of </w:t>
      </w:r>
      <w:r w:rsidR="00AA76F7" w:rsidRPr="00E11628">
        <w:rPr>
          <w:rFonts w:ascii="Times" w:hAnsi="Times"/>
          <w:sz w:val="24"/>
          <w:szCs w:val="24"/>
        </w:rPr>
        <w:t xml:space="preserve">MFC </w:t>
      </w:r>
      <w:r w:rsidR="0064274B" w:rsidRPr="00E11628">
        <w:rPr>
          <w:rFonts w:ascii="Times" w:hAnsi="Times"/>
          <w:sz w:val="24"/>
          <w:szCs w:val="24"/>
        </w:rPr>
        <w:t xml:space="preserve">activation </w:t>
      </w:r>
      <w:del w:id="19" w:author="Microsoft Office User" w:date="2016-03-27T19:30:00Z">
        <w:r w:rsidR="006B0B75" w:rsidRPr="00E11628" w:rsidDel="00D461C0">
          <w:rPr>
            <w:rFonts w:ascii="Times" w:hAnsi="Times"/>
            <w:sz w:val="24"/>
            <w:szCs w:val="24"/>
          </w:rPr>
          <w:delText xml:space="preserve">with </w:delText>
        </w:r>
      </w:del>
      <w:ins w:id="20" w:author="Microsoft Office User" w:date="2016-03-27T19:30:00Z">
        <w:r w:rsidR="00D461C0">
          <w:rPr>
            <w:rFonts w:ascii="Times" w:hAnsi="Times"/>
            <w:sz w:val="24"/>
            <w:szCs w:val="24"/>
          </w:rPr>
          <w:t xml:space="preserve">may be associated with specific </w:t>
        </w:r>
      </w:ins>
      <w:del w:id="21" w:author="Microsoft Office User" w:date="2016-03-27T19:30:00Z">
        <w:r w:rsidR="006B0B75" w:rsidRPr="00E11628" w:rsidDel="00D461C0">
          <w:rPr>
            <w:rFonts w:ascii="Times" w:hAnsi="Times"/>
            <w:sz w:val="24"/>
            <w:szCs w:val="24"/>
          </w:rPr>
          <w:delText xml:space="preserve">a wide variety of </w:delText>
        </w:r>
      </w:del>
      <w:r w:rsidR="002C0C3E" w:rsidRPr="00E11628">
        <w:rPr>
          <w:rFonts w:ascii="Times" w:hAnsi="Times"/>
          <w:sz w:val="24"/>
          <w:szCs w:val="24"/>
        </w:rPr>
        <w:t xml:space="preserve">psychological </w:t>
      </w:r>
      <w:r w:rsidRPr="00E11628">
        <w:rPr>
          <w:rFonts w:ascii="Times" w:hAnsi="Times"/>
          <w:sz w:val="24"/>
          <w:szCs w:val="24"/>
        </w:rPr>
        <w:t>manipulations</w:t>
      </w:r>
      <w:r w:rsidR="002C0C3E" w:rsidRPr="00E11628">
        <w:rPr>
          <w:rFonts w:ascii="Times" w:hAnsi="Times"/>
          <w:sz w:val="24"/>
          <w:szCs w:val="24"/>
        </w:rPr>
        <w:t xml:space="preserve">. </w:t>
      </w:r>
      <w:r w:rsidR="00BB5E35" w:rsidRPr="00E11628">
        <w:rPr>
          <w:rFonts w:ascii="Times" w:hAnsi="Times"/>
          <w:sz w:val="24"/>
          <w:szCs w:val="24"/>
        </w:rPr>
        <w:t>For example</w:t>
      </w:r>
      <w:r w:rsidR="000E18FA" w:rsidRPr="00E11628">
        <w:rPr>
          <w:rFonts w:ascii="Times" w:hAnsi="Times"/>
          <w:sz w:val="24"/>
          <w:szCs w:val="24"/>
        </w:rPr>
        <w:t>, the supplementary motor area (SMA) and pre-SMA</w:t>
      </w:r>
      <w:r w:rsidR="00FD1186" w:rsidRPr="00E11628">
        <w:rPr>
          <w:rFonts w:ascii="Times" w:hAnsi="Times"/>
          <w:sz w:val="24"/>
          <w:szCs w:val="24"/>
        </w:rPr>
        <w:t xml:space="preserve"> have been associated with the planning and initiation of movements</w:t>
      </w:r>
      <w:r w:rsidR="006108DE" w:rsidRPr="00E11628">
        <w:rPr>
          <w:rFonts w:ascii="Times" w:hAnsi="Times"/>
          <w:sz w:val="24"/>
          <w:szCs w:val="24"/>
        </w:rPr>
        <w:t xml:space="preserve"> </w:t>
      </w:r>
      <w:r w:rsidR="006108DE"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&lt;citation&gt;&lt;uuid&gt;80081F4D-C4C5-4988-BCC1-0EC759F251B0&lt;/uuid&gt;&lt;priority&gt;0&lt;/priority&gt;&lt;publications&gt;&lt;publication&gt;&lt;type&gt;400&lt;/type&gt;&lt;publication_date&gt;99200900001200000000200000&lt;/publication_date&gt;&lt;title&gt;Functional specialization in the supplementary motor complex&lt;/title&gt;&lt;url&gt;http://www.researchgate.net/profile/Stephen_Johnston/publication/23677296_Functional_specialization_in_the_supplementary_motor_complex/links/00b49535a21ec378ac000000.pdf&lt;/url&gt;&lt;subtype&gt;400&lt;/subtype&gt;&lt;uuid&gt;B8B9CA41-97A8-4C59-8188-EC2510DEA649&lt;/uuid&gt;&lt;bundle&gt;&lt;publication&gt;&lt;publisher&gt;Nature Publishing Group&lt;/publisher&gt;&lt;title&gt;Nature Reviews Neuroscience&lt;/title&gt;&lt;type&gt;-100&lt;/type&gt;&lt;subtype&gt;-100&lt;/subtype&gt;&lt;uuid&gt;11514A1C-6519-4C71-8114-9CD7A2F183DE&lt;/uuid&gt;&lt;/publication&gt;&lt;/bundle&gt;&lt;authors&gt;&lt;author&gt;&lt;firstName&gt;E&lt;/firstName&gt;&lt;middleNames&gt;C&lt;/middleNames&gt;&lt;lastName&gt;Leek&lt;/lastName&gt;&lt;/author&gt;&lt;author&gt;&lt;firstName&gt;S&lt;/firstName&gt;&lt;middleNames&gt;J&lt;/middleNames&gt;&lt;lastName&gt;Johnston&lt;/lastName&gt;&lt;/author&gt;&lt;/authors&gt;&lt;/publication&gt;&lt;publication&gt;&lt;type&gt;400&lt;/type&gt;&lt;publication_date&gt;99198000001200000000200000&lt;/publication_date&gt;&lt;title&gt;Supplementary motor area and other cortical areas in organization of voluntary movements in man&lt;/title&gt;&lt;url&gt;http://jn.physiology.org/content/jn/43/1/118.full.pdf&lt;/url&gt;&lt;subtype&gt;400&lt;/subtype&gt;&lt;uuid&gt;3545DFDE-F854-4F31-B1A0-A86767E8B2BF&lt;/uuid&gt;&lt;bundle&gt;&lt;publication&gt;&lt;title&gt;Journal of …&lt;/title&gt;&lt;type&gt;-100&lt;/type&gt;&lt;subtype&gt;-100&lt;/subtype&gt;&lt;uuid&gt;77DB5F03-B8EC-410F-91B2-649495FC43DB&lt;/uuid&gt;&lt;/publication&gt;&lt;/bundle&gt;&lt;authors&gt;&lt;author&gt;&lt;firstName&gt;P&lt;/firstName&gt;&lt;middleNames&gt;E&lt;/middleNames&gt;&lt;lastName&gt;Roland&lt;/lastName&gt;&lt;/author&gt;&lt;author&gt;&lt;firstName&gt;B&lt;/firstName&gt;&lt;lastName&gt;Larsen&lt;/lastName&gt;&lt;/author&gt;&lt;author&gt;&lt;firstName&gt;N&lt;/firstName&gt;&lt;middleNames&gt;A&lt;/middleNames&gt;&lt;lastName&gt;Lassen&lt;/lastName&gt;&lt;/author&gt;&lt;/authors&gt;&lt;/publication&gt;&lt;publication&gt;&lt;publication_date&gt;99200400001200000000200000&lt;/publication_date&gt;&lt;doi&gt;10.1152/jn.00651.2003&lt;/doi&gt;&lt;title&gt;Organization of action sequences and the role of the pre-SMA&lt;/title&gt;&lt;uuid&gt;DAB4D168-EFEB-4741-8406-7833ACE89796&lt;/uuid&gt;&lt;subtype&gt;400&lt;/subtype&gt;&lt;type&gt;400&lt;/type&gt;&lt;url&gt;http://jn.physiology.org/content/91/2/978.short&lt;/url&gt;&lt;bundle&gt;&lt;publication&gt;&lt;title&gt;Journal of …&lt;/title&gt;&lt;type&gt;-100&lt;/type&gt;&lt;subtype&gt;-100&lt;/subtype&gt;&lt;uuid&gt;77DB5F03-B8EC-410F-91B2-649495FC43DB&lt;/uuid&gt;&lt;/publication&gt;&lt;/bundle&gt;&lt;authors&gt;&lt;author&gt;&lt;firstName&gt;S&lt;/firstName&gt;&lt;middleNames&gt;W&lt;/middleNames&gt;&lt;lastName&gt;Kennerley&lt;/lastName&gt;&lt;/author&gt;&lt;author&gt;&lt;firstName&gt;K&lt;/firstName&gt;&lt;lastName&gt;Sakai&lt;/lastName&gt;&lt;/author&gt;&lt;/authors&gt;&lt;/publication&gt;&lt;/publications&gt;&lt;cites&gt;&lt;/cites&gt;&lt;/citation&gt;</w:instrText>
      </w:r>
      <w:r w:rsidR="006108DE" w:rsidRPr="00E11628">
        <w:rPr>
          <w:rFonts w:ascii="Times" w:hAnsi="Times"/>
          <w:sz w:val="24"/>
          <w:szCs w:val="24"/>
        </w:rPr>
        <w:fldChar w:fldCharType="separate"/>
      </w:r>
      <w:r w:rsidR="00E11628" w:rsidRPr="00E11628">
        <w:rPr>
          <w:rFonts w:ascii="Times" w:hAnsi="Times" w:cs="Cambria"/>
          <w:sz w:val="24"/>
          <w:szCs w:val="24"/>
        </w:rPr>
        <w:t xml:space="preserve">(Roland et al., 1980; Kennerley and Sakai, 2004; Leek and Johnston, </w:t>
      </w:r>
      <w:r w:rsidR="00E11628" w:rsidRPr="00E11628">
        <w:rPr>
          <w:rFonts w:ascii="Times" w:hAnsi="Times" w:cs="Cambria"/>
          <w:sz w:val="24"/>
          <w:szCs w:val="24"/>
        </w:rPr>
        <w:lastRenderedPageBreak/>
        <w:t>2009)</w:t>
      </w:r>
      <w:r w:rsidR="006108DE" w:rsidRPr="00E11628">
        <w:rPr>
          <w:rFonts w:ascii="Times" w:hAnsi="Times"/>
          <w:sz w:val="24"/>
          <w:szCs w:val="24"/>
        </w:rPr>
        <w:fldChar w:fldCharType="end"/>
      </w:r>
      <w:r w:rsidR="00FD1186" w:rsidRPr="00E11628">
        <w:rPr>
          <w:rFonts w:ascii="Times" w:hAnsi="Times"/>
          <w:sz w:val="24"/>
          <w:szCs w:val="24"/>
        </w:rPr>
        <w:t>, while</w:t>
      </w:r>
      <w:r w:rsidR="002C0C3E" w:rsidRPr="00E11628">
        <w:rPr>
          <w:rFonts w:ascii="Times" w:hAnsi="Times"/>
          <w:sz w:val="24"/>
          <w:szCs w:val="24"/>
        </w:rPr>
        <w:t xml:space="preserve"> </w:t>
      </w:r>
      <w:r w:rsidR="0064274B" w:rsidRPr="00E11628">
        <w:rPr>
          <w:rFonts w:ascii="Times" w:hAnsi="Times"/>
          <w:sz w:val="24"/>
          <w:szCs w:val="24"/>
        </w:rPr>
        <w:t>midcingulate cortex (MCC)</w:t>
      </w:r>
      <w:r w:rsidR="00571206" w:rsidRPr="00E11628">
        <w:rPr>
          <w:rFonts w:ascii="Times" w:hAnsi="Times"/>
          <w:sz w:val="24"/>
          <w:szCs w:val="24"/>
        </w:rPr>
        <w:t xml:space="preserve"> </w:t>
      </w:r>
      <w:r w:rsidR="00C565A6" w:rsidRPr="00E11628">
        <w:rPr>
          <w:rFonts w:ascii="Times" w:hAnsi="Times"/>
          <w:sz w:val="24"/>
          <w:szCs w:val="24"/>
        </w:rPr>
        <w:t>has been implicated in various aspects of cognitive control</w:t>
      </w:r>
      <w:r w:rsidR="00E2184D" w:rsidRPr="00E11628">
        <w:rPr>
          <w:rFonts w:ascii="Times" w:hAnsi="Times"/>
          <w:sz w:val="24"/>
          <w:szCs w:val="24"/>
        </w:rPr>
        <w:t xml:space="preserve"> </w:t>
      </w:r>
      <w:r w:rsidR="00E11628"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CEB34B7A-78DF-49DB-B266-6F34BA7085C1&lt;/uuid&gt;&lt;priority&gt;4&lt;/priority&gt;&lt;publications&gt;&lt;publication&gt;&lt;volume&gt;79&lt;/volume&gt;&lt;publication_date&gt;99201307001200000000220000&lt;/publication_date&gt;&lt;number&gt;2&lt;/number&gt;&lt;doi&gt;10.1016/j.neuron.2013.07.007&lt;/doi&gt;&lt;startpage&gt;217&lt;/startpage&gt;&lt;title&gt;The Expected Value of Control: An Integrative Theory of Anterior Cingulate Cortex Function&lt;/title&gt;&lt;uuid&gt;C2B9F49B-E020-4768-AFA0-6A1DF47AFBD3&lt;/uuid&gt;&lt;subtype&gt;400&lt;/subtype&gt;&lt;endpage&gt;240&lt;/endpage&gt;&lt;type&gt;400&lt;/type&gt;&lt;url&gt;http://linkinghub.elsevier.com/retrieve/pii/S0896627313006077&lt;/url&gt;&lt;bundle&gt;&lt;publication&gt;&lt;publisher&gt;Elsevier Inc.&lt;/publisher&gt;&lt;title&gt;Neuron&lt;/title&gt;&lt;type&gt;-100&lt;/type&gt;&lt;subtype&gt;-100&lt;/subtype&gt;&lt;uuid&gt;4F760053-710C-45E0-BDA8-53102C65B1F7&lt;/uuid&gt;&lt;/publication&gt;&lt;/bundle&gt;&lt;authors&gt;&lt;author&gt;&lt;firstName&gt;Amitai&lt;/firstName&gt;&lt;lastName&gt;Shenhav&lt;/lastName&gt;&lt;/author&gt;&lt;author&gt;&lt;firstName&gt;Matthew&lt;/firstName&gt;&lt;middleNames&gt;M&lt;/middleNames&gt;&lt;lastName&gt;Botvinick&lt;/lastName&gt;&lt;/author&gt;&lt;author&gt;&lt;firstName&gt;Jonathan&lt;/firstName&gt;&lt;middleNames&gt;D&lt;/middleNames&gt;&lt;lastName&gt;Cohen&lt;/lastName&gt;&lt;/author&gt;&lt;/authors&gt;&lt;/publication&gt;&lt;publication&gt;&lt;uuid&gt;D8EB9142-D8B5-4D58-BD11-2347E6FBB943&lt;/uuid&gt;&lt;volume&gt;402&lt;/volume&gt;&lt;doi&gt;10.1038/46035&lt;/doi&gt;&lt;startpage&gt;179&lt;/startpage&gt;&lt;publication_date&gt;99199911111200000000222000&lt;/publication_date&gt;&lt;url&gt;http://www.nature.com/doifinder/10.1038/46035&lt;/url&gt;&lt;type&gt;400&lt;/type&gt;&lt;title&gt;Conflict monitoring versus selection-for-action in anterior cingulate cortex&lt;/title&gt;&lt;publisher&gt;Nature Publishing Group&lt;/publisher&gt;&lt;number&gt;6758&lt;/number&gt;&lt;subtype&gt;400&lt;/subtype&gt;&lt;endpage&gt;181&lt;/endpage&gt;&lt;bundle&gt;&lt;publication&gt;&lt;publisher&gt;Nature Publishing Group&lt;/publisher&gt;&lt;title&gt;Nature&lt;/title&gt;&lt;type&gt;-100&lt;/type&gt;&lt;subtype&gt;-100&lt;/subtype&gt;&lt;uuid&gt;8922E81F-FDC7-4EEB-AD52-F35F2C771D5A&lt;/uuid&gt;&lt;/publication&gt;&lt;/bundle&gt;&lt;authors&gt;&lt;author&gt;&lt;firstName&gt;Matthew&lt;/firstName&gt;&lt;lastName&gt;Botvinick&lt;/lastName&gt;&lt;/author&gt;&lt;author&gt;&lt;firstName&gt;Leigh&lt;/firstName&gt;&lt;middleNames&gt;E&lt;/middleNames&gt;&lt;lastName&gt;Nystrom&lt;/lastName&gt;&lt;/author&gt;&lt;author&gt;&lt;firstName&gt;Kate&lt;/firstName&gt;&lt;lastName&gt;Fissell&lt;/lastName&gt;&lt;/author&gt;&lt;author&gt;&lt;firstName&gt;Cameron&lt;/firstName&gt;&lt;middleNames&gt;S&lt;/middleNames&gt;&lt;lastName&gt;Carter&lt;/lastName&gt;&lt;/author&gt;&lt;author&gt;&lt;firstName&gt;Jonathan&lt;/firstName&gt;&lt;middleNames&gt;D&lt;/middleNames&gt;&lt;lastName&gt;Cohen&lt;/lastName&gt;&lt;/author&gt;&lt;/authors&gt;&lt;/publication&gt;&lt;publication&gt;&lt;uuid&gt;A3261465-7FA3-497F-A473-F8F0C40E0C66&lt;/uuid&gt;&lt;volume&gt;12&lt;/volume&gt;&lt;doi&gt;10.1016/S0926-6410(01)00076-3&lt;/doi&gt;&lt;startpage&gt;467&lt;/startpage&gt;&lt;publication_date&gt;99200112001200000000220000&lt;/publication_date&gt;&lt;url&gt;http://linkinghub.elsevier.com/retrieve/pii/S0926641001000763&lt;/url&gt;&lt;citekey&gt;Milham:2001ef&lt;/citekey&gt;&lt;type&gt;400&lt;/type&gt;&lt;title&gt;The relative involvement of anterior cingulate and prefrontal cortex in attentional control depends on nature of conflict&lt;/title&gt;&lt;number&gt;3&lt;/number&gt;&lt;subtype&gt;400&lt;/subtype&gt;&lt;endpage&gt;473&lt;/endpage&gt;&lt;bundle&gt;&lt;publication&gt;&lt;title&gt;Cognitive Brain Research&lt;/title&gt;&lt;type&gt;-100&lt;/type&gt;&lt;subtype&gt;-100&lt;/subtype&gt;&lt;uuid&gt;D101AE1C-695C-4866-9D4D-940642DB095C&lt;/uuid&gt;&lt;/publication&gt;&lt;/bundle&gt;&lt;authors&gt;&lt;author&gt;&lt;firstName&gt;M&lt;/firstName&gt;&lt;middleNames&gt;P&lt;/middleNames&gt;&lt;lastName&gt;Milham&lt;/lastName&gt;&lt;/author&gt;&lt;author&gt;&lt;firstName&gt;M&lt;/firstName&gt;&lt;middleNames&gt;T&lt;/middleNames&gt;&lt;lastName&gt;Banich&lt;/lastName&gt;&lt;/author&gt;&lt;author&gt;&lt;firstName&gt;A&lt;/firstName&gt;&lt;lastName&gt;Webb&lt;/lastName&gt;&lt;/author&gt;&lt;author&gt;&lt;firstName&gt;V&lt;/firstName&gt;&lt;lastName&gt;Barad&lt;/lastName&gt;&lt;/author&gt;&lt;author&gt;&lt;firstName&gt;N&lt;/firstName&gt;&lt;middleNames&gt;J&lt;/middleNames&gt;&lt;lastName&gt;Cohen&lt;/lastName&gt;&lt;/author&gt;&lt;author&gt;&lt;firstName&gt;T&lt;/firstName&gt;&lt;lastName&gt;Wszalek&lt;/lastName&gt;&lt;/author&gt;&lt;author&gt;&lt;firstName&gt;A&lt;/firstName&gt;&lt;middleNames&gt;F&lt;/middleNames&gt;&lt;lastName&gt;Kramer&lt;/lastName&gt;&lt;/author&gt;&lt;/authors&gt;&lt;/publication&gt;&lt;publication&gt;&lt;type&gt;400&lt;/type&gt;&lt;publication_date&gt;99200400001200000000200000&lt;/publication_date&gt;&lt;title&gt;Dorsal anterior cingulate cortex shows fMRI response to internal and external error signals&lt;/title&gt;&lt;url&gt;http://www.sandernieuwenhuis.nl/pdfs/HolroydNieuwenhuis_etal_2004_Nat_Neurosci.pdf.pdf&lt;/url&gt;&lt;subtype&gt;400&lt;/subtype&gt;&lt;uuid&gt;D7B42D8B-AE7F-4386-90C9-FC7AECFF5B94&lt;/uuid&gt;&lt;bundle&gt;&lt;publication&gt;&lt;publisher&gt;Nature Publishing Group&lt;/publisher&gt;&lt;title&gt;Nature&lt;/title&gt;&lt;type&gt;-100&lt;/type&gt;&lt;subtype&gt;-100&lt;/subtype&gt;&lt;uuid&gt;8922E81F-FDC7-4EEB-AD52-F35F2C771D5A&lt;/uuid&gt;&lt;/publication&gt;&lt;/bundle&gt;&lt;authors&gt;&lt;author&gt;&lt;firstName&gt;C&lt;/firstName&gt;&lt;middleNames&gt;B&lt;/middleNames&gt;&lt;lastName&gt;Holroyd&lt;/lastName&gt;&lt;/author&gt;&lt;author&gt;&lt;firstName&gt;S&lt;/firstName&gt;&lt;lastName&gt;Nieuwenhuis&lt;/lastName&gt;&lt;/author&gt;&lt;author&gt;&lt;firstName&gt;N&lt;/firstName&gt;&lt;lastName&gt;Yeung&lt;/lastName&gt;&lt;/author&gt;&lt;/authors&gt;&lt;/publication&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Science&lt;/publisher&gt;&lt;number&gt;5712&lt;/number&gt;&lt;subtype&gt;400&lt;/subtype&gt;&lt;endpage&gt;1121&lt;/endpage&gt;&lt;bundle&gt;&lt;publication&gt;&lt;publisher&gt;American Association for the Advancement of Science&lt;/publisher&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E11628" w:rsidRPr="00E11628">
        <w:rPr>
          <w:rFonts w:ascii="Times" w:hAnsi="Times"/>
          <w:sz w:val="24"/>
          <w:szCs w:val="24"/>
        </w:rPr>
        <w:fldChar w:fldCharType="separate"/>
      </w:r>
      <w:r w:rsidR="00E11628" w:rsidRPr="00E11628">
        <w:rPr>
          <w:rFonts w:ascii="Times" w:hAnsi="Times" w:cs="Times"/>
          <w:sz w:val="24"/>
          <w:szCs w:val="24"/>
        </w:rPr>
        <w:t>(Botvinick et al., 1999; Milham et al., 2001; Holroyd et al., 2004; Brown and Braver, 2005; Shenhav et al., 2013)</w:t>
      </w:r>
      <w:r w:rsidR="00E11628" w:rsidRPr="00E11628">
        <w:rPr>
          <w:rFonts w:ascii="Times" w:hAnsi="Times"/>
          <w:sz w:val="24"/>
          <w:szCs w:val="24"/>
        </w:rPr>
        <w:fldChar w:fldCharType="end"/>
      </w:r>
      <w:r w:rsidR="00AE11C8" w:rsidRPr="00E11628">
        <w:rPr>
          <w:rFonts w:ascii="Times" w:hAnsi="Times"/>
          <w:sz w:val="24"/>
          <w:szCs w:val="24"/>
        </w:rPr>
        <w:t>, fear</w:t>
      </w:r>
      <w:r w:rsidR="00E11628" w:rsidRPr="00E11628">
        <w:rPr>
          <w:rFonts w:ascii="Times" w:hAnsi="Times"/>
          <w:sz w:val="24"/>
          <w:szCs w:val="24"/>
        </w:rPr>
        <w:t xml:space="preserve"> </w:t>
      </w:r>
      <w:r w:rsidR="00E11628"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22368AD4-93F3-4624-85AA-BC417519060C&lt;/uuid&gt;&lt;priority&gt;0&lt;/priority&gt;&lt;publications&gt;&lt;publication&gt;&lt;volume&gt;62&lt;/volume&gt;&lt;publication_date&gt;99200711001200000000220000&lt;/publication_date&gt;&lt;number&gt;10&lt;/number&gt;&lt;doi&gt;10.1016/j.biopsych.2007.04.032&lt;/doi&gt;&lt;startpage&gt;1191&lt;/startpage&gt;&lt;title&gt;A Role for the Human Dorsal Anterior Cingulate Cortex in Fear Expression&lt;/title&gt;&lt;uuid&gt;6894E6FF-4BBC-4F10-A5B2-5E5C9C2455E8&lt;/uuid&gt;&lt;subtype&gt;400&lt;/subtype&gt;&lt;endpage&gt;1194&lt;/endpage&gt;&lt;type&gt;400&lt;/type&gt;&lt;url&gt;http://linkinghub.elsevier.com/retrieve/pii/S0006322307004015&lt;/url&gt;&lt;bundle&gt;&lt;publication&gt;&lt;title&gt;Biological Psychiatry&lt;/title&gt;&lt;type&gt;-100&lt;/type&gt;&lt;subtype&gt;-100&lt;/subtype&gt;&lt;uuid&gt;44CF95C3-A4A3-4E14-99B0-C75FAFA595AD&lt;/uuid&gt;&lt;/publication&gt;&lt;/bundle&gt;&lt;authors&gt;&lt;author&gt;&lt;firstName&gt;Mohammed&lt;/firstName&gt;&lt;middleNames&gt;R&lt;/middleNames&gt;&lt;lastName&gt;Milad&lt;/lastName&gt;&lt;/author&gt;&lt;author&gt;&lt;firstName&gt;Gregory&lt;/firstName&gt;&lt;middleNames&gt;J&lt;/middleNames&gt;&lt;lastName&gt;Quirk&lt;/lastName&gt;&lt;/author&gt;&lt;author&gt;&lt;firstName&gt;Roger&lt;/firstName&gt;&lt;middleNames&gt;K&lt;/middleNames&gt;&lt;lastName&gt;Pitman&lt;/lastName&gt;&lt;/author&gt;&lt;author&gt;&lt;firstName&gt;Scott&lt;/firstName&gt;&lt;middleNames&gt;P&lt;/middleNames&gt;&lt;lastName&gt;Orr&lt;/lastName&gt;&lt;/author&gt;&lt;author&gt;&lt;firstName&gt;Bruce&lt;/firstName&gt;&lt;lastName&gt;Fischl&lt;/lastName&gt;&lt;/author&gt;&lt;author&gt;&lt;firstName&gt;Scott&lt;/firstName&gt;&lt;middleNames&gt;L&lt;/middleNames&gt;&lt;lastName&gt;Rauch&lt;/lastName&gt;&lt;/author&gt;&lt;/authors&gt;&lt;/publication&gt;&lt;publication&gt;&lt;uuid&gt;23554B56-AE02-4F62-8E5F-BDDDDAE874C9&lt;/uuid&gt;&lt;volume&gt;15&lt;/volume&gt;&lt;doi&gt;10.1016/j.tics.2010.11.004&lt;/doi&gt;&lt;startpage&gt;85&lt;/startpage&gt;&lt;publication_date&gt;99201102011200000000222000&lt;/publication_date&gt;&lt;url&gt;http://dx.doi.org/10.1016/j.tics.2010.11.004&lt;/url&gt;&lt;citekey&gt;Etkin:2011hn&lt;/citekey&gt;&lt;type&gt;400&lt;/type&gt;&lt;title&gt;Emotional processing in anterior cingulate and medial prefrontal cortex&lt;/title&gt;&lt;publisher&gt;Elsevier Ltd&lt;/publisher&gt;&lt;number&gt;2&lt;/number&gt;&lt;subtype&gt;400&lt;/subtype&gt;&lt;endpage&gt;93&lt;/endpage&gt;&lt;bundle&gt;&lt;publication&gt;&lt;publisher&gt;Elsevier Ltd&lt;/publisher&gt;&lt;title&gt;Trends in Cognitive Sciences&lt;/title&gt;&lt;type&gt;-100&lt;/type&gt;&lt;subtype&gt;-100&lt;/subtype&gt;&lt;uuid&gt;47F1C648-8EDF-4324-9FA1-69B78466A0BF&lt;/uuid&gt;&lt;/publication&gt;&lt;/bundle&gt;&lt;authors&gt;&lt;author&gt;&lt;firstName&gt;Amit&lt;/firstName&gt;&lt;lastName&gt;Etkin&lt;/lastName&gt;&lt;/author&gt;&lt;author&gt;&lt;firstName&gt;Tobias&lt;/firstName&gt;&lt;lastName&gt;Egner&lt;/lastName&gt;&lt;/author&gt;&lt;author&gt;&lt;firstName&gt;Raffael&lt;/firstName&gt;&lt;lastName&gt;Kalisch&lt;/lastName&gt;&lt;/author&gt;&lt;/authors&gt;&lt;/publication&gt;&lt;publication&gt;&lt;uuid&gt;0A5BFB0F-363D-47CB-8682-421EB023BF7E&lt;/uuid&gt;&lt;volume&gt;18&lt;/volume&gt;&lt;doi&gt;10.1111/j.1460-9568.2003.03034.x&lt;/doi&gt;&lt;startpage&gt;3134&lt;/startpage&gt;&lt;publication_date&gt;99200312011200000000222000&lt;/publication_date&gt;&lt;url&gt;http://onlinelibrary.wiley.com/doi/10.1111/j.1460-9568.2003.03034.x/full&lt;/url&gt;&lt;type&gt;400&lt;/type&gt;&lt;title&gt;Structural and functional dichotomy of human midcingulate cortex&lt;/title&gt;&lt;publisher&gt;Blackwell Science Ltd&lt;/publisher&gt;&lt;number&gt;11&lt;/number&gt;&lt;subtype&gt;400&lt;/subtype&gt;&lt;endpage&gt;3144&lt;/endpage&gt;&lt;bundle&gt;&lt;publication&gt;&lt;publisher&gt;Blackwell Science Ltd&lt;/publisher&gt;&lt;title&gt;European Journal of Neuroscience&lt;/title&gt;&lt;type&gt;-100&lt;/type&gt;&lt;subtype&gt;-100&lt;/subtype&gt;&lt;uuid&gt;CC7CB225-3850-49B4-9B33-8BB036FE3DD5&lt;/uuid&gt;&lt;/publication&gt;&lt;/bundle&gt;&lt;authors&gt;&lt;author&gt;&lt;firstName&gt;Brent&lt;/firstName&gt;&lt;middleNames&gt;A&lt;/middleNames&gt;&lt;lastName&gt;Vogt&lt;/lastName&gt;&lt;/author&gt;&lt;author&gt;&lt;firstName&gt;Gail&lt;/firstName&gt;&lt;middleNames&gt;R&lt;/middleNames&gt;&lt;lastName&gt;Berger&lt;/lastName&gt;&lt;/author&gt;&lt;author&gt;&lt;firstName&gt;Stuart&lt;/firstName&gt;&lt;middleNames&gt;W G&lt;/middleNames&gt;&lt;lastName&gt;Derbyshire&lt;/lastName&gt;&lt;/author&gt;&lt;/authors&gt;&lt;/publication&gt;&lt;/publications&gt;&lt;cites&gt;&lt;/cites&gt;&lt;/citation&gt;</w:instrText>
      </w:r>
      <w:r w:rsidR="00E11628" w:rsidRPr="00E11628">
        <w:rPr>
          <w:rFonts w:ascii="Times" w:hAnsi="Times"/>
          <w:sz w:val="24"/>
          <w:szCs w:val="24"/>
        </w:rPr>
        <w:fldChar w:fldCharType="separate"/>
      </w:r>
      <w:r w:rsidR="00E11628" w:rsidRPr="00E11628">
        <w:rPr>
          <w:rFonts w:ascii="Times" w:hAnsi="Times" w:cs="Cambria"/>
          <w:sz w:val="24"/>
          <w:szCs w:val="24"/>
        </w:rPr>
        <w:t xml:space="preserve">(Vogt et al., 2003; Milad </w:t>
      </w:r>
      <w:r w:rsidR="00A77F40">
        <w:rPr>
          <w:rFonts w:ascii="Times" w:hAnsi="Times" w:cs="Cambria"/>
          <w:sz w:val="24"/>
          <w:szCs w:val="24"/>
        </w:rPr>
        <w:t>et al., 2007</w:t>
      </w:r>
      <w:r w:rsidR="00E11628" w:rsidRPr="00E11628">
        <w:rPr>
          <w:rFonts w:ascii="Times" w:hAnsi="Times" w:cs="Cambria"/>
          <w:sz w:val="24"/>
          <w:szCs w:val="24"/>
        </w:rPr>
        <w:t>)</w:t>
      </w:r>
      <w:r w:rsidR="00E11628" w:rsidRPr="00E11628">
        <w:rPr>
          <w:rFonts w:ascii="Times" w:hAnsi="Times"/>
          <w:sz w:val="24"/>
          <w:szCs w:val="24"/>
        </w:rPr>
        <w:fldChar w:fldCharType="end"/>
      </w:r>
      <w:r w:rsidR="00AE11C8" w:rsidRPr="00E11628">
        <w:rPr>
          <w:rFonts w:ascii="Times" w:hAnsi="Times"/>
          <w:sz w:val="24"/>
          <w:szCs w:val="24"/>
        </w:rPr>
        <w:t>,</w:t>
      </w:r>
      <w:r w:rsidR="002C0C3E" w:rsidRPr="00E11628">
        <w:rPr>
          <w:rFonts w:ascii="Times" w:hAnsi="Times"/>
          <w:sz w:val="24"/>
          <w:szCs w:val="24"/>
        </w:rPr>
        <w:t xml:space="preserve"> and p</w:t>
      </w:r>
      <w:r w:rsidR="0009677C" w:rsidRPr="00E11628">
        <w:rPr>
          <w:rFonts w:ascii="Times" w:hAnsi="Times"/>
          <w:sz w:val="24"/>
          <w:szCs w:val="24"/>
        </w:rPr>
        <w:t>ain processing</w:t>
      </w:r>
      <w:r w:rsidR="00E2184D" w:rsidRPr="00E11628">
        <w:rPr>
          <w:rFonts w:ascii="Times" w:hAnsi="Times"/>
          <w:sz w:val="24"/>
          <w:szCs w:val="24"/>
        </w:rPr>
        <w:t xml:space="preserve"> </w:t>
      </w:r>
      <w:r w:rsidR="00E11628"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E440352A-4911-400C-A441-2F063BC4D2D7&lt;/uuid&gt;&lt;priority&gt;6&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gt;&lt;uuid&gt;637CDC23-DF51-4E5A-8DDA-B85CCFBAE619&lt;/uuid&gt;&lt;volume&gt;13&lt;/volume&gt;&lt;doi&gt;10.1093/cercor/13.3.308&lt;/doi&gt;&lt;startpage&gt;308&lt;/startpage&gt;&lt;publication_date&gt;99200303011200000000222000&lt;/publication_date&gt;&lt;url&gt;http://cercor.oxfordjournals.org/content/13/3/308.full&lt;/url&gt;&lt;type&gt;400&lt;/type&gt;&lt;title&gt;Representations of Pleasant and Painful Touch in the Human Orbitofrontal and Cingulate Cortices&lt;/title&gt;&lt;publisher&gt;Oxford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E&lt;/firstName&gt;&lt;middleNames&gt;T&lt;/middleNames&gt;&lt;lastName&gt;Rolls&lt;/lastName&gt;&lt;/author&gt;&lt;author&gt;&lt;firstName&gt;J&lt;/firstName&gt;&lt;lastName&gt;O'Doherty&lt;/lastName&gt;&lt;/author&gt;&lt;author&gt;&lt;firstName&gt;M&lt;/firstName&gt;&lt;middleNames&gt;L&lt;/middleNames&gt;&lt;lastName&gt;Kringelbach&lt;/lastName&gt;&lt;/author&gt;&lt;author&gt;&lt;firstName&gt;S&lt;/firstName&gt;&lt;lastName&gt;Francis&lt;/lastName&gt;&lt;/author&gt;&lt;author&gt;&lt;firstName&gt;R&lt;/firstName&gt;&lt;lastName&gt;Bowtell&lt;/lastName&gt;&lt;/author&gt;&lt;author&gt;&lt;firstName&gt;F&lt;/firstName&gt;&lt;lastName&gt;McGlone&lt;/lastName&gt;&lt;/author&gt;&lt;/authors&gt;&lt;/publication&gt;&lt;publication&gt;&lt;publication_date&gt;99200906041200000000222000&lt;/publication_date&gt;&lt;startpage&gt;829&lt;/startpage&gt;&lt;title&gt;Cingulate Neurobiology and Disease&lt;/title&gt;&lt;uuid&gt;E5C0FC99-4C69-45E7-8DAB-0C1F7718F918&lt;/uuid&gt;&lt;subtype&gt;0&lt;/subtype&gt;&lt;publisher&gt;Oxford University Press&lt;/publisher&gt;&lt;type&gt;0&lt;/type&gt;&lt;url&gt;http://books.google.com/books?id=jJuk7MRD1GkC&amp;amp;pg=PA294&amp;amp;dq=cingulate+neurobiology+and+disease+inauthor:vogt&amp;amp;hl=&amp;amp;cd=1&amp;amp;source=gbs_api&lt;/url&gt;&lt;authors&gt;&lt;author&gt;&lt;firstName&gt;Brent&lt;/firstName&gt;&lt;lastName&gt;Vogt&lt;/lastName&gt;&lt;/author&gt;&lt;/authors&gt;&lt;/publication&gt;&lt;/publications&gt;&lt;cites&gt;&lt;/cites&gt;&lt;/citation&gt;</w:instrText>
      </w:r>
      <w:r w:rsidR="00E11628" w:rsidRPr="00E11628">
        <w:rPr>
          <w:rFonts w:ascii="Times" w:hAnsi="Times"/>
          <w:sz w:val="24"/>
          <w:szCs w:val="24"/>
        </w:rPr>
        <w:fldChar w:fldCharType="separate"/>
      </w:r>
      <w:r w:rsidR="00E11628" w:rsidRPr="00E11628">
        <w:rPr>
          <w:rFonts w:ascii="Times" w:hAnsi="Times" w:cs="Times"/>
          <w:sz w:val="24"/>
          <w:szCs w:val="24"/>
        </w:rPr>
        <w:t>(Rolls et al., 2003; Vogt, 2009; Wager et al., 2013)</w:t>
      </w:r>
      <w:r w:rsidR="00E11628" w:rsidRPr="00E11628">
        <w:rPr>
          <w:rFonts w:ascii="Times" w:hAnsi="Times"/>
          <w:sz w:val="24"/>
          <w:szCs w:val="24"/>
        </w:rPr>
        <w:fldChar w:fldCharType="end"/>
      </w:r>
      <w:r w:rsidR="00E2184D" w:rsidRPr="00E11628">
        <w:rPr>
          <w:rFonts w:ascii="Times" w:hAnsi="Times"/>
          <w:sz w:val="24"/>
          <w:szCs w:val="24"/>
        </w:rPr>
        <w:t xml:space="preserve">. </w:t>
      </w:r>
      <w:r w:rsidR="00571206" w:rsidRPr="00E11628">
        <w:rPr>
          <w:rFonts w:ascii="Times" w:hAnsi="Times"/>
          <w:sz w:val="24"/>
          <w:szCs w:val="24"/>
        </w:rPr>
        <w:t>Further anterior,</w:t>
      </w:r>
      <w:r w:rsidR="00C565A6" w:rsidRPr="00E11628">
        <w:rPr>
          <w:rFonts w:ascii="Times" w:hAnsi="Times"/>
          <w:sz w:val="24"/>
          <w:szCs w:val="24"/>
        </w:rPr>
        <w:t xml:space="preserve"> medial prefrontal cortex (mPFC) and </w:t>
      </w:r>
      <w:r w:rsidR="0064274B" w:rsidRPr="00E11628">
        <w:rPr>
          <w:rFonts w:ascii="Times" w:hAnsi="Times"/>
          <w:sz w:val="24"/>
          <w:szCs w:val="24"/>
        </w:rPr>
        <w:t xml:space="preserve">the </w:t>
      </w:r>
      <w:ins w:id="22" w:author="Microsoft Office User" w:date="2016-03-27T19:11:00Z">
        <w:r w:rsidR="00443C66">
          <w:rPr>
            <w:rFonts w:ascii="Times" w:hAnsi="Times"/>
            <w:sz w:val="24"/>
            <w:szCs w:val="24"/>
          </w:rPr>
          <w:t xml:space="preserve">rostral </w:t>
        </w:r>
      </w:ins>
      <w:r w:rsidR="0064274B" w:rsidRPr="00E11628">
        <w:rPr>
          <w:rFonts w:ascii="Times" w:hAnsi="Times"/>
          <w:sz w:val="24"/>
          <w:szCs w:val="24"/>
        </w:rPr>
        <w:t>anterior cingulate cortex (ACC)</w:t>
      </w:r>
      <w:r w:rsidR="00C565A6" w:rsidRPr="00E11628">
        <w:rPr>
          <w:rFonts w:ascii="Times" w:hAnsi="Times"/>
          <w:sz w:val="24"/>
          <w:szCs w:val="24"/>
        </w:rPr>
        <w:t xml:space="preserve"> have</w:t>
      </w:r>
      <w:r w:rsidR="00571206" w:rsidRPr="00E11628">
        <w:rPr>
          <w:rFonts w:ascii="Times" w:hAnsi="Times"/>
          <w:sz w:val="24"/>
          <w:szCs w:val="24"/>
        </w:rPr>
        <w:t xml:space="preserve"> been </w:t>
      </w:r>
      <w:r w:rsidR="002C0C3E" w:rsidRPr="00E11628">
        <w:rPr>
          <w:rFonts w:ascii="Times" w:hAnsi="Times"/>
          <w:sz w:val="24"/>
          <w:szCs w:val="24"/>
        </w:rPr>
        <w:t xml:space="preserve">associated with a wide variety of </w:t>
      </w:r>
      <w:r w:rsidR="00BB5E35" w:rsidRPr="00E11628">
        <w:rPr>
          <w:rFonts w:ascii="Times" w:hAnsi="Times"/>
          <w:sz w:val="24"/>
          <w:szCs w:val="24"/>
        </w:rPr>
        <w:t>affective process</w:t>
      </w:r>
      <w:r w:rsidR="000A4873" w:rsidRPr="00E11628">
        <w:rPr>
          <w:rFonts w:ascii="Times" w:hAnsi="Times"/>
          <w:sz w:val="24"/>
          <w:szCs w:val="24"/>
        </w:rPr>
        <w:t>es</w:t>
      </w:r>
      <w:r w:rsidR="00BB5E35" w:rsidRPr="00E11628">
        <w:rPr>
          <w:rFonts w:ascii="Times" w:hAnsi="Times"/>
          <w:sz w:val="24"/>
          <w:szCs w:val="24"/>
        </w:rPr>
        <w:t xml:space="preserve">, </w:t>
      </w:r>
      <w:r w:rsidR="00A00ED3" w:rsidRPr="00E11628">
        <w:rPr>
          <w:rFonts w:ascii="Times" w:hAnsi="Times"/>
          <w:sz w:val="24"/>
          <w:szCs w:val="24"/>
        </w:rPr>
        <w:t>including</w:t>
      </w:r>
      <w:r w:rsidR="00BB5E35" w:rsidRPr="00E11628">
        <w:rPr>
          <w:rFonts w:ascii="Times" w:hAnsi="Times"/>
          <w:sz w:val="24"/>
          <w:szCs w:val="24"/>
        </w:rPr>
        <w:t xml:space="preserve"> emotion</w:t>
      </w:r>
      <w:r w:rsidR="000A4873" w:rsidRPr="00E11628">
        <w:rPr>
          <w:rFonts w:ascii="Times" w:hAnsi="Times"/>
          <w:sz w:val="24"/>
          <w:szCs w:val="24"/>
        </w:rPr>
        <w:t xml:space="preserve"> </w:t>
      </w:r>
      <w:r w:rsidR="00A00ED3"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434EAA2E-39A9-4132-B15F-D0D54C7121AE&lt;/uuid&gt;&lt;priority&gt;0&lt;/priority&gt;&lt;publications&gt;&lt;publication&gt;&lt;uuid&gt;4F373003-66CB-4CD0-93DA-98E96E3FF609&lt;/uuid&gt;&lt;volume&gt;35&lt;/volume&gt;&lt;doi&gt;10.1017/S0140525X11000446&lt;/doi&gt;&lt;startpage&gt;121&lt;/startpage&gt;&lt;publication_date&gt;99201206011200000000222000&lt;/publication_date&gt;&lt;url&gt;http://journals.cambridge.org/action/displayAbstract?aid=8593980&lt;/url&gt;&lt;type&gt;400&lt;/type&gt;&lt;title&gt;The brain basis of emotion: A meta-analytic review&lt;/title&gt;&lt;publisher&gt;Cambridge University Press&lt;/publisher&gt;&lt;number&gt;03&lt;/number&gt;&lt;subtype&gt;400&lt;/subtype&gt;&lt;endpage&gt;143&lt;/endpage&gt;&lt;bundle&gt;&lt;publication&gt;&lt;publisher&gt;Cambridge University Press&lt;/publisher&gt;&lt;title&gt;Behavioral and Brain Sciences&lt;/title&gt;&lt;type&gt;-100&lt;/type&gt;&lt;subtype&gt;-100&lt;/subtype&gt;&lt;uuid&gt;89747A4B-A34C-4ED7-B27E-9E012D229556&lt;/uuid&gt;&lt;/publication&gt;&lt;/bundle&gt;&lt;authors&gt;&lt;author&gt;&lt;firstName&gt;Kristen&lt;/firstName&gt;&lt;middleNames&gt;A&lt;/middleNames&gt;&lt;lastName&gt;Lindquist&lt;/lastName&gt;&lt;/author&gt;&lt;author&gt;&lt;firstName&gt;Tor&lt;/firstName&gt;&lt;middleNames&gt;D&lt;/middleNames&gt;&lt;lastName&gt;Wager&lt;/lastName&gt;&lt;/author&gt;&lt;author&gt;&lt;firstName&gt;Hedy&lt;/firstName&gt;&lt;lastName&gt;Kober&lt;/lastName&gt;&lt;/author&gt;&lt;author&gt;&lt;firstName&gt;Eliza&lt;/firstName&gt;&lt;lastName&gt;Bliss-Moreau&lt;/lastName&gt;&lt;/author&gt;&lt;author&gt;&lt;firstName&gt;Lisa&lt;/firstName&gt;&lt;middleNames&gt;Feldman&lt;/middleNames&gt;&lt;lastName&gt;Barrett&lt;/lastName&gt;&lt;/author&gt;&lt;/authors&gt;&lt;/publication&gt;&lt;publication&gt;&lt;uuid&gt;23554B56-AE02-4F62-8E5F-BDDDDAE874C9&lt;/uuid&gt;&lt;volume&gt;15&lt;/volume&gt;&lt;doi&gt;10.1016/j.tics.2010.11.004&lt;/doi&gt;&lt;startpage&gt;85&lt;/startpage&gt;&lt;publication_date&gt;99201102011200000000222000&lt;/publication_date&gt;&lt;url&gt;http://dx.doi.org/10.1016/j.tics.2010.11.004&lt;/url&gt;&lt;citekey&gt;Etkin:2011hn&lt;/citekey&gt;&lt;type&gt;400&lt;/type&gt;&lt;title&gt;Emotional processing in anterior cingulate and medial prefrontal cortex&lt;/title&gt;&lt;publisher&gt;Elsevier Ltd&lt;/publisher&gt;&lt;number&gt;2&lt;/number&gt;&lt;subtype&gt;400&lt;/subtype&gt;&lt;endpage&gt;93&lt;/endpage&gt;&lt;bundle&gt;&lt;publication&gt;&lt;publisher&gt;Elsevier Ltd&lt;/publisher&gt;&lt;title&gt;Trends in Cognitive Sciences&lt;/title&gt;&lt;type&gt;-100&lt;/type&gt;&lt;subtype&gt;-100&lt;/subtype&gt;&lt;uuid&gt;47F1C648-8EDF-4324-9FA1-69B78466A0BF&lt;/uuid&gt;&lt;/publication&gt;&lt;/bundle&gt;&lt;authors&gt;&lt;author&gt;&lt;firstName&gt;Amit&lt;/firstName&gt;&lt;lastName&gt;Etkin&lt;/lastName&gt;&lt;/author&gt;&lt;author&gt;&lt;firstName&gt;Tobias&lt;/firstName&gt;&lt;lastName&gt;Egner&lt;/lastName&gt;&lt;/author&gt;&lt;author&gt;&lt;firstName&gt;Raffael&lt;/firstName&gt;&lt;lastName&gt;Kalisch&lt;/lastName&gt;&lt;/author&gt;&lt;/authors&gt;&lt;/publication&gt;&lt;/publications&gt;&lt;cites&gt;&lt;/cites&gt;&lt;/citation&gt;</w:instrText>
      </w:r>
      <w:r w:rsidR="00A00ED3" w:rsidRPr="00E11628">
        <w:rPr>
          <w:rFonts w:ascii="Times" w:hAnsi="Times"/>
          <w:sz w:val="24"/>
          <w:szCs w:val="24"/>
        </w:rPr>
        <w:fldChar w:fldCharType="separate"/>
      </w:r>
      <w:r w:rsidR="00E2184D" w:rsidRPr="00E11628">
        <w:rPr>
          <w:rFonts w:ascii="Times" w:hAnsi="Times" w:cs="Cambria"/>
          <w:sz w:val="24"/>
          <w:szCs w:val="24"/>
        </w:rPr>
        <w:t>(Etkin et al., 2011; Lindquist et al., 2012)</w:t>
      </w:r>
      <w:r w:rsidR="00A00ED3" w:rsidRPr="00E11628">
        <w:rPr>
          <w:rFonts w:ascii="Times" w:hAnsi="Times"/>
          <w:sz w:val="24"/>
          <w:szCs w:val="24"/>
        </w:rPr>
        <w:fldChar w:fldCharType="end"/>
      </w:r>
      <w:r w:rsidR="00A00ED3" w:rsidRPr="00E11628">
        <w:rPr>
          <w:rFonts w:ascii="Times" w:hAnsi="Times"/>
          <w:sz w:val="24"/>
          <w:szCs w:val="24"/>
        </w:rPr>
        <w:t xml:space="preserve">, </w:t>
      </w:r>
      <w:r w:rsidR="00BB5E35" w:rsidRPr="00E11628">
        <w:rPr>
          <w:rFonts w:ascii="Times" w:hAnsi="Times"/>
          <w:sz w:val="24"/>
          <w:szCs w:val="24"/>
        </w:rPr>
        <w:t>autonomic</w:t>
      </w:r>
      <w:r w:rsidR="00FC2732" w:rsidRPr="00E11628">
        <w:rPr>
          <w:rFonts w:ascii="Times" w:hAnsi="Times"/>
          <w:sz w:val="24"/>
          <w:szCs w:val="24"/>
        </w:rPr>
        <w:t xml:space="preserve"> function</w:t>
      </w:r>
      <w:r w:rsidR="00A00ED3" w:rsidRPr="00E11628">
        <w:rPr>
          <w:rFonts w:ascii="Times" w:hAnsi="Times"/>
          <w:sz w:val="24"/>
          <w:szCs w:val="24"/>
        </w:rPr>
        <w:t xml:space="preserve"> </w:t>
      </w:r>
      <w:r w:rsidR="00A00ED3"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3F655F6A-8243-442B-B4B0-EC3EBB60A77E&lt;/uuid&gt;&lt;priority&gt;0&lt;/priority&gt;&lt;publications&gt;&lt;publication&gt;&lt;uuid&gt;F68763E6-318B-4AE2-885E-B71DCFC539F2&lt;/uuid&gt;&lt;volume&gt;126&lt;/volume&gt;&lt;doi&gt;10.1093/brain/awg216&lt;/doi&gt;&lt;startpage&gt;2139&lt;/startpage&gt;&lt;publication_date&gt;99200310011200000000222000&lt;/publication_date&gt;&lt;url&gt;http://www.brain.oupjournals.org/cgi/doi/10.1093/brain/awg216&lt;/url&gt;&lt;type&gt;400&lt;/type&gt;&lt;title&gt;Human cingulate cortex and autonomic control: converging neuroimaging and clinical evidence&lt;/title&gt;&lt;publisher&gt;Oxford University Press&lt;/publisher&gt;&lt;number&gt;10&lt;/number&gt;&lt;subtype&gt;400&lt;/subtype&gt;&lt;endpage&gt;2152&lt;/endpage&gt;&lt;bundle&gt;&lt;publication&gt;&lt;publisher&gt;Oxford University Press&lt;/publisher&gt;&lt;title&gt;Brain&lt;/title&gt;&lt;type&gt;-100&lt;/type&gt;&lt;subtype&gt;-100&lt;/subtype&gt;&lt;uuid&gt;C01DFF14-3650-455E-B3A7-17A98FDF4C1D&lt;/uuid&gt;&lt;/publication&gt;&lt;/bundle&gt;&lt;authors&gt;&lt;author&gt;&lt;firstName&gt;Hugo&lt;/firstName&gt;&lt;middleNames&gt;D&lt;/middleNames&gt;&lt;lastName&gt;Critchley&lt;/lastName&gt;&lt;/author&gt;&lt;author&gt;&lt;firstName&gt;Christopher&lt;/firstName&gt;&lt;middleNames&gt;J&lt;/middleNames&gt;&lt;lastName&gt;Mathias&lt;/lastName&gt;&lt;/author&gt;&lt;author&gt;&lt;firstName&gt;Oliver&lt;/firstName&gt;&lt;lastName&gt;Josephs&lt;/lastName&gt;&lt;/author&gt;&lt;author&gt;&lt;firstName&gt;John&lt;/firstName&gt;&lt;lastName&gt;O’Doherty&lt;/lastName&gt;&lt;/author&gt;&lt;author&gt;&lt;firstName&gt;Sergio&lt;/firstName&gt;&lt;lastName&gt;Zanini&lt;/lastName&gt;&lt;/author&gt;&lt;author&gt;&lt;firstName&gt;Bonnie&lt;/firstName&gt;&lt;middleNames&gt;Kate&lt;/middleNames&gt;&lt;lastName&gt;Dewar&lt;/lastName&gt;&lt;/author&gt;&lt;author&gt;&lt;firstName&gt;Lisa&lt;/firstName&gt;&lt;lastName&gt;Cipolotti&lt;/lastName&gt;&lt;/author&gt;&lt;author&gt;&lt;firstName&gt;Tim&lt;/firstName&gt;&lt;lastName&gt;Shallice&lt;/lastName&gt;&lt;/author&gt;&lt;author&gt;&lt;firstName&gt;Raymond&lt;/firstName&gt;&lt;middleNames&gt;J&lt;/middleNames&gt;&lt;lastName&gt;Dolan&lt;/lastName&gt;&lt;/author&gt;&lt;/authors&gt;&lt;/publication&gt;&lt;/publications&gt;&lt;cites&gt;&lt;/cites&gt;&lt;/citation&gt;</w:instrText>
      </w:r>
      <w:r w:rsidR="00A00ED3" w:rsidRPr="00E11628">
        <w:rPr>
          <w:rFonts w:ascii="Times" w:hAnsi="Times"/>
          <w:sz w:val="24"/>
          <w:szCs w:val="24"/>
        </w:rPr>
        <w:fldChar w:fldCharType="separate"/>
      </w:r>
      <w:r w:rsidR="00C366D9" w:rsidRPr="00E11628">
        <w:rPr>
          <w:rFonts w:ascii="Times" w:hAnsi="Times" w:cs="Cambria"/>
          <w:sz w:val="24"/>
          <w:szCs w:val="24"/>
        </w:rPr>
        <w:t>(Critchley et al., 2003)</w:t>
      </w:r>
      <w:r w:rsidR="00A00ED3" w:rsidRPr="00E11628">
        <w:rPr>
          <w:rFonts w:ascii="Times" w:hAnsi="Times"/>
          <w:sz w:val="24"/>
          <w:szCs w:val="24"/>
        </w:rPr>
        <w:fldChar w:fldCharType="end"/>
      </w:r>
      <w:r w:rsidR="00A00ED3" w:rsidRPr="00E11628">
        <w:rPr>
          <w:rFonts w:ascii="Times" w:hAnsi="Times"/>
          <w:sz w:val="24"/>
          <w:szCs w:val="24"/>
        </w:rPr>
        <w:t xml:space="preserve">, and valuation </w:t>
      </w:r>
      <w:r w:rsidR="00E2184D"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0A194F33-6A3E-4564-82EE-F5FB16F9AD4D&lt;/uuid&gt;&lt;priority&gt;0&lt;/priority&gt;&lt;publications&gt;&lt;publication&gt;&lt;uuid&gt;418B0B74-D1D3-44DC-A4A4-5C03AD506FCE&lt;/uuid&gt;&lt;volume&gt;324&lt;/volume&gt;&lt;doi&gt;10.1126/science.1168450&lt;/doi&gt;&lt;startpage&gt;646&lt;/startpage&gt;&lt;publication_date&gt;99200905011200000000222000&lt;/publication_date&gt;&lt;url&gt;http://www.sciencemag.org/content/324/5927/646.full&lt;/url&gt;&lt;type&gt;400&lt;/type&gt;&lt;title&gt;Self-Control in Decision-Making Involves Modulation of the vmPFC Valuation System&lt;/title&gt;&lt;publisher&gt;American Association for the Advancement of Science&lt;/publisher&gt;&lt;number&gt;5927&lt;/number&gt;&lt;subtype&gt;400&lt;/subtype&gt;&lt;endpage&gt;648&lt;/endpage&gt;&lt;bundle&gt;&lt;publication&gt;&lt;publisher&gt;American Association for the Advancement of Science&lt;/publisher&gt;&lt;title&gt;Science&lt;/title&gt;&lt;type&gt;-100&lt;/type&gt;&lt;subtype&gt;-100&lt;/subtype&gt;&lt;uuid&gt;B1015E0B-A786-4B5D-A419-B93A27FD0BD0&lt;/uuid&gt;&lt;/publication&gt;&lt;/bundle&gt;&lt;authors&gt;&lt;author&gt;&lt;firstName&gt;Todd&lt;/firstName&gt;&lt;middleNames&gt;A&lt;/middleNames&gt;&lt;lastName&gt;Hare&lt;/lastName&gt;&lt;/author&gt;&lt;author&gt;&lt;firstName&gt;Colin&lt;/firstName&gt;&lt;middleNames&gt;F&lt;/middleNames&gt;&lt;lastName&gt;Camerer&lt;/lastName&gt;&lt;/author&gt;&lt;author&gt;&lt;firstName&gt;Antonio&lt;/firstName&gt;&lt;lastName&gt;Rangel&lt;/lastName&gt;&lt;/author&gt;&lt;/authors&gt;&lt;/publication&gt;&lt;/publications&gt;&lt;cites&gt;&lt;/cites&gt;&lt;/citation&gt;</w:instrText>
      </w:r>
      <w:r w:rsidR="00E2184D" w:rsidRPr="00E11628">
        <w:rPr>
          <w:rFonts w:ascii="Times" w:hAnsi="Times"/>
          <w:sz w:val="24"/>
          <w:szCs w:val="24"/>
        </w:rPr>
        <w:fldChar w:fldCharType="separate"/>
      </w:r>
      <w:r w:rsidR="00562FFC" w:rsidRPr="00E11628">
        <w:rPr>
          <w:rFonts w:ascii="Times" w:hAnsi="Times" w:cs="Cambria"/>
          <w:sz w:val="24"/>
          <w:szCs w:val="24"/>
        </w:rPr>
        <w:t>(Hare et al., 2009)</w:t>
      </w:r>
      <w:r w:rsidR="00E2184D" w:rsidRPr="00E11628">
        <w:rPr>
          <w:rFonts w:ascii="Times" w:hAnsi="Times"/>
          <w:sz w:val="24"/>
          <w:szCs w:val="24"/>
        </w:rPr>
        <w:fldChar w:fldCharType="end"/>
      </w:r>
      <w:r w:rsidR="002C0C3E" w:rsidRPr="00E11628">
        <w:rPr>
          <w:rFonts w:ascii="Times" w:hAnsi="Times"/>
          <w:sz w:val="24"/>
          <w:szCs w:val="24"/>
        </w:rPr>
        <w:t xml:space="preserve">, as well as internally oriented </w:t>
      </w:r>
      <w:r w:rsidR="00E2184D" w:rsidRPr="00E11628">
        <w:rPr>
          <w:rFonts w:ascii="Times" w:hAnsi="Times"/>
          <w:sz w:val="24"/>
          <w:szCs w:val="24"/>
        </w:rPr>
        <w:t>processes, such</w:t>
      </w:r>
      <w:r w:rsidR="00571206" w:rsidRPr="00E11628">
        <w:rPr>
          <w:rFonts w:ascii="Times" w:hAnsi="Times"/>
          <w:sz w:val="24"/>
          <w:szCs w:val="24"/>
        </w:rPr>
        <w:t xml:space="preserve"> as </w:t>
      </w:r>
      <w:r w:rsidR="00BB5E35" w:rsidRPr="00E11628">
        <w:rPr>
          <w:rFonts w:ascii="Times" w:hAnsi="Times"/>
          <w:sz w:val="24"/>
          <w:szCs w:val="24"/>
        </w:rPr>
        <w:t>mentalizing</w:t>
      </w:r>
      <w:r w:rsidR="00E2184D" w:rsidRPr="00E11628">
        <w:rPr>
          <w:rFonts w:ascii="Times" w:hAnsi="Times"/>
          <w:sz w:val="24"/>
          <w:szCs w:val="24"/>
        </w:rPr>
        <w:t xml:space="preserve"> </w:t>
      </w:r>
      <w:r w:rsidR="00E2184D"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CC6BCF8A-6535-4107-A4CC-D621FB41E926&lt;/uuid&gt;&lt;priority&gt;0&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s&gt;&lt;cites&gt;&lt;/cites&gt;&lt;/citation&gt;</w:instrText>
      </w:r>
      <w:r w:rsidR="00E2184D" w:rsidRPr="00E11628">
        <w:rPr>
          <w:rFonts w:ascii="Times" w:hAnsi="Times"/>
          <w:sz w:val="24"/>
          <w:szCs w:val="24"/>
        </w:rPr>
        <w:fldChar w:fldCharType="separate"/>
      </w:r>
      <w:r w:rsidR="00562FFC" w:rsidRPr="00E11628">
        <w:rPr>
          <w:rFonts w:ascii="Times" w:hAnsi="Times" w:cs="Cambria"/>
          <w:sz w:val="24"/>
          <w:szCs w:val="24"/>
        </w:rPr>
        <w:t>(Baumgartner et al., 2012)</w:t>
      </w:r>
      <w:r w:rsidR="00E2184D" w:rsidRPr="00E11628">
        <w:rPr>
          <w:rFonts w:ascii="Times" w:hAnsi="Times"/>
          <w:sz w:val="24"/>
          <w:szCs w:val="24"/>
        </w:rPr>
        <w:fldChar w:fldCharType="end"/>
      </w:r>
      <w:r w:rsidR="00BB5E35" w:rsidRPr="00E11628">
        <w:rPr>
          <w:rFonts w:ascii="Times" w:hAnsi="Times"/>
          <w:sz w:val="24"/>
          <w:szCs w:val="24"/>
        </w:rPr>
        <w:t xml:space="preserve"> and </w:t>
      </w:r>
      <w:r w:rsidR="00571206" w:rsidRPr="00E11628">
        <w:rPr>
          <w:rFonts w:ascii="Times" w:hAnsi="Times"/>
          <w:sz w:val="24"/>
          <w:szCs w:val="24"/>
        </w:rPr>
        <w:t>autobiographical memory</w:t>
      </w:r>
      <w:r w:rsidR="00A00ED3" w:rsidRPr="00E11628">
        <w:rPr>
          <w:rFonts w:ascii="Times" w:hAnsi="Times"/>
          <w:sz w:val="24"/>
          <w:szCs w:val="24"/>
        </w:rPr>
        <w:t xml:space="preserve"> </w:t>
      </w:r>
      <w:r w:rsidR="00A00ED3"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CFEF3A45-F588-420E-8CFE-44A229BAD4D1&lt;/uuid&gt;&lt;priority&gt;8&lt;/priority&gt;&lt;publications&gt;&lt;publication&gt;&lt;uuid&gt;3124F4D6-FD53-4021-8DAC-D062361E08FB&lt;/uuid&gt;&lt;volume&gt;22&lt;/volume&gt;&lt;doi&gt;10.1162/jocn.2009.21282&lt;/doi&gt;&lt;startpage&gt;1112&lt;/startpage&gt;&lt;publication_date&gt;99201003181200000000222000&lt;/publication_date&gt;&lt;url&gt;http://www.mitpressjournals.org/doi/abs/10.1162/jocn.2009.21282&lt;/url&gt;&lt;type&gt;400&lt;/type&gt;&lt;title&gt;Patterns of Brain Activity Supporting Autobiographical Memory, Prospection, and Theory of Mind, and Their Relationship to the Default Mode Network&lt;/title&gt;&lt;publisher&gt;MIT Press238 Main St., Suite 500, Cambridge, MA 02142-1046, USA journals-info@mit.edu&lt;/publisher&gt;&lt;number&gt;6&lt;/number&gt;&lt;subtype&gt;400&lt;/subtype&gt;&lt;endpage&gt;1123&lt;/endpage&gt;&lt;bundle&gt;&lt;publication&gt;&lt;url&gt;http://dx.doi.org&lt;/url&gt;&lt;title&gt;dx.doi.org&lt;/title&gt;&lt;type&gt;-100&lt;/type&gt;&lt;subtype&gt;-100&lt;/subtype&gt;&lt;uuid&gt;63855A97-01EB-49E1-8077-E37DC3D8257F&lt;/uuid&gt;&lt;/publication&gt;&lt;/bundle&gt;&lt;authors&gt;&lt;author&gt;&lt;firstName&gt;R&lt;/firstName&gt;&lt;middleNames&gt;Nathan&lt;/middleNames&gt;&lt;lastName&gt;Spreng&lt;/lastName&gt;&lt;/author&gt;&lt;author&gt;&lt;firstName&gt;Cheryl&lt;/firstName&gt;&lt;middleNames&gt;L&lt;/middleNames&gt;&lt;lastName&gt;Grady&lt;/lastName&gt;&lt;/author&gt;&lt;/authors&gt;&lt;/publication&gt;&lt;/publications&gt;&lt;cites&gt;&lt;/cites&gt;&lt;/citation&gt;</w:instrText>
      </w:r>
      <w:r w:rsidR="00A00ED3" w:rsidRPr="00E11628">
        <w:rPr>
          <w:rFonts w:ascii="Times" w:hAnsi="Times"/>
          <w:sz w:val="24"/>
          <w:szCs w:val="24"/>
        </w:rPr>
        <w:fldChar w:fldCharType="separate"/>
      </w:r>
      <w:r w:rsidR="00C366D9" w:rsidRPr="00E11628">
        <w:rPr>
          <w:rFonts w:ascii="Times" w:hAnsi="Times" w:cs="Cambria"/>
          <w:sz w:val="24"/>
          <w:szCs w:val="24"/>
        </w:rPr>
        <w:t>(Spreng and Grady, 2010)</w:t>
      </w:r>
      <w:r w:rsidR="00A00ED3" w:rsidRPr="00E11628">
        <w:rPr>
          <w:rFonts w:ascii="Times" w:hAnsi="Times"/>
          <w:sz w:val="24"/>
          <w:szCs w:val="24"/>
        </w:rPr>
        <w:fldChar w:fldCharType="end"/>
      </w:r>
      <w:r w:rsidR="00571206" w:rsidRPr="00E11628">
        <w:rPr>
          <w:rFonts w:ascii="Times" w:hAnsi="Times"/>
          <w:sz w:val="24"/>
          <w:szCs w:val="24"/>
        </w:rPr>
        <w:t xml:space="preserve">. </w:t>
      </w:r>
    </w:p>
    <w:p w14:paraId="48809289" w14:textId="5CCF8182" w:rsidR="0064274B" w:rsidRPr="00E11628" w:rsidRDefault="00F13CFA" w:rsidP="00F13CFA">
      <w:pPr>
        <w:pStyle w:val="Normal1"/>
        <w:rPr>
          <w:rFonts w:ascii="Times" w:hAnsi="Times"/>
          <w:sz w:val="24"/>
          <w:szCs w:val="24"/>
        </w:rPr>
      </w:pPr>
      <w:r w:rsidRPr="00E11628">
        <w:rPr>
          <w:rFonts w:ascii="Times" w:hAnsi="Times"/>
          <w:sz w:val="24"/>
          <w:szCs w:val="24"/>
        </w:rPr>
        <w:t xml:space="preserve">Despite </w:t>
      </w:r>
      <w:r w:rsidR="00AA76F7" w:rsidRPr="00E11628">
        <w:rPr>
          <w:rFonts w:ascii="Times" w:hAnsi="Times"/>
          <w:sz w:val="24"/>
          <w:szCs w:val="24"/>
        </w:rPr>
        <w:t xml:space="preserve">the </w:t>
      </w:r>
      <w:del w:id="23" w:author="Microsoft Office User" w:date="2016-03-27T19:22:00Z">
        <w:r w:rsidR="00AA76F7" w:rsidRPr="00E11628" w:rsidDel="00FF23D9">
          <w:rPr>
            <w:rFonts w:ascii="Times" w:hAnsi="Times"/>
            <w:sz w:val="24"/>
            <w:szCs w:val="24"/>
          </w:rPr>
          <w:delText xml:space="preserve">enormous </w:delText>
        </w:r>
      </w:del>
      <w:ins w:id="24" w:author="Microsoft Office User" w:date="2016-03-27T19:22:00Z">
        <w:r w:rsidR="00FF23D9">
          <w:rPr>
            <w:rFonts w:ascii="Times" w:hAnsi="Times"/>
            <w:sz w:val="24"/>
            <w:szCs w:val="24"/>
          </w:rPr>
          <w:t>large</w:t>
        </w:r>
        <w:r w:rsidR="00FF23D9" w:rsidRPr="00E11628">
          <w:rPr>
            <w:rFonts w:ascii="Times" w:hAnsi="Times"/>
            <w:sz w:val="24"/>
            <w:szCs w:val="24"/>
          </w:rPr>
          <w:t xml:space="preserve"> </w:t>
        </w:r>
      </w:ins>
      <w:del w:id="25" w:author="Microsoft Office User" w:date="2016-03-27T19:22:00Z">
        <w:r w:rsidR="00AA76F7" w:rsidRPr="00E11628" w:rsidDel="00FF23D9">
          <w:rPr>
            <w:rFonts w:ascii="Times" w:hAnsi="Times"/>
            <w:sz w:val="24"/>
            <w:szCs w:val="24"/>
          </w:rPr>
          <w:delText xml:space="preserve">amount </w:delText>
        </w:r>
      </w:del>
      <w:ins w:id="26" w:author="Microsoft Office User" w:date="2016-03-27T19:22:00Z">
        <w:r w:rsidR="00FF23D9">
          <w:rPr>
            <w:rFonts w:ascii="Times" w:hAnsi="Times"/>
            <w:sz w:val="24"/>
            <w:szCs w:val="24"/>
          </w:rPr>
          <w:t>number</w:t>
        </w:r>
        <w:r w:rsidR="00FF23D9" w:rsidRPr="00E11628">
          <w:rPr>
            <w:rFonts w:ascii="Times" w:hAnsi="Times"/>
            <w:sz w:val="24"/>
            <w:szCs w:val="24"/>
          </w:rPr>
          <w:t xml:space="preserve"> </w:t>
        </w:r>
      </w:ins>
      <w:r w:rsidR="00AA76F7" w:rsidRPr="00E11628">
        <w:rPr>
          <w:rFonts w:ascii="Times" w:hAnsi="Times"/>
          <w:sz w:val="24"/>
          <w:szCs w:val="24"/>
        </w:rPr>
        <w:t>of neuroimaging</w:t>
      </w:r>
      <w:r w:rsidRPr="00E11628">
        <w:rPr>
          <w:rFonts w:ascii="Times" w:hAnsi="Times"/>
          <w:sz w:val="24"/>
          <w:szCs w:val="24"/>
        </w:rPr>
        <w:t xml:space="preserve"> </w:t>
      </w:r>
      <w:r w:rsidR="00AA76F7" w:rsidRPr="00E11628">
        <w:rPr>
          <w:rFonts w:ascii="Times" w:hAnsi="Times"/>
          <w:sz w:val="24"/>
          <w:szCs w:val="24"/>
        </w:rPr>
        <w:t>studies</w:t>
      </w:r>
      <w:r w:rsidRPr="00E11628">
        <w:rPr>
          <w:rFonts w:ascii="Times" w:hAnsi="Times"/>
          <w:sz w:val="24"/>
          <w:szCs w:val="24"/>
        </w:rPr>
        <w:t xml:space="preserve">, </w:t>
      </w:r>
      <w:del w:id="27" w:author="Microsoft Office User" w:date="2016-03-27T19:20:00Z">
        <w:r w:rsidRPr="00E11628" w:rsidDel="00FF23D9">
          <w:rPr>
            <w:rFonts w:ascii="Times" w:hAnsi="Times"/>
            <w:sz w:val="24"/>
            <w:szCs w:val="24"/>
          </w:rPr>
          <w:delText xml:space="preserve">there have been </w:delText>
        </w:r>
      </w:del>
      <w:r w:rsidRPr="00E11628">
        <w:rPr>
          <w:rFonts w:ascii="Times" w:hAnsi="Times"/>
          <w:sz w:val="24"/>
          <w:szCs w:val="24"/>
        </w:rPr>
        <w:t xml:space="preserve">few large-scale efforts </w:t>
      </w:r>
      <w:ins w:id="28" w:author="Microsoft Office User" w:date="2016-03-27T19:20:00Z">
        <w:r w:rsidR="00FF23D9">
          <w:rPr>
            <w:rFonts w:ascii="Times" w:hAnsi="Times"/>
            <w:sz w:val="24"/>
            <w:szCs w:val="24"/>
          </w:rPr>
          <w:t xml:space="preserve">have tried </w:t>
        </w:r>
      </w:ins>
      <w:r w:rsidRPr="00E11628">
        <w:rPr>
          <w:rFonts w:ascii="Times" w:hAnsi="Times"/>
          <w:sz w:val="24"/>
          <w:szCs w:val="24"/>
        </w:rPr>
        <w:t xml:space="preserve">to comprehensively map the full range of psychological functions onto medial frontal anatomy. </w:t>
      </w:r>
      <w:del w:id="29" w:author="Microsoft Office User" w:date="2016-03-27T19:22:00Z">
        <w:r w:rsidR="009C67DC" w:rsidRPr="00E11628" w:rsidDel="00FF23D9">
          <w:rPr>
            <w:rFonts w:ascii="Times" w:hAnsi="Times"/>
            <w:sz w:val="24"/>
            <w:szCs w:val="24"/>
          </w:rPr>
          <w:delText xml:space="preserve">Because </w:delText>
        </w:r>
        <w:r w:rsidR="006B0B75" w:rsidRPr="00E11628" w:rsidDel="00FF23D9">
          <w:rPr>
            <w:rFonts w:ascii="Times" w:hAnsi="Times"/>
            <w:sz w:val="24"/>
            <w:szCs w:val="24"/>
          </w:rPr>
          <w:delText xml:space="preserve">most researchers </w:delText>
        </w:r>
        <w:r w:rsidR="004166D6" w:rsidRPr="00E11628" w:rsidDel="00FF23D9">
          <w:rPr>
            <w:rFonts w:ascii="Times" w:hAnsi="Times"/>
            <w:sz w:val="24"/>
            <w:szCs w:val="24"/>
          </w:rPr>
          <w:delText xml:space="preserve">tend to be </w:delText>
        </w:r>
        <w:r w:rsidR="006B0B75" w:rsidRPr="00E11628" w:rsidDel="00FF23D9">
          <w:rPr>
            <w:rFonts w:ascii="Times" w:hAnsi="Times"/>
            <w:sz w:val="24"/>
            <w:szCs w:val="24"/>
          </w:rPr>
          <w:delText xml:space="preserve">intimately familiar with </w:delText>
        </w:r>
        <w:r w:rsidR="0064274B" w:rsidRPr="00E11628" w:rsidDel="00FF23D9">
          <w:rPr>
            <w:rFonts w:ascii="Times" w:hAnsi="Times"/>
            <w:sz w:val="24"/>
            <w:szCs w:val="24"/>
          </w:rPr>
          <w:delText xml:space="preserve">a </w:delText>
        </w:r>
        <w:r w:rsidR="006B0B75" w:rsidRPr="00E11628" w:rsidDel="00FF23D9">
          <w:rPr>
            <w:rFonts w:ascii="Times" w:hAnsi="Times"/>
            <w:sz w:val="24"/>
            <w:szCs w:val="24"/>
          </w:rPr>
          <w:delText xml:space="preserve">particular </w:delText>
        </w:r>
        <w:r w:rsidR="002C0C3E" w:rsidRPr="00E11628" w:rsidDel="00FF23D9">
          <w:rPr>
            <w:rFonts w:ascii="Times" w:hAnsi="Times"/>
            <w:sz w:val="24"/>
            <w:szCs w:val="24"/>
          </w:rPr>
          <w:delText>psychological domain</w:delText>
        </w:r>
        <w:r w:rsidR="006B0B75" w:rsidRPr="00E11628" w:rsidDel="00FF23D9">
          <w:rPr>
            <w:rFonts w:ascii="Times" w:hAnsi="Times"/>
            <w:sz w:val="24"/>
            <w:szCs w:val="24"/>
          </w:rPr>
          <w:delText xml:space="preserve">, most </w:delText>
        </w:r>
      </w:del>
      <w:ins w:id="30" w:author="Microsoft Office User" w:date="2016-03-27T19:22:00Z">
        <w:r w:rsidR="00FF23D9">
          <w:rPr>
            <w:rFonts w:ascii="Times" w:hAnsi="Times"/>
            <w:sz w:val="24"/>
            <w:szCs w:val="24"/>
          </w:rPr>
          <w:t>M</w:t>
        </w:r>
        <w:r w:rsidR="00FF23D9" w:rsidRPr="00E11628">
          <w:rPr>
            <w:rFonts w:ascii="Times" w:hAnsi="Times"/>
            <w:sz w:val="24"/>
            <w:szCs w:val="24"/>
          </w:rPr>
          <w:t xml:space="preserve">ost </w:t>
        </w:r>
      </w:ins>
      <w:r w:rsidR="006B0B75" w:rsidRPr="00E11628">
        <w:rPr>
          <w:rFonts w:ascii="Times" w:hAnsi="Times"/>
          <w:sz w:val="24"/>
          <w:szCs w:val="24"/>
        </w:rPr>
        <w:t xml:space="preserve">meta-analyses are restricted to a </w:t>
      </w:r>
      <w:r w:rsidR="00626C0D" w:rsidRPr="00E11628">
        <w:rPr>
          <w:rFonts w:ascii="Times" w:hAnsi="Times"/>
          <w:sz w:val="24"/>
          <w:szCs w:val="24"/>
        </w:rPr>
        <w:t xml:space="preserve">relatively </w:t>
      </w:r>
      <w:r w:rsidR="006B0B75" w:rsidRPr="00E11628">
        <w:rPr>
          <w:rFonts w:ascii="Times" w:hAnsi="Times"/>
          <w:sz w:val="24"/>
          <w:szCs w:val="24"/>
        </w:rPr>
        <w:t>small subset of empirical findings</w:t>
      </w:r>
      <w:ins w:id="31" w:author="Microsoft Office User" w:date="2016-03-27T19:22:00Z">
        <w:r w:rsidR="00FF23D9">
          <w:rPr>
            <w:rFonts w:ascii="Times" w:hAnsi="Times"/>
            <w:sz w:val="24"/>
            <w:szCs w:val="24"/>
          </w:rPr>
          <w:t xml:space="preserve"> focusing on a particular psychological domain</w:t>
        </w:r>
      </w:ins>
      <w:ins w:id="32" w:author="Microsoft Office User" w:date="2016-03-27T19:23:00Z">
        <w:r w:rsidR="00FF23D9">
          <w:rPr>
            <w:rFonts w:ascii="Times" w:hAnsi="Times"/>
            <w:sz w:val="24"/>
            <w:szCs w:val="24"/>
          </w:rPr>
          <w:t xml:space="preserve"> or </w:t>
        </w:r>
        <w:r w:rsidR="00FF23D9" w:rsidRPr="00E11628">
          <w:rPr>
            <w:rFonts w:ascii="Times" w:hAnsi="Times"/>
            <w:sz w:val="24"/>
            <w:szCs w:val="24"/>
          </w:rPr>
          <w:t>subset of cognitive states hypothesized to be important (e.g. negative affect, pain</w:t>
        </w:r>
        <w:r w:rsidR="00FF23D9">
          <w:rPr>
            <w:rFonts w:ascii="Times" w:hAnsi="Times"/>
            <w:sz w:val="24"/>
            <w:szCs w:val="24"/>
          </w:rPr>
          <w:t>,</w:t>
        </w:r>
        <w:r w:rsidR="00FF23D9" w:rsidRPr="00E11628">
          <w:rPr>
            <w:rFonts w:ascii="Times" w:hAnsi="Times"/>
            <w:sz w:val="24"/>
            <w:szCs w:val="24"/>
          </w:rPr>
          <w:t xml:space="preserve"> cognitive control; </w:t>
        </w:r>
        <w:r w:rsidR="00FF23D9" w:rsidRPr="00E11628">
          <w:rPr>
            <w:rFonts w:ascii="Times" w:hAnsi="Times"/>
            <w:sz w:val="24"/>
            <w:szCs w:val="24"/>
          </w:rPr>
          <w:fldChar w:fldCharType="begin"/>
        </w:r>
        <w:r w:rsidR="00FF23D9" w:rsidRPr="00E11628">
          <w:rPr>
            <w:rFonts w:ascii="Times" w:hAnsi="Times"/>
            <w:sz w:val="24"/>
            <w:szCs w:val="24"/>
          </w:rPr>
          <w:instrText xml:space="preserve"> ADDIN PAPERS2_CITATIONS &lt;citation&gt;&lt;uuid&gt;B5B73871-24B6-4B1E-8B14-430F23BD4D3F&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FF23D9" w:rsidRPr="00E11628">
          <w:rPr>
            <w:rFonts w:ascii="Times" w:hAnsi="Times"/>
            <w:sz w:val="24"/>
            <w:szCs w:val="24"/>
          </w:rPr>
          <w:fldChar w:fldCharType="separate"/>
        </w:r>
        <w:r w:rsidR="00FF23D9" w:rsidRPr="00E11628">
          <w:rPr>
            <w:rFonts w:ascii="Times" w:hAnsi="Times" w:cs="Cambria"/>
            <w:sz w:val="24"/>
            <w:szCs w:val="24"/>
          </w:rPr>
          <w:t>Shackman et al., 2011)</w:t>
        </w:r>
        <w:r w:rsidR="00FF23D9" w:rsidRPr="00E11628">
          <w:rPr>
            <w:rFonts w:ascii="Times" w:hAnsi="Times"/>
            <w:sz w:val="24"/>
            <w:szCs w:val="24"/>
          </w:rPr>
          <w:fldChar w:fldCharType="end"/>
        </w:r>
      </w:ins>
      <w:r w:rsidR="006B0B75" w:rsidRPr="00E11628">
        <w:rPr>
          <w:rFonts w:ascii="Times" w:hAnsi="Times"/>
          <w:sz w:val="24"/>
          <w:szCs w:val="24"/>
        </w:rPr>
        <w:t xml:space="preserve">. </w:t>
      </w:r>
      <w:del w:id="33" w:author="Microsoft Office User" w:date="2016-03-27T19:23:00Z">
        <w:r w:rsidR="006B0B75" w:rsidRPr="00E11628" w:rsidDel="00FF23D9">
          <w:rPr>
            <w:rFonts w:ascii="Times" w:hAnsi="Times"/>
            <w:sz w:val="24"/>
            <w:szCs w:val="24"/>
          </w:rPr>
          <w:delText>Even those</w:delText>
        </w:r>
      </w:del>
      <w:ins w:id="34" w:author="Microsoft Office User" w:date="2016-03-27T19:23:00Z">
        <w:r w:rsidR="00FF23D9">
          <w:rPr>
            <w:rFonts w:ascii="Times" w:hAnsi="Times"/>
            <w:sz w:val="24"/>
            <w:szCs w:val="24"/>
          </w:rPr>
          <w:t>Others</w:t>
        </w:r>
      </w:ins>
      <w:r w:rsidR="006B0B75" w:rsidRPr="00E11628">
        <w:rPr>
          <w:rFonts w:ascii="Times" w:hAnsi="Times"/>
          <w:sz w:val="24"/>
          <w:szCs w:val="24"/>
        </w:rPr>
        <w:t xml:space="preserve"> </w:t>
      </w:r>
      <w:del w:id="35" w:author="Microsoft Office User" w:date="2016-03-27T19:23:00Z">
        <w:r w:rsidR="006B0B75" w:rsidRPr="00E11628" w:rsidDel="00FF23D9">
          <w:rPr>
            <w:rFonts w:ascii="Times" w:hAnsi="Times"/>
            <w:sz w:val="24"/>
            <w:szCs w:val="24"/>
          </w:rPr>
          <w:delText xml:space="preserve">meta-analyses that take a </w:delText>
        </w:r>
        <w:r w:rsidR="00626C0D" w:rsidRPr="00E11628" w:rsidDel="00FF23D9">
          <w:rPr>
            <w:rFonts w:ascii="Times" w:hAnsi="Times"/>
            <w:sz w:val="24"/>
            <w:szCs w:val="24"/>
          </w:rPr>
          <w:delText>broader</w:delText>
        </w:r>
        <w:r w:rsidR="00FC2732" w:rsidRPr="00E11628" w:rsidDel="00FF23D9">
          <w:rPr>
            <w:rFonts w:ascii="Times" w:hAnsi="Times"/>
            <w:sz w:val="24"/>
            <w:szCs w:val="24"/>
          </w:rPr>
          <w:delText xml:space="preserve"> </w:delText>
        </w:r>
        <w:r w:rsidR="006B0B75" w:rsidRPr="00E11628" w:rsidDel="00FF23D9">
          <w:rPr>
            <w:rFonts w:ascii="Times" w:hAnsi="Times"/>
            <w:sz w:val="24"/>
            <w:szCs w:val="24"/>
          </w:rPr>
          <w:delText>look at</w:delText>
        </w:r>
        <w:r w:rsidR="00626C0D" w:rsidRPr="00E11628" w:rsidDel="00FF23D9">
          <w:rPr>
            <w:rFonts w:ascii="Times" w:hAnsi="Times"/>
            <w:sz w:val="24"/>
            <w:szCs w:val="24"/>
          </w:rPr>
          <w:delText xml:space="preserve"> organization of the</w:delText>
        </w:r>
        <w:r w:rsidR="006B0B75" w:rsidRPr="00E11628" w:rsidDel="00FF23D9">
          <w:rPr>
            <w:rFonts w:ascii="Times" w:hAnsi="Times"/>
            <w:sz w:val="24"/>
            <w:szCs w:val="24"/>
          </w:rPr>
          <w:delText xml:space="preserve"> </w:delText>
        </w:r>
        <w:r w:rsidR="001A0C27" w:rsidRPr="00E11628" w:rsidDel="00FF23D9">
          <w:rPr>
            <w:rFonts w:ascii="Times" w:hAnsi="Times"/>
            <w:sz w:val="24"/>
            <w:szCs w:val="24"/>
          </w:rPr>
          <w:delText>MFC</w:delText>
        </w:r>
        <w:r w:rsidR="006B0B75" w:rsidRPr="00E11628" w:rsidDel="00FF23D9">
          <w:rPr>
            <w:rFonts w:ascii="Times" w:hAnsi="Times"/>
            <w:sz w:val="24"/>
            <w:szCs w:val="24"/>
          </w:rPr>
          <w:delText xml:space="preserve"> </w:delText>
        </w:r>
        <w:r w:rsidR="00FC2732" w:rsidRPr="00E11628" w:rsidDel="00FF23D9">
          <w:rPr>
            <w:rFonts w:ascii="Times" w:hAnsi="Times"/>
            <w:sz w:val="24"/>
            <w:szCs w:val="24"/>
          </w:rPr>
          <w:delText>typically</w:delText>
        </w:r>
        <w:r w:rsidR="003615A9" w:rsidRPr="00E11628" w:rsidDel="00FF23D9">
          <w:rPr>
            <w:rFonts w:ascii="Times" w:hAnsi="Times"/>
            <w:sz w:val="24"/>
            <w:szCs w:val="24"/>
          </w:rPr>
          <w:delText xml:space="preserve"> restrict</w:delText>
        </w:r>
      </w:del>
      <w:ins w:id="36" w:author="Microsoft Office User" w:date="2016-03-27T19:23:00Z">
        <w:r w:rsidR="00FF23D9">
          <w:rPr>
            <w:rFonts w:ascii="Times" w:hAnsi="Times"/>
            <w:sz w:val="24"/>
            <w:szCs w:val="24"/>
          </w:rPr>
          <w:t>focus</w:t>
        </w:r>
      </w:ins>
      <w:r w:rsidR="003615A9" w:rsidRPr="00E11628">
        <w:rPr>
          <w:rFonts w:ascii="Times" w:hAnsi="Times"/>
          <w:sz w:val="24"/>
          <w:szCs w:val="24"/>
        </w:rPr>
        <w:t xml:space="preserve"> </w:t>
      </w:r>
      <w:del w:id="37" w:author="Microsoft Office User" w:date="2016-03-27T19:23:00Z">
        <w:r w:rsidR="003615A9" w:rsidRPr="00E11628" w:rsidDel="00FF23D9">
          <w:rPr>
            <w:rFonts w:ascii="Times" w:hAnsi="Times"/>
            <w:sz w:val="24"/>
            <w:szCs w:val="24"/>
          </w:rPr>
          <w:delText>themselves to a</w:delText>
        </w:r>
      </w:del>
      <w:ins w:id="38" w:author="Microsoft Office User" w:date="2016-03-27T19:23:00Z">
        <w:r w:rsidR="00FF23D9">
          <w:rPr>
            <w:rFonts w:ascii="Times" w:hAnsi="Times"/>
            <w:sz w:val="24"/>
            <w:szCs w:val="24"/>
          </w:rPr>
          <w:t>on a</w:t>
        </w:r>
      </w:ins>
      <w:r w:rsidR="003615A9" w:rsidRPr="00E11628">
        <w:rPr>
          <w:rFonts w:ascii="Times" w:hAnsi="Times"/>
          <w:sz w:val="24"/>
          <w:szCs w:val="24"/>
        </w:rPr>
        <w:t xml:space="preserve"> </w:t>
      </w:r>
      <w:del w:id="39" w:author="Microsoft Office User" w:date="2016-03-27T19:21:00Z">
        <w:r w:rsidR="003615A9" w:rsidRPr="00E11628" w:rsidDel="00FF23D9">
          <w:rPr>
            <w:rFonts w:ascii="Times" w:hAnsi="Times"/>
            <w:sz w:val="24"/>
            <w:szCs w:val="24"/>
          </w:rPr>
          <w:delText xml:space="preserve">small </w:delText>
        </w:r>
      </w:del>
      <w:ins w:id="40" w:author="Microsoft Office User" w:date="2016-03-27T19:21:00Z">
        <w:r w:rsidR="00FF23D9">
          <w:rPr>
            <w:rFonts w:ascii="Times" w:hAnsi="Times"/>
            <w:sz w:val="24"/>
            <w:szCs w:val="24"/>
          </w:rPr>
          <w:t>specific</w:t>
        </w:r>
        <w:r w:rsidR="00FF23D9" w:rsidRPr="00E11628">
          <w:rPr>
            <w:rFonts w:ascii="Times" w:hAnsi="Times"/>
            <w:sz w:val="24"/>
            <w:szCs w:val="24"/>
          </w:rPr>
          <w:t xml:space="preserve"> </w:t>
        </w:r>
      </w:ins>
      <w:ins w:id="41" w:author="Microsoft Office User" w:date="2016-03-27T19:23:00Z">
        <w:r w:rsidR="00FF23D9">
          <w:rPr>
            <w:rFonts w:ascii="Times" w:hAnsi="Times"/>
            <w:sz w:val="24"/>
            <w:szCs w:val="24"/>
          </w:rPr>
          <w:t xml:space="preserve">anatomical </w:t>
        </w:r>
      </w:ins>
      <w:r w:rsidR="003615A9" w:rsidRPr="00E11628">
        <w:rPr>
          <w:rFonts w:ascii="Times" w:hAnsi="Times"/>
          <w:sz w:val="24"/>
          <w:szCs w:val="24"/>
        </w:rPr>
        <w:t>region of interest (e.g.</w:t>
      </w:r>
      <w:ins w:id="42" w:author="Microsoft Office User" w:date="2016-03-27T19:11:00Z">
        <w:r w:rsidR="00443C66">
          <w:rPr>
            <w:rFonts w:ascii="Times" w:hAnsi="Times"/>
            <w:sz w:val="24"/>
            <w:szCs w:val="24"/>
          </w:rPr>
          <w:t>,</w:t>
        </w:r>
      </w:ins>
      <w:r w:rsidR="003615A9" w:rsidRPr="00E11628">
        <w:rPr>
          <w:rFonts w:ascii="Times" w:hAnsi="Times"/>
          <w:sz w:val="24"/>
          <w:szCs w:val="24"/>
        </w:rPr>
        <w:t xml:space="preserve"> </w:t>
      </w:r>
      <w:r w:rsidR="003615A9"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A139FDCA-061D-4982-AEE1-542EE3007BA0&lt;/uuid&gt;&lt;priority&gt;0&lt;/priority&gt;&lt;publications&gt;&lt;publication&gt;&lt;uuid&gt;A4A3E093-BAD2-4B0E-9B0E-965C5279ED1C&lt;/uuid&gt;&lt;volume&gt;115&lt;/volume&gt;&lt;doi&gt;10.1016/j.neuroimage.2015.04.053&lt;/doi&gt;&lt;startpage&gt;177&lt;/startpage&gt;&lt;publication_date&gt;99201507151200000000222000&lt;/publication_date&gt;&lt;url&gt;http://dx.doi.org/10.1016/j.neuroimage.2015.04.053&lt;/url&gt;&lt;citekey&gt;PalomeroGallagher:2015gf&lt;/citekey&gt;&lt;type&gt;400&lt;/type&gt;&lt;title&gt;Functional organization of human subgenual cortical areas: Relationship between architectonical segregation and connectional heterogeneity&lt;/title&gt;&lt;publisher&gt;Elsevier Inc.&lt;/publisher&gt;&lt;number&gt;C&lt;/number&gt;&lt;subtype&gt;400&lt;/subtype&gt;&lt;endpage&gt;190&lt;/endpage&gt;&lt;bundle&gt;&lt;publication&gt;&lt;publisher&gt;Elsevier Inc.&lt;/publisher&gt;&lt;title&gt;NeuroImage&lt;/title&gt;&lt;type&gt;-100&lt;/type&gt;&lt;subtype&gt;-100&lt;/subtype&gt;&lt;uuid&gt;C999927C-B94A-48FA-98D1-0626ECBA674C&lt;/uuid&gt;&lt;/publication&gt;&lt;/bundle&gt;&lt;authors&gt;&lt;author&gt;&lt;firstName&gt;Nicola&lt;/firstName&gt;&lt;lastName&gt;Palomero-Gallagher&lt;/lastName&gt;&lt;/author&gt;&lt;author&gt;&lt;firstName&gt;Simon&lt;/firstName&gt;&lt;middleNames&gt;B&lt;/middleNames&gt;&lt;lastName&gt;Eickhoff&lt;/lastName&gt;&lt;/author&gt;&lt;author&gt;&lt;firstName&gt;Felix&lt;/firstName&gt;&lt;lastName&gt;Hoffstaedter&lt;/lastName&gt;&lt;/author&gt;&lt;author&gt;&lt;firstName&gt;Axel&lt;/firstName&gt;&lt;lastName&gt;Schleicher&lt;/lastName&gt;&lt;/author&gt;&lt;author&gt;&lt;firstName&gt;Hartmut&lt;/firstName&gt;&lt;lastName&gt;Mohlberg&lt;/lastName&gt;&lt;/author&gt;&lt;author&gt;&lt;firstName&gt;Brent&lt;/firstName&gt;&lt;middleNames&gt;A&lt;/middleNames&gt;&lt;lastName&gt;Vogt&lt;/lastName&gt;&lt;/author&gt;&lt;author&gt;&lt;firstName&gt;Katrin&lt;/firstName&gt;&lt;lastName&gt;Amunts&lt;/lastName&gt;&lt;/author&gt;&lt;author&gt;&lt;firstName&gt;Karl&lt;/firstName&gt;&lt;lastName&gt;Zilles&lt;/lastName&gt;&lt;/author&gt;&lt;/authors&gt;&lt;/publication&gt;&lt;/publications&gt;&lt;cites&gt;&lt;/cites&gt;&lt;/citation&gt;</w:instrText>
      </w:r>
      <w:r w:rsidR="003615A9" w:rsidRPr="00E11628">
        <w:rPr>
          <w:rFonts w:ascii="Times" w:hAnsi="Times"/>
          <w:sz w:val="24"/>
          <w:szCs w:val="24"/>
        </w:rPr>
        <w:fldChar w:fldCharType="separate"/>
      </w:r>
      <w:r w:rsidR="00E11628" w:rsidRPr="00E11628">
        <w:rPr>
          <w:rFonts w:ascii="Times" w:hAnsi="Times" w:cs="Cambria"/>
          <w:sz w:val="24"/>
          <w:szCs w:val="24"/>
        </w:rPr>
        <w:t>Palomero-Gallagher et al., 2015)</w:t>
      </w:r>
      <w:r w:rsidR="003615A9" w:rsidRPr="00E11628">
        <w:rPr>
          <w:rFonts w:ascii="Times" w:hAnsi="Times"/>
          <w:sz w:val="24"/>
          <w:szCs w:val="24"/>
        </w:rPr>
        <w:fldChar w:fldCharType="end"/>
      </w:r>
      <w:del w:id="43" w:author="Microsoft Office User" w:date="2016-03-27T19:24:00Z">
        <w:r w:rsidR="003615A9" w:rsidRPr="00E11628" w:rsidDel="00FF23D9">
          <w:rPr>
            <w:rFonts w:ascii="Times" w:hAnsi="Times"/>
            <w:sz w:val="24"/>
            <w:szCs w:val="24"/>
          </w:rPr>
          <w:delText xml:space="preserve"> or</w:delText>
        </w:r>
        <w:r w:rsidR="006B0B75" w:rsidRPr="00E11628" w:rsidDel="00FF23D9">
          <w:rPr>
            <w:rFonts w:ascii="Times" w:hAnsi="Times"/>
            <w:sz w:val="24"/>
            <w:szCs w:val="24"/>
          </w:rPr>
          <w:delText xml:space="preserve"> only include a</w:delText>
        </w:r>
      </w:del>
      <w:del w:id="44" w:author="Microsoft Office User" w:date="2016-03-27T19:23:00Z">
        <w:r w:rsidR="006B0B75" w:rsidRPr="00E11628" w:rsidDel="00FF23D9">
          <w:rPr>
            <w:rFonts w:ascii="Times" w:hAnsi="Times"/>
            <w:sz w:val="24"/>
            <w:szCs w:val="24"/>
          </w:rPr>
          <w:delText xml:space="preserve"> subset of cognitive </w:delText>
        </w:r>
        <w:r w:rsidR="00FC2732" w:rsidRPr="00E11628" w:rsidDel="00FF23D9">
          <w:rPr>
            <w:rFonts w:ascii="Times" w:hAnsi="Times"/>
            <w:sz w:val="24"/>
            <w:szCs w:val="24"/>
          </w:rPr>
          <w:delText xml:space="preserve">states hypothesized to be important </w:delText>
        </w:r>
        <w:r w:rsidR="006B0B75" w:rsidRPr="00E11628" w:rsidDel="00FF23D9">
          <w:rPr>
            <w:rFonts w:ascii="Times" w:hAnsi="Times"/>
            <w:sz w:val="24"/>
            <w:szCs w:val="24"/>
          </w:rPr>
          <w:delText xml:space="preserve">(e.g. </w:delText>
        </w:r>
        <w:r w:rsidR="00626C0D" w:rsidRPr="00E11628" w:rsidDel="00FF23D9">
          <w:rPr>
            <w:rFonts w:ascii="Times" w:hAnsi="Times"/>
            <w:sz w:val="24"/>
            <w:szCs w:val="24"/>
          </w:rPr>
          <w:delText xml:space="preserve">negative </w:delText>
        </w:r>
        <w:r w:rsidR="0064274B" w:rsidRPr="00E11628" w:rsidDel="00FF23D9">
          <w:rPr>
            <w:rFonts w:ascii="Times" w:hAnsi="Times"/>
            <w:sz w:val="24"/>
            <w:szCs w:val="24"/>
          </w:rPr>
          <w:delText>affect, pain</w:delText>
        </w:r>
        <w:r w:rsidR="00626C0D" w:rsidRPr="00E11628" w:rsidDel="00FF23D9">
          <w:rPr>
            <w:rFonts w:ascii="Times" w:hAnsi="Times"/>
            <w:sz w:val="24"/>
            <w:szCs w:val="24"/>
          </w:rPr>
          <w:delText xml:space="preserve"> </w:delText>
        </w:r>
      </w:del>
      <w:del w:id="45" w:author="Microsoft Office User" w:date="2016-03-27T19:11:00Z">
        <w:r w:rsidR="0064274B" w:rsidRPr="00E11628" w:rsidDel="00443C66">
          <w:rPr>
            <w:rFonts w:ascii="Times" w:hAnsi="Times"/>
            <w:sz w:val="24"/>
            <w:szCs w:val="24"/>
          </w:rPr>
          <w:delText xml:space="preserve"> </w:delText>
        </w:r>
      </w:del>
      <w:del w:id="46" w:author="Microsoft Office User" w:date="2016-03-27T19:23:00Z">
        <w:r w:rsidR="00626C0D" w:rsidRPr="00E11628" w:rsidDel="00FF23D9">
          <w:rPr>
            <w:rFonts w:ascii="Times" w:hAnsi="Times"/>
            <w:sz w:val="24"/>
            <w:szCs w:val="24"/>
          </w:rPr>
          <w:delText>cognitive control</w:delText>
        </w:r>
        <w:r w:rsidR="00931AC1" w:rsidRPr="00E11628" w:rsidDel="00FF23D9">
          <w:rPr>
            <w:rFonts w:ascii="Times" w:hAnsi="Times"/>
            <w:sz w:val="24"/>
            <w:szCs w:val="24"/>
          </w:rPr>
          <w:delText xml:space="preserve">; </w:delText>
        </w:r>
        <w:r w:rsidR="0004108C" w:rsidRPr="00E11628" w:rsidDel="00FF23D9">
          <w:rPr>
            <w:rFonts w:ascii="Times" w:hAnsi="Times"/>
            <w:sz w:val="24"/>
            <w:szCs w:val="24"/>
          </w:rPr>
          <w:fldChar w:fldCharType="begin"/>
        </w:r>
        <w:r w:rsidR="00E11628" w:rsidRPr="00E11628" w:rsidDel="00FF23D9">
          <w:rPr>
            <w:rFonts w:ascii="Times" w:hAnsi="Times"/>
            <w:sz w:val="24"/>
            <w:szCs w:val="24"/>
          </w:rPr>
          <w:delInstrText xml:space="preserve"> ADDIN PAPERS2_CITATIONS &lt;citation&gt;&lt;uuid&gt;B5B73871-24B6-4B1E-8B14-430F23BD4D3F&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delInstrText>
        </w:r>
        <w:r w:rsidR="0004108C" w:rsidRPr="00E11628" w:rsidDel="00FF23D9">
          <w:rPr>
            <w:rFonts w:ascii="Times" w:hAnsi="Times"/>
            <w:sz w:val="24"/>
            <w:szCs w:val="24"/>
          </w:rPr>
          <w:fldChar w:fldCharType="separate"/>
        </w:r>
      </w:del>
      <w:del w:id="47" w:author="Microsoft Office User" w:date="2016-03-27T19:12:00Z">
        <w:r w:rsidR="005E2031" w:rsidRPr="00E11628" w:rsidDel="00443C66">
          <w:rPr>
            <w:rFonts w:ascii="Times" w:hAnsi="Times" w:cs="Cambria"/>
            <w:sz w:val="24"/>
            <w:szCs w:val="24"/>
          </w:rPr>
          <w:delText>(</w:delText>
        </w:r>
      </w:del>
      <w:del w:id="48" w:author="Microsoft Office User" w:date="2016-03-27T19:23:00Z">
        <w:r w:rsidR="005E2031" w:rsidRPr="00E11628" w:rsidDel="00FF23D9">
          <w:rPr>
            <w:rFonts w:ascii="Times" w:hAnsi="Times" w:cs="Cambria"/>
            <w:sz w:val="24"/>
            <w:szCs w:val="24"/>
          </w:rPr>
          <w:delText>Shackman et al., 2011)</w:delText>
        </w:r>
        <w:r w:rsidR="0004108C" w:rsidRPr="00E11628" w:rsidDel="00FF23D9">
          <w:rPr>
            <w:rFonts w:ascii="Times" w:hAnsi="Times"/>
            <w:sz w:val="24"/>
            <w:szCs w:val="24"/>
          </w:rPr>
          <w:fldChar w:fldCharType="end"/>
        </w:r>
      </w:del>
      <w:r w:rsidR="003615A9" w:rsidRPr="00E11628">
        <w:rPr>
          <w:rFonts w:ascii="Times" w:hAnsi="Times"/>
          <w:sz w:val="24"/>
          <w:szCs w:val="24"/>
        </w:rPr>
        <w:t>. T</w:t>
      </w:r>
      <w:r w:rsidR="0004108C" w:rsidRPr="00E11628">
        <w:rPr>
          <w:rFonts w:ascii="Times" w:hAnsi="Times"/>
          <w:sz w:val="24"/>
          <w:szCs w:val="24"/>
        </w:rPr>
        <w:t>his</w:t>
      </w:r>
      <w:r w:rsidR="0064274B" w:rsidRPr="00E11628">
        <w:rPr>
          <w:rFonts w:ascii="Times" w:hAnsi="Times"/>
          <w:sz w:val="24"/>
          <w:szCs w:val="24"/>
        </w:rPr>
        <w:t xml:space="preserve"> </w:t>
      </w:r>
      <w:ins w:id="49" w:author="Microsoft Office User" w:date="2016-03-27T19:24:00Z">
        <w:r w:rsidR="00FF23D9">
          <w:rPr>
            <w:rFonts w:ascii="Times" w:hAnsi="Times"/>
            <w:sz w:val="24"/>
            <w:szCs w:val="24"/>
          </w:rPr>
          <w:t xml:space="preserve">relatively </w:t>
        </w:r>
      </w:ins>
      <w:r w:rsidR="0064274B" w:rsidRPr="00E11628">
        <w:rPr>
          <w:rFonts w:ascii="Times" w:hAnsi="Times"/>
          <w:sz w:val="24"/>
          <w:szCs w:val="24"/>
        </w:rPr>
        <w:t xml:space="preserve">narrow scope necessarily limits the ability to address </w:t>
      </w:r>
      <w:r w:rsidR="002C0C3E" w:rsidRPr="00E11628">
        <w:rPr>
          <w:rFonts w:ascii="Times" w:hAnsi="Times"/>
          <w:sz w:val="24"/>
          <w:szCs w:val="24"/>
        </w:rPr>
        <w:t xml:space="preserve">the specificity of </w:t>
      </w:r>
      <w:r w:rsidR="0064274B" w:rsidRPr="00E11628">
        <w:rPr>
          <w:rFonts w:ascii="Times" w:hAnsi="Times"/>
          <w:sz w:val="24"/>
          <w:szCs w:val="24"/>
        </w:rPr>
        <w:t xml:space="preserve">activation of psychological states across </w:t>
      </w:r>
      <w:ins w:id="50" w:author="Microsoft Office User" w:date="2016-03-27T19:12:00Z">
        <w:r w:rsidR="00443C66">
          <w:rPr>
            <w:rFonts w:ascii="Times" w:hAnsi="Times"/>
            <w:sz w:val="24"/>
            <w:szCs w:val="24"/>
          </w:rPr>
          <w:t xml:space="preserve">the </w:t>
        </w:r>
      </w:ins>
      <w:r w:rsidR="0064274B" w:rsidRPr="00E11628">
        <w:rPr>
          <w:rFonts w:ascii="Times" w:hAnsi="Times"/>
          <w:sz w:val="24"/>
          <w:szCs w:val="24"/>
        </w:rPr>
        <w:t xml:space="preserve">MFC </w:t>
      </w:r>
      <w:del w:id="51" w:author="Microsoft Office User" w:date="2016-03-27T19:12:00Z">
        <w:r w:rsidR="0064274B" w:rsidRPr="00E11628" w:rsidDel="00443C66">
          <w:rPr>
            <w:rFonts w:ascii="Times" w:hAnsi="Times"/>
            <w:sz w:val="24"/>
            <w:szCs w:val="24"/>
          </w:rPr>
          <w:delText>anatomy</w:delText>
        </w:r>
      </w:del>
      <w:ins w:id="52" w:author="Microsoft Office User" w:date="2016-03-27T19:12:00Z">
        <w:r w:rsidR="00443C66">
          <w:rPr>
            <w:rFonts w:ascii="Times" w:hAnsi="Times"/>
            <w:sz w:val="24"/>
            <w:szCs w:val="24"/>
          </w:rPr>
          <w:t>more broadly</w:t>
        </w:r>
      </w:ins>
      <w:r w:rsidR="0064274B" w:rsidRPr="00E11628">
        <w:rPr>
          <w:rFonts w:ascii="Times" w:hAnsi="Times"/>
          <w:sz w:val="24"/>
          <w:szCs w:val="24"/>
        </w:rPr>
        <w:t xml:space="preserve">. </w:t>
      </w:r>
      <w:r w:rsidR="002C0C3E" w:rsidRPr="00E11628">
        <w:rPr>
          <w:rFonts w:ascii="Times" w:hAnsi="Times"/>
          <w:sz w:val="24"/>
          <w:szCs w:val="24"/>
        </w:rPr>
        <w:t xml:space="preserve">That is, </w:t>
      </w:r>
      <w:r w:rsidR="0064274B" w:rsidRPr="00E11628">
        <w:rPr>
          <w:rFonts w:ascii="Times" w:hAnsi="Times"/>
          <w:sz w:val="24"/>
          <w:szCs w:val="24"/>
        </w:rPr>
        <w:t xml:space="preserve">without considering a wide representative range of psychological states, it is difficult to determine </w:t>
      </w:r>
      <w:r w:rsidR="002C0C3E" w:rsidRPr="00E11628">
        <w:rPr>
          <w:rFonts w:ascii="Times" w:hAnsi="Times"/>
          <w:sz w:val="24"/>
          <w:szCs w:val="24"/>
        </w:rPr>
        <w:t xml:space="preserve">whether particular </w:t>
      </w:r>
      <w:del w:id="53" w:author="Microsoft Office User" w:date="2016-03-27T19:21:00Z">
        <w:r w:rsidR="002C0C3E" w:rsidRPr="00E11628" w:rsidDel="00FF23D9">
          <w:rPr>
            <w:rFonts w:ascii="Times" w:hAnsi="Times"/>
            <w:sz w:val="24"/>
            <w:szCs w:val="24"/>
          </w:rPr>
          <w:delText>kinds of tasks</w:delText>
        </w:r>
      </w:del>
      <w:ins w:id="54" w:author="Microsoft Office User" w:date="2016-03-27T19:21:00Z">
        <w:r w:rsidR="00FF23D9">
          <w:rPr>
            <w:rFonts w:ascii="Times" w:hAnsi="Times"/>
            <w:sz w:val="24"/>
            <w:szCs w:val="24"/>
          </w:rPr>
          <w:t>psychological processes</w:t>
        </w:r>
      </w:ins>
      <w:r w:rsidR="002C0C3E" w:rsidRPr="00E11628">
        <w:rPr>
          <w:rFonts w:ascii="Times" w:hAnsi="Times"/>
          <w:sz w:val="24"/>
          <w:szCs w:val="24"/>
        </w:rPr>
        <w:t xml:space="preserve"> preferentially recruit </w:t>
      </w:r>
      <w:del w:id="55" w:author="Microsoft Office User" w:date="2016-03-27T19:12:00Z">
        <w:r w:rsidR="002C0C3E" w:rsidRPr="00E11628" w:rsidDel="00443C66">
          <w:rPr>
            <w:rFonts w:ascii="Times" w:hAnsi="Times"/>
            <w:sz w:val="24"/>
            <w:szCs w:val="24"/>
          </w:rPr>
          <w:delText xml:space="preserve">the </w:delText>
        </w:r>
      </w:del>
      <w:ins w:id="56" w:author="Microsoft Office User" w:date="2016-03-27T19:12:00Z">
        <w:r w:rsidR="00443C66">
          <w:rPr>
            <w:rFonts w:ascii="Times" w:hAnsi="Times"/>
            <w:sz w:val="24"/>
            <w:szCs w:val="24"/>
          </w:rPr>
          <w:t>specific subdivisions of</w:t>
        </w:r>
        <w:r w:rsidR="00443C66" w:rsidRPr="00E11628">
          <w:rPr>
            <w:rFonts w:ascii="Times" w:hAnsi="Times"/>
            <w:sz w:val="24"/>
            <w:szCs w:val="24"/>
          </w:rPr>
          <w:t xml:space="preserve"> </w:t>
        </w:r>
      </w:ins>
      <w:r w:rsidR="002C0C3E" w:rsidRPr="00E11628">
        <w:rPr>
          <w:rFonts w:ascii="Times" w:hAnsi="Times"/>
          <w:sz w:val="24"/>
          <w:szCs w:val="24"/>
        </w:rPr>
        <w:t>MFC. This limitation, w</w:t>
      </w:r>
      <w:r w:rsidR="006B0B75" w:rsidRPr="00E11628">
        <w:rPr>
          <w:rFonts w:ascii="Times" w:hAnsi="Times"/>
          <w:sz w:val="24"/>
          <w:szCs w:val="24"/>
        </w:rPr>
        <w:t xml:space="preserve">idely known as the reverse inference problem </w:t>
      </w:r>
      <w:r w:rsidR="009E63AE"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3023178E-4912-49B8-9682-98EA8E28B352&lt;/uuid&gt;&lt;priority&gt;0&lt;/priority&gt;&lt;publications&gt;&lt;publication&gt;&lt;publication_date&gt;99200600001200000000200000&lt;/publication_date&gt;&lt;doi&gt;10.1016/j.tics.2005.12.004&lt;/doi&gt;&lt;title&gt;Can cognitive processes be inferred from neuroimaging data?&lt;/title&gt;&lt;uuid&gt;F08668B5-95CB-4EEA-A3B4-D59A7B6E0B11&lt;/uuid&gt;&lt;subtype&gt;400&lt;/subtype&gt;&lt;type&gt;400&lt;/type&gt;&lt;url&gt;http://www.sciencedirect.com/science/article/pii/S1364661305003360&lt;/url&gt;&lt;bundle&gt;&lt;publication&gt;&lt;publisher&gt;Elsevier Ltd&lt;/publisher&gt;&lt;title&gt;Trends in Cognitive Sciences&lt;/title&gt;&lt;type&gt;-100&lt;/type&gt;&lt;subtype&gt;-100&lt;/subtype&gt;&lt;uuid&gt;47F1C648-8EDF-4324-9FA1-69B78466A0BF&lt;/uuid&gt;&lt;/publication&gt;&lt;/bundle&gt;&lt;authors&gt;&lt;author&gt;&lt;firstName&gt;Russell&lt;/firstName&gt;&lt;middleNames&gt;A&lt;/middleNames&gt;&lt;lastName&gt;Poldrack&lt;/lastName&gt;&lt;/author&gt;&lt;/authors&gt;&lt;/publication&gt;&lt;/publications&gt;&lt;cites&gt;&lt;/cites&gt;&lt;/citation&gt;</w:instrText>
      </w:r>
      <w:r w:rsidR="009E63AE" w:rsidRPr="00E11628">
        <w:rPr>
          <w:rFonts w:ascii="Times" w:hAnsi="Times"/>
          <w:sz w:val="24"/>
          <w:szCs w:val="24"/>
        </w:rPr>
        <w:fldChar w:fldCharType="separate"/>
      </w:r>
      <w:r w:rsidR="00C366D9" w:rsidRPr="00E11628">
        <w:rPr>
          <w:rFonts w:ascii="Times" w:hAnsi="Times" w:cs="Cambria"/>
          <w:sz w:val="24"/>
          <w:szCs w:val="24"/>
        </w:rPr>
        <w:t>(Poldrack, 2006)</w:t>
      </w:r>
      <w:r w:rsidR="009E63AE" w:rsidRPr="00E11628">
        <w:rPr>
          <w:rFonts w:ascii="Times" w:hAnsi="Times"/>
          <w:sz w:val="24"/>
          <w:szCs w:val="24"/>
        </w:rPr>
        <w:fldChar w:fldCharType="end"/>
      </w:r>
      <w:r w:rsidR="002C0C3E" w:rsidRPr="00E11628">
        <w:rPr>
          <w:rFonts w:ascii="Times" w:hAnsi="Times"/>
          <w:sz w:val="24"/>
          <w:szCs w:val="24"/>
        </w:rPr>
        <w:t xml:space="preserve">, </w:t>
      </w:r>
      <w:r w:rsidR="006B0B75" w:rsidRPr="00E11628">
        <w:rPr>
          <w:rFonts w:ascii="Times" w:hAnsi="Times"/>
          <w:sz w:val="24"/>
          <w:szCs w:val="24"/>
        </w:rPr>
        <w:t xml:space="preserve">is particularly </w:t>
      </w:r>
      <w:r w:rsidR="006E7CF7" w:rsidRPr="00E11628">
        <w:rPr>
          <w:rFonts w:ascii="Times" w:hAnsi="Times"/>
          <w:sz w:val="24"/>
          <w:szCs w:val="24"/>
        </w:rPr>
        <w:t xml:space="preserve">acute </w:t>
      </w:r>
      <w:r w:rsidR="0064274B" w:rsidRPr="00E11628">
        <w:rPr>
          <w:rFonts w:ascii="Times" w:hAnsi="Times"/>
          <w:sz w:val="24"/>
          <w:szCs w:val="24"/>
        </w:rPr>
        <w:t xml:space="preserve">for </w:t>
      </w:r>
      <w:r w:rsidR="00A5060E" w:rsidRPr="00E11628">
        <w:rPr>
          <w:rFonts w:ascii="Times" w:hAnsi="Times"/>
          <w:sz w:val="24"/>
          <w:szCs w:val="24"/>
        </w:rPr>
        <w:t>portions of MFC</w:t>
      </w:r>
      <w:ins w:id="57" w:author="Microsoft Office User" w:date="2016-03-27T19:12:00Z">
        <w:r w:rsidR="00443C66">
          <w:rPr>
            <w:rFonts w:ascii="Times" w:hAnsi="Times"/>
            <w:sz w:val="24"/>
            <w:szCs w:val="24"/>
          </w:rPr>
          <w:t>,</w:t>
        </w:r>
      </w:ins>
      <w:r w:rsidR="002C0C3E" w:rsidRPr="00E11628">
        <w:rPr>
          <w:rFonts w:ascii="Times" w:hAnsi="Times"/>
          <w:sz w:val="24"/>
          <w:szCs w:val="24"/>
        </w:rPr>
        <w:t xml:space="preserve"> </w:t>
      </w:r>
      <w:r w:rsidR="006C6C7B" w:rsidRPr="00E11628">
        <w:rPr>
          <w:rFonts w:ascii="Times" w:hAnsi="Times"/>
          <w:sz w:val="24"/>
          <w:szCs w:val="24"/>
        </w:rPr>
        <w:t xml:space="preserve">which </w:t>
      </w:r>
      <w:ins w:id="58" w:author="Microsoft Office User" w:date="2016-03-27T19:12:00Z">
        <w:r w:rsidR="00443C66">
          <w:rPr>
            <w:rFonts w:ascii="Times" w:hAnsi="Times"/>
            <w:sz w:val="24"/>
            <w:szCs w:val="24"/>
          </w:rPr>
          <w:t xml:space="preserve">commonly </w:t>
        </w:r>
      </w:ins>
      <w:del w:id="59" w:author="Microsoft Office User" w:date="2016-03-27T19:12:00Z">
        <w:r w:rsidR="006C6C7B" w:rsidRPr="00E11628" w:rsidDel="00443C66">
          <w:rPr>
            <w:rFonts w:ascii="Times" w:hAnsi="Times"/>
            <w:sz w:val="24"/>
            <w:szCs w:val="24"/>
          </w:rPr>
          <w:delText xml:space="preserve">are </w:delText>
        </w:r>
      </w:del>
      <w:r w:rsidR="006C6C7B" w:rsidRPr="00E11628">
        <w:rPr>
          <w:rFonts w:ascii="Times" w:hAnsi="Times"/>
          <w:sz w:val="24"/>
          <w:szCs w:val="24"/>
        </w:rPr>
        <w:t>activate</w:t>
      </w:r>
      <w:del w:id="60" w:author="Microsoft Office User" w:date="2016-03-27T19:12:00Z">
        <w:r w:rsidR="006C6C7B" w:rsidRPr="00E11628" w:rsidDel="00443C66">
          <w:rPr>
            <w:rFonts w:ascii="Times" w:hAnsi="Times"/>
            <w:sz w:val="24"/>
            <w:szCs w:val="24"/>
          </w:rPr>
          <w:delText>d</w:delText>
        </w:r>
      </w:del>
      <w:r w:rsidR="006C6C7B" w:rsidRPr="00E11628">
        <w:rPr>
          <w:rFonts w:ascii="Times" w:hAnsi="Times"/>
          <w:sz w:val="24"/>
          <w:szCs w:val="24"/>
        </w:rPr>
        <w:t xml:space="preserve"> in a large proportion</w:t>
      </w:r>
      <w:r w:rsidR="006E7CF7" w:rsidRPr="00E11628">
        <w:rPr>
          <w:rFonts w:ascii="Times" w:hAnsi="Times"/>
          <w:sz w:val="24"/>
          <w:szCs w:val="24"/>
        </w:rPr>
        <w:t xml:space="preserve"> of </w:t>
      </w:r>
      <w:r w:rsidR="006C6C7B" w:rsidRPr="00E11628">
        <w:rPr>
          <w:rFonts w:ascii="Times" w:hAnsi="Times"/>
          <w:sz w:val="24"/>
          <w:szCs w:val="24"/>
        </w:rPr>
        <w:t>f</w:t>
      </w:r>
      <w:commentRangeStart w:id="61"/>
      <w:r w:rsidR="006C6C7B" w:rsidRPr="00E11628">
        <w:rPr>
          <w:rFonts w:ascii="Times" w:hAnsi="Times"/>
          <w:sz w:val="24"/>
          <w:szCs w:val="24"/>
        </w:rPr>
        <w:t>MRI studies,</w:t>
      </w:r>
      <w:r w:rsidR="002C0C3E" w:rsidRPr="00E11628">
        <w:rPr>
          <w:rFonts w:ascii="Times" w:hAnsi="Times"/>
          <w:sz w:val="24"/>
          <w:szCs w:val="24"/>
        </w:rPr>
        <w:t xml:space="preserve"> </w:t>
      </w:r>
      <w:r w:rsidR="006C6C7B" w:rsidRPr="00E11628">
        <w:rPr>
          <w:rFonts w:ascii="Times" w:hAnsi="Times"/>
          <w:sz w:val="24"/>
          <w:szCs w:val="24"/>
        </w:rPr>
        <w:t xml:space="preserve">raising questions about </w:t>
      </w:r>
      <w:del w:id="62" w:author="Microsoft Office User" w:date="2016-03-27T19:13:00Z">
        <w:r w:rsidR="006C6C7B" w:rsidRPr="00E11628" w:rsidDel="00443C66">
          <w:rPr>
            <w:rFonts w:ascii="Times" w:hAnsi="Times"/>
            <w:sz w:val="24"/>
            <w:szCs w:val="24"/>
          </w:rPr>
          <w:delText xml:space="preserve">their </w:delText>
        </w:r>
      </w:del>
      <w:r w:rsidR="00F03218" w:rsidRPr="00E11628">
        <w:rPr>
          <w:rFonts w:ascii="Times" w:hAnsi="Times"/>
          <w:sz w:val="24"/>
          <w:szCs w:val="24"/>
        </w:rPr>
        <w:t xml:space="preserve">whether these regions are selectively involved in specific mental </w:t>
      </w:r>
      <w:r w:rsidR="006C6C7B" w:rsidRPr="00E11628">
        <w:rPr>
          <w:rFonts w:ascii="Times" w:hAnsi="Times"/>
          <w:sz w:val="24"/>
          <w:szCs w:val="24"/>
        </w:rPr>
        <w:t>function</w:t>
      </w:r>
      <w:r w:rsidR="00F03218" w:rsidRPr="00E11628">
        <w:rPr>
          <w:rFonts w:ascii="Times" w:hAnsi="Times"/>
          <w:sz w:val="24"/>
          <w:szCs w:val="24"/>
        </w:rPr>
        <w:t>s</w:t>
      </w:r>
      <w:r w:rsidR="00EB0085" w:rsidRPr="00E11628">
        <w:rPr>
          <w:rFonts w:ascii="Times" w:hAnsi="Times"/>
          <w:sz w:val="24"/>
          <w:szCs w:val="24"/>
        </w:rPr>
        <w:t xml:space="preserve"> </w:t>
      </w:r>
      <w:ins w:id="63" w:author="Microsoft Office User" w:date="2016-03-27T19:13:00Z">
        <w:r w:rsidR="00443C66">
          <w:rPr>
            <w:rFonts w:ascii="Times" w:hAnsi="Times"/>
            <w:sz w:val="24"/>
            <w:szCs w:val="24"/>
          </w:rPr>
          <w:t xml:space="preserve">or in work in a more general manner, such as with task difficulty or effort </w:t>
        </w:r>
      </w:ins>
      <w:r w:rsidR="00CF28A6"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659AAC1F-44E8-4196-8BCF-4AE3F7850DCA&lt;/uuid&gt;&lt;priority&gt;11&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CF28A6" w:rsidRPr="00E11628">
        <w:rPr>
          <w:rFonts w:ascii="Times" w:hAnsi="Times"/>
          <w:sz w:val="24"/>
          <w:szCs w:val="24"/>
        </w:rPr>
        <w:fldChar w:fldCharType="separate"/>
      </w:r>
      <w:r w:rsidR="00C366D9" w:rsidRPr="00E11628">
        <w:rPr>
          <w:rFonts w:ascii="Times" w:hAnsi="Times" w:cs="Cambria"/>
          <w:sz w:val="24"/>
          <w:szCs w:val="24"/>
        </w:rPr>
        <w:t>(Nelson et al., 2010a; Yarkoni et al., 2011)</w:t>
      </w:r>
      <w:r w:rsidR="00CF28A6" w:rsidRPr="00E11628">
        <w:rPr>
          <w:rFonts w:ascii="Times" w:hAnsi="Times"/>
          <w:sz w:val="24"/>
          <w:szCs w:val="24"/>
        </w:rPr>
        <w:fldChar w:fldCharType="end"/>
      </w:r>
      <w:commentRangeEnd w:id="61"/>
      <w:r w:rsidR="00584DC7">
        <w:rPr>
          <w:rStyle w:val="CommentReference"/>
          <w:rFonts w:ascii="Times" w:hAnsi="Times"/>
        </w:rPr>
        <w:commentReference w:id="61"/>
      </w:r>
      <w:r w:rsidR="009E63AE" w:rsidRPr="00E11628">
        <w:rPr>
          <w:rFonts w:ascii="Times" w:hAnsi="Times"/>
          <w:sz w:val="24"/>
          <w:szCs w:val="24"/>
        </w:rPr>
        <w:t>.</w:t>
      </w:r>
      <w:r w:rsidR="001C6F8C" w:rsidRPr="00E11628">
        <w:rPr>
          <w:rFonts w:ascii="Times" w:hAnsi="Times"/>
          <w:sz w:val="24"/>
          <w:szCs w:val="24"/>
        </w:rPr>
        <w:t xml:space="preserve"> </w:t>
      </w:r>
    </w:p>
    <w:p w14:paraId="0FBAEF61" w14:textId="472AEEA2" w:rsidR="00E77236" w:rsidRPr="00E11628" w:rsidRDefault="00BE6EC8" w:rsidP="00620A9C">
      <w:pPr>
        <w:pStyle w:val="Normal1"/>
        <w:rPr>
          <w:rFonts w:ascii="Times" w:hAnsi="Times"/>
          <w:b/>
          <w:sz w:val="24"/>
          <w:szCs w:val="24"/>
        </w:rPr>
      </w:pPr>
      <w:r w:rsidRPr="00E11628">
        <w:rPr>
          <w:rFonts w:ascii="Times" w:hAnsi="Times"/>
          <w:sz w:val="24"/>
          <w:szCs w:val="24"/>
        </w:rPr>
        <w:lastRenderedPageBreak/>
        <w:t xml:space="preserve">Here we </w:t>
      </w:r>
      <w:r w:rsidR="009C67DC" w:rsidRPr="00E11628">
        <w:rPr>
          <w:rFonts w:ascii="Times" w:hAnsi="Times"/>
          <w:sz w:val="24"/>
          <w:szCs w:val="24"/>
        </w:rPr>
        <w:t>address</w:t>
      </w:r>
      <w:r w:rsidR="001A1148" w:rsidRPr="00E11628">
        <w:rPr>
          <w:rFonts w:ascii="Times" w:hAnsi="Times"/>
          <w:sz w:val="24"/>
          <w:szCs w:val="24"/>
        </w:rPr>
        <w:t xml:space="preserve"> these issues by creating </w:t>
      </w:r>
      <w:r w:rsidRPr="00E11628">
        <w:rPr>
          <w:rFonts w:ascii="Times" w:hAnsi="Times"/>
          <w:sz w:val="24"/>
          <w:szCs w:val="24"/>
        </w:rPr>
        <w:t xml:space="preserve">a comprehensive </w:t>
      </w:r>
      <w:r w:rsidR="00626C0D" w:rsidRPr="00E11628">
        <w:rPr>
          <w:rFonts w:ascii="Times" w:hAnsi="Times"/>
          <w:sz w:val="24"/>
          <w:szCs w:val="24"/>
        </w:rPr>
        <w:t xml:space="preserve">mapping </w:t>
      </w:r>
      <w:r w:rsidR="001A1148" w:rsidRPr="00E11628">
        <w:rPr>
          <w:rFonts w:ascii="Times" w:hAnsi="Times"/>
          <w:sz w:val="24"/>
          <w:szCs w:val="24"/>
        </w:rPr>
        <w:t xml:space="preserve">between </w:t>
      </w:r>
      <w:r w:rsidR="00626C0D" w:rsidRPr="00E11628">
        <w:rPr>
          <w:rFonts w:ascii="Times" w:hAnsi="Times"/>
          <w:sz w:val="24"/>
          <w:szCs w:val="24"/>
        </w:rPr>
        <w:t xml:space="preserve">psychological </w:t>
      </w:r>
      <w:r w:rsidR="00AA76F7" w:rsidRPr="00E11628">
        <w:rPr>
          <w:rFonts w:ascii="Times" w:hAnsi="Times"/>
          <w:sz w:val="24"/>
          <w:szCs w:val="24"/>
        </w:rPr>
        <w:t xml:space="preserve">states </w:t>
      </w:r>
      <w:r w:rsidR="001A1148" w:rsidRPr="00E11628">
        <w:rPr>
          <w:rFonts w:ascii="Times" w:hAnsi="Times"/>
          <w:sz w:val="24"/>
          <w:szCs w:val="24"/>
        </w:rPr>
        <w:t xml:space="preserve">and </w:t>
      </w:r>
      <w:r w:rsidR="00641AFE" w:rsidRPr="00E11628">
        <w:rPr>
          <w:rFonts w:ascii="Times" w:hAnsi="Times"/>
          <w:sz w:val="24"/>
          <w:szCs w:val="24"/>
        </w:rPr>
        <w:t>MFC anatomy</w:t>
      </w:r>
      <w:r w:rsidR="004A28E2" w:rsidRPr="00E11628">
        <w:rPr>
          <w:rFonts w:ascii="Times" w:hAnsi="Times"/>
          <w:sz w:val="24"/>
          <w:szCs w:val="24"/>
        </w:rPr>
        <w:t xml:space="preserve"> </w:t>
      </w:r>
      <w:r w:rsidR="006B0B75" w:rsidRPr="00E11628">
        <w:rPr>
          <w:rFonts w:ascii="Times" w:hAnsi="Times"/>
          <w:sz w:val="24"/>
          <w:szCs w:val="24"/>
        </w:rPr>
        <w:t>us</w:t>
      </w:r>
      <w:r w:rsidRPr="00E11628">
        <w:rPr>
          <w:rFonts w:ascii="Times" w:hAnsi="Times"/>
          <w:sz w:val="24"/>
          <w:szCs w:val="24"/>
        </w:rPr>
        <w:t>ing</w:t>
      </w:r>
      <w:r w:rsidR="006B0B75" w:rsidRPr="00E11628">
        <w:rPr>
          <w:rFonts w:ascii="Times" w:hAnsi="Times"/>
          <w:sz w:val="24"/>
          <w:szCs w:val="24"/>
        </w:rPr>
        <w:t xml:space="preserve"> Ne</w:t>
      </w:r>
      <w:r w:rsidR="0009677C" w:rsidRPr="00E11628">
        <w:rPr>
          <w:rFonts w:ascii="Times" w:hAnsi="Times"/>
          <w:sz w:val="24"/>
          <w:szCs w:val="24"/>
        </w:rPr>
        <w:t>urosynth</w:t>
      </w:r>
      <w:r w:rsidR="00710AD4" w:rsidRPr="00E11628">
        <w:rPr>
          <w:rFonts w:ascii="Times" w:hAnsi="Times"/>
          <w:sz w:val="24"/>
          <w:szCs w:val="24"/>
        </w:rPr>
        <w:t xml:space="preserve"> </w:t>
      </w:r>
      <w:r w:rsidR="00710AD4"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C6DB1567-D761-4A19-983D-35756A5D8CCB&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710AD4" w:rsidRPr="00E11628">
        <w:rPr>
          <w:rFonts w:ascii="Times" w:hAnsi="Times"/>
          <w:sz w:val="24"/>
          <w:szCs w:val="24"/>
        </w:rPr>
        <w:fldChar w:fldCharType="separate"/>
      </w:r>
      <w:r w:rsidR="00E2184D" w:rsidRPr="00E11628">
        <w:rPr>
          <w:rFonts w:ascii="Times" w:hAnsi="Times" w:cs="Cambria"/>
          <w:sz w:val="24"/>
          <w:szCs w:val="24"/>
        </w:rPr>
        <w:t>(Yarkoni et al., 2011)</w:t>
      </w:r>
      <w:r w:rsidR="00710AD4" w:rsidRPr="00E11628">
        <w:rPr>
          <w:rFonts w:ascii="Times" w:hAnsi="Times"/>
          <w:sz w:val="24"/>
          <w:szCs w:val="24"/>
        </w:rPr>
        <w:fldChar w:fldCharType="end"/>
      </w:r>
      <w:r w:rsidR="0009677C" w:rsidRPr="00E11628">
        <w:rPr>
          <w:rFonts w:ascii="Times" w:hAnsi="Times"/>
          <w:sz w:val="24"/>
          <w:szCs w:val="24"/>
        </w:rPr>
        <w:t>, a</w:t>
      </w:r>
      <w:r w:rsidR="00A5060E" w:rsidRPr="00E11628">
        <w:rPr>
          <w:rFonts w:ascii="Times" w:hAnsi="Times"/>
          <w:sz w:val="24"/>
          <w:szCs w:val="24"/>
        </w:rPr>
        <w:t xml:space="preserve"> framework for </w:t>
      </w:r>
      <w:r w:rsidR="0009677C" w:rsidRPr="00E11628">
        <w:rPr>
          <w:rFonts w:ascii="Times" w:hAnsi="Times"/>
          <w:sz w:val="24"/>
          <w:szCs w:val="24"/>
        </w:rPr>
        <w:t>large-scale</w:t>
      </w:r>
      <w:r w:rsidR="006B0B75" w:rsidRPr="00E11628">
        <w:rPr>
          <w:rFonts w:ascii="Times" w:hAnsi="Times"/>
          <w:sz w:val="24"/>
          <w:szCs w:val="24"/>
        </w:rPr>
        <w:t xml:space="preserve"> </w:t>
      </w:r>
      <w:r w:rsidR="00A5060E" w:rsidRPr="00E11628">
        <w:rPr>
          <w:rFonts w:ascii="Times" w:hAnsi="Times"/>
          <w:sz w:val="24"/>
          <w:szCs w:val="24"/>
        </w:rPr>
        <w:t xml:space="preserve">fMRI meta-analysis composed </w:t>
      </w:r>
      <w:r w:rsidR="006B0B75" w:rsidRPr="00E11628">
        <w:rPr>
          <w:rFonts w:ascii="Times" w:hAnsi="Times"/>
          <w:sz w:val="24"/>
          <w:szCs w:val="24"/>
        </w:rPr>
        <w:t xml:space="preserve">of </w:t>
      </w:r>
      <w:r w:rsidR="00710AD4" w:rsidRPr="00E11628">
        <w:rPr>
          <w:rFonts w:ascii="Times" w:hAnsi="Times"/>
          <w:sz w:val="24"/>
          <w:szCs w:val="24"/>
        </w:rPr>
        <w:t xml:space="preserve">nearly </w:t>
      </w:r>
      <w:r w:rsidR="006B0B75" w:rsidRPr="00E11628">
        <w:rPr>
          <w:rFonts w:ascii="Times" w:hAnsi="Times"/>
          <w:sz w:val="24"/>
          <w:szCs w:val="24"/>
        </w:rPr>
        <w:t>10,000</w:t>
      </w:r>
      <w:r w:rsidR="0009677C" w:rsidRPr="00E11628">
        <w:rPr>
          <w:rFonts w:ascii="Times" w:hAnsi="Times"/>
          <w:sz w:val="24"/>
          <w:szCs w:val="24"/>
        </w:rPr>
        <w:t xml:space="preserve"> </w:t>
      </w:r>
      <w:r w:rsidR="006B0B75" w:rsidRPr="00E11628">
        <w:rPr>
          <w:rFonts w:ascii="Times" w:hAnsi="Times"/>
          <w:sz w:val="24"/>
          <w:szCs w:val="24"/>
        </w:rPr>
        <w:t xml:space="preserve">studies. </w:t>
      </w:r>
      <w:r w:rsidR="00C366D9" w:rsidRPr="00E11628">
        <w:rPr>
          <w:rFonts w:ascii="Times" w:hAnsi="Times"/>
          <w:sz w:val="24"/>
          <w:szCs w:val="24"/>
        </w:rPr>
        <w:t>W</w:t>
      </w:r>
      <w:r w:rsidR="001D1767" w:rsidRPr="00E11628">
        <w:rPr>
          <w:rFonts w:ascii="Times" w:hAnsi="Times"/>
          <w:sz w:val="24"/>
          <w:szCs w:val="24"/>
        </w:rPr>
        <w:t>e first</w:t>
      </w:r>
      <w:r w:rsidR="00D706C2" w:rsidRPr="00E11628">
        <w:rPr>
          <w:rFonts w:ascii="Times" w:hAnsi="Times"/>
          <w:sz w:val="24"/>
          <w:szCs w:val="24"/>
        </w:rPr>
        <w:t xml:space="preserve"> </w:t>
      </w:r>
      <w:r w:rsidR="007B40A8" w:rsidRPr="00E11628">
        <w:rPr>
          <w:rFonts w:ascii="Times" w:hAnsi="Times"/>
          <w:sz w:val="24"/>
          <w:szCs w:val="24"/>
        </w:rPr>
        <w:t>clustered</w:t>
      </w:r>
      <w:r w:rsidR="006B0B75" w:rsidRPr="00E11628">
        <w:rPr>
          <w:rFonts w:ascii="Times" w:hAnsi="Times"/>
          <w:sz w:val="24"/>
          <w:szCs w:val="24"/>
        </w:rPr>
        <w:t xml:space="preserve"> </w:t>
      </w:r>
      <w:r w:rsidR="001A0C27" w:rsidRPr="00E11628">
        <w:rPr>
          <w:rFonts w:ascii="Times" w:hAnsi="Times"/>
          <w:sz w:val="24"/>
          <w:szCs w:val="24"/>
        </w:rPr>
        <w:t>MFC</w:t>
      </w:r>
      <w:r w:rsidR="006B0B75" w:rsidRPr="00E11628">
        <w:rPr>
          <w:rFonts w:ascii="Times" w:hAnsi="Times"/>
          <w:sz w:val="24"/>
          <w:szCs w:val="24"/>
        </w:rPr>
        <w:t xml:space="preserve"> voxels into functionally </w:t>
      </w:r>
      <w:r w:rsidR="00D706C2" w:rsidRPr="00E11628">
        <w:rPr>
          <w:rFonts w:ascii="Times" w:hAnsi="Times"/>
          <w:sz w:val="24"/>
          <w:szCs w:val="24"/>
        </w:rPr>
        <w:t>separable</w:t>
      </w:r>
      <w:r w:rsidR="00253A81" w:rsidRPr="00E11628">
        <w:rPr>
          <w:rFonts w:ascii="Times" w:hAnsi="Times"/>
          <w:sz w:val="24"/>
          <w:szCs w:val="24"/>
        </w:rPr>
        <w:t xml:space="preserve"> </w:t>
      </w:r>
      <w:r w:rsidR="000B2530" w:rsidRPr="00E11628">
        <w:rPr>
          <w:rFonts w:ascii="Times" w:hAnsi="Times"/>
          <w:sz w:val="24"/>
          <w:szCs w:val="24"/>
        </w:rPr>
        <w:t>regions</w:t>
      </w:r>
      <w:r w:rsidR="006B0B75" w:rsidRPr="00E11628">
        <w:rPr>
          <w:rFonts w:ascii="Times" w:hAnsi="Times"/>
          <w:sz w:val="24"/>
          <w:szCs w:val="24"/>
        </w:rPr>
        <w:t xml:space="preserve"> at </w:t>
      </w:r>
      <w:r w:rsidR="00253A81" w:rsidRPr="00E11628">
        <w:rPr>
          <w:rFonts w:ascii="Times" w:hAnsi="Times"/>
          <w:sz w:val="24"/>
          <w:szCs w:val="24"/>
        </w:rPr>
        <w:t xml:space="preserve">several </w:t>
      </w:r>
      <w:r w:rsidR="006B0B75" w:rsidRPr="00E11628">
        <w:rPr>
          <w:rFonts w:ascii="Times" w:hAnsi="Times"/>
          <w:sz w:val="24"/>
          <w:szCs w:val="24"/>
        </w:rPr>
        <w:t>spatial scales based on their meta-analytic co</w:t>
      </w:r>
      <w:r w:rsidR="003A5786" w:rsidRPr="00E11628">
        <w:rPr>
          <w:rFonts w:ascii="Times" w:hAnsi="Times"/>
          <w:sz w:val="24"/>
          <w:szCs w:val="24"/>
        </w:rPr>
        <w:t>-</w:t>
      </w:r>
      <w:r w:rsidR="006B0B75" w:rsidRPr="00E11628">
        <w:rPr>
          <w:rFonts w:ascii="Times" w:hAnsi="Times"/>
          <w:sz w:val="24"/>
          <w:szCs w:val="24"/>
        </w:rPr>
        <w:t xml:space="preserve">activation </w:t>
      </w:r>
      <w:ins w:id="64" w:author="Tor Dessart Wager" w:date="2016-03-29T18:16:00Z">
        <w:r w:rsidR="00522AC3">
          <w:rPr>
            <w:rFonts w:ascii="Times" w:hAnsi="Times"/>
            <w:sz w:val="24"/>
            <w:szCs w:val="24"/>
          </w:rPr>
          <w:t xml:space="preserve">across studies </w:t>
        </w:r>
      </w:ins>
      <w:r w:rsidR="006B0B75" w:rsidRPr="00E11628">
        <w:rPr>
          <w:rFonts w:ascii="Times" w:hAnsi="Times"/>
          <w:sz w:val="24"/>
          <w:szCs w:val="24"/>
        </w:rPr>
        <w:t xml:space="preserve">with </w:t>
      </w:r>
      <w:r w:rsidR="00B20F8A" w:rsidRPr="00E11628">
        <w:rPr>
          <w:rFonts w:ascii="Times" w:hAnsi="Times"/>
          <w:sz w:val="24"/>
          <w:szCs w:val="24"/>
        </w:rPr>
        <w:t xml:space="preserve">the rest of </w:t>
      </w:r>
      <w:commentRangeStart w:id="65"/>
      <w:r w:rsidR="00B20F8A" w:rsidRPr="00E11628">
        <w:rPr>
          <w:rFonts w:ascii="Times" w:hAnsi="Times"/>
          <w:sz w:val="24"/>
          <w:szCs w:val="24"/>
        </w:rPr>
        <w:t>the brain</w:t>
      </w:r>
      <w:r w:rsidR="006E7CF7" w:rsidRPr="00E11628">
        <w:rPr>
          <w:rFonts w:ascii="Times" w:hAnsi="Times"/>
          <w:sz w:val="24"/>
          <w:szCs w:val="24"/>
        </w:rPr>
        <w:t xml:space="preserve"> </w:t>
      </w:r>
      <w:r w:rsidR="00CF28A6"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2AE0E207-217C-41F0-A4BD-61F1431B09F2&lt;/uuid&gt;&lt;priority&gt;13&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87FA5EB0-CE68-4338-A866-AAE504963A3C&lt;/uuid&gt;&lt;volume&gt;31&lt;/volume&gt;&lt;doi&gt;10.1002/hbm.20854&lt;/doi&gt;&lt;startpage&gt;173&lt;/startpage&gt;&lt;publication_date&gt;99201002011200000000222000&lt;/publication_date&gt;&lt;url&gt;http://onlinelibrary.wiley.com/doi/10.1002/hbm.20854/full&lt;/url&gt;&lt;type&gt;400&lt;/type&gt;&lt;title&gt;Metaanalytic connectivity modeling: Delineating the functional connectivity of the human amygdala&lt;/title&gt;&lt;publisher&gt;Wiley Subscription Services, Inc., A Wiley Company&lt;/publisher&gt;&lt;number&gt;2&lt;/number&gt;&lt;subtype&gt;400&lt;/subtype&gt;&lt;endpage&gt;184&lt;/endpage&gt;&lt;bundle&gt;&lt;publication&gt;&lt;publisher&gt;Wiley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Jennifer&lt;/firstName&gt;&lt;middleNames&gt;L&lt;/middleNames&gt;&lt;lastName&gt;Robinson&lt;/lastName&gt;&lt;/author&gt;&lt;author&gt;&lt;firstName&gt;Angela&lt;/firstName&gt;&lt;middleNames&gt;R&lt;/middleNames&gt;&lt;lastName&gt;Laird&lt;/lastName&gt;&lt;/author&gt;&lt;author&gt;&lt;firstName&gt;David&lt;/firstName&gt;&lt;middleNames&gt;C&lt;/middleNames&gt;&lt;lastName&gt;Glahn&lt;/lastName&gt;&lt;/author&gt;&lt;author&gt;&lt;firstName&gt;William&lt;/firstName&gt;&lt;middleNames&gt;R&lt;/middleNames&gt;&lt;lastName&gt;Lovallo&lt;/lastName&gt;&lt;/author&gt;&lt;author&gt;&lt;firstName&gt;Peter&lt;/firstName&gt;&lt;middleNames&gt;T&lt;/middleNames&gt;&lt;lastName&gt;Fox&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s&gt;&lt;cites&gt;&lt;/cites&gt;&lt;/citation&gt;</w:instrText>
      </w:r>
      <w:r w:rsidR="00CF28A6" w:rsidRPr="00E11628">
        <w:rPr>
          <w:rFonts w:ascii="Times" w:hAnsi="Times"/>
          <w:sz w:val="24"/>
          <w:szCs w:val="24"/>
        </w:rPr>
        <w:fldChar w:fldCharType="separate"/>
      </w:r>
      <w:r w:rsidR="00C366D9" w:rsidRPr="00E11628">
        <w:rPr>
          <w:rFonts w:ascii="Times" w:hAnsi="Times" w:cs="Cambria"/>
          <w:sz w:val="24"/>
          <w:szCs w:val="24"/>
        </w:rPr>
        <w:t>(Toro et al., 2008; Smith et al., 2009; Robinson et al., 2010)</w:t>
      </w:r>
      <w:r w:rsidR="00CF28A6" w:rsidRPr="00E11628">
        <w:rPr>
          <w:rFonts w:ascii="Times" w:hAnsi="Times"/>
          <w:sz w:val="24"/>
          <w:szCs w:val="24"/>
        </w:rPr>
        <w:fldChar w:fldCharType="end"/>
      </w:r>
      <w:commentRangeEnd w:id="65"/>
      <w:r w:rsidR="00522AC3">
        <w:rPr>
          <w:rStyle w:val="CommentReference"/>
          <w:rFonts w:ascii="Times" w:hAnsi="Times"/>
        </w:rPr>
        <w:commentReference w:id="65"/>
      </w:r>
      <w:r w:rsidR="000B042F" w:rsidRPr="00E11628">
        <w:rPr>
          <w:rFonts w:ascii="Times" w:hAnsi="Times"/>
          <w:sz w:val="24"/>
          <w:szCs w:val="24"/>
        </w:rPr>
        <w:t xml:space="preserve">. In contrast to cytoarchitechtonic and connectivity based parcellations, the present analysis identified clusters with distinct signatures of functional activation across a wide range of psychological manipulations. </w:t>
      </w:r>
      <w:r w:rsidR="001D1767" w:rsidRPr="00E11628">
        <w:rPr>
          <w:rFonts w:ascii="Times" w:hAnsi="Times"/>
          <w:sz w:val="24"/>
          <w:szCs w:val="24"/>
        </w:rPr>
        <w:t xml:space="preserve">This procedure </w:t>
      </w:r>
      <w:r w:rsidR="00D706C2" w:rsidRPr="00E11628">
        <w:rPr>
          <w:rFonts w:ascii="Times" w:hAnsi="Times"/>
          <w:sz w:val="24"/>
          <w:szCs w:val="24"/>
        </w:rPr>
        <w:t>reveal</w:t>
      </w:r>
      <w:r w:rsidR="001D1767" w:rsidRPr="00E11628">
        <w:rPr>
          <w:rFonts w:ascii="Times" w:hAnsi="Times"/>
          <w:sz w:val="24"/>
          <w:szCs w:val="24"/>
        </w:rPr>
        <w:t>ed</w:t>
      </w:r>
      <w:r w:rsidR="00D706C2" w:rsidRPr="00E11628">
        <w:rPr>
          <w:rFonts w:ascii="Times" w:hAnsi="Times"/>
          <w:sz w:val="24"/>
          <w:szCs w:val="24"/>
        </w:rPr>
        <w:t xml:space="preserve"> three </w:t>
      </w:r>
      <w:r w:rsidR="00AA76F7" w:rsidRPr="00E11628">
        <w:rPr>
          <w:rFonts w:ascii="Times" w:hAnsi="Times"/>
          <w:sz w:val="24"/>
          <w:szCs w:val="24"/>
        </w:rPr>
        <w:t xml:space="preserve">zones </w:t>
      </w:r>
      <w:r w:rsidR="00D706C2" w:rsidRPr="00E11628">
        <w:rPr>
          <w:rFonts w:ascii="Times" w:hAnsi="Times"/>
          <w:sz w:val="24"/>
          <w:szCs w:val="24"/>
        </w:rPr>
        <w:t xml:space="preserve">along the rostro-caudal axis that further fractionated into nine sub-regions. </w:t>
      </w:r>
      <w:r w:rsidR="006B0B75" w:rsidRPr="00E11628">
        <w:rPr>
          <w:rFonts w:ascii="Times" w:hAnsi="Times"/>
          <w:sz w:val="24"/>
          <w:szCs w:val="24"/>
        </w:rPr>
        <w:t xml:space="preserve">We </w:t>
      </w:r>
      <w:r w:rsidR="00626C0D" w:rsidRPr="00E11628">
        <w:rPr>
          <w:rFonts w:ascii="Times" w:hAnsi="Times"/>
          <w:sz w:val="24"/>
          <w:szCs w:val="24"/>
        </w:rPr>
        <w:t xml:space="preserve">then </w:t>
      </w:r>
      <w:r w:rsidR="006B0B75" w:rsidRPr="00E11628">
        <w:rPr>
          <w:rFonts w:ascii="Times" w:hAnsi="Times"/>
          <w:sz w:val="24"/>
          <w:szCs w:val="24"/>
        </w:rPr>
        <w:t xml:space="preserve">characterized </w:t>
      </w:r>
      <w:r w:rsidR="0009677C" w:rsidRPr="00E11628">
        <w:rPr>
          <w:rFonts w:ascii="Times" w:hAnsi="Times"/>
          <w:sz w:val="24"/>
          <w:szCs w:val="24"/>
        </w:rPr>
        <w:t xml:space="preserve">each cluster’s </w:t>
      </w:r>
      <w:r w:rsidR="00D706C2" w:rsidRPr="00E11628">
        <w:rPr>
          <w:rFonts w:ascii="Times" w:hAnsi="Times"/>
          <w:sz w:val="24"/>
          <w:szCs w:val="24"/>
        </w:rPr>
        <w:t xml:space="preserve">psychological </w:t>
      </w:r>
      <w:r w:rsidR="006B0B75" w:rsidRPr="00E11628">
        <w:rPr>
          <w:rFonts w:ascii="Times" w:hAnsi="Times"/>
          <w:sz w:val="24"/>
          <w:szCs w:val="24"/>
        </w:rPr>
        <w:t xml:space="preserve">profiles using </w:t>
      </w:r>
      <w:commentRangeStart w:id="66"/>
      <w:r w:rsidR="006B0B75" w:rsidRPr="00E11628">
        <w:rPr>
          <w:rFonts w:ascii="Times" w:hAnsi="Times"/>
          <w:sz w:val="24"/>
          <w:szCs w:val="24"/>
        </w:rPr>
        <w:t>multivariate classification</w:t>
      </w:r>
      <w:commentRangeEnd w:id="66"/>
      <w:r w:rsidR="00312231">
        <w:rPr>
          <w:rStyle w:val="CommentReference"/>
          <w:rFonts w:ascii="Times" w:hAnsi="Times"/>
        </w:rPr>
        <w:commentReference w:id="66"/>
      </w:r>
      <w:r w:rsidR="000B042F" w:rsidRPr="00E11628">
        <w:rPr>
          <w:rFonts w:ascii="Times" w:hAnsi="Times"/>
          <w:sz w:val="24"/>
          <w:szCs w:val="24"/>
        </w:rPr>
        <w:t xml:space="preserve">, revealing broad shifts in function between the three broad zones, and subtler </w:t>
      </w:r>
      <w:r w:rsidR="0084371C">
        <w:rPr>
          <w:rFonts w:ascii="Times" w:hAnsi="Times"/>
          <w:sz w:val="24"/>
          <w:szCs w:val="24"/>
        </w:rPr>
        <w:t>variations</w:t>
      </w:r>
      <w:r w:rsidR="0084371C" w:rsidRPr="00E11628">
        <w:rPr>
          <w:rFonts w:ascii="Times" w:hAnsi="Times"/>
          <w:sz w:val="24"/>
          <w:szCs w:val="24"/>
        </w:rPr>
        <w:t xml:space="preserve"> </w:t>
      </w:r>
      <w:r w:rsidR="000B042F" w:rsidRPr="00E11628">
        <w:rPr>
          <w:rFonts w:ascii="Times" w:hAnsi="Times"/>
          <w:sz w:val="24"/>
          <w:szCs w:val="24"/>
        </w:rPr>
        <w:t>between their corresponding sub-regions</w:t>
      </w:r>
      <w:r w:rsidR="005D7B00" w:rsidRPr="00E11628">
        <w:rPr>
          <w:rFonts w:ascii="Times" w:hAnsi="Times"/>
          <w:sz w:val="24"/>
          <w:szCs w:val="24"/>
        </w:rPr>
        <w:t xml:space="preserve">. </w:t>
      </w:r>
      <w:r w:rsidR="00223178" w:rsidRPr="00E11628">
        <w:rPr>
          <w:rFonts w:ascii="Times" w:hAnsi="Times"/>
          <w:sz w:val="24"/>
          <w:szCs w:val="24"/>
        </w:rPr>
        <w:t xml:space="preserve">Collectively, </w:t>
      </w:r>
      <w:r w:rsidR="0009677C" w:rsidRPr="00E11628">
        <w:rPr>
          <w:rFonts w:ascii="Times" w:hAnsi="Times"/>
          <w:sz w:val="24"/>
          <w:szCs w:val="24"/>
        </w:rPr>
        <w:t xml:space="preserve">our results </w:t>
      </w:r>
      <w:r w:rsidR="00464E42" w:rsidRPr="00E11628">
        <w:rPr>
          <w:rFonts w:ascii="Times" w:hAnsi="Times"/>
          <w:sz w:val="24"/>
          <w:szCs w:val="24"/>
        </w:rPr>
        <w:t xml:space="preserve">provide </w:t>
      </w:r>
      <w:r w:rsidR="00A5060E" w:rsidRPr="00E11628">
        <w:rPr>
          <w:rFonts w:ascii="Times" w:hAnsi="Times"/>
          <w:sz w:val="24"/>
          <w:szCs w:val="24"/>
        </w:rPr>
        <w:t xml:space="preserve">a comprehensive functional map of the human medial frontal cortex at several anatomical scales using </w:t>
      </w:r>
      <w:r w:rsidR="00710AA7" w:rsidRPr="00E11628">
        <w:rPr>
          <w:rFonts w:ascii="Times" w:hAnsi="Times"/>
          <w:sz w:val="24"/>
          <w:szCs w:val="24"/>
        </w:rPr>
        <w:t xml:space="preserve">relatively </w:t>
      </w:r>
      <w:r w:rsidR="00A5060E" w:rsidRPr="00E11628">
        <w:rPr>
          <w:rFonts w:ascii="Times" w:hAnsi="Times"/>
          <w:sz w:val="24"/>
          <w:szCs w:val="24"/>
        </w:rPr>
        <w:t>unbiased data-driven methods.</w:t>
      </w:r>
      <w:bookmarkStart w:id="67" w:name="h.bvqocikr6fu2" w:colFirst="0" w:colLast="0"/>
      <w:bookmarkStart w:id="68" w:name="h.2budzf1mxddc" w:colFirst="0" w:colLast="0"/>
      <w:bookmarkStart w:id="69" w:name="h.e23paljixwn3" w:colFirst="0" w:colLast="0"/>
      <w:bookmarkEnd w:id="67"/>
      <w:bookmarkEnd w:id="68"/>
      <w:bookmarkEnd w:id="69"/>
    </w:p>
    <w:p w14:paraId="117E0CB8" w14:textId="77777777" w:rsidR="00E77236" w:rsidRPr="00E11628" w:rsidRDefault="00E77236" w:rsidP="00E77236">
      <w:pPr>
        <w:pStyle w:val="Normal1"/>
        <w:ind w:firstLine="0"/>
        <w:rPr>
          <w:rFonts w:ascii="Times" w:hAnsi="Times"/>
          <w:b/>
          <w:sz w:val="24"/>
          <w:szCs w:val="24"/>
        </w:rPr>
      </w:pPr>
    </w:p>
    <w:p w14:paraId="2BBAB654" w14:textId="77777777" w:rsidR="00E77236" w:rsidRPr="00E11628" w:rsidRDefault="00E77236" w:rsidP="00E77236">
      <w:pPr>
        <w:pStyle w:val="Normal1"/>
        <w:ind w:firstLine="0"/>
        <w:rPr>
          <w:rFonts w:ascii="Times" w:hAnsi="Times"/>
          <w:b/>
          <w:sz w:val="24"/>
          <w:szCs w:val="24"/>
        </w:rPr>
      </w:pPr>
    </w:p>
    <w:p w14:paraId="39492CA1" w14:textId="77777777" w:rsidR="0009677C" w:rsidRPr="00E11628" w:rsidRDefault="0009677C">
      <w:pPr>
        <w:rPr>
          <w:b/>
          <w:szCs w:val="24"/>
        </w:rPr>
      </w:pPr>
      <w:r w:rsidRPr="00E11628">
        <w:rPr>
          <w:b/>
          <w:szCs w:val="24"/>
        </w:rPr>
        <w:br w:type="page"/>
      </w:r>
    </w:p>
    <w:p w14:paraId="3935120D" w14:textId="75A8CE05" w:rsidR="007F249F" w:rsidRPr="00E11628" w:rsidRDefault="007F249F" w:rsidP="007F249F">
      <w:pPr>
        <w:pStyle w:val="Normal1"/>
        <w:ind w:firstLine="0"/>
        <w:rPr>
          <w:rFonts w:ascii="Times" w:hAnsi="Times"/>
          <w:b/>
          <w:sz w:val="24"/>
          <w:szCs w:val="24"/>
        </w:rPr>
      </w:pPr>
      <w:r w:rsidRPr="00E11628">
        <w:rPr>
          <w:rFonts w:ascii="Times" w:hAnsi="Times"/>
          <w:b/>
          <w:sz w:val="24"/>
          <w:szCs w:val="24"/>
        </w:rPr>
        <w:lastRenderedPageBreak/>
        <w:t>Materials &amp; Methods</w:t>
      </w:r>
    </w:p>
    <w:p w14:paraId="44024301" w14:textId="4B71A575" w:rsidR="007F249F" w:rsidRPr="00E11628" w:rsidRDefault="007F249F" w:rsidP="007F249F">
      <w:pPr>
        <w:pStyle w:val="Normal1"/>
        <w:spacing w:after="160"/>
        <w:ind w:firstLine="0"/>
        <w:rPr>
          <w:rFonts w:ascii="Times" w:hAnsi="Times"/>
          <w:sz w:val="24"/>
          <w:szCs w:val="24"/>
        </w:rPr>
      </w:pPr>
      <w:bookmarkStart w:id="70" w:name="h.ftj0x48s1a72" w:colFirst="0" w:colLast="0"/>
      <w:bookmarkEnd w:id="70"/>
      <w:r w:rsidRPr="00E11628">
        <w:rPr>
          <w:rFonts w:ascii="Times" w:hAnsi="Times"/>
          <w:color w:val="333333"/>
          <w:sz w:val="24"/>
          <w:szCs w:val="24"/>
          <w:highlight w:val="white"/>
        </w:rPr>
        <w:t xml:space="preserve">We analyzed </w:t>
      </w:r>
      <w:r w:rsidR="00710AD4" w:rsidRPr="00E11628">
        <w:rPr>
          <w:rFonts w:ascii="Times" w:hAnsi="Times"/>
          <w:color w:val="333333"/>
          <w:sz w:val="24"/>
          <w:szCs w:val="24"/>
          <w:highlight w:val="white"/>
        </w:rPr>
        <w:t xml:space="preserve">version 0.4 of the </w:t>
      </w:r>
      <w:r w:rsidRPr="00E11628">
        <w:rPr>
          <w:rFonts w:ascii="Times" w:hAnsi="Times"/>
          <w:color w:val="333333"/>
          <w:sz w:val="24"/>
          <w:szCs w:val="24"/>
          <w:highlight w:val="white"/>
        </w:rPr>
        <w:t>the Neurosynth database</w:t>
      </w:r>
      <w:r w:rsidR="00710AD4" w:rsidRPr="00E11628">
        <w:rPr>
          <w:rFonts w:ascii="Times" w:hAnsi="Times"/>
          <w:color w:val="333333"/>
          <w:sz w:val="24"/>
          <w:szCs w:val="24"/>
          <w:highlight w:val="white"/>
        </w:rPr>
        <w:t xml:space="preserve">, </w:t>
      </w:r>
      <w:r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F458AE0F-8275-466F-BBFC-2CE095EBACCC&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Pr="00E11628">
        <w:rPr>
          <w:rFonts w:ascii="Times" w:hAnsi="Times"/>
          <w:color w:val="333333"/>
          <w:sz w:val="24"/>
          <w:szCs w:val="24"/>
          <w:highlight w:val="white"/>
        </w:rPr>
        <w:fldChar w:fldCharType="separate"/>
      </w:r>
      <w:r w:rsidRPr="00E11628">
        <w:rPr>
          <w:rFonts w:ascii="Times" w:hAnsi="Times" w:cs="Cambria"/>
          <w:sz w:val="24"/>
          <w:szCs w:val="24"/>
        </w:rPr>
        <w:t>(Yarkoni et al., 2011)</w:t>
      </w:r>
      <w:r w:rsidRPr="00E11628">
        <w:rPr>
          <w:rFonts w:ascii="Times" w:hAnsi="Times"/>
          <w:color w:val="333333"/>
          <w:sz w:val="24"/>
          <w:szCs w:val="24"/>
          <w:highlight w:val="white"/>
        </w:rPr>
        <w:fldChar w:fldCharType="end"/>
      </w:r>
      <w:r w:rsidRPr="00E11628">
        <w:rPr>
          <w:rFonts w:ascii="Times" w:hAnsi="Times"/>
          <w:color w:val="333333"/>
          <w:sz w:val="24"/>
          <w:szCs w:val="24"/>
          <w:highlight w:val="white"/>
        </w:rPr>
        <w:t>, a repository of 9,721 fMRI studies and over 350,000 activation</w:t>
      </w:r>
      <w:r w:rsidR="009C67DC" w:rsidRPr="00E11628">
        <w:rPr>
          <w:rFonts w:ascii="Times" w:hAnsi="Times"/>
          <w:color w:val="333333"/>
          <w:sz w:val="24"/>
          <w:szCs w:val="24"/>
        </w:rPr>
        <w:t xml:space="preserve"> peaks</w:t>
      </w:r>
      <w:r w:rsidR="00C971B5" w:rsidRPr="00E11628">
        <w:rPr>
          <w:rFonts w:ascii="Times" w:hAnsi="Times"/>
          <w:sz w:val="24"/>
          <w:szCs w:val="24"/>
        </w:rPr>
        <w:t xml:space="preserve"> that span the full range of the published literature</w:t>
      </w:r>
      <w:r w:rsidR="008C2752" w:rsidRPr="00E11628">
        <w:rPr>
          <w:rFonts w:ascii="Times" w:hAnsi="Times"/>
          <w:sz w:val="24"/>
          <w:szCs w:val="24"/>
        </w:rPr>
        <w:t>.</w:t>
      </w:r>
      <w:r w:rsidR="00710AD4" w:rsidRPr="00E11628">
        <w:rPr>
          <w:rFonts w:ascii="Times" w:hAnsi="Times"/>
          <w:color w:val="333333"/>
          <w:sz w:val="24"/>
          <w:szCs w:val="24"/>
          <w:highlight w:val="white"/>
        </w:rPr>
        <w:t xml:space="preserve"> </w:t>
      </w:r>
      <w:r w:rsidR="00BB072E" w:rsidRPr="00E11628">
        <w:rPr>
          <w:rFonts w:ascii="Times" w:hAnsi="Times"/>
          <w:sz w:val="24"/>
          <w:szCs w:val="24"/>
        </w:rPr>
        <w:t xml:space="preserve">The studies </w:t>
      </w:r>
      <w:r w:rsidR="00647800">
        <w:rPr>
          <w:rFonts w:ascii="Times" w:hAnsi="Times"/>
          <w:sz w:val="24"/>
          <w:szCs w:val="24"/>
        </w:rPr>
        <w:t>included</w:t>
      </w:r>
      <w:r w:rsidR="00647800" w:rsidRPr="00E11628">
        <w:rPr>
          <w:rFonts w:ascii="Times" w:hAnsi="Times"/>
          <w:sz w:val="24"/>
          <w:szCs w:val="24"/>
        </w:rPr>
        <w:t xml:space="preserve"> </w:t>
      </w:r>
      <w:r w:rsidR="00BB072E" w:rsidRPr="00E11628">
        <w:rPr>
          <w:rFonts w:ascii="Times" w:hAnsi="Times"/>
          <w:sz w:val="24"/>
          <w:szCs w:val="24"/>
        </w:rPr>
        <w:t>human subjects of either sex</w:t>
      </w:r>
      <w:r w:rsidR="00BB072E"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Each observation contains the peak activations for all contrasts reported in a study’s table as well as the frequency of all of the words in the article abstract. </w:t>
      </w:r>
      <w:r w:rsidR="00710AD4" w:rsidRPr="00E11628">
        <w:rPr>
          <w:rFonts w:ascii="Times" w:hAnsi="Times"/>
          <w:color w:val="333333"/>
          <w:sz w:val="24"/>
          <w:szCs w:val="24"/>
          <w:highlight w:val="white"/>
        </w:rPr>
        <w:t>A</w:t>
      </w:r>
      <w:r w:rsidR="001C0008" w:rsidRPr="00E11628">
        <w:rPr>
          <w:rFonts w:ascii="Times" w:hAnsi="Times"/>
          <w:color w:val="333333"/>
          <w:sz w:val="24"/>
          <w:szCs w:val="24"/>
          <w:highlight w:val="white"/>
        </w:rPr>
        <w:t xml:space="preserve"> heuristic but relatively accurate approach is used to detect and convert reported</w:t>
      </w:r>
      <w:r w:rsidR="003615A9" w:rsidRPr="00E11628">
        <w:rPr>
          <w:rFonts w:ascii="Times" w:hAnsi="Times"/>
          <w:color w:val="333333"/>
          <w:sz w:val="24"/>
          <w:szCs w:val="24"/>
          <w:highlight w:val="white"/>
        </w:rPr>
        <w:t xml:space="preserve"> coordinates</w:t>
      </w:r>
      <w:r w:rsidR="001C0008" w:rsidRPr="00E11628">
        <w:rPr>
          <w:rFonts w:ascii="Times" w:hAnsi="Times"/>
          <w:color w:val="333333"/>
          <w:sz w:val="24"/>
          <w:szCs w:val="24"/>
          <w:highlight w:val="white"/>
        </w:rPr>
        <w:t xml:space="preserve"> to the standard MNI space (see Yarkoni et al., 2011)</w:t>
      </w:r>
      <w:r w:rsidR="003615A9" w:rsidRPr="00E11628">
        <w:rPr>
          <w:rFonts w:ascii="Times" w:hAnsi="Times"/>
          <w:color w:val="333333"/>
          <w:sz w:val="24"/>
          <w:szCs w:val="24"/>
          <w:highlight w:val="white"/>
        </w:rPr>
        <w:t xml:space="preserve">. As such, all </w:t>
      </w:r>
      <w:r w:rsidR="00710AD4" w:rsidRPr="00E11628">
        <w:rPr>
          <w:rFonts w:ascii="Times" w:hAnsi="Times"/>
          <w:color w:val="333333"/>
          <w:sz w:val="24"/>
          <w:szCs w:val="24"/>
          <w:highlight w:val="white"/>
        </w:rPr>
        <w:t xml:space="preserve">activations </w:t>
      </w:r>
      <w:r w:rsidR="003615A9" w:rsidRPr="00E11628">
        <w:rPr>
          <w:rFonts w:ascii="Times" w:hAnsi="Times"/>
          <w:color w:val="333333"/>
          <w:sz w:val="24"/>
          <w:szCs w:val="24"/>
          <w:highlight w:val="white"/>
        </w:rPr>
        <w:t xml:space="preserve">and subsequent analyses are </w:t>
      </w:r>
      <w:r w:rsidR="00710AD4" w:rsidRPr="00E11628">
        <w:rPr>
          <w:rFonts w:ascii="Times" w:hAnsi="Times"/>
          <w:color w:val="333333"/>
          <w:sz w:val="24"/>
          <w:szCs w:val="24"/>
          <w:highlight w:val="white"/>
        </w:rPr>
        <w:t>in MNI</w:t>
      </w:r>
      <w:r w:rsidR="00460A1C" w:rsidRPr="00E11628">
        <w:rPr>
          <w:rFonts w:ascii="Times" w:hAnsi="Times"/>
          <w:color w:val="333333"/>
          <w:sz w:val="24"/>
          <w:szCs w:val="24"/>
          <w:highlight w:val="white"/>
        </w:rPr>
        <w:t>152</w:t>
      </w:r>
      <w:r w:rsidR="00710AD4" w:rsidRPr="00E11628">
        <w:rPr>
          <w:rFonts w:ascii="Times" w:hAnsi="Times"/>
          <w:color w:val="333333"/>
          <w:sz w:val="24"/>
          <w:szCs w:val="24"/>
          <w:highlight w:val="white"/>
        </w:rPr>
        <w:t xml:space="preserve"> coordinate space. </w:t>
      </w:r>
      <w:r w:rsidR="00A642A4" w:rsidRPr="00E11628">
        <w:rPr>
          <w:rFonts w:ascii="Times" w:hAnsi="Times"/>
          <w:sz w:val="24"/>
          <w:szCs w:val="24"/>
        </w:rPr>
        <w:t>The s</w:t>
      </w:r>
      <w:r w:rsidRPr="00E11628">
        <w:rPr>
          <w:rFonts w:ascii="Times" w:hAnsi="Times"/>
          <w:sz w:val="24"/>
          <w:szCs w:val="24"/>
        </w:rPr>
        <w:t xml:space="preserve">cikit-learn </w:t>
      </w:r>
      <w:r w:rsidR="00A642A4" w:rsidRPr="00E11628">
        <w:rPr>
          <w:rFonts w:ascii="Times" w:hAnsi="Times"/>
          <w:sz w:val="24"/>
          <w:szCs w:val="24"/>
        </w:rPr>
        <w:t xml:space="preserve">Python package </w:t>
      </w:r>
      <w:r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&lt;citation&gt;&lt;uuid&gt;9F9A4FAC-8387-43B3-B6DC-F730480EA071&lt;/uuid&gt;&lt;priority&gt;0&lt;/priority&gt;&lt;publications&gt;&lt;publication&gt;&lt;volume&gt;12&lt;/volume&gt;&lt;number&gt;Oct&lt;/number&gt;&lt;startpage&gt;2825&lt;/startpage&gt;&lt;title&gt;Scikit-learn: Machine Learning in Python&lt;/title&gt;&lt;uuid&gt;C7F6E882-F388-4D4F-A17D-D952FADB2411&lt;/uuid&gt;&lt;subtype&gt;400&lt;/subtype&gt;&lt;endpage&gt;2830&lt;/endpage&gt;&lt;type&gt;400&lt;/type&gt;&lt;publication_date&gt;99201100001200000000200000&lt;/publication_date&gt;&lt;bundle&gt;&lt;publication&gt;&lt;title&gt;Journal of Machine Learning Research&lt;/title&gt;&lt;type&gt;-100&lt;/type&gt;&lt;subtype&gt;-100&lt;/subtype&gt;&lt;uuid&gt;4E803A49-79E0-4F0C-BA5C-F4D82827CA07&lt;/uuid&gt;&lt;/publication&gt;&lt;/bundle&gt;&lt;authors&gt;&lt;author&gt;&lt;firstName&gt;Fabian&lt;/firstName&gt;&lt;lastName&gt;Pedregosa&lt;/lastName&gt;&lt;/author&gt;&lt;author&gt;&lt;firstName&gt;Gael&lt;/firstName&gt;&lt;lastName&gt;Varoquaux&lt;/lastName&gt;&lt;/author&gt;&lt;author&gt;&lt;firstName&gt;Alexandre&lt;/firstName&gt;&lt;lastName&gt;Gamfort&lt;/lastName&gt;&lt;/author&gt;&lt;author&gt;&lt;firstName&gt;Vincent&lt;/firstName&gt;&lt;lastName&gt;Michel&lt;/lastName&gt;&lt;/author&gt;&lt;author&gt;&lt;firstName&gt;Bertrand&lt;/firstName&gt;&lt;lastName&gt;Thirion&lt;/lastName&gt;&lt;/author&gt;&lt;author&gt;&lt;firstName&gt;Oliver&lt;/firstName&gt;&lt;lastName&gt;Grisel&lt;/lastName&gt;&lt;/author&gt;&lt;author&gt;&lt;firstName&gt;Mathieu&lt;/firstName&gt;&lt;lastName&gt;Blondel&lt;/lastName&gt;&lt;/author&gt;&lt;author&gt;&lt;firstName&gt;Peter&lt;/firstName&gt;&lt;lastName&gt;Prettenhofer&lt;/lastName&gt;&lt;/author&gt;&lt;/authors&gt;&lt;/publication&gt;&lt;/publications&gt;&lt;cites&gt;&lt;/cites&gt;&lt;/citation&gt;</w:instrText>
      </w:r>
      <w:r w:rsidRPr="00E11628">
        <w:rPr>
          <w:rFonts w:ascii="Times" w:hAnsi="Times"/>
          <w:sz w:val="24"/>
          <w:szCs w:val="24"/>
        </w:rPr>
        <w:fldChar w:fldCharType="separate"/>
      </w:r>
      <w:r w:rsidRPr="00E11628">
        <w:rPr>
          <w:rFonts w:ascii="Times" w:hAnsi="Times" w:cs="Cambria"/>
          <w:sz w:val="24"/>
          <w:szCs w:val="24"/>
        </w:rPr>
        <w:t>(Pedregosa et al., 2011)</w:t>
      </w:r>
      <w:r w:rsidRPr="00E11628">
        <w:rPr>
          <w:rFonts w:ascii="Times" w:hAnsi="Times"/>
          <w:sz w:val="24"/>
          <w:szCs w:val="24"/>
        </w:rPr>
        <w:fldChar w:fldCharType="end"/>
      </w:r>
      <w:r w:rsidR="00A642A4" w:rsidRPr="00E11628">
        <w:rPr>
          <w:rFonts w:ascii="Times" w:hAnsi="Times"/>
          <w:sz w:val="24"/>
          <w:szCs w:val="24"/>
        </w:rPr>
        <w:t xml:space="preserve"> </w:t>
      </w:r>
      <w:r w:rsidRPr="00E11628">
        <w:rPr>
          <w:rFonts w:ascii="Times" w:hAnsi="Times"/>
          <w:sz w:val="24"/>
          <w:szCs w:val="24"/>
        </w:rPr>
        <w:t>was used for all machine learning analyses</w:t>
      </w:r>
      <w:r w:rsidR="000B042F" w:rsidRPr="00E11628">
        <w:rPr>
          <w:rFonts w:ascii="Times" w:hAnsi="Times"/>
          <w:sz w:val="24"/>
          <w:szCs w:val="24"/>
        </w:rPr>
        <w:t xml:space="preserve">. </w:t>
      </w:r>
      <w:r w:rsidR="00710AD4" w:rsidRPr="00E11628">
        <w:rPr>
          <w:rFonts w:ascii="Times" w:hAnsi="Times"/>
          <w:sz w:val="24"/>
          <w:szCs w:val="24"/>
        </w:rPr>
        <w:t>Analyses were performed using the core Neurosynth python tools</w:t>
      </w:r>
      <w:r w:rsidR="009B0C5A">
        <w:rPr>
          <w:rFonts w:ascii="Times" w:hAnsi="Times"/>
          <w:sz w:val="24"/>
          <w:szCs w:val="24"/>
        </w:rPr>
        <w:t xml:space="preserve"> </w:t>
      </w:r>
      <w:r w:rsidR="009B0C5A" w:rsidRPr="00E11628">
        <w:rPr>
          <w:rFonts w:ascii="Times" w:hAnsi="Times"/>
          <w:sz w:val="24"/>
          <w:szCs w:val="24"/>
        </w:rPr>
        <w:t>(https://github.com/</w:t>
      </w:r>
      <w:r w:rsidR="009B0C5A">
        <w:rPr>
          <w:rFonts w:ascii="Times" w:hAnsi="Times"/>
          <w:sz w:val="24"/>
          <w:szCs w:val="24"/>
        </w:rPr>
        <w:t>neurosynth</w:t>
      </w:r>
      <w:r w:rsidR="009B0C5A" w:rsidRPr="00E11628">
        <w:rPr>
          <w:rFonts w:ascii="Times" w:hAnsi="Times"/>
          <w:sz w:val="24"/>
          <w:szCs w:val="24"/>
        </w:rPr>
        <w:t>/neurosynth)</w:t>
      </w:r>
      <w:r w:rsidR="00710AD4" w:rsidRPr="00E11628">
        <w:rPr>
          <w:rFonts w:ascii="Times" w:hAnsi="Times"/>
          <w:sz w:val="24"/>
          <w:szCs w:val="24"/>
        </w:rPr>
        <w:t>; c</w:t>
      </w:r>
      <w:r w:rsidRPr="00E11628">
        <w:rPr>
          <w:rFonts w:ascii="Times" w:hAnsi="Times"/>
          <w:sz w:val="24"/>
          <w:szCs w:val="24"/>
        </w:rPr>
        <w:t>ode</w:t>
      </w:r>
      <w:r w:rsidR="00A77F40">
        <w:rPr>
          <w:rFonts w:ascii="Times" w:hAnsi="Times"/>
          <w:sz w:val="24"/>
          <w:szCs w:val="24"/>
        </w:rPr>
        <w:t xml:space="preserve"> and data</w:t>
      </w:r>
      <w:r w:rsidRPr="00E11628">
        <w:rPr>
          <w:rFonts w:ascii="Times" w:hAnsi="Times"/>
          <w:sz w:val="24"/>
          <w:szCs w:val="24"/>
        </w:rPr>
        <w:t xml:space="preserve"> to replicate </w:t>
      </w:r>
      <w:r w:rsidR="00710AD4" w:rsidRPr="00E11628">
        <w:rPr>
          <w:rFonts w:ascii="Times" w:hAnsi="Times"/>
          <w:sz w:val="24"/>
          <w:szCs w:val="24"/>
        </w:rPr>
        <w:t xml:space="preserve">these </w:t>
      </w:r>
      <w:r w:rsidRPr="00E11628">
        <w:rPr>
          <w:rFonts w:ascii="Times" w:hAnsi="Times"/>
          <w:sz w:val="24"/>
          <w:szCs w:val="24"/>
        </w:rPr>
        <w:t>analys</w:t>
      </w:r>
      <w:r w:rsidR="00710AD4" w:rsidRPr="00E11628">
        <w:rPr>
          <w:rFonts w:ascii="Times" w:hAnsi="Times"/>
          <w:sz w:val="24"/>
          <w:szCs w:val="24"/>
        </w:rPr>
        <w:t>es</w:t>
      </w:r>
      <w:r w:rsidRPr="00E11628">
        <w:rPr>
          <w:rFonts w:ascii="Times" w:hAnsi="Times"/>
          <w:sz w:val="24"/>
          <w:szCs w:val="24"/>
        </w:rPr>
        <w:t xml:space="preserve"> on any given </w:t>
      </w:r>
      <w:r w:rsidR="00BB072E" w:rsidRPr="00E11628">
        <w:rPr>
          <w:rFonts w:ascii="Times" w:hAnsi="Times"/>
          <w:sz w:val="24"/>
          <w:szCs w:val="24"/>
        </w:rPr>
        <w:t xml:space="preserve">brain region at </w:t>
      </w:r>
      <w:r w:rsidR="00A77F40">
        <w:rPr>
          <w:rFonts w:ascii="Times" w:hAnsi="Times"/>
          <w:sz w:val="24"/>
          <w:szCs w:val="24"/>
        </w:rPr>
        <w:t>any</w:t>
      </w:r>
      <w:r w:rsidR="00BB072E" w:rsidRPr="00E11628">
        <w:rPr>
          <w:rFonts w:ascii="Times" w:hAnsi="Times"/>
          <w:sz w:val="24"/>
          <w:szCs w:val="24"/>
        </w:rPr>
        <w:t xml:space="preserve"> desired spatial granularity </w:t>
      </w:r>
      <w:r w:rsidRPr="00E11628">
        <w:rPr>
          <w:rFonts w:ascii="Times" w:hAnsi="Times"/>
          <w:sz w:val="24"/>
          <w:szCs w:val="24"/>
        </w:rPr>
        <w:t>are available as</w:t>
      </w:r>
      <w:r w:rsidR="00A77F40">
        <w:rPr>
          <w:rFonts w:ascii="Times" w:hAnsi="Times"/>
          <w:sz w:val="24"/>
          <w:szCs w:val="24"/>
        </w:rPr>
        <w:t xml:space="preserve"> a set of</w:t>
      </w:r>
      <w:r w:rsidR="009B0C5A">
        <w:rPr>
          <w:rFonts w:ascii="Times" w:hAnsi="Times"/>
          <w:sz w:val="24"/>
          <w:szCs w:val="24"/>
        </w:rPr>
        <w:t xml:space="preserve"> IPython Notebooks </w:t>
      </w:r>
      <w:r w:rsidR="00710AD4" w:rsidRPr="00E11628">
        <w:rPr>
          <w:rFonts w:ascii="Times" w:hAnsi="Times"/>
          <w:sz w:val="24"/>
          <w:szCs w:val="24"/>
        </w:rPr>
        <w:t>(https://github.com/</w:t>
      </w:r>
      <w:r w:rsidR="00BB072E" w:rsidRPr="00E11628">
        <w:rPr>
          <w:rFonts w:ascii="Times" w:hAnsi="Times"/>
          <w:sz w:val="24"/>
          <w:szCs w:val="24"/>
        </w:rPr>
        <w:t>adelavega</w:t>
      </w:r>
      <w:r w:rsidR="00710AD4" w:rsidRPr="00E11628">
        <w:rPr>
          <w:rFonts w:ascii="Times" w:hAnsi="Times"/>
          <w:sz w:val="24"/>
          <w:szCs w:val="24"/>
        </w:rPr>
        <w:t xml:space="preserve">/neurosynth-mfc). </w:t>
      </w:r>
    </w:p>
    <w:p w14:paraId="25D165BE" w14:textId="76F62DBE" w:rsidR="007F249F" w:rsidRPr="00E11628" w:rsidRDefault="007F249F" w:rsidP="007F249F">
      <w:pPr>
        <w:pStyle w:val="Heading3"/>
        <w:spacing w:after="160" w:line="480" w:lineRule="auto"/>
        <w:rPr>
          <w:rFonts w:ascii="Times" w:hAnsi="Times"/>
          <w:b w:val="0"/>
          <w:i w:val="0"/>
          <w:sz w:val="24"/>
          <w:szCs w:val="24"/>
        </w:rPr>
      </w:pPr>
      <w:bookmarkStart w:id="71" w:name="h.8c5gvistio4s" w:colFirst="0" w:colLast="0"/>
      <w:bookmarkEnd w:id="71"/>
      <w:r w:rsidRPr="00E11628">
        <w:rPr>
          <w:rFonts w:ascii="Times" w:hAnsi="Times"/>
          <w:b w:val="0"/>
          <w:i w:val="0"/>
          <w:sz w:val="24"/>
          <w:szCs w:val="24"/>
        </w:rPr>
        <w:t>Co-activation</w:t>
      </w:r>
      <w:r w:rsidR="00D74C1C">
        <w:rPr>
          <w:rFonts w:ascii="Times" w:hAnsi="Times"/>
          <w:b w:val="0"/>
          <w:i w:val="0"/>
          <w:sz w:val="24"/>
          <w:szCs w:val="24"/>
        </w:rPr>
        <w:t>-based</w:t>
      </w:r>
      <w:r w:rsidRPr="00E11628">
        <w:rPr>
          <w:rFonts w:ascii="Times" w:hAnsi="Times"/>
          <w:b w:val="0"/>
          <w:i w:val="0"/>
          <w:sz w:val="24"/>
          <w:szCs w:val="24"/>
        </w:rPr>
        <w:t xml:space="preserve"> clustering</w:t>
      </w:r>
    </w:p>
    <w:p w14:paraId="442FE4AC" w14:textId="3FFC2D04" w:rsidR="003741E6" w:rsidRPr="00E11628" w:rsidRDefault="007F249F" w:rsidP="003615A9">
      <w:pPr>
        <w:pStyle w:val="Normal1"/>
        <w:spacing w:after="160"/>
        <w:rPr>
          <w:rFonts w:ascii="Times" w:hAnsi="Times"/>
          <w:color w:val="333333"/>
          <w:sz w:val="24"/>
          <w:szCs w:val="24"/>
          <w:highlight w:val="white"/>
        </w:rPr>
      </w:pPr>
      <w:r w:rsidRPr="00E11628">
        <w:rPr>
          <w:rFonts w:ascii="Times" w:hAnsi="Times"/>
          <w:color w:val="333333"/>
          <w:sz w:val="24"/>
          <w:szCs w:val="24"/>
          <w:highlight w:val="white"/>
        </w:rPr>
        <w:t>We clustered individual voxels inside of a MFC mask based on their</w:t>
      </w:r>
      <w:r w:rsidR="009C67DC" w:rsidRPr="00E11628">
        <w:rPr>
          <w:rFonts w:ascii="Times" w:hAnsi="Times"/>
          <w:color w:val="333333"/>
          <w:sz w:val="24"/>
          <w:szCs w:val="24"/>
          <w:highlight w:val="white"/>
        </w:rPr>
        <w:t xml:space="preserve"> meta-analytic</w:t>
      </w:r>
      <w:r w:rsidRPr="00E11628">
        <w:rPr>
          <w:rFonts w:ascii="Times" w:hAnsi="Times"/>
          <w:color w:val="333333"/>
          <w:sz w:val="24"/>
          <w:szCs w:val="24"/>
          <w:highlight w:val="white"/>
        </w:rPr>
        <w:t xml:space="preserve"> co-activation with voxels in the rest of the brain</w:t>
      </w:r>
      <w:r w:rsidR="003C2FF9" w:rsidRPr="00E11628">
        <w:rPr>
          <w:rFonts w:ascii="Times" w:hAnsi="Times"/>
          <w:color w:val="333333"/>
          <w:sz w:val="24"/>
          <w:szCs w:val="24"/>
          <w:highlight w:val="white"/>
        </w:rPr>
        <w:t xml:space="preserve"> (Figure 1A)</w:t>
      </w:r>
      <w:r w:rsidRPr="00E11628">
        <w:rPr>
          <w:rFonts w:ascii="Times" w:hAnsi="Times"/>
          <w:color w:val="333333"/>
          <w:sz w:val="24"/>
          <w:szCs w:val="24"/>
          <w:highlight w:val="white"/>
        </w:rPr>
        <w:t xml:space="preserve">. First, we defined </w:t>
      </w:r>
      <w:r w:rsidR="003F383D" w:rsidRPr="00E11628">
        <w:rPr>
          <w:rFonts w:ascii="Times" w:hAnsi="Times"/>
          <w:color w:val="333333"/>
          <w:sz w:val="24"/>
          <w:szCs w:val="24"/>
          <w:highlight w:val="white"/>
        </w:rPr>
        <w:t>a</w:t>
      </w:r>
      <w:r w:rsidR="00710AD4" w:rsidRPr="00E11628">
        <w:rPr>
          <w:rFonts w:ascii="Times" w:hAnsi="Times"/>
          <w:color w:val="333333"/>
          <w:sz w:val="24"/>
          <w:szCs w:val="24"/>
          <w:highlight w:val="white"/>
        </w:rPr>
        <w:t xml:space="preserve"> MFC mask </w:t>
      </w:r>
      <w:r w:rsidR="003615A9" w:rsidRPr="00E11628">
        <w:rPr>
          <w:rFonts w:ascii="Times" w:hAnsi="Times"/>
          <w:color w:val="333333"/>
          <w:sz w:val="24"/>
          <w:szCs w:val="24"/>
          <w:highlight w:val="white"/>
        </w:rPr>
        <w:t>excluding</w:t>
      </w:r>
      <w:r w:rsidRPr="00E11628">
        <w:rPr>
          <w:rFonts w:ascii="Times" w:hAnsi="Times"/>
          <w:color w:val="333333"/>
          <w:sz w:val="24"/>
          <w:szCs w:val="24"/>
          <w:highlight w:val="white"/>
        </w:rPr>
        <w:t xml:space="preserve"> voxels </w:t>
      </w:r>
      <w:r w:rsidR="003615A9" w:rsidRPr="00E11628">
        <w:rPr>
          <w:rFonts w:ascii="Times" w:hAnsi="Times"/>
          <w:color w:val="333333"/>
          <w:sz w:val="24"/>
          <w:szCs w:val="24"/>
          <w:highlight w:val="white"/>
        </w:rPr>
        <w:t>further than</w:t>
      </w:r>
      <w:r w:rsidR="003F383D"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10mm from the midline of the brain, </w:t>
      </w:r>
      <w:r w:rsidR="003615A9" w:rsidRPr="00E11628">
        <w:rPr>
          <w:rFonts w:ascii="Times" w:hAnsi="Times"/>
          <w:color w:val="333333"/>
          <w:sz w:val="24"/>
          <w:szCs w:val="24"/>
          <w:highlight w:val="white"/>
        </w:rPr>
        <w:t>posterior</w:t>
      </w:r>
      <w:r w:rsidRPr="00E11628">
        <w:rPr>
          <w:rFonts w:ascii="Times" w:hAnsi="Times"/>
          <w:color w:val="333333"/>
          <w:sz w:val="24"/>
          <w:szCs w:val="24"/>
          <w:highlight w:val="white"/>
        </w:rPr>
        <w:t xml:space="preserve"> to </w:t>
      </w:r>
      <w:r w:rsidR="003741E6" w:rsidRPr="00E11628">
        <w:rPr>
          <w:rFonts w:ascii="Times" w:hAnsi="Times"/>
          <w:color w:val="333333"/>
          <w:sz w:val="24"/>
          <w:szCs w:val="24"/>
          <w:highlight w:val="white"/>
        </w:rPr>
        <w:t xml:space="preserve">the </w:t>
      </w:r>
      <w:r w:rsidRPr="00E11628">
        <w:rPr>
          <w:rFonts w:ascii="Times" w:hAnsi="Times"/>
          <w:color w:val="333333"/>
          <w:sz w:val="24"/>
          <w:szCs w:val="24"/>
          <w:highlight w:val="white"/>
        </w:rPr>
        <w:t>central sulcus (Y &lt; -22) and ventral to vmPFC (Z &lt; -32)</w:t>
      </w:r>
      <w:r w:rsidR="003741E6" w:rsidRPr="00E11628">
        <w:rPr>
          <w:rFonts w:ascii="Times" w:hAnsi="Times"/>
          <w:color w:val="333333"/>
          <w:sz w:val="24"/>
          <w:szCs w:val="24"/>
          <w:highlight w:val="white"/>
        </w:rPr>
        <w:t>.</w:t>
      </w:r>
      <w:r w:rsidR="003C2FF9"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Next, we removed voxels with low grey matter signal by excluding voxels with </w:t>
      </w:r>
      <w:r w:rsidR="003741E6" w:rsidRPr="00E11628">
        <w:rPr>
          <w:rFonts w:ascii="Times" w:hAnsi="Times"/>
          <w:color w:val="333333"/>
          <w:sz w:val="24"/>
          <w:szCs w:val="24"/>
          <w:highlight w:val="white"/>
        </w:rPr>
        <w:t xml:space="preserve">either </w:t>
      </w:r>
      <w:r w:rsidR="009C67DC" w:rsidRPr="00E11628">
        <w:rPr>
          <w:rFonts w:ascii="Times" w:hAnsi="Times"/>
          <w:color w:val="333333"/>
          <w:sz w:val="24"/>
          <w:szCs w:val="24"/>
          <w:highlight w:val="white"/>
        </w:rPr>
        <w:t xml:space="preserve">fewer </w:t>
      </w:r>
      <w:r w:rsidRPr="00E11628">
        <w:rPr>
          <w:rFonts w:ascii="Times" w:hAnsi="Times"/>
          <w:color w:val="333333"/>
          <w:sz w:val="24"/>
          <w:szCs w:val="24"/>
          <w:highlight w:val="white"/>
        </w:rPr>
        <w:t xml:space="preserve">than 30% probability of grey matter </w:t>
      </w:r>
      <w:r w:rsidR="00710AD4" w:rsidRPr="00E11628">
        <w:rPr>
          <w:rFonts w:ascii="Times" w:hAnsi="Times"/>
          <w:color w:val="333333"/>
          <w:sz w:val="24"/>
          <w:szCs w:val="24"/>
          <w:highlight w:val="white"/>
        </w:rPr>
        <w:t xml:space="preserve">cortex </w:t>
      </w:r>
      <w:r w:rsidRPr="00E11628">
        <w:rPr>
          <w:rFonts w:ascii="Times" w:hAnsi="Times"/>
          <w:color w:val="333333"/>
          <w:sz w:val="24"/>
          <w:szCs w:val="24"/>
          <w:highlight w:val="white"/>
        </w:rPr>
        <w:t>according to the Harvard-Oxford anatomical atlas</w:t>
      </w:r>
      <w:r w:rsidR="003741E6" w:rsidRPr="00E11628">
        <w:rPr>
          <w:rFonts w:ascii="Times" w:hAnsi="Times"/>
          <w:color w:val="333333"/>
          <w:sz w:val="24"/>
          <w:szCs w:val="24"/>
          <w:highlight w:val="white"/>
        </w:rPr>
        <w:t>, or</w:t>
      </w:r>
      <w:r w:rsidRPr="00E11628">
        <w:rPr>
          <w:rFonts w:ascii="Times" w:hAnsi="Times"/>
          <w:color w:val="333333"/>
          <w:sz w:val="24"/>
          <w:szCs w:val="24"/>
          <w:highlight w:val="white"/>
        </w:rPr>
        <w:t xml:space="preserve"> very low activation </w:t>
      </w:r>
      <w:r w:rsidR="003741E6" w:rsidRPr="00E11628">
        <w:rPr>
          <w:rFonts w:ascii="Times" w:hAnsi="Times"/>
          <w:color w:val="333333"/>
          <w:sz w:val="24"/>
          <w:szCs w:val="24"/>
          <w:highlight w:val="white"/>
        </w:rPr>
        <w:t xml:space="preserve">rates </w:t>
      </w:r>
      <w:r w:rsidRPr="00E11628">
        <w:rPr>
          <w:rFonts w:ascii="Times" w:hAnsi="Times"/>
          <w:color w:val="333333"/>
          <w:sz w:val="24"/>
          <w:szCs w:val="24"/>
          <w:highlight w:val="white"/>
        </w:rPr>
        <w:t>in the database (less than 80 studies per voxel).</w:t>
      </w:r>
      <w:r w:rsidR="00FD4F1A" w:rsidRPr="00E11628">
        <w:rPr>
          <w:rFonts w:ascii="Times" w:hAnsi="Times"/>
          <w:color w:val="333333"/>
          <w:sz w:val="24"/>
          <w:szCs w:val="24"/>
          <w:highlight w:val="white"/>
        </w:rPr>
        <w:t xml:space="preserve"> In general, Neurosynth’s activation mask </w:t>
      </w:r>
      <w:r w:rsidR="003741E6" w:rsidRPr="00E11628">
        <w:rPr>
          <w:rFonts w:ascii="Times" w:hAnsi="Times"/>
          <w:color w:val="333333"/>
          <w:sz w:val="24"/>
          <w:szCs w:val="24"/>
          <w:highlight w:val="white"/>
        </w:rPr>
        <w:t xml:space="preserve">(derived from the standard MNI152 template distributed with FSL) </w:t>
      </w:r>
      <w:r w:rsidR="00FD4F1A" w:rsidRPr="00E11628">
        <w:rPr>
          <w:rFonts w:ascii="Times" w:hAnsi="Times"/>
          <w:color w:val="333333"/>
          <w:sz w:val="24"/>
          <w:szCs w:val="24"/>
          <w:highlight w:val="white"/>
        </w:rPr>
        <w:t xml:space="preserve">corresponded highly with probabilistic locations of cerebral </w:t>
      </w:r>
      <w:r w:rsidR="00FD4F1A" w:rsidRPr="00E11628">
        <w:rPr>
          <w:rFonts w:ascii="Times" w:hAnsi="Times"/>
          <w:color w:val="333333"/>
          <w:sz w:val="24"/>
          <w:szCs w:val="24"/>
          <w:highlight w:val="white"/>
        </w:rPr>
        <w:lastRenderedPageBreak/>
        <w:t>cortex</w:t>
      </w:r>
      <w:r w:rsidR="003741E6" w:rsidRPr="00E11628">
        <w:rPr>
          <w:rFonts w:ascii="Times" w:hAnsi="Times"/>
          <w:color w:val="333333"/>
          <w:sz w:val="24"/>
          <w:szCs w:val="24"/>
          <w:highlight w:val="white"/>
        </w:rPr>
        <w:t>,</w:t>
      </w:r>
      <w:r w:rsidR="003615A9" w:rsidRPr="00E11628">
        <w:rPr>
          <w:rFonts w:ascii="Times" w:hAnsi="Times"/>
          <w:color w:val="333333"/>
          <w:sz w:val="24"/>
          <w:szCs w:val="24"/>
          <w:highlight w:val="white"/>
        </w:rPr>
        <w:t xml:space="preserve"> </w:t>
      </w:r>
      <w:r w:rsidR="00FD4F1A" w:rsidRPr="00E11628">
        <w:rPr>
          <w:rFonts w:ascii="Times" w:hAnsi="Times"/>
          <w:color w:val="333333"/>
          <w:sz w:val="24"/>
          <w:szCs w:val="24"/>
          <w:highlight w:val="white"/>
        </w:rPr>
        <w:t>with the exception o</w:t>
      </w:r>
      <w:r w:rsidR="003615A9" w:rsidRPr="00E11628">
        <w:rPr>
          <w:rFonts w:ascii="Times" w:hAnsi="Times"/>
          <w:color w:val="333333"/>
          <w:sz w:val="24"/>
          <w:szCs w:val="24"/>
          <w:highlight w:val="white"/>
        </w:rPr>
        <w:t xml:space="preserve">f portions of precentral gyrus and </w:t>
      </w:r>
      <w:r w:rsidR="00FD4F1A" w:rsidRPr="00E11628">
        <w:rPr>
          <w:rFonts w:ascii="Times" w:hAnsi="Times"/>
          <w:color w:val="333333"/>
          <w:sz w:val="24"/>
          <w:szCs w:val="24"/>
          <w:highlight w:val="white"/>
        </w:rPr>
        <w:t xml:space="preserve">far </w:t>
      </w:r>
      <w:r w:rsidR="003615A9" w:rsidRPr="00E11628">
        <w:rPr>
          <w:rFonts w:ascii="Times" w:hAnsi="Times"/>
          <w:color w:val="333333"/>
          <w:sz w:val="24"/>
          <w:szCs w:val="24"/>
          <w:highlight w:val="white"/>
        </w:rPr>
        <w:t xml:space="preserve">ventromedial </w:t>
      </w:r>
      <w:r w:rsidR="00FD4F1A" w:rsidRPr="00E11628">
        <w:rPr>
          <w:rFonts w:ascii="Times" w:hAnsi="Times"/>
          <w:color w:val="333333"/>
          <w:sz w:val="24"/>
          <w:szCs w:val="24"/>
          <w:highlight w:val="white"/>
        </w:rPr>
        <w:t>prefrontal cortex</w:t>
      </w:r>
      <w:r w:rsidR="003615A9" w:rsidRPr="00E11628">
        <w:rPr>
          <w:rFonts w:ascii="Times" w:hAnsi="Times"/>
          <w:color w:val="333333"/>
          <w:sz w:val="24"/>
          <w:szCs w:val="24"/>
          <w:highlight w:val="white"/>
        </w:rPr>
        <w:t xml:space="preserve">– </w:t>
      </w:r>
      <w:r w:rsidR="00FD4F1A" w:rsidRPr="00E11628">
        <w:rPr>
          <w:rFonts w:ascii="Times" w:hAnsi="Times"/>
          <w:color w:val="333333"/>
          <w:sz w:val="24"/>
          <w:szCs w:val="24"/>
          <w:highlight w:val="white"/>
        </w:rPr>
        <w:t>which showed low activation although they were more than 50% l</w:t>
      </w:r>
      <w:r w:rsidR="003615A9" w:rsidRPr="00E11628">
        <w:rPr>
          <w:rFonts w:ascii="Times" w:hAnsi="Times"/>
          <w:color w:val="333333"/>
          <w:sz w:val="24"/>
          <w:szCs w:val="24"/>
          <w:highlight w:val="white"/>
        </w:rPr>
        <w:t xml:space="preserve">ikely to be in cerebral cortex. </w:t>
      </w:r>
    </w:p>
    <w:p w14:paraId="6D38DE79" w14:textId="0F26034B" w:rsidR="007F249F" w:rsidRPr="00E11628" w:rsidRDefault="00710AD4" w:rsidP="003615A9">
      <w:pPr>
        <w:pStyle w:val="Normal1"/>
        <w:spacing w:after="160"/>
        <w:rPr>
          <w:rFonts w:ascii="Times" w:hAnsi="Times"/>
          <w:color w:val="333333"/>
          <w:sz w:val="24"/>
          <w:szCs w:val="24"/>
          <w:highlight w:val="white"/>
        </w:rPr>
      </w:pPr>
      <w:r w:rsidRPr="00E11628">
        <w:rPr>
          <w:rFonts w:ascii="Times" w:hAnsi="Times"/>
          <w:color w:val="333333"/>
          <w:sz w:val="24"/>
          <w:szCs w:val="24"/>
          <w:highlight w:val="white"/>
        </w:rPr>
        <w:t>Next, we calculated t</w:t>
      </w:r>
      <w:r w:rsidR="003741E6" w:rsidRPr="00E11628">
        <w:rPr>
          <w:rFonts w:ascii="Times" w:hAnsi="Times"/>
          <w:color w:val="333333"/>
          <w:sz w:val="24"/>
          <w:szCs w:val="24"/>
          <w:highlight w:val="white"/>
        </w:rPr>
        <w:t>he</w:t>
      </w:r>
      <w:r w:rsidRPr="00E11628">
        <w:rPr>
          <w:rFonts w:ascii="Times" w:hAnsi="Times"/>
          <w:color w:val="333333"/>
          <w:sz w:val="24"/>
          <w:szCs w:val="24"/>
          <w:highlight w:val="white"/>
        </w:rPr>
        <w:t xml:space="preserve"> co-activation of each MFC voxel with the rest of the brain by correlating </w:t>
      </w:r>
      <w:r w:rsidR="000B042F" w:rsidRPr="00E11628">
        <w:rPr>
          <w:rFonts w:ascii="Times" w:hAnsi="Times"/>
          <w:color w:val="333333"/>
          <w:sz w:val="24"/>
          <w:szCs w:val="24"/>
          <w:highlight w:val="white"/>
        </w:rPr>
        <w:t>the</w:t>
      </w:r>
      <w:r w:rsidR="003741E6" w:rsidRPr="00E11628">
        <w:rPr>
          <w:rFonts w:ascii="Times" w:hAnsi="Times"/>
          <w:color w:val="333333"/>
          <w:sz w:val="24"/>
          <w:szCs w:val="24"/>
          <w:highlight w:val="white"/>
        </w:rPr>
        <w:t xml:space="preserve"> target voxel’s</w:t>
      </w:r>
      <w:r w:rsidRPr="00E11628">
        <w:rPr>
          <w:rFonts w:ascii="Times" w:hAnsi="Times"/>
          <w:color w:val="333333"/>
          <w:sz w:val="24"/>
          <w:szCs w:val="24"/>
          <w:highlight w:val="white"/>
        </w:rPr>
        <w:t xml:space="preserve"> activation pattern across studies with the </w:t>
      </w:r>
      <w:r w:rsidR="000B042F" w:rsidRPr="00E11628">
        <w:rPr>
          <w:rFonts w:ascii="Times" w:hAnsi="Times"/>
          <w:color w:val="333333"/>
          <w:sz w:val="24"/>
          <w:szCs w:val="24"/>
          <w:highlight w:val="white"/>
        </w:rPr>
        <w:t xml:space="preserve">rest of the </w:t>
      </w:r>
      <w:r w:rsidRPr="00E11628">
        <w:rPr>
          <w:rFonts w:ascii="Times" w:hAnsi="Times"/>
          <w:color w:val="333333"/>
          <w:sz w:val="24"/>
          <w:szCs w:val="24"/>
          <w:highlight w:val="white"/>
        </w:rPr>
        <w:t xml:space="preserve">brain. Activation </w:t>
      </w:r>
      <w:r w:rsidR="003741E6" w:rsidRPr="00E11628">
        <w:rPr>
          <w:rFonts w:ascii="Times" w:hAnsi="Times"/>
          <w:color w:val="333333"/>
          <w:sz w:val="24"/>
          <w:szCs w:val="24"/>
          <w:highlight w:val="white"/>
        </w:rPr>
        <w:t>in</w:t>
      </w:r>
      <w:r w:rsidRPr="00E11628">
        <w:rPr>
          <w:rFonts w:ascii="Times" w:hAnsi="Times"/>
          <w:color w:val="333333"/>
          <w:sz w:val="24"/>
          <w:szCs w:val="24"/>
          <w:highlight w:val="white"/>
        </w:rPr>
        <w:t xml:space="preserve"> each voxel is represented as a bin</w:t>
      </w:r>
      <w:r w:rsidR="003741E6" w:rsidRPr="00E11628">
        <w:rPr>
          <w:rFonts w:ascii="Times" w:hAnsi="Times"/>
          <w:color w:val="333333"/>
          <w:sz w:val="24"/>
          <w:szCs w:val="24"/>
          <w:highlight w:val="white"/>
        </w:rPr>
        <w:t>ary</w:t>
      </w:r>
      <w:r w:rsidRPr="00E11628">
        <w:rPr>
          <w:rFonts w:ascii="Times" w:hAnsi="Times"/>
          <w:color w:val="333333"/>
          <w:sz w:val="24"/>
          <w:szCs w:val="24"/>
          <w:highlight w:val="white"/>
        </w:rPr>
        <w:t xml:space="preserve"> vector of length 9,721, with 1 indicating that that voxel </w:t>
      </w:r>
      <w:r w:rsidR="003741E6" w:rsidRPr="00E11628">
        <w:rPr>
          <w:rFonts w:ascii="Times" w:hAnsi="Times"/>
          <w:color w:val="333333"/>
          <w:sz w:val="24"/>
          <w:szCs w:val="24"/>
          <w:highlight w:val="white"/>
        </w:rPr>
        <w:t>fell within 10 mm of an activation focus</w:t>
      </w:r>
      <w:r w:rsidRPr="00E11628">
        <w:rPr>
          <w:rFonts w:ascii="Times" w:hAnsi="Times"/>
          <w:color w:val="333333"/>
          <w:sz w:val="24"/>
          <w:szCs w:val="24"/>
          <w:highlight w:val="white"/>
        </w:rPr>
        <w:t xml:space="preserve"> </w:t>
      </w:r>
      <w:r w:rsidR="003741E6" w:rsidRPr="00E11628">
        <w:rPr>
          <w:rFonts w:ascii="Times" w:hAnsi="Times"/>
          <w:color w:val="333333"/>
          <w:sz w:val="24"/>
          <w:szCs w:val="24"/>
          <w:highlight w:val="white"/>
        </w:rPr>
        <w:t>reported</w:t>
      </w:r>
      <w:r w:rsidRPr="00E11628">
        <w:rPr>
          <w:rFonts w:ascii="Times" w:hAnsi="Times"/>
          <w:color w:val="333333"/>
          <w:sz w:val="24"/>
          <w:szCs w:val="24"/>
          <w:highlight w:val="white"/>
        </w:rPr>
        <w:t xml:space="preserve"> in a particular study. </w:t>
      </w:r>
      <w:r w:rsidR="003741E6" w:rsidRPr="00E11628">
        <w:rPr>
          <w:rFonts w:ascii="Times" w:hAnsi="Times"/>
          <w:color w:val="333333"/>
          <w:sz w:val="24"/>
          <w:szCs w:val="24"/>
          <w:highlight w:val="white"/>
        </w:rPr>
        <w:t xml:space="preserve">Because </w:t>
      </w:r>
      <w:r w:rsidRPr="00E11628">
        <w:rPr>
          <w:rFonts w:ascii="Times" w:hAnsi="Times"/>
          <w:color w:val="333333"/>
          <w:sz w:val="24"/>
          <w:szCs w:val="24"/>
          <w:highlight w:val="white"/>
        </w:rPr>
        <w:t>correlating the activation of every MFC voxel with every other voxel in the brain</w:t>
      </w:r>
      <w:r w:rsidR="007F249F" w:rsidRPr="00E11628">
        <w:rPr>
          <w:rFonts w:ascii="Times" w:hAnsi="Times"/>
          <w:color w:val="333333"/>
          <w:sz w:val="24"/>
          <w:szCs w:val="24"/>
          <w:highlight w:val="white"/>
        </w:rPr>
        <w:t xml:space="preserve"> would result in a very large matrix </w:t>
      </w:r>
      <w:r w:rsidRPr="00E11628">
        <w:rPr>
          <w:rFonts w:ascii="Times" w:hAnsi="Times"/>
          <w:color w:val="333333"/>
          <w:sz w:val="24"/>
          <w:szCs w:val="24"/>
          <w:highlight w:val="white"/>
        </w:rPr>
        <w:t>(</w:t>
      </w:r>
      <w:r w:rsidRPr="00E11628">
        <w:rPr>
          <w:rFonts w:ascii="Times" w:hAnsi="Times"/>
          <w:color w:val="333333"/>
          <w:sz w:val="24"/>
          <w:szCs w:val="24"/>
        </w:rPr>
        <w:t>15</w:t>
      </w:r>
      <w:r w:rsidR="003615A9" w:rsidRPr="00E11628">
        <w:rPr>
          <w:rFonts w:ascii="Times" w:hAnsi="Times"/>
          <w:color w:val="333333"/>
          <w:sz w:val="24"/>
          <w:szCs w:val="24"/>
        </w:rPr>
        <w:t>,</w:t>
      </w:r>
      <w:r w:rsidRPr="00E11628">
        <w:rPr>
          <w:rFonts w:ascii="Times" w:hAnsi="Times"/>
          <w:color w:val="333333"/>
          <w:sz w:val="24"/>
          <w:szCs w:val="24"/>
        </w:rPr>
        <w:t xml:space="preserve">259 </w:t>
      </w:r>
      <w:r w:rsidR="003615A9" w:rsidRPr="00E11628">
        <w:rPr>
          <w:rFonts w:ascii="Times" w:hAnsi="Times"/>
          <w:color w:val="333333"/>
          <w:sz w:val="24"/>
          <w:szCs w:val="24"/>
        </w:rPr>
        <w:t>MFC voxels</w:t>
      </w:r>
      <w:r w:rsidRPr="00E11628">
        <w:rPr>
          <w:rFonts w:ascii="Times" w:hAnsi="Times"/>
          <w:color w:val="333333"/>
          <w:sz w:val="24"/>
          <w:szCs w:val="24"/>
        </w:rPr>
        <w:t xml:space="preserve"> x </w:t>
      </w:r>
      <w:r w:rsidRPr="00E11628">
        <w:rPr>
          <w:rFonts w:ascii="Times" w:hAnsi="Times"/>
          <w:color w:val="333333"/>
          <w:sz w:val="24"/>
          <w:szCs w:val="24"/>
          <w:highlight w:val="white"/>
        </w:rPr>
        <w:t>228</w:t>
      </w:r>
      <w:r w:rsidR="003615A9" w:rsidRPr="00E11628">
        <w:rPr>
          <w:rFonts w:ascii="Times" w:hAnsi="Times"/>
          <w:color w:val="333333"/>
          <w:sz w:val="24"/>
          <w:szCs w:val="24"/>
          <w:highlight w:val="white"/>
        </w:rPr>
        <w:t>,</w:t>
      </w:r>
      <w:r w:rsidRPr="00E11628">
        <w:rPr>
          <w:rFonts w:ascii="Times" w:hAnsi="Times"/>
          <w:color w:val="333333"/>
          <w:sz w:val="24"/>
          <w:szCs w:val="24"/>
          <w:highlight w:val="white"/>
        </w:rPr>
        <w:t>453</w:t>
      </w:r>
      <w:r w:rsidR="003615A9" w:rsidRPr="00E11628">
        <w:rPr>
          <w:rFonts w:ascii="Times" w:hAnsi="Times"/>
          <w:color w:val="333333"/>
          <w:sz w:val="24"/>
          <w:szCs w:val="24"/>
          <w:highlight w:val="white"/>
        </w:rPr>
        <w:t xml:space="preserve"> whole-brain voxels</w:t>
      </w:r>
      <w:r w:rsidRPr="00E11628">
        <w:rPr>
          <w:rFonts w:ascii="Times" w:hAnsi="Times"/>
          <w:color w:val="333333"/>
          <w:sz w:val="24"/>
          <w:szCs w:val="24"/>
          <w:highlight w:val="white"/>
        </w:rPr>
        <w:t xml:space="preserve">) </w:t>
      </w:r>
      <w:r w:rsidR="007F249F" w:rsidRPr="00E11628">
        <w:rPr>
          <w:rFonts w:ascii="Times" w:hAnsi="Times"/>
          <w:color w:val="333333"/>
          <w:sz w:val="24"/>
          <w:szCs w:val="24"/>
          <w:highlight w:val="white"/>
        </w:rPr>
        <w:t xml:space="preserve">that would be computationally </w:t>
      </w:r>
      <w:r w:rsidR="000B042F" w:rsidRPr="00E11628">
        <w:rPr>
          <w:rFonts w:ascii="Times" w:hAnsi="Times"/>
          <w:color w:val="333333"/>
          <w:sz w:val="24"/>
          <w:szCs w:val="24"/>
          <w:highlight w:val="white"/>
        </w:rPr>
        <w:t xml:space="preserve">costly </w:t>
      </w:r>
      <w:r w:rsidR="007F249F" w:rsidRPr="00E11628">
        <w:rPr>
          <w:rFonts w:ascii="Times" w:hAnsi="Times"/>
          <w:color w:val="333333"/>
          <w:sz w:val="24"/>
          <w:szCs w:val="24"/>
          <w:highlight w:val="white"/>
        </w:rPr>
        <w:t xml:space="preserve">to cluster, we reduced the dimensionality of </w:t>
      </w:r>
      <w:r w:rsidR="003741E6" w:rsidRPr="00E11628">
        <w:rPr>
          <w:rFonts w:ascii="Times" w:hAnsi="Times"/>
          <w:color w:val="333333"/>
          <w:sz w:val="24"/>
          <w:szCs w:val="24"/>
          <w:highlight w:val="white"/>
        </w:rPr>
        <w:t>the whole</w:t>
      </w:r>
      <w:r w:rsidR="007F249F" w:rsidRPr="00E11628">
        <w:rPr>
          <w:rFonts w:ascii="Times" w:hAnsi="Times"/>
          <w:color w:val="333333"/>
          <w:sz w:val="24"/>
          <w:szCs w:val="24"/>
          <w:highlight w:val="white"/>
        </w:rPr>
        <w:t xml:space="preserve"> brain </w:t>
      </w:r>
      <w:r w:rsidR="000B042F" w:rsidRPr="00E11628">
        <w:rPr>
          <w:rFonts w:ascii="Times" w:hAnsi="Times"/>
          <w:color w:val="333333"/>
          <w:sz w:val="24"/>
          <w:szCs w:val="24"/>
          <w:highlight w:val="white"/>
        </w:rPr>
        <w:t xml:space="preserve">to 100 components </w:t>
      </w:r>
      <w:r w:rsidR="007F249F" w:rsidRPr="00E11628">
        <w:rPr>
          <w:rFonts w:ascii="Times" w:hAnsi="Times"/>
          <w:color w:val="333333"/>
          <w:sz w:val="24"/>
          <w:szCs w:val="24"/>
          <w:highlight w:val="white"/>
        </w:rPr>
        <w:t>using principal components analysis (PCA</w:t>
      </w:r>
      <w:r w:rsidR="003741E6" w:rsidRPr="00E11628">
        <w:rPr>
          <w:rFonts w:ascii="Times" w:hAnsi="Times"/>
          <w:color w:val="333333"/>
          <w:sz w:val="24"/>
          <w:szCs w:val="24"/>
          <w:highlight w:val="white"/>
        </w:rPr>
        <w:t>; the precise choice of number of components does not materially affect the reported results</w:t>
      </w:r>
      <w:r w:rsidR="007F249F" w:rsidRPr="00E11628">
        <w:rPr>
          <w:rFonts w:ascii="Times" w:hAnsi="Times"/>
          <w:color w:val="333333"/>
          <w:sz w:val="24"/>
          <w:szCs w:val="24"/>
          <w:highlight w:val="white"/>
        </w:rPr>
        <w:t xml:space="preserve">). </w:t>
      </w:r>
      <w:r w:rsidR="003615A9" w:rsidRPr="00E11628">
        <w:rPr>
          <w:rFonts w:ascii="Times" w:hAnsi="Times"/>
          <w:color w:val="333333"/>
          <w:sz w:val="24"/>
          <w:szCs w:val="24"/>
          <w:highlight w:val="white"/>
        </w:rPr>
        <w:t>Next</w:t>
      </w:r>
      <w:r w:rsidR="007F249F" w:rsidRPr="00E11628">
        <w:rPr>
          <w:rFonts w:ascii="Times" w:hAnsi="Times"/>
          <w:color w:val="333333"/>
          <w:sz w:val="24"/>
          <w:szCs w:val="24"/>
          <w:highlight w:val="white"/>
        </w:rPr>
        <w:t xml:space="preserve">, we computed the </w:t>
      </w:r>
      <w:r w:rsidRPr="00E11628">
        <w:rPr>
          <w:rFonts w:ascii="Times" w:hAnsi="Times"/>
          <w:color w:val="333333"/>
          <w:sz w:val="24"/>
          <w:szCs w:val="24"/>
          <w:highlight w:val="white"/>
        </w:rPr>
        <w:t xml:space="preserve">Pearson </w:t>
      </w:r>
      <w:r w:rsidR="007F249F" w:rsidRPr="00E11628">
        <w:rPr>
          <w:rFonts w:ascii="Times" w:hAnsi="Times"/>
          <w:color w:val="333333"/>
          <w:sz w:val="24"/>
          <w:szCs w:val="24"/>
          <w:highlight w:val="white"/>
        </w:rPr>
        <w:t xml:space="preserve">correlation distance between every voxel in the MFC </w:t>
      </w:r>
      <w:r w:rsidRPr="00E11628">
        <w:rPr>
          <w:rFonts w:ascii="Times" w:hAnsi="Times"/>
          <w:color w:val="333333"/>
          <w:sz w:val="24"/>
          <w:szCs w:val="24"/>
          <w:highlight w:val="white"/>
        </w:rPr>
        <w:t xml:space="preserve">mask </w:t>
      </w:r>
      <w:r w:rsidR="007F249F" w:rsidRPr="00E11628">
        <w:rPr>
          <w:rFonts w:ascii="Times" w:hAnsi="Times"/>
          <w:color w:val="333333"/>
          <w:sz w:val="24"/>
          <w:szCs w:val="24"/>
          <w:highlight w:val="white"/>
        </w:rPr>
        <w:t>with each</w:t>
      </w:r>
      <w:r w:rsidRPr="00E11628">
        <w:rPr>
          <w:rFonts w:ascii="Times" w:hAnsi="Times"/>
          <w:color w:val="333333"/>
          <w:sz w:val="24"/>
          <w:szCs w:val="24"/>
          <w:highlight w:val="white"/>
        </w:rPr>
        <w:t xml:space="preserve"> whole-brain</w:t>
      </w:r>
      <w:r w:rsidR="007F249F" w:rsidRPr="00E11628">
        <w:rPr>
          <w:rFonts w:ascii="Times" w:hAnsi="Times"/>
          <w:color w:val="333333"/>
          <w:sz w:val="24"/>
          <w:szCs w:val="24"/>
          <w:highlight w:val="white"/>
        </w:rPr>
        <w:t xml:space="preserve"> PCA component</w:t>
      </w:r>
      <w:r w:rsidR="0058308B" w:rsidRPr="00E11628">
        <w:rPr>
          <w:rFonts w:ascii="Times" w:hAnsi="Times"/>
          <w:color w:val="333333"/>
          <w:sz w:val="24"/>
          <w:szCs w:val="24"/>
          <w:highlight w:val="white"/>
        </w:rPr>
        <w:t>.</w:t>
      </w:r>
      <w:r w:rsidR="007F249F" w:rsidRPr="00E11628">
        <w:rPr>
          <w:rFonts w:ascii="Times" w:hAnsi="Times"/>
          <w:sz w:val="24"/>
          <w:szCs w:val="24"/>
        </w:rPr>
        <w:t xml:space="preserve"> </w:t>
      </w:r>
      <w:r w:rsidR="007F249F" w:rsidRPr="00E11628">
        <w:rPr>
          <w:rFonts w:ascii="Times" w:hAnsi="Times"/>
          <w:color w:val="333333"/>
          <w:sz w:val="24"/>
          <w:szCs w:val="24"/>
          <w:highlight w:val="white"/>
        </w:rPr>
        <w:t>We applied k-means clustering to this matrix</w:t>
      </w:r>
      <w:r w:rsidR="003615A9" w:rsidRPr="00E11628">
        <w:rPr>
          <w:rFonts w:ascii="Times" w:hAnsi="Times"/>
          <w:color w:val="333333"/>
          <w:sz w:val="24"/>
          <w:szCs w:val="24"/>
          <w:highlight w:val="white"/>
        </w:rPr>
        <w:t xml:space="preserve"> (15, 259 MFC voxels x 100 whole-brain PCA components) to </w:t>
      </w:r>
      <w:r w:rsidRPr="00E11628">
        <w:rPr>
          <w:rFonts w:ascii="Times" w:hAnsi="Times"/>
          <w:color w:val="333333"/>
          <w:sz w:val="24"/>
          <w:szCs w:val="24"/>
          <w:highlight w:val="white"/>
        </w:rPr>
        <w:t xml:space="preserve">group the </w:t>
      </w:r>
      <w:r w:rsidRPr="00E11628">
        <w:rPr>
          <w:rFonts w:ascii="Times" w:hAnsi="Times"/>
          <w:color w:val="333333"/>
          <w:sz w:val="24"/>
          <w:szCs w:val="24"/>
        </w:rPr>
        <w:t>MFC voxels into 2-15 clusters. K-means was used for clustering</w:t>
      </w:r>
      <w:r w:rsidR="007F249F" w:rsidRPr="00E11628">
        <w:rPr>
          <w:rFonts w:ascii="Times" w:hAnsi="Times"/>
          <w:color w:val="333333"/>
          <w:sz w:val="24"/>
          <w:szCs w:val="24"/>
          <w:highlight w:val="white"/>
        </w:rPr>
        <w:t xml:space="preserve"> as this algorithm is computationally efficient, widely used, and shows </w:t>
      </w:r>
      <w:r w:rsidRPr="00E11628">
        <w:rPr>
          <w:rFonts w:ascii="Times" w:hAnsi="Times"/>
          <w:color w:val="333333"/>
          <w:sz w:val="24"/>
          <w:szCs w:val="24"/>
          <w:highlight w:val="white"/>
        </w:rPr>
        <w:t xml:space="preserve">reasonably </w:t>
      </w:r>
      <w:r w:rsidR="007F249F" w:rsidRPr="00E11628">
        <w:rPr>
          <w:rFonts w:ascii="Times" w:hAnsi="Times"/>
          <w:color w:val="333333"/>
          <w:sz w:val="24"/>
          <w:szCs w:val="24"/>
          <w:highlight w:val="white"/>
        </w:rPr>
        <w:t>high goodness</w:t>
      </w:r>
      <w:r w:rsidR="003741E6" w:rsidRPr="00E11628">
        <w:rPr>
          <w:rFonts w:ascii="Times" w:hAnsi="Times"/>
          <w:color w:val="333333"/>
          <w:sz w:val="24"/>
          <w:szCs w:val="24"/>
          <w:highlight w:val="white"/>
        </w:rPr>
        <w:t>-</w:t>
      </w:r>
      <w:r w:rsidR="007F249F" w:rsidRPr="00E11628">
        <w:rPr>
          <w:rFonts w:ascii="Times" w:hAnsi="Times"/>
          <w:color w:val="333333"/>
          <w:sz w:val="24"/>
          <w:szCs w:val="24"/>
          <w:highlight w:val="white"/>
        </w:rPr>
        <w:t>of</w:t>
      </w:r>
      <w:r w:rsidR="003741E6" w:rsidRPr="00E11628">
        <w:rPr>
          <w:rFonts w:ascii="Times" w:hAnsi="Times"/>
          <w:color w:val="333333"/>
          <w:sz w:val="24"/>
          <w:szCs w:val="24"/>
          <w:highlight w:val="white"/>
        </w:rPr>
        <w:t>-</w:t>
      </w:r>
      <w:r w:rsidR="007F249F" w:rsidRPr="00E11628">
        <w:rPr>
          <w:rFonts w:ascii="Times" w:hAnsi="Times"/>
          <w:color w:val="333333"/>
          <w:sz w:val="24"/>
          <w:szCs w:val="24"/>
          <w:highlight w:val="white"/>
        </w:rPr>
        <w:t xml:space="preserve">fit </w:t>
      </w:r>
      <w:r w:rsidRPr="00E11628">
        <w:rPr>
          <w:rFonts w:ascii="Times" w:hAnsi="Times"/>
          <w:color w:val="333333"/>
          <w:sz w:val="24"/>
          <w:szCs w:val="24"/>
          <w:highlight w:val="white"/>
        </w:rPr>
        <w:t xml:space="preserve">characteristics </w:t>
      </w:r>
      <w:r w:rsidR="007F249F"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4922B9C3-DF4B-44F2-AEEE-FAB89C5C93EA&lt;/uuid&gt;&lt;priority&gt;0&lt;/priority&gt;&lt;publications&gt;&lt;publication&gt;&lt;volume&gt;8&lt;/volume&gt;&lt;publication_date&gt;99201400001200000000200000&lt;/publication_date&gt;&lt;doi&gt;10.3389/fnins.2014.00167&lt;/doi&gt;&lt;title&gt;Which fMRI clustering gives good brain parcellations?&lt;/title&gt;&lt;uuid&gt;9824F089-2130-43C8-9312-7E6A90E1702A&lt;/uuid&gt;&lt;subtype&gt;400&lt;/subtype&gt;&lt;publisher&gt;Frontiers Media SA&lt;/publisher&gt;&lt;type&gt;400&lt;/type&gt;&lt;url&gt;http://journal.frontiersin.org/article/10.3389/fnins.2014.00167/abstract&lt;/url&gt;&lt;bundle&gt;&lt;publication&gt;&lt;publisher&gt;Frontiers Media SA&lt;/publisher&gt;&lt;title&gt;Frontiers in Neuroscience&lt;/title&gt;&lt;type&gt;-100&lt;/type&gt;&lt;subtype&gt;-100&lt;/subtype&gt;&lt;uuid&gt;F64EDCE7-6270-4384-BF35-4DBC34AF5BC4&lt;/uuid&gt;&lt;/publication&gt;&lt;/bundle&gt;&lt;authors&gt;&lt;author&gt;&lt;firstName&gt;Bertrand&lt;/firstName&gt;&lt;lastName&gt;Thirion&lt;/lastName&gt;&lt;/author&gt;&lt;author&gt;&lt;firstName&gt;Gael&lt;/firstName&gt;&lt;lastName&gt;Varoquaux&lt;/lastName&gt;&lt;/author&gt;&lt;author&gt;&lt;firstName&gt;Elvis&lt;/firstName&gt;&lt;lastName&gt;Dohmatob&lt;/lastName&gt;&lt;/author&gt;&lt;author&gt;&lt;firstName&gt;Jean-Baptiste&lt;/firstName&gt;&lt;lastName&gt;Poline&lt;/lastName&gt;&lt;/author&gt;&lt;/authors&gt;&lt;/publication&gt;&lt;/publications&gt;&lt;cites&gt;&lt;/cites&gt;&lt;/citation&gt;</w:instrText>
      </w:r>
      <w:r w:rsidR="007F249F" w:rsidRPr="00E11628">
        <w:rPr>
          <w:rFonts w:ascii="Times" w:hAnsi="Times"/>
          <w:color w:val="333333"/>
          <w:sz w:val="24"/>
          <w:szCs w:val="24"/>
          <w:highlight w:val="white"/>
        </w:rPr>
        <w:fldChar w:fldCharType="separate"/>
      </w:r>
      <w:r w:rsidR="007F249F" w:rsidRPr="00E11628">
        <w:rPr>
          <w:rFonts w:ascii="Times" w:hAnsi="Times" w:cs="Cambria"/>
          <w:sz w:val="24"/>
          <w:szCs w:val="24"/>
        </w:rPr>
        <w:t>(Thirion et al., 2014)</w:t>
      </w:r>
      <w:r w:rsidR="007F249F" w:rsidRPr="00E11628">
        <w:rPr>
          <w:rFonts w:ascii="Times" w:hAnsi="Times"/>
          <w:color w:val="333333"/>
          <w:sz w:val="24"/>
          <w:szCs w:val="24"/>
          <w:highlight w:val="white"/>
        </w:rPr>
        <w:fldChar w:fldCharType="end"/>
      </w:r>
      <w:r w:rsidR="007F249F" w:rsidRPr="00E11628">
        <w:rPr>
          <w:rFonts w:ascii="Times" w:hAnsi="Times"/>
          <w:color w:val="333333"/>
          <w:sz w:val="24"/>
          <w:szCs w:val="24"/>
          <w:highlight w:val="white"/>
        </w:rPr>
        <w:t xml:space="preserve">. We used the k-means++ initialization procedure, ran the algorithm </w:t>
      </w:r>
      <w:r w:rsidR="007F249F" w:rsidRPr="00E11628">
        <w:rPr>
          <w:rFonts w:ascii="Times" w:hAnsi="Times"/>
          <w:color w:val="1D1F22"/>
          <w:sz w:val="24"/>
          <w:szCs w:val="24"/>
          <w:highlight w:val="white"/>
        </w:rPr>
        <w:t xml:space="preserve">10 times on different centroid seeds and selected the output of these consecutive runs </w:t>
      </w:r>
      <w:r w:rsidR="009C67DC" w:rsidRPr="00E11628">
        <w:rPr>
          <w:rFonts w:ascii="Times" w:hAnsi="Times"/>
          <w:color w:val="1D1F22"/>
          <w:sz w:val="24"/>
          <w:szCs w:val="24"/>
          <w:highlight w:val="white"/>
        </w:rPr>
        <w:t>with the lowest inertia</w:t>
      </w:r>
      <w:r w:rsidR="007F249F" w:rsidRPr="00E11628">
        <w:rPr>
          <w:rFonts w:ascii="Times" w:hAnsi="Times"/>
          <w:color w:val="1D1F22"/>
          <w:sz w:val="24"/>
          <w:szCs w:val="24"/>
          <w:highlight w:val="white"/>
        </w:rPr>
        <w:t xml:space="preserve"> to avoid local minima.</w:t>
      </w:r>
    </w:p>
    <w:p w14:paraId="39BBA77E" w14:textId="740F749B" w:rsidR="007F249F" w:rsidRPr="00E11628" w:rsidRDefault="007F249F" w:rsidP="00BB072E">
      <w:pPr>
        <w:pStyle w:val="Normal1"/>
        <w:rPr>
          <w:rFonts w:ascii="Times" w:hAnsi="Times"/>
          <w:color w:val="333333"/>
          <w:sz w:val="24"/>
          <w:szCs w:val="24"/>
          <w:highlight w:val="white"/>
        </w:rPr>
      </w:pPr>
      <w:r w:rsidRPr="00E11628">
        <w:rPr>
          <w:rFonts w:ascii="Times" w:hAnsi="Times"/>
          <w:color w:val="333333"/>
          <w:sz w:val="24"/>
          <w:szCs w:val="24"/>
          <w:highlight w:val="white"/>
        </w:rPr>
        <w:t xml:space="preserve">Since the optimality of a given clustering depends in large part on investigators’ goals, the preferred level of analysis, and the nature and dimensionality of the available data, identifying the ‘correct’ number of clusters is arguably an intractable problem </w:t>
      </w:r>
      <w:r w:rsidR="00E11628"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D7A214B6-6102-4D68-8D43-730D4514E92D&lt;/uuid&gt;&lt;priority&gt;21&lt;/priority&gt;&lt;publications&gt;&lt;publication&gt;&lt;volume&gt;67&lt;/volume&gt;&lt;publication_date&gt;99201600001200000000200000&lt;/publication_date&gt;&lt;number&gt;1&lt;/number&gt;&lt;doi&gt;10.1146/annurev-psych-122414-033729&lt;/doi&gt;&lt;startpage&gt;587&lt;/startpage&gt;&lt;title&gt;From brain maps to cognitive ontologies: informatics and the search for mental structure&lt;/title&gt;&lt;uuid&gt;982151DC-0835-4C01-B6AB-267152225EE2&lt;/uuid&gt;&lt;subtype&gt;400&lt;/subtype&gt;&lt;endpage&gt;612&lt;/endpage&gt;&lt;type&gt;400&lt;/type&gt;&lt;url&gt;http://www.annualreviews.org/doi/10.1146/annurev-psych-122414-033729&lt;/url&gt;&lt;bundle&gt;&lt;publication&gt;&lt;title&gt;Annual Review of Psychology&lt;/title&gt;&lt;type&gt;-100&lt;/type&gt;&lt;subtype&gt;-100&lt;/subtype&gt;&lt;uuid&gt;774BD6BA-0E39-4E09-ADE4-767BC49B2082&lt;/uuid&gt;&lt;/publication&gt;&lt;/bundle&gt;&lt;authors&gt;&lt;author&gt;&lt;firstName&gt;Russell&lt;/firstName&gt;&lt;middleNames&gt;A&lt;/middleNames&gt;&lt;lastName&gt;Poldrack&lt;/lastName&gt;&lt;/author&gt;&lt;author&gt;&lt;firstName&gt;Tal&lt;/firstName&gt;&lt;lastName&gt;Yarkoni&lt;/lastName&gt;&lt;/author&gt;&lt;/authors&gt;&lt;/publication&gt;&lt;publication&gt;&lt;type&gt;400&lt;/type&gt;&lt;publication_date&gt;99201400001200000000200000&lt;/publication_date&gt;&lt;title&gt;How machine learning is shaping cognitive neuroimaging&lt;/title&gt;&lt;url&gt;http://www.biomedcentral.com/content/pdf/2047-217X-3-28.pdf&lt;/url&gt;&lt;subtype&gt;400&lt;/subtype&gt;&lt;uuid&gt;A389D05C-D90D-4CE2-8253-47ACA0A92143&lt;/uuid&gt;&lt;bundle&gt;&lt;publication&gt;&lt;title&gt;GigaScience&lt;/title&gt;&lt;type&gt;-100&lt;/type&gt;&lt;subtype&gt;-100&lt;/subtype&gt;&lt;uuid&gt;003186F8-545F-417A-8FDA-200E541545EA&lt;/uuid&gt;&lt;/publication&gt;&lt;/bundle&gt;&lt;authors&gt;&lt;author&gt;&lt;firstName&gt;G&lt;/firstName&gt;&lt;lastName&gt;Varoquaux&lt;/lastName&gt;&lt;/author&gt;&lt;author&gt;&lt;firstName&gt;B&lt;/firstName&gt;&lt;lastName&gt;Thirion&lt;/lastName&gt;&lt;/author&gt;&lt;/authors&gt;&lt;/publication&gt;&lt;publication&gt;&lt;publication_date&gt;99201509271200000000222000&lt;/publication_date&gt;&lt;startpage&gt;n/a&lt;/startpage&gt;&lt;subtitle&gt;Connectivity-Based Parcellation&lt;/subtitle&gt;&lt;doi&gt;10.1002/hbm.22933&lt;/doi&gt;&lt;title&gt;Connectivity-based parcellation: Critique and implications&lt;/title&gt;&lt;uuid&gt;7E32EC19-B8D5-41BF-AAFD-86358439F0E0&lt;/uuid&gt;&lt;subtype&gt;400&lt;/subtype&gt;&lt;endpage&gt;n/a&lt;/endpage&gt;&lt;type&gt;400&lt;/type&gt;&lt;url&gt;http://doi.wiley.com/10.1002/hbm.22933&lt;/url&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Simon&lt;/firstName&gt;&lt;middleNames&gt;B&lt;/middleNames&gt;&lt;lastName&gt;Eickhoff&lt;/lastName&gt;&lt;/author&gt;&lt;author&gt;&lt;firstName&gt;Bertrand&lt;/firstName&gt;&lt;lastName&gt;Thirion&lt;/lastName&gt;&lt;/author&gt;&lt;author&gt;&lt;firstName&gt;Gael&lt;/firstName&gt;&lt;lastName&gt;Varoquaux&lt;/lastName&gt;&lt;/author&gt;&lt;author&gt;&lt;firstName&gt;Danilo&lt;/firstName&gt;&lt;lastName&gt;Bzdok&lt;/lastName&gt;&lt;/author&gt;&lt;/authors&gt;&lt;/publication&gt;&lt;/publications&gt;&lt;cites&gt;&lt;/cites&gt;&lt;/citation&gt;</w:instrText>
      </w:r>
      <w:r w:rsidR="00E11628" w:rsidRPr="00E11628">
        <w:rPr>
          <w:rFonts w:ascii="Times" w:hAnsi="Times"/>
          <w:color w:val="333333"/>
          <w:sz w:val="24"/>
          <w:szCs w:val="24"/>
          <w:highlight w:val="white"/>
        </w:rPr>
        <w:fldChar w:fldCharType="separate"/>
      </w:r>
      <w:r w:rsidR="00E11628" w:rsidRPr="00E11628">
        <w:rPr>
          <w:rFonts w:ascii="Times" w:hAnsi="Times" w:cs="Times"/>
          <w:sz w:val="24"/>
          <w:szCs w:val="24"/>
        </w:rPr>
        <w:t>(Varoquaux and Thirion, 2014; Eickhoff et al., 2015; Poldrack and Yarkoni, 2016)</w:t>
      </w:r>
      <w:r w:rsidR="00E11628" w:rsidRPr="00E11628">
        <w:rPr>
          <w:rFonts w:ascii="Times" w:hAnsi="Times"/>
          <w:color w:val="333333"/>
          <w:sz w:val="24"/>
          <w:szCs w:val="24"/>
          <w:highlight w:val="white"/>
        </w:rPr>
        <w:fldChar w:fldCharType="end"/>
      </w:r>
      <w:r w:rsidRPr="00E11628">
        <w:rPr>
          <w:rFonts w:ascii="Times" w:hAnsi="Times"/>
          <w:color w:val="333333"/>
          <w:sz w:val="24"/>
          <w:szCs w:val="24"/>
          <w:highlight w:val="white"/>
        </w:rPr>
        <w:t xml:space="preserve">. However, in the interest of pragmatism, we attempted to objectively select the number of clusters using the silhouette score, </w:t>
      </w:r>
      <w:r w:rsidRPr="00E11628">
        <w:rPr>
          <w:rFonts w:ascii="Times" w:hAnsi="Times"/>
          <w:color w:val="333333"/>
          <w:sz w:val="24"/>
          <w:szCs w:val="24"/>
          <w:highlight w:val="white"/>
        </w:rPr>
        <w:lastRenderedPageBreak/>
        <w:t xml:space="preserve">a measure of within-cluster cohesion. </w:t>
      </w:r>
      <w:r w:rsidRPr="00E11628">
        <w:rPr>
          <w:rFonts w:ascii="Times" w:hAnsi="Times"/>
          <w:color w:val="1D1F22"/>
          <w:sz w:val="24"/>
          <w:szCs w:val="24"/>
          <w:highlight w:val="white"/>
        </w:rPr>
        <w:t xml:space="preserve">The silhouette coefficient was defined as </w:t>
      </w:r>
      <w:r w:rsidR="000B042F" w:rsidRPr="00E11628">
        <w:rPr>
          <w:rFonts w:ascii="Times" w:hAnsi="Times"/>
          <w:color w:val="1D1F22"/>
          <w:sz w:val="24"/>
          <w:szCs w:val="24"/>
        </w:rPr>
        <w:t xml:space="preserve">(b – a) / max(a, b), </w:t>
      </w:r>
      <w:r w:rsidRPr="00E11628">
        <w:rPr>
          <w:rFonts w:ascii="Times" w:hAnsi="Times"/>
          <w:color w:val="1D1F22"/>
          <w:sz w:val="24"/>
          <w:szCs w:val="24"/>
          <w:highlight w:val="white"/>
        </w:rPr>
        <w:t>where a is the mean intra-cluster distance and</w:t>
      </w:r>
      <w:r w:rsidR="000B042F" w:rsidRPr="00E11628">
        <w:rPr>
          <w:rFonts w:ascii="Times" w:hAnsi="Times"/>
          <w:color w:val="1D1F22"/>
          <w:sz w:val="24"/>
          <w:szCs w:val="24"/>
          <w:highlight w:val="white"/>
        </w:rPr>
        <w:t xml:space="preserve"> b </w:t>
      </w:r>
      <w:r w:rsidRPr="00E11628">
        <w:rPr>
          <w:rFonts w:ascii="Times" w:hAnsi="Times"/>
          <w:color w:val="1D1F22"/>
          <w:sz w:val="24"/>
          <w:szCs w:val="24"/>
          <w:highlight w:val="white"/>
        </w:rPr>
        <w:t xml:space="preserve">is the distance between a sample and the nearest cluster </w:t>
      </w:r>
      <w:r w:rsidR="00941322">
        <w:rPr>
          <w:rFonts w:ascii="Times" w:hAnsi="Times"/>
          <w:color w:val="1D1F22"/>
          <w:sz w:val="24"/>
          <w:szCs w:val="24"/>
          <w:highlight w:val="white"/>
        </w:rPr>
        <w:t>of which</w:t>
      </w:r>
      <w:r w:rsidR="00941322" w:rsidRPr="00E11628">
        <w:rPr>
          <w:rFonts w:ascii="Times" w:hAnsi="Times"/>
          <w:color w:val="1D1F22"/>
          <w:sz w:val="24"/>
          <w:szCs w:val="24"/>
          <w:highlight w:val="white"/>
        </w:rPr>
        <w:t xml:space="preserve"> </w:t>
      </w:r>
      <w:r w:rsidRPr="00E11628">
        <w:rPr>
          <w:rFonts w:ascii="Times" w:hAnsi="Times"/>
          <w:color w:val="1D1F22"/>
          <w:sz w:val="24"/>
          <w:szCs w:val="24"/>
          <w:highlight w:val="white"/>
        </w:rPr>
        <w:t xml:space="preserve">the sample is not a part. </w:t>
      </w:r>
      <w:r w:rsidRPr="00E11628">
        <w:rPr>
          <w:rFonts w:ascii="Times" w:hAnsi="Times"/>
          <w:color w:val="333333"/>
          <w:sz w:val="24"/>
          <w:szCs w:val="24"/>
          <w:highlight w:val="white"/>
        </w:rPr>
        <w:t>Solutions that minimized the average distance between voxels within each cluster received a greater score.</w:t>
      </w:r>
      <w:r w:rsidRPr="00E11628">
        <w:rPr>
          <w:rFonts w:ascii="Times" w:hAnsi="Times"/>
          <w:sz w:val="24"/>
          <w:szCs w:val="24"/>
        </w:rPr>
        <w:t xml:space="preserve"> </w:t>
      </w:r>
      <w:r w:rsidR="007040CE" w:rsidRPr="00E11628">
        <w:rPr>
          <w:rFonts w:ascii="Times" w:hAnsi="Times"/>
          <w:color w:val="1D1F22"/>
          <w:sz w:val="24"/>
          <w:szCs w:val="24"/>
          <w:highlight w:val="white"/>
        </w:rPr>
        <w:t>To estimate the uncertainty around silhouette scores,</w:t>
      </w:r>
      <w:r w:rsidRPr="00E11628">
        <w:rPr>
          <w:rFonts w:ascii="Times" w:hAnsi="Times"/>
          <w:color w:val="1D1F22"/>
          <w:sz w:val="24"/>
          <w:szCs w:val="24"/>
          <w:highlight w:val="white"/>
        </w:rPr>
        <w:t xml:space="preserve"> we used a permutation procedure previously employed by our group </w:t>
      </w:r>
      <w:r w:rsidRPr="00E11628">
        <w:rPr>
          <w:rFonts w:ascii="Times" w:hAnsi="Times"/>
          <w:color w:val="1D1F22"/>
          <w:sz w:val="24"/>
          <w:szCs w:val="24"/>
          <w:highlight w:val="white"/>
        </w:rPr>
        <w:fldChar w:fldCharType="begin"/>
      </w:r>
      <w:r w:rsidR="00E11628" w:rsidRPr="00E11628">
        <w:rPr>
          <w:rFonts w:ascii="Times" w:hAnsi="Times"/>
          <w:color w:val="1D1F22"/>
          <w:sz w:val="24"/>
          <w:szCs w:val="24"/>
          <w:highlight w:val="white"/>
        </w:rPr>
        <w:instrText xml:space="preserve"> ADDIN PAPERS2_CITATIONS &lt;citation&gt;&lt;uuid&gt;AD86461C-7124-4E14-AB25-B7B4350320A2&lt;/uuid&gt;&lt;priority&gt;0&lt;/priority&gt;&lt;publications&gt;&lt;publication&gt;&lt;uuid&gt;60F7DB66-45CF-4000-A17B-D2C73AEE635C&lt;/uuid&gt;&lt;volume&gt;59&lt;/volume&gt;&lt;doi&gt;10.1016/j.neuron.2008.09.006&lt;/doi&gt;&lt;startpage&gt;1037&lt;/startpage&gt;&lt;publication_date&gt;99200809001200000000220000&lt;/publication_date&gt;&lt;url&gt;http://linkinghub.elsevier.com/retrieve/pii/S0896627308007538&lt;/url&gt;&lt;type&gt;400&lt;/type&gt;&lt;title&gt;Prefrontal-Subcortical Pathways Mediating Successful Emotion Regulation&lt;/title&gt;&lt;publisher&gt;Elsevier&lt;/publisher&gt;&lt;number&gt;6&lt;/number&gt;&lt;subtype&gt;400&lt;/subtype&gt;&lt;endpage&gt;1050&lt;/endpage&gt;&lt;bundle&gt;&lt;publication&gt;&lt;publisher&gt;Elsevier Inc.&lt;/publisher&gt;&lt;title&gt;Neuron&lt;/title&gt;&lt;type&gt;-100&lt;/type&gt;&lt;subtype&gt;-100&lt;/subtype&gt;&lt;uuid&gt;4F760053-710C-45E0-BDA8-53102C65B1F7&lt;/uuid&gt;&lt;/publication&gt;&lt;/bundle&gt;&lt;authors&gt;&lt;author&gt;&lt;firstName&gt;Tor&lt;/firstName&gt;&lt;middleNames&gt;D&lt;/middleNames&gt;&lt;lastName&gt;Wager&lt;/lastName&gt;&lt;/author&gt;&lt;author&gt;&lt;firstName&gt;Matthew&lt;/firstName&gt;&lt;middleNames&gt;L&lt;/middleNames&gt;&lt;lastName&gt;Davidson&lt;/lastName&gt;&lt;/author&gt;&lt;author&gt;&lt;firstName&gt;Brent&lt;/firstName&gt;&lt;middleNames&gt;L&lt;/middleNames&gt;&lt;lastName&gt;Hughes&lt;/lastName&gt;&lt;/author&gt;&lt;author&gt;&lt;firstName&gt;Martin&lt;/firstName&gt;&lt;middleNames&gt;A&lt;/middleNames&gt;&lt;lastName&gt;Lindquist&lt;/lastName&gt;&lt;/author&gt;&lt;author&gt;&lt;firstName&gt;Kevin&lt;/firstName&gt;&lt;middleNames&gt;N&lt;/middleNames&gt;&lt;lastName&gt;Ochsner&lt;/lastName&gt;&lt;/author&gt;&lt;/authors&gt;&lt;/publication&gt;&lt;/publications&gt;&lt;cites&gt;&lt;/cites&gt;&lt;/citation&gt;</w:instrText>
      </w:r>
      <w:r w:rsidRPr="00E11628">
        <w:rPr>
          <w:rFonts w:ascii="Times" w:hAnsi="Times"/>
          <w:color w:val="1D1F22"/>
          <w:sz w:val="24"/>
          <w:szCs w:val="24"/>
          <w:highlight w:val="white"/>
        </w:rPr>
        <w:fldChar w:fldCharType="separate"/>
      </w:r>
      <w:r w:rsidR="00E11628" w:rsidRPr="00E11628">
        <w:rPr>
          <w:rFonts w:ascii="Times" w:hAnsi="Times" w:cs="Times"/>
          <w:sz w:val="24"/>
          <w:szCs w:val="24"/>
        </w:rPr>
        <w:t>(Wager et al., 2008)</w:t>
      </w:r>
      <w:r w:rsidRPr="00E11628">
        <w:rPr>
          <w:rFonts w:ascii="Times" w:hAnsi="Times"/>
          <w:color w:val="1D1F22"/>
          <w:sz w:val="24"/>
          <w:szCs w:val="24"/>
          <w:highlight w:val="white"/>
        </w:rPr>
        <w:fldChar w:fldCharType="end"/>
      </w:r>
      <w:r w:rsidRPr="00E11628">
        <w:rPr>
          <w:rFonts w:ascii="Times" w:hAnsi="Times"/>
          <w:color w:val="1D1F22"/>
          <w:sz w:val="24"/>
          <w:szCs w:val="24"/>
          <w:highlight w:val="white"/>
        </w:rPr>
        <w:t xml:space="preserve">. </w:t>
      </w:r>
    </w:p>
    <w:p w14:paraId="2C6F9679" w14:textId="4C5D7AE6" w:rsidR="001F66B3" w:rsidRPr="00E11628" w:rsidRDefault="001F66B3" w:rsidP="000B042F">
      <w:pPr>
        <w:pStyle w:val="Normal1"/>
        <w:ind w:firstLine="720"/>
        <w:rPr>
          <w:rFonts w:ascii="Times" w:hAnsi="Times"/>
          <w:sz w:val="24"/>
          <w:szCs w:val="24"/>
        </w:rPr>
      </w:pPr>
      <w:r w:rsidRPr="00E11628">
        <w:rPr>
          <w:rFonts w:ascii="Times" w:hAnsi="Times"/>
          <w:sz w:val="24"/>
          <w:szCs w:val="24"/>
        </w:rPr>
        <w:t xml:space="preserve">To understand the anatomical correspondence of the resulting clusters, we calculated the probability of voxels in each cluster of occurring in probabilistic regions from the Harvard-Oxford atlas (H-O). We refer to H-O’s Juxapositional Lobule Cortex as Supplementary Motor Area (SMA) for consistency. We also compared the location of clusters to regions from cytoarchitechtonic atlases of medial motor areas </w:t>
      </w:r>
      <w:r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BB5ADD33-A069-4D4B-8561-F053BC32F25E&lt;/uuid&gt;&lt;priority&gt;18&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Pr="00E11628">
        <w:rPr>
          <w:rFonts w:ascii="Times" w:hAnsi="Times"/>
          <w:sz w:val="24"/>
          <w:szCs w:val="24"/>
        </w:rPr>
        <w:fldChar w:fldCharType="separate"/>
      </w:r>
      <w:r w:rsidRPr="00E11628">
        <w:rPr>
          <w:rFonts w:ascii="Times" w:hAnsi="Times" w:cs="Cambria"/>
          <w:sz w:val="24"/>
          <w:szCs w:val="24"/>
        </w:rPr>
        <w:t>(Picard and Strick, 1996)</w:t>
      </w:r>
      <w:r w:rsidRPr="00E11628">
        <w:rPr>
          <w:rFonts w:ascii="Times" w:hAnsi="Times"/>
          <w:sz w:val="24"/>
          <w:szCs w:val="24"/>
        </w:rPr>
        <w:fldChar w:fldCharType="end"/>
      </w:r>
      <w:r w:rsidRPr="00E11628">
        <w:rPr>
          <w:rFonts w:ascii="Times" w:hAnsi="Times"/>
          <w:sz w:val="24"/>
          <w:szCs w:val="24"/>
        </w:rPr>
        <w:t xml:space="preserve">, </w:t>
      </w:r>
      <w:r w:rsidR="00C93C59" w:rsidRPr="00E11628">
        <w:rPr>
          <w:rFonts w:ascii="Times" w:hAnsi="Times"/>
          <w:sz w:val="24"/>
          <w:szCs w:val="24"/>
        </w:rPr>
        <w:t>mid-cingulate cortex (Vogt, 2009</w:t>
      </w:r>
      <w:r w:rsidRPr="00E11628">
        <w:rPr>
          <w:rFonts w:ascii="Times" w:hAnsi="Times"/>
          <w:sz w:val="24"/>
          <w:szCs w:val="24"/>
        </w:rPr>
        <w:t xml:space="preserve">) and vmPFC </w:t>
      </w:r>
      <w:r w:rsidR="000B042F"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16973E75-C15A-4527-A74F-0633ED65A4B1&lt;/uuid&gt;&lt;priority&gt;0&lt;/priority&gt;&lt;publications&gt;&lt;publication&gt;&lt;volume&gt;40&lt;/volume&gt;&lt;publication_date&gt;99201409011200000000222000&lt;/publication_date&gt;&lt;number&gt;5&lt;/number&gt;&lt;doi&gt;10.1111/ejn.12654&lt;/doi&gt;&lt;startpage&gt;2777&lt;/startpage&gt;&lt;title&gt;Architecture and morphology of the human ventromedial prefrontal cortex&lt;/title&gt;&lt;uuid&gt;78A05B9E-AAAC-4493-B4A8-96376BA57948&lt;/uuid&gt;&lt;subtype&gt;400&lt;/subtype&gt;&lt;endpage&gt;2796&lt;/endpage&gt;&lt;type&gt;400&lt;/type&gt;&lt;url&gt;http://onlinelibrary.wiley.com/doi/10.1111/ejn.12654/full&lt;/url&gt;&lt;bundle&gt;&lt;publication&gt;&lt;publisher&gt;Blackwell Science Ltd&lt;/publisher&gt;&lt;title&gt;European Journal of Neuroscience&lt;/title&gt;&lt;type&gt;-100&lt;/type&gt;&lt;subtype&gt;-100&lt;/subtype&gt;&lt;uuid&gt;CC7CB225-3850-49B4-9B33-8BB036FE3DD5&lt;/uuid&gt;&lt;/publication&gt;&lt;/bundle&gt;&lt;authors&gt;&lt;author&gt;&lt;firstName&gt;Scott&lt;/firstName&gt;&lt;lastName&gt;Mackey&lt;/lastName&gt;&lt;/author&gt;&lt;author&gt;&lt;firstName&gt;Michael&lt;/firstName&gt;&lt;lastName&gt;Petrides&lt;/lastName&gt;&lt;/author&gt;&lt;/authors&gt;&lt;/publication&gt;&lt;/publications&gt;&lt;cites&gt;&lt;/cites&gt;&lt;/citation&gt;</w:instrText>
      </w:r>
      <w:r w:rsidR="000B042F" w:rsidRPr="00E11628">
        <w:rPr>
          <w:rFonts w:ascii="Times" w:hAnsi="Times"/>
          <w:sz w:val="24"/>
          <w:szCs w:val="24"/>
        </w:rPr>
        <w:fldChar w:fldCharType="separate"/>
      </w:r>
      <w:r w:rsidR="00C93C59" w:rsidRPr="00E11628">
        <w:rPr>
          <w:rFonts w:ascii="Times" w:hAnsi="Times" w:cs="Cambria"/>
          <w:sz w:val="24"/>
          <w:szCs w:val="24"/>
        </w:rPr>
        <w:t>(Mackey and Petrides, 2014)</w:t>
      </w:r>
      <w:r w:rsidR="000B042F" w:rsidRPr="00E11628">
        <w:rPr>
          <w:rFonts w:ascii="Times" w:hAnsi="Times"/>
          <w:sz w:val="24"/>
          <w:szCs w:val="24"/>
        </w:rPr>
        <w:fldChar w:fldCharType="end"/>
      </w:r>
      <w:r w:rsidR="000B042F" w:rsidRPr="00E11628">
        <w:rPr>
          <w:rFonts w:ascii="Times" w:hAnsi="Times"/>
          <w:sz w:val="24"/>
          <w:szCs w:val="24"/>
        </w:rPr>
        <w:t xml:space="preserve">. To be precise, sub-regions in the nine-cluster solution were given alphanumeric </w:t>
      </w:r>
      <w:r w:rsidR="00943363" w:rsidRPr="00E11628">
        <w:rPr>
          <w:rFonts w:ascii="Times" w:hAnsi="Times"/>
          <w:sz w:val="24"/>
          <w:szCs w:val="24"/>
        </w:rPr>
        <w:t>label</w:t>
      </w:r>
      <w:r w:rsidR="000B042F" w:rsidRPr="00E11628">
        <w:rPr>
          <w:rFonts w:ascii="Times" w:hAnsi="Times"/>
          <w:sz w:val="24"/>
          <w:szCs w:val="24"/>
        </w:rPr>
        <w:t xml:space="preserve">s in addition to </w:t>
      </w:r>
      <w:r w:rsidR="00893628" w:rsidRPr="00E11628">
        <w:rPr>
          <w:rFonts w:ascii="Times" w:hAnsi="Times"/>
          <w:sz w:val="24"/>
          <w:szCs w:val="24"/>
        </w:rPr>
        <w:t>descriptive</w:t>
      </w:r>
      <w:r w:rsidR="000B042F" w:rsidRPr="00E11628">
        <w:rPr>
          <w:rFonts w:ascii="Times" w:hAnsi="Times"/>
          <w:sz w:val="24"/>
          <w:szCs w:val="24"/>
        </w:rPr>
        <w:t xml:space="preserve"> names. </w:t>
      </w:r>
      <w:r w:rsidRPr="00E11628">
        <w:rPr>
          <w:rFonts w:ascii="Times" w:hAnsi="Times"/>
          <w:sz w:val="24"/>
          <w:szCs w:val="24"/>
        </w:rPr>
        <w:t xml:space="preserve"> </w:t>
      </w:r>
    </w:p>
    <w:p w14:paraId="6F155706" w14:textId="77777777" w:rsidR="007F249F" w:rsidRPr="00E11628" w:rsidRDefault="007F249F" w:rsidP="007F249F">
      <w:pPr>
        <w:pStyle w:val="Heading3"/>
        <w:spacing w:after="160" w:line="480" w:lineRule="auto"/>
        <w:rPr>
          <w:rFonts w:ascii="Times" w:hAnsi="Times"/>
          <w:b w:val="0"/>
          <w:i w:val="0"/>
          <w:sz w:val="24"/>
          <w:szCs w:val="24"/>
        </w:rPr>
      </w:pPr>
      <w:bookmarkStart w:id="72" w:name="h.pvjtzs2bcz3n" w:colFirst="0" w:colLast="0"/>
      <w:bookmarkEnd w:id="72"/>
      <w:r w:rsidRPr="00E11628">
        <w:rPr>
          <w:rFonts w:ascii="Times" w:hAnsi="Times"/>
          <w:b w:val="0"/>
          <w:i w:val="0"/>
          <w:sz w:val="24"/>
          <w:szCs w:val="24"/>
        </w:rPr>
        <w:t>Co-activation profiles</w:t>
      </w:r>
    </w:p>
    <w:p w14:paraId="20B8819C" w14:textId="0DD1D377" w:rsidR="007F249F" w:rsidRPr="00E11628" w:rsidRDefault="002E4129" w:rsidP="003F383D">
      <w:pPr>
        <w:pStyle w:val="Normal1"/>
        <w:spacing w:after="160"/>
        <w:rPr>
          <w:rFonts w:ascii="Times" w:hAnsi="Times"/>
          <w:sz w:val="24"/>
          <w:szCs w:val="24"/>
        </w:rPr>
      </w:pPr>
      <w:r w:rsidRPr="00E11628">
        <w:rPr>
          <w:rFonts w:ascii="Times" w:hAnsi="Times"/>
          <w:color w:val="333333"/>
          <w:sz w:val="24"/>
          <w:szCs w:val="24"/>
          <w:highlight w:val="white"/>
        </w:rPr>
        <w:t xml:space="preserve">Next, we </w:t>
      </w:r>
      <w:r w:rsidR="00614B0E">
        <w:rPr>
          <w:rFonts w:ascii="Times" w:hAnsi="Times"/>
          <w:color w:val="333333"/>
          <w:sz w:val="24"/>
          <w:szCs w:val="24"/>
          <w:highlight w:val="white"/>
        </w:rPr>
        <w:t>analyzed the</w:t>
      </w:r>
      <w:r w:rsidR="00614B0E" w:rsidRPr="00E11628">
        <w:rPr>
          <w:rFonts w:ascii="Times" w:hAnsi="Times"/>
          <w:color w:val="333333"/>
          <w:sz w:val="24"/>
          <w:szCs w:val="24"/>
          <w:highlight w:val="white"/>
        </w:rPr>
        <w:t xml:space="preserve"> </w:t>
      </w:r>
      <w:r w:rsidR="003F383D" w:rsidRPr="00E11628">
        <w:rPr>
          <w:rFonts w:ascii="Times" w:hAnsi="Times"/>
          <w:color w:val="333333"/>
          <w:sz w:val="24"/>
          <w:szCs w:val="24"/>
          <w:highlight w:val="white"/>
        </w:rPr>
        <w:t>differences in whole brain co-activation between the resulting clusters</w:t>
      </w:r>
      <w:r w:rsidR="003C2FF9" w:rsidRPr="00E11628">
        <w:rPr>
          <w:rFonts w:ascii="Times" w:hAnsi="Times"/>
          <w:color w:val="333333"/>
          <w:sz w:val="24"/>
          <w:szCs w:val="24"/>
          <w:highlight w:val="white"/>
        </w:rPr>
        <w:t xml:space="preserve"> (Figure 1B)</w:t>
      </w:r>
      <w:r w:rsidR="003F383D" w:rsidRPr="00E11628">
        <w:rPr>
          <w:rFonts w:ascii="Times" w:hAnsi="Times"/>
          <w:color w:val="333333"/>
          <w:sz w:val="24"/>
          <w:szCs w:val="24"/>
          <w:highlight w:val="white"/>
        </w:rPr>
        <w:t xml:space="preserve">. To highlight differences </w:t>
      </w:r>
      <w:r w:rsidR="003C2FF9" w:rsidRPr="00E11628">
        <w:rPr>
          <w:rFonts w:ascii="Times" w:hAnsi="Times"/>
          <w:color w:val="333333"/>
          <w:sz w:val="24"/>
          <w:szCs w:val="24"/>
          <w:highlight w:val="white"/>
        </w:rPr>
        <w:t>between clusters</w:t>
      </w:r>
      <w:r w:rsidR="003F383D" w:rsidRPr="00E11628">
        <w:rPr>
          <w:rFonts w:ascii="Times" w:hAnsi="Times"/>
          <w:color w:val="333333"/>
          <w:sz w:val="24"/>
          <w:szCs w:val="24"/>
          <w:highlight w:val="white"/>
        </w:rPr>
        <w:t xml:space="preserve">, we contrasted related sets of clusters. For the three-cluster solution, we contrasted the co-activation of each cluster </w:t>
      </w:r>
      <w:r w:rsidR="008E1338" w:rsidRPr="00E11628">
        <w:rPr>
          <w:rFonts w:ascii="Times" w:hAnsi="Times"/>
          <w:color w:val="333333"/>
          <w:sz w:val="24"/>
          <w:szCs w:val="24"/>
          <w:highlight w:val="white"/>
        </w:rPr>
        <w:t>with</w:t>
      </w:r>
      <w:r w:rsidR="003F383D" w:rsidRPr="00E11628">
        <w:rPr>
          <w:rFonts w:ascii="Times" w:hAnsi="Times"/>
          <w:color w:val="333333"/>
          <w:sz w:val="24"/>
          <w:szCs w:val="24"/>
          <w:highlight w:val="white"/>
        </w:rPr>
        <w:t xml:space="preserve"> the other two clusters. For the nine-cluster solution, we contrasted the co-activation of each cluster </w:t>
      </w:r>
      <w:r w:rsidR="008E1338" w:rsidRPr="00E11628">
        <w:rPr>
          <w:rFonts w:ascii="Times" w:hAnsi="Times"/>
          <w:color w:val="333333"/>
          <w:sz w:val="24"/>
          <w:szCs w:val="24"/>
          <w:highlight w:val="white"/>
        </w:rPr>
        <w:t>with</w:t>
      </w:r>
      <w:r w:rsidR="003F383D" w:rsidRPr="00E11628">
        <w:rPr>
          <w:rFonts w:ascii="Times" w:hAnsi="Times"/>
          <w:color w:val="333333"/>
          <w:sz w:val="24"/>
          <w:szCs w:val="24"/>
          <w:highlight w:val="white"/>
        </w:rPr>
        <w:t xml:space="preserve"> spatially </w:t>
      </w:r>
      <w:r w:rsidR="008E1338" w:rsidRPr="00E11628">
        <w:rPr>
          <w:rFonts w:ascii="Times" w:hAnsi="Times"/>
          <w:color w:val="333333"/>
          <w:sz w:val="24"/>
          <w:szCs w:val="24"/>
          <w:highlight w:val="white"/>
        </w:rPr>
        <w:t>adjacent</w:t>
      </w:r>
      <w:r w:rsidR="003F383D" w:rsidRPr="00E11628">
        <w:rPr>
          <w:rFonts w:ascii="Times" w:hAnsi="Times"/>
          <w:color w:val="333333"/>
          <w:sz w:val="24"/>
          <w:szCs w:val="24"/>
          <w:highlight w:val="white"/>
        </w:rPr>
        <w:t xml:space="preserve"> clusters that</w:t>
      </w:r>
      <w:r w:rsidRPr="00E11628">
        <w:rPr>
          <w:rFonts w:ascii="Times" w:hAnsi="Times"/>
          <w:color w:val="333333"/>
          <w:sz w:val="24"/>
          <w:szCs w:val="24"/>
          <w:highlight w:val="white"/>
        </w:rPr>
        <w:t xml:space="preserve"> </w:t>
      </w:r>
      <w:ins w:id="73" w:author="Microsoft Office User" w:date="2016-03-27T19:41:00Z">
        <w:r w:rsidR="00F627FA">
          <w:rPr>
            <w:rFonts w:ascii="Times" w:hAnsi="Times"/>
            <w:color w:val="333333"/>
            <w:sz w:val="24"/>
            <w:szCs w:val="24"/>
            <w:highlight w:val="white"/>
          </w:rPr>
          <w:t>fell within</w:t>
        </w:r>
        <w:r w:rsidR="00F627FA" w:rsidRPr="00E11628">
          <w:rPr>
            <w:rFonts w:ascii="Times" w:hAnsi="Times"/>
            <w:color w:val="333333"/>
            <w:sz w:val="24"/>
            <w:szCs w:val="24"/>
            <w:highlight w:val="white"/>
          </w:rPr>
          <w:t xml:space="preserve"> </w:t>
        </w:r>
      </w:ins>
      <w:r w:rsidR="003F383D" w:rsidRPr="00E11628">
        <w:rPr>
          <w:rFonts w:ascii="Times" w:hAnsi="Times"/>
          <w:color w:val="333333"/>
          <w:sz w:val="24"/>
          <w:szCs w:val="24"/>
          <w:highlight w:val="white"/>
        </w:rPr>
        <w:t xml:space="preserve">the same </w:t>
      </w:r>
      <w:r w:rsidR="000B042F" w:rsidRPr="00E11628">
        <w:rPr>
          <w:rFonts w:ascii="Times" w:hAnsi="Times"/>
          <w:color w:val="333333"/>
          <w:sz w:val="24"/>
          <w:szCs w:val="24"/>
          <w:highlight w:val="white"/>
        </w:rPr>
        <w:t>zone</w:t>
      </w:r>
      <w:r w:rsidR="003F383D" w:rsidRPr="00E11628">
        <w:rPr>
          <w:rFonts w:ascii="Times" w:hAnsi="Times"/>
          <w:color w:val="333333"/>
          <w:sz w:val="24"/>
          <w:szCs w:val="24"/>
          <w:highlight w:val="white"/>
        </w:rPr>
        <w:t xml:space="preserve"> </w:t>
      </w:r>
      <w:ins w:id="74" w:author="Microsoft Office User" w:date="2016-03-27T19:41:00Z">
        <w:r w:rsidR="00F627FA">
          <w:rPr>
            <w:rFonts w:ascii="Times" w:hAnsi="Times"/>
            <w:color w:val="333333"/>
            <w:sz w:val="24"/>
            <w:szCs w:val="24"/>
            <w:highlight w:val="white"/>
          </w:rPr>
          <w:t>of</w:t>
        </w:r>
        <w:r w:rsidR="00F627FA" w:rsidRPr="00E11628">
          <w:rPr>
            <w:rFonts w:ascii="Times" w:hAnsi="Times"/>
            <w:color w:val="333333"/>
            <w:sz w:val="24"/>
            <w:szCs w:val="24"/>
            <w:highlight w:val="white"/>
          </w:rPr>
          <w:t xml:space="preserve"> </w:t>
        </w:r>
      </w:ins>
      <w:r w:rsidR="003F383D" w:rsidRPr="00E11628">
        <w:rPr>
          <w:rFonts w:ascii="Times" w:hAnsi="Times"/>
          <w:color w:val="333333"/>
          <w:sz w:val="24"/>
          <w:szCs w:val="24"/>
          <w:highlight w:val="white"/>
        </w:rPr>
        <w:t xml:space="preserve">the three-cluster solution.  To do so, we performed a meta-analytic contrast between studies that activated a given cluster, and studies that activated </w:t>
      </w:r>
      <w:commentRangeStart w:id="75"/>
      <w:r w:rsidR="003F383D" w:rsidRPr="00E11628">
        <w:rPr>
          <w:rFonts w:ascii="Times" w:hAnsi="Times"/>
          <w:color w:val="333333"/>
          <w:sz w:val="24"/>
          <w:szCs w:val="24"/>
          <w:highlight w:val="white"/>
        </w:rPr>
        <w:t>control</w:t>
      </w:r>
      <w:r w:rsidR="003C2FF9" w:rsidRPr="00E11628">
        <w:rPr>
          <w:rFonts w:ascii="Times" w:hAnsi="Times"/>
          <w:color w:val="333333"/>
          <w:sz w:val="24"/>
          <w:szCs w:val="24"/>
          <w:highlight w:val="white"/>
        </w:rPr>
        <w:t xml:space="preserve"> clusters</w:t>
      </w:r>
      <w:commentRangeEnd w:id="75"/>
      <w:r w:rsidR="001B2C6B">
        <w:rPr>
          <w:rStyle w:val="CommentReference"/>
          <w:rFonts w:ascii="Times" w:hAnsi="Times"/>
        </w:rPr>
        <w:commentReference w:id="75"/>
      </w:r>
      <w:ins w:id="76" w:author="Alejandro De La Vega" w:date="2016-03-29T23:08:00Z">
        <w:r w:rsidR="00614B0E">
          <w:rPr>
            <w:rFonts w:ascii="Times" w:hAnsi="Times"/>
            <w:color w:val="333333"/>
            <w:sz w:val="24"/>
            <w:szCs w:val="24"/>
            <w:highlight w:val="white"/>
          </w:rPr>
          <w:t xml:space="preserve">. </w:t>
        </w:r>
      </w:ins>
      <w:r w:rsidR="003C2FF9" w:rsidRPr="00E11628">
        <w:rPr>
          <w:rFonts w:ascii="Times" w:hAnsi="Times"/>
          <w:color w:val="333333"/>
          <w:sz w:val="24"/>
          <w:szCs w:val="24"/>
          <w:highlight w:val="white"/>
        </w:rPr>
        <w:t xml:space="preserve"> </w:t>
      </w:r>
      <w:r w:rsidR="003F383D" w:rsidRPr="00E11628">
        <w:rPr>
          <w:rFonts w:ascii="Times" w:hAnsi="Times"/>
          <w:color w:val="333333"/>
          <w:sz w:val="24"/>
          <w:szCs w:val="24"/>
          <w:highlight w:val="white"/>
        </w:rPr>
        <w:t>The resulting</w:t>
      </w:r>
      <w:r w:rsidR="003C2FF9" w:rsidRPr="00E11628">
        <w:rPr>
          <w:rFonts w:ascii="Times" w:hAnsi="Times"/>
          <w:color w:val="333333"/>
          <w:sz w:val="24"/>
          <w:szCs w:val="24"/>
          <w:highlight w:val="white"/>
        </w:rPr>
        <w:t xml:space="preserve"> images </w:t>
      </w:r>
      <w:r w:rsidR="00EC2478" w:rsidRPr="00E11628">
        <w:rPr>
          <w:rFonts w:ascii="Times" w:hAnsi="Times"/>
          <w:color w:val="333333"/>
          <w:sz w:val="24"/>
          <w:szCs w:val="24"/>
          <w:highlight w:val="white"/>
        </w:rPr>
        <w:t>identify</w:t>
      </w:r>
      <w:r w:rsidR="003F383D" w:rsidRPr="00E11628">
        <w:rPr>
          <w:rFonts w:ascii="Times" w:hAnsi="Times"/>
          <w:color w:val="333333"/>
          <w:sz w:val="24"/>
          <w:szCs w:val="24"/>
          <w:highlight w:val="white"/>
        </w:rPr>
        <w:t xml:space="preserve"> voxels </w:t>
      </w:r>
      <w:r w:rsidRPr="00E11628">
        <w:rPr>
          <w:rFonts w:ascii="Times" w:hAnsi="Times"/>
          <w:color w:val="333333"/>
          <w:sz w:val="24"/>
          <w:szCs w:val="24"/>
          <w:highlight w:val="white"/>
        </w:rPr>
        <w:t xml:space="preserve">with a greater probability of co-activating with </w:t>
      </w:r>
      <w:r w:rsidR="003F383D" w:rsidRPr="00E11628">
        <w:rPr>
          <w:rFonts w:ascii="Times" w:hAnsi="Times"/>
          <w:color w:val="333333"/>
          <w:sz w:val="24"/>
          <w:szCs w:val="24"/>
          <w:highlight w:val="white"/>
        </w:rPr>
        <w:t>the cluster of interest</w:t>
      </w:r>
      <w:r w:rsidR="003C2FF9" w:rsidRPr="00E11628">
        <w:rPr>
          <w:rFonts w:ascii="Times" w:hAnsi="Times"/>
          <w:color w:val="333333"/>
          <w:sz w:val="24"/>
          <w:szCs w:val="24"/>
          <w:highlight w:val="white"/>
        </w:rPr>
        <w:t xml:space="preserve"> than with</w:t>
      </w:r>
      <w:r w:rsidRPr="00E11628">
        <w:rPr>
          <w:rFonts w:ascii="Times" w:hAnsi="Times"/>
          <w:color w:val="333333"/>
          <w:sz w:val="24"/>
          <w:szCs w:val="24"/>
          <w:highlight w:val="white"/>
        </w:rPr>
        <w:t xml:space="preserve"> </w:t>
      </w:r>
      <w:r w:rsidR="003F383D" w:rsidRPr="00E11628">
        <w:rPr>
          <w:rFonts w:ascii="Times" w:hAnsi="Times"/>
          <w:color w:val="333333"/>
          <w:sz w:val="24"/>
          <w:szCs w:val="24"/>
          <w:highlight w:val="white"/>
        </w:rPr>
        <w:t xml:space="preserve">control clusters. For example, voxels in grey </w:t>
      </w:r>
      <w:r w:rsidR="003F383D" w:rsidRPr="00E11628">
        <w:rPr>
          <w:rFonts w:ascii="Times" w:hAnsi="Times"/>
          <w:color w:val="333333"/>
          <w:sz w:val="24"/>
          <w:szCs w:val="24"/>
          <w:highlight w:val="white"/>
        </w:rPr>
        <w:lastRenderedPageBreak/>
        <w:t xml:space="preserve">in the first panel of Figure 3B indicate voxels that are </w:t>
      </w:r>
      <w:r w:rsidRPr="00E11628">
        <w:rPr>
          <w:rFonts w:ascii="Times" w:hAnsi="Times"/>
          <w:color w:val="333333"/>
          <w:sz w:val="24"/>
          <w:szCs w:val="24"/>
          <w:highlight w:val="white"/>
        </w:rPr>
        <w:t>active</w:t>
      </w:r>
      <w:r w:rsidR="003F383D"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more frequently in studies in which </w:t>
      </w:r>
      <w:r w:rsidR="000B042F" w:rsidRPr="00E11628">
        <w:rPr>
          <w:rFonts w:ascii="Times" w:hAnsi="Times"/>
          <w:color w:val="333333"/>
          <w:sz w:val="24"/>
          <w:szCs w:val="24"/>
          <w:highlight w:val="white"/>
        </w:rPr>
        <w:t>SMA/CCZ [P1]</w:t>
      </w:r>
      <w:r w:rsidR="003F383D"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is active </w:t>
      </w:r>
      <w:r w:rsidR="003F383D" w:rsidRPr="00E11628">
        <w:rPr>
          <w:rFonts w:ascii="Times" w:hAnsi="Times"/>
          <w:color w:val="333333"/>
          <w:sz w:val="24"/>
          <w:szCs w:val="24"/>
          <w:highlight w:val="white"/>
        </w:rPr>
        <w:t xml:space="preserve">than in studies </w:t>
      </w:r>
      <w:r w:rsidR="003C2FF9" w:rsidRPr="00E11628">
        <w:rPr>
          <w:rFonts w:ascii="Times" w:hAnsi="Times"/>
          <w:color w:val="333333"/>
          <w:sz w:val="24"/>
          <w:szCs w:val="24"/>
          <w:highlight w:val="white"/>
        </w:rPr>
        <w:t xml:space="preserve">in which </w:t>
      </w:r>
      <w:r w:rsidR="003F383D" w:rsidRPr="00E11628">
        <w:rPr>
          <w:rFonts w:ascii="Times" w:hAnsi="Times"/>
          <w:color w:val="333333"/>
          <w:sz w:val="24"/>
          <w:szCs w:val="24"/>
          <w:highlight w:val="white"/>
        </w:rPr>
        <w:t>pre-SMA</w:t>
      </w:r>
      <w:r w:rsidR="000B042F" w:rsidRPr="00E11628">
        <w:rPr>
          <w:rFonts w:ascii="Times" w:hAnsi="Times"/>
          <w:color w:val="333333"/>
          <w:sz w:val="24"/>
          <w:szCs w:val="24"/>
          <w:highlight w:val="white"/>
        </w:rPr>
        <w:t xml:space="preserve"> [P2]</w:t>
      </w:r>
      <w:r w:rsidR="003C2FF9" w:rsidRPr="00E11628">
        <w:rPr>
          <w:rFonts w:ascii="Times" w:hAnsi="Times"/>
          <w:color w:val="333333"/>
          <w:sz w:val="24"/>
          <w:szCs w:val="24"/>
          <w:highlight w:val="white"/>
        </w:rPr>
        <w:t xml:space="preserve"> is active</w:t>
      </w:r>
      <w:r w:rsidR="003F383D"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We calculated p-values </w:t>
      </w:r>
      <w:r w:rsidR="007F249F" w:rsidRPr="00E11628">
        <w:rPr>
          <w:rFonts w:ascii="Times" w:hAnsi="Times"/>
          <w:color w:val="333333"/>
          <w:sz w:val="24"/>
          <w:szCs w:val="24"/>
        </w:rPr>
        <w:t xml:space="preserve">for each voxel using a two-way chi-square test </w:t>
      </w:r>
      <w:r w:rsidR="003F383D" w:rsidRPr="00E11628">
        <w:rPr>
          <w:rFonts w:ascii="Times" w:hAnsi="Times"/>
          <w:color w:val="333333"/>
          <w:sz w:val="24"/>
          <w:szCs w:val="24"/>
        </w:rPr>
        <w:t xml:space="preserve">and </w:t>
      </w:r>
      <w:r w:rsidR="007F249F" w:rsidRPr="00E11628">
        <w:rPr>
          <w:rFonts w:ascii="Times" w:hAnsi="Times"/>
          <w:color w:val="333333"/>
          <w:sz w:val="24"/>
          <w:szCs w:val="24"/>
        </w:rPr>
        <w:t xml:space="preserve">thresholded </w:t>
      </w:r>
      <w:r w:rsidR="003C2FF9" w:rsidRPr="00E11628">
        <w:rPr>
          <w:rFonts w:ascii="Times" w:hAnsi="Times"/>
          <w:color w:val="333333"/>
          <w:sz w:val="24"/>
          <w:szCs w:val="24"/>
        </w:rPr>
        <w:t>the co-activation images</w:t>
      </w:r>
      <w:r w:rsidR="007F249F" w:rsidRPr="00E11628">
        <w:rPr>
          <w:rFonts w:ascii="Times" w:hAnsi="Times"/>
          <w:color w:val="333333"/>
          <w:sz w:val="24"/>
          <w:szCs w:val="24"/>
        </w:rPr>
        <w:t xml:space="preserve"> using </w:t>
      </w:r>
      <w:r w:rsidR="00EE7544" w:rsidRPr="00E11628">
        <w:rPr>
          <w:rFonts w:ascii="Times" w:hAnsi="Times"/>
          <w:color w:val="333333"/>
          <w:sz w:val="24"/>
          <w:szCs w:val="24"/>
        </w:rPr>
        <w:t xml:space="preserve">the </w:t>
      </w:r>
      <w:r w:rsidR="007F249F" w:rsidRPr="00E11628">
        <w:rPr>
          <w:rFonts w:ascii="Times" w:hAnsi="Times"/>
          <w:color w:val="333333"/>
          <w:sz w:val="24"/>
          <w:szCs w:val="24"/>
        </w:rPr>
        <w:t>False Discovery Rate</w:t>
      </w:r>
      <w:r w:rsidR="003F383D" w:rsidRPr="00E11628">
        <w:rPr>
          <w:rFonts w:ascii="Times" w:hAnsi="Times"/>
          <w:color w:val="333333"/>
          <w:sz w:val="24"/>
          <w:szCs w:val="24"/>
        </w:rPr>
        <w:t xml:space="preserve"> (q</w:t>
      </w:r>
      <w:r w:rsidR="007F249F" w:rsidRPr="00E11628">
        <w:rPr>
          <w:rFonts w:ascii="Times" w:hAnsi="Times"/>
          <w:color w:val="333333"/>
          <w:sz w:val="24"/>
          <w:szCs w:val="24"/>
        </w:rPr>
        <w:t xml:space="preserve"> &lt; 0.01</w:t>
      </w:r>
      <w:r w:rsidR="003F383D" w:rsidRPr="00E11628">
        <w:rPr>
          <w:rFonts w:ascii="Times" w:hAnsi="Times"/>
          <w:color w:val="333333"/>
          <w:sz w:val="24"/>
          <w:szCs w:val="24"/>
        </w:rPr>
        <w:t>)</w:t>
      </w:r>
      <w:r w:rsidRPr="00E11628">
        <w:rPr>
          <w:rFonts w:ascii="Times" w:hAnsi="Times"/>
          <w:color w:val="333333"/>
          <w:sz w:val="24"/>
          <w:szCs w:val="24"/>
        </w:rPr>
        <w:t>. The resulting images were</w:t>
      </w:r>
      <w:r w:rsidR="007F249F" w:rsidRPr="00E11628">
        <w:rPr>
          <w:rFonts w:ascii="Times" w:hAnsi="Times"/>
          <w:color w:val="333333"/>
          <w:sz w:val="24"/>
          <w:szCs w:val="24"/>
        </w:rPr>
        <w:t xml:space="preserve"> binarized </w:t>
      </w:r>
      <w:r w:rsidRPr="00E11628">
        <w:rPr>
          <w:rFonts w:ascii="Times" w:hAnsi="Times"/>
          <w:color w:val="333333"/>
          <w:sz w:val="24"/>
          <w:szCs w:val="24"/>
        </w:rPr>
        <w:t xml:space="preserve">for display purposes and visualized </w:t>
      </w:r>
      <w:r w:rsidR="007F249F" w:rsidRPr="00E11628">
        <w:rPr>
          <w:rFonts w:ascii="Times" w:hAnsi="Times"/>
          <w:color w:val="333333"/>
          <w:sz w:val="24"/>
          <w:szCs w:val="24"/>
        </w:rPr>
        <w:t xml:space="preserve">using the NiLearn library for Python. </w:t>
      </w:r>
    </w:p>
    <w:p w14:paraId="6150FE09" w14:textId="77777777" w:rsidR="007F249F" w:rsidRPr="00E11628" w:rsidRDefault="007F249F" w:rsidP="007F249F">
      <w:pPr>
        <w:pStyle w:val="Heading3"/>
        <w:spacing w:before="0" w:after="160" w:line="480" w:lineRule="auto"/>
        <w:rPr>
          <w:rFonts w:ascii="Times" w:hAnsi="Times"/>
          <w:b w:val="0"/>
          <w:i w:val="0"/>
          <w:sz w:val="24"/>
          <w:szCs w:val="24"/>
        </w:rPr>
      </w:pPr>
      <w:bookmarkStart w:id="77" w:name="h.hzi400pibk7u" w:colFirst="0" w:colLast="0"/>
      <w:bookmarkEnd w:id="77"/>
      <w:r w:rsidRPr="00E11628">
        <w:rPr>
          <w:rFonts w:ascii="Times" w:hAnsi="Times"/>
          <w:b w:val="0"/>
          <w:i w:val="0"/>
          <w:sz w:val="24"/>
          <w:szCs w:val="24"/>
        </w:rPr>
        <w:t>Topic modeling</w:t>
      </w:r>
    </w:p>
    <w:p w14:paraId="7B2E7A3B" w14:textId="6C45504C" w:rsidR="007F249F" w:rsidRPr="00E11628" w:rsidRDefault="007F249F" w:rsidP="007F249F">
      <w:pPr>
        <w:pStyle w:val="Normal1"/>
        <w:rPr>
          <w:rFonts w:ascii="Times" w:hAnsi="Times"/>
          <w:color w:val="333333"/>
          <w:sz w:val="24"/>
          <w:szCs w:val="24"/>
        </w:rPr>
      </w:pPr>
      <w:r w:rsidRPr="00E11628">
        <w:rPr>
          <w:rFonts w:ascii="Times" w:hAnsi="Times"/>
          <w:color w:val="333333"/>
          <w:sz w:val="24"/>
          <w:szCs w:val="24"/>
          <w:highlight w:val="white"/>
        </w:rPr>
        <w:t>Although term-based meta-analysis maps in Neurosynth closely resemble the results of manual meta-analyses of the same concepts, there is a high degree of redundancy between terms (e.g. ‘episodes’ and ‘episodic’), as well as potential ambiguity as to the meaning of an individual word out of context (e.g. ‘memory’ can indicate working memory or episodic memory). To remedy this</w:t>
      </w:r>
      <w:ins w:id="78" w:author="Microsoft Office User" w:date="2016-03-27T19:47:00Z">
        <w:r w:rsidR="001B2C6B">
          <w:rPr>
            <w:rFonts w:ascii="Times" w:hAnsi="Times"/>
            <w:color w:val="333333"/>
            <w:sz w:val="24"/>
            <w:szCs w:val="24"/>
            <w:highlight w:val="white"/>
          </w:rPr>
          <w:t xml:space="preserve"> </w:t>
        </w:r>
      </w:ins>
      <w:r w:rsidR="001B2C6B">
        <w:rPr>
          <w:rFonts w:ascii="Times" w:hAnsi="Times"/>
          <w:color w:val="333333"/>
          <w:sz w:val="24"/>
          <w:szCs w:val="24"/>
          <w:highlight w:val="white"/>
        </w:rPr>
        <w:t>problem</w:t>
      </w:r>
      <w:r w:rsidRPr="00E11628">
        <w:rPr>
          <w:rFonts w:ascii="Times" w:hAnsi="Times"/>
          <w:color w:val="333333"/>
          <w:sz w:val="24"/>
          <w:szCs w:val="24"/>
          <w:highlight w:val="white"/>
        </w:rPr>
        <w:t>, we employed a reduced semantic representation of the latent conceptual structure underlying the neuroimaging literature: a set of 60 topics derived using latent dirichlet allocation (LDA) topic-modeling</w:t>
      </w:r>
      <w:r w:rsidR="00E11628" w:rsidRPr="00E11628">
        <w:rPr>
          <w:rFonts w:ascii="Times" w:hAnsi="Times"/>
          <w:color w:val="333333"/>
          <w:sz w:val="24"/>
          <w:szCs w:val="24"/>
          <w:highlight w:val="white"/>
        </w:rPr>
        <w:t xml:space="preserve"> </w:t>
      </w:r>
      <w:r w:rsidR="00E11628"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CA818459-6A05-488E-88B2-ED8136630737&lt;/uuid&gt;&lt;priority&gt;0&lt;/priority&gt;&lt;publications&gt;&lt;publication&gt;&lt;volume&gt;3&lt;/volume&gt;&lt;publication_date&gt;99200303011200000000222000&lt;/publication_date&gt;&lt;startpage&gt;993&lt;/startpage&gt;&lt;title&gt;Latent dirichlet allocation&lt;/title&gt;&lt;uuid&gt;BA1C9115-5ED3-4B1B-940E-9152CD7B6021&lt;/uuid&gt;&lt;subtype&gt;400&lt;/subtype&gt;&lt;publisher&gt;JMLR.org&lt;/publisher&gt;&lt;type&gt;400&lt;/type&gt;&lt;endpage&gt;1022&lt;/endpage&gt;&lt;url&gt;http://dl.acm.org/citation.cfm?id=944919.944937&lt;/url&gt;&lt;bundle&gt;&lt;publication&gt;&lt;publisher&gt;JMLR.org&lt;/publisher&gt;&lt;title&gt;the Journal of machine Learning research&lt;/title&gt;&lt;type&gt;-100&lt;/type&gt;&lt;subtype&gt;-100&lt;/subtype&gt;&lt;uuid&gt;54D1AEBF-AF1C-487A-BB94-57C485CF729E&lt;/uuid&gt;&lt;/publication&gt;&lt;/bundle&gt;&lt;authors&gt;&lt;author&gt;&lt;firstName&gt;David&lt;/firstName&gt;&lt;middleNames&gt;M&lt;/middleNames&gt;&lt;lastName&gt;Blei&lt;/lastName&gt;&lt;/author&gt;&lt;author&gt;&lt;firstName&gt;Andrew&lt;/firstName&gt;&lt;middleNames&gt;Y&lt;/middleNames&gt;&lt;lastName&gt;Ng&lt;/lastName&gt;&lt;/author&gt;&lt;author&gt;&lt;firstName&gt;Michael&lt;/firstName&gt;&lt;middleNames&gt;I&lt;/middleNames&gt;&lt;lastName&gt;Jordan&lt;/lastName&gt;&lt;/author&gt;&lt;/authors&gt;&lt;/publication&gt;&lt;/publications&gt;&lt;cites&gt;&lt;/cites&gt;&lt;/citation&gt;</w:instrText>
      </w:r>
      <w:r w:rsidR="00E11628" w:rsidRPr="00E11628">
        <w:rPr>
          <w:rFonts w:ascii="Times" w:hAnsi="Times"/>
          <w:color w:val="333333"/>
          <w:sz w:val="24"/>
          <w:szCs w:val="24"/>
          <w:highlight w:val="white"/>
        </w:rPr>
        <w:fldChar w:fldCharType="separate"/>
      </w:r>
      <w:r w:rsidR="00E11628" w:rsidRPr="00E11628">
        <w:rPr>
          <w:rFonts w:ascii="Times" w:hAnsi="Times" w:cs="Cambria"/>
          <w:sz w:val="24"/>
          <w:szCs w:val="24"/>
        </w:rPr>
        <w:t>(Blei et al., 2003)</w:t>
      </w:r>
      <w:r w:rsidR="00E11628" w:rsidRPr="00E11628">
        <w:rPr>
          <w:rFonts w:ascii="Times" w:hAnsi="Times"/>
          <w:color w:val="333333"/>
          <w:sz w:val="24"/>
          <w:szCs w:val="24"/>
          <w:highlight w:val="white"/>
        </w:rPr>
        <w:fldChar w:fldCharType="end"/>
      </w:r>
      <w:r w:rsidRPr="00E11628">
        <w:rPr>
          <w:rFonts w:ascii="Times" w:hAnsi="Times"/>
          <w:color w:val="333333"/>
          <w:sz w:val="24"/>
          <w:szCs w:val="24"/>
          <w:highlight w:val="white"/>
        </w:rPr>
        <w:t xml:space="preserve">. This procedure was identical to that used in a previous study </w:t>
      </w:r>
      <w:r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CEDC67BE-C7FD-4CBA-AB05-DE03CB52095D&lt;/uuid&gt;&lt;priority&gt;0&lt;/priority&gt;&lt;publications&gt;&lt;publication&gt;&lt;volume&gt;8&lt;/volume&gt;&lt;publication_date&gt;99201210111200000000222000&lt;/publication_date&gt;&lt;number&gt;10&lt;/number&gt;&lt;doi&gt;10.1371/journal.pcbi.1002707&lt;/doi&gt;&lt;startpage&gt;e1002707&lt;/startpage&gt;&lt;title&gt;Discovering Relations Between Mind, Brain, and Mental Disorders Using Topic Mapping&lt;/title&gt;&lt;uuid&gt;32F29F0C-1EE9-4E46-A82A-BA85D8D31634&lt;/uuid&gt;&lt;subtype&gt;400&lt;/subtype&gt;&lt;publisher&gt;Public Library of Science&lt;/publisher&gt;&lt;type&gt;400&lt;/type&gt;&lt;url&gt;http://dx.plos.org/10.1371/journal.pcbi.1002707&lt;/url&gt;&lt;bundle&gt;&lt;publication&gt;&lt;publisher&gt;Public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Pr="00E11628">
        <w:rPr>
          <w:rFonts w:ascii="Times" w:hAnsi="Times"/>
          <w:color w:val="333333"/>
          <w:sz w:val="24"/>
          <w:szCs w:val="24"/>
          <w:highlight w:val="white"/>
        </w:rPr>
        <w:fldChar w:fldCharType="separate"/>
      </w:r>
      <w:r w:rsidR="00E2184D" w:rsidRPr="00E11628">
        <w:rPr>
          <w:rFonts w:ascii="Times" w:hAnsi="Times" w:cs="Times"/>
          <w:sz w:val="24"/>
          <w:szCs w:val="24"/>
        </w:rPr>
        <w:t>(Poldrack et al., 2012a)</w:t>
      </w:r>
      <w:r w:rsidRPr="00E11628">
        <w:rPr>
          <w:rFonts w:ascii="Times" w:hAnsi="Times"/>
          <w:color w:val="333333"/>
          <w:sz w:val="24"/>
          <w:szCs w:val="24"/>
          <w:highlight w:val="white"/>
        </w:rPr>
        <w:fldChar w:fldCharType="end"/>
      </w:r>
      <w:r w:rsidRPr="00E11628">
        <w:rPr>
          <w:rFonts w:ascii="Times" w:hAnsi="Times"/>
          <w:color w:val="333333"/>
          <w:sz w:val="24"/>
          <w:szCs w:val="24"/>
          <w:highlight w:val="white"/>
        </w:rPr>
        <w:t xml:space="preserve">, except for the use of a smaller number of topics and a much larger version of the Neurosynth database. The generative topic model derives 60 independent topics from the co-occurrence across studies of all words in the abstracts fMRI studies in the database. Each topic loads onto individual words to a varying extent, facilitating the interpretation of topics; for example, a working memory topic loads highest on the words 'memory, WM, load', while an episodic memory topic loads on 'memory, retrieval, events'. Note that both topics highly load on the word “memory”, but the meaning of this word is disambiguated because it is contextualized by other words that strongly load onto that topic. Out of the 60 generated topics, we excluded 25 topics representing non-psychological phenomena-- such as the nature of the subject population (e.g. gender, special populations) and methods (e.g., </w:t>
      </w:r>
      <w:r w:rsidRPr="00E11628">
        <w:rPr>
          <w:rFonts w:ascii="Times" w:hAnsi="Times"/>
          <w:color w:val="333333"/>
          <w:sz w:val="24"/>
          <w:szCs w:val="24"/>
          <w:highlight w:val="white"/>
        </w:rPr>
        <w:lastRenderedPageBreak/>
        <w:t xml:space="preserve">words such as “images”, “voxels”)—resulting in 35 psychological </w:t>
      </w:r>
      <w:r w:rsidR="000B042F" w:rsidRPr="00E11628">
        <w:rPr>
          <w:rFonts w:ascii="Times" w:hAnsi="Times"/>
          <w:color w:val="333333"/>
          <w:sz w:val="24"/>
          <w:szCs w:val="24"/>
          <w:highlight w:val="white"/>
        </w:rPr>
        <w:t>topics</w:t>
      </w:r>
      <w:r w:rsidRPr="00E11628">
        <w:rPr>
          <w:rFonts w:ascii="Times" w:hAnsi="Times"/>
          <w:color w:val="333333"/>
          <w:sz w:val="24"/>
          <w:szCs w:val="24"/>
          <w:highlight w:val="white"/>
        </w:rPr>
        <w:t xml:space="preserve">. </w:t>
      </w:r>
      <w:bookmarkStart w:id="79" w:name="h.8y1suy7cin8l" w:colFirst="0" w:colLast="0"/>
      <w:bookmarkEnd w:id="79"/>
      <w:r w:rsidR="00EB0085" w:rsidRPr="00E11628">
        <w:rPr>
          <w:rFonts w:ascii="Times" w:hAnsi="Times"/>
          <w:color w:val="333333"/>
          <w:sz w:val="24"/>
          <w:szCs w:val="24"/>
        </w:rPr>
        <w:t xml:space="preserve">See Table 1 for a list of topics most associated with MFC. </w:t>
      </w:r>
    </w:p>
    <w:p w14:paraId="411416E7" w14:textId="1D642961" w:rsidR="007F249F" w:rsidRPr="00E11628" w:rsidRDefault="007F249F" w:rsidP="007F249F">
      <w:pPr>
        <w:pStyle w:val="Heading3"/>
        <w:spacing w:after="160" w:line="480" w:lineRule="auto"/>
        <w:rPr>
          <w:rFonts w:ascii="Times" w:hAnsi="Times"/>
          <w:b w:val="0"/>
          <w:i w:val="0"/>
          <w:sz w:val="24"/>
          <w:szCs w:val="24"/>
        </w:rPr>
      </w:pPr>
      <w:bookmarkStart w:id="80" w:name="h.3yrjoxkkqysn" w:colFirst="0" w:colLast="0"/>
      <w:bookmarkEnd w:id="80"/>
      <w:r w:rsidRPr="00E11628">
        <w:rPr>
          <w:rFonts w:ascii="Times" w:hAnsi="Times"/>
          <w:b w:val="0"/>
          <w:i w:val="0"/>
          <w:sz w:val="24"/>
          <w:szCs w:val="24"/>
        </w:rPr>
        <w:t>Meta-analytic functional</w:t>
      </w:r>
      <w:r w:rsidR="001F66B3" w:rsidRPr="00E11628">
        <w:rPr>
          <w:rFonts w:ascii="Times" w:hAnsi="Times"/>
          <w:b w:val="0"/>
          <w:i w:val="0"/>
          <w:sz w:val="24"/>
          <w:szCs w:val="24"/>
        </w:rPr>
        <w:t xml:space="preserve"> </w:t>
      </w:r>
      <w:r w:rsidR="000B042F" w:rsidRPr="00E11628">
        <w:rPr>
          <w:rFonts w:ascii="Times" w:hAnsi="Times"/>
          <w:b w:val="0"/>
          <w:i w:val="0"/>
          <w:sz w:val="24"/>
          <w:szCs w:val="24"/>
        </w:rPr>
        <w:t xml:space="preserve">preference </w:t>
      </w:r>
      <w:r w:rsidR="001F66B3" w:rsidRPr="00E11628">
        <w:rPr>
          <w:rFonts w:ascii="Times" w:hAnsi="Times"/>
          <w:b w:val="0"/>
          <w:i w:val="0"/>
          <w:sz w:val="24"/>
          <w:szCs w:val="24"/>
        </w:rPr>
        <w:t>profiles</w:t>
      </w:r>
    </w:p>
    <w:p w14:paraId="3ABF844B" w14:textId="1A8FC25F" w:rsidR="007F249F" w:rsidRPr="00E11628" w:rsidRDefault="007F249F" w:rsidP="007F249F">
      <w:pPr>
        <w:pStyle w:val="Normal1"/>
        <w:spacing w:after="160"/>
        <w:rPr>
          <w:rFonts w:ascii="Times" w:hAnsi="Times"/>
          <w:sz w:val="24"/>
          <w:szCs w:val="24"/>
        </w:rPr>
      </w:pPr>
      <w:r w:rsidRPr="00E11628">
        <w:rPr>
          <w:rFonts w:ascii="Times" w:hAnsi="Times"/>
          <w:color w:val="333333"/>
          <w:sz w:val="24"/>
          <w:szCs w:val="24"/>
          <w:highlight w:val="white"/>
        </w:rPr>
        <w:t xml:space="preserve">We generated functional </w:t>
      </w:r>
      <w:r w:rsidR="003C2FF9" w:rsidRPr="00E11628">
        <w:rPr>
          <w:rFonts w:ascii="Times" w:hAnsi="Times"/>
          <w:color w:val="333333"/>
          <w:sz w:val="24"/>
          <w:szCs w:val="24"/>
          <w:highlight w:val="white"/>
        </w:rPr>
        <w:t xml:space="preserve">preference </w:t>
      </w:r>
      <w:r w:rsidRPr="00E11628">
        <w:rPr>
          <w:rFonts w:ascii="Times" w:hAnsi="Times"/>
          <w:color w:val="333333"/>
          <w:sz w:val="24"/>
          <w:szCs w:val="24"/>
          <w:highlight w:val="white"/>
        </w:rPr>
        <w:t xml:space="preserve">profiles by determining which psychological topics best predicted each MFC </w:t>
      </w:r>
      <w:r w:rsidR="003C2FF9" w:rsidRPr="00E11628">
        <w:rPr>
          <w:rFonts w:ascii="Times" w:hAnsi="Times"/>
          <w:color w:val="333333"/>
          <w:sz w:val="24"/>
          <w:szCs w:val="24"/>
          <w:highlight w:val="white"/>
        </w:rPr>
        <w:t xml:space="preserve">cluster’s </w:t>
      </w:r>
      <w:r w:rsidRPr="00E11628">
        <w:rPr>
          <w:rFonts w:ascii="Times" w:hAnsi="Times"/>
          <w:color w:val="333333"/>
          <w:sz w:val="24"/>
          <w:szCs w:val="24"/>
          <w:highlight w:val="white"/>
        </w:rPr>
        <w:t>activity across fMRI studies</w:t>
      </w:r>
      <w:r w:rsidR="003C2FF9" w:rsidRPr="00E11628">
        <w:rPr>
          <w:rFonts w:ascii="Times" w:hAnsi="Times"/>
          <w:color w:val="333333"/>
          <w:sz w:val="24"/>
          <w:szCs w:val="24"/>
          <w:highlight w:val="white"/>
        </w:rPr>
        <w:t xml:space="preserve"> (Figure 1C)</w:t>
      </w:r>
      <w:r w:rsidRPr="00E11628">
        <w:rPr>
          <w:rFonts w:ascii="Times" w:hAnsi="Times"/>
          <w:color w:val="333333"/>
          <w:sz w:val="24"/>
          <w:szCs w:val="24"/>
          <w:highlight w:val="white"/>
        </w:rPr>
        <w:t xml:space="preserve">. First, we selected two sets of studies: studies that activated a given </w:t>
      </w:r>
      <w:r w:rsidR="003C2FF9" w:rsidRPr="00E11628">
        <w:rPr>
          <w:rFonts w:ascii="Times" w:hAnsi="Times"/>
          <w:color w:val="333333"/>
          <w:sz w:val="24"/>
          <w:szCs w:val="24"/>
          <w:highlight w:val="white"/>
        </w:rPr>
        <w:t>cluster</w:t>
      </w:r>
      <w:r w:rsidR="002E6CDF" w:rsidRPr="00E11628">
        <w:rPr>
          <w:rFonts w:ascii="Times" w:hAnsi="Times"/>
          <w:color w:val="333333"/>
          <w:sz w:val="24"/>
          <w:szCs w:val="24"/>
          <w:highlight w:val="white"/>
        </w:rPr>
        <w:t>—d</w:t>
      </w:r>
      <w:r w:rsidRPr="00E11628">
        <w:rPr>
          <w:rFonts w:ascii="Times" w:hAnsi="Times"/>
          <w:color w:val="333333"/>
          <w:sz w:val="24"/>
          <w:szCs w:val="24"/>
          <w:highlight w:val="white"/>
        </w:rPr>
        <w:t xml:space="preserve">efined as activating at least 5% of voxels in the </w:t>
      </w:r>
      <w:r w:rsidR="003C2FF9" w:rsidRPr="00E11628">
        <w:rPr>
          <w:rFonts w:ascii="Times" w:hAnsi="Times"/>
          <w:color w:val="333333"/>
          <w:sz w:val="24"/>
          <w:szCs w:val="24"/>
          <w:highlight w:val="white"/>
        </w:rPr>
        <w:t>cluster</w:t>
      </w:r>
      <w:r w:rsidR="00545025" w:rsidRPr="00E11628">
        <w:rPr>
          <w:rFonts w:ascii="Times" w:hAnsi="Times"/>
          <w:color w:val="333333"/>
          <w:sz w:val="24"/>
          <w:szCs w:val="24"/>
          <w:highlight w:val="white"/>
        </w:rPr>
        <w:softHyphen/>
        <w:t xml:space="preserve">– </w:t>
      </w:r>
      <w:r w:rsidRPr="00E11628">
        <w:rPr>
          <w:rFonts w:ascii="Times" w:hAnsi="Times"/>
          <w:color w:val="333333"/>
          <w:sz w:val="24"/>
          <w:szCs w:val="24"/>
          <w:highlight w:val="white"/>
        </w:rPr>
        <w:t>and studies that did not</w:t>
      </w:r>
      <w:r w:rsidR="00545025"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defined as activating no voxels in the </w:t>
      </w:r>
      <w:r w:rsidR="003C2FF9" w:rsidRPr="00E11628">
        <w:rPr>
          <w:rFonts w:ascii="Times" w:hAnsi="Times"/>
          <w:color w:val="333333"/>
          <w:sz w:val="24"/>
          <w:szCs w:val="24"/>
          <w:highlight w:val="white"/>
        </w:rPr>
        <w:t>cluster</w:t>
      </w:r>
      <w:r w:rsidRPr="00E11628">
        <w:rPr>
          <w:rFonts w:ascii="Times" w:hAnsi="Times"/>
          <w:color w:val="333333"/>
          <w:sz w:val="24"/>
          <w:szCs w:val="24"/>
          <w:highlight w:val="white"/>
        </w:rPr>
        <w:t xml:space="preserve">. For each </w:t>
      </w:r>
      <w:r w:rsidR="003C2FF9" w:rsidRPr="00E11628">
        <w:rPr>
          <w:rFonts w:ascii="Times" w:hAnsi="Times"/>
          <w:color w:val="333333"/>
          <w:sz w:val="24"/>
          <w:szCs w:val="24"/>
          <w:highlight w:val="white"/>
        </w:rPr>
        <w:t>cluster</w:t>
      </w:r>
      <w:r w:rsidRPr="00E11628">
        <w:rPr>
          <w:rFonts w:ascii="Times" w:hAnsi="Times"/>
          <w:color w:val="333333"/>
          <w:sz w:val="24"/>
          <w:szCs w:val="24"/>
          <w:highlight w:val="white"/>
        </w:rPr>
        <w:t xml:space="preserve">, we trained a naive Bayes classifier to discriminate these two sets of studies based on psychological </w:t>
      </w:r>
      <w:r w:rsidR="000B042F" w:rsidRPr="00E11628">
        <w:rPr>
          <w:rFonts w:ascii="Times" w:hAnsi="Times"/>
          <w:color w:val="333333"/>
          <w:sz w:val="24"/>
          <w:szCs w:val="24"/>
          <w:highlight w:val="white"/>
        </w:rPr>
        <w:t xml:space="preserve">topics </w:t>
      </w:r>
      <w:r w:rsidRPr="00E11628">
        <w:rPr>
          <w:rFonts w:ascii="Times" w:hAnsi="Times"/>
          <w:color w:val="333333"/>
          <w:sz w:val="24"/>
          <w:szCs w:val="24"/>
          <w:highlight w:val="white"/>
        </w:rPr>
        <w:t xml:space="preserve">herein. We chose naive Bayes because (i) we have previously had success applying this algorithm to Neurosynth data </w:t>
      </w:r>
      <w:r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F19FE38A-08F9-4FC5-8FED-11BF8C80450C&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Pr="00E11628">
        <w:rPr>
          <w:rFonts w:ascii="Times" w:hAnsi="Times"/>
          <w:color w:val="333333"/>
          <w:sz w:val="24"/>
          <w:szCs w:val="24"/>
          <w:highlight w:val="white"/>
        </w:rPr>
        <w:fldChar w:fldCharType="separate"/>
      </w:r>
      <w:r w:rsidRPr="00E11628">
        <w:rPr>
          <w:rFonts w:ascii="Times" w:hAnsi="Times" w:cs="Cambria"/>
          <w:sz w:val="24"/>
          <w:szCs w:val="24"/>
        </w:rPr>
        <w:t>(Yarkoni et al., 2011)</w:t>
      </w:r>
      <w:r w:rsidRPr="00E11628">
        <w:rPr>
          <w:rFonts w:ascii="Times" w:hAnsi="Times"/>
          <w:color w:val="333333"/>
          <w:sz w:val="24"/>
          <w:szCs w:val="24"/>
          <w:highlight w:val="white"/>
        </w:rPr>
        <w:fldChar w:fldCharType="end"/>
      </w:r>
      <w:r w:rsidRPr="00E11628">
        <w:rPr>
          <w:rFonts w:ascii="Times" w:hAnsi="Times"/>
          <w:color w:val="333333"/>
          <w:sz w:val="24"/>
          <w:szCs w:val="24"/>
          <w:highlight w:val="white"/>
        </w:rPr>
        <w:t xml:space="preserve">; (ii) these algorithms perform well on many types of data </w:t>
      </w:r>
      <w:r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&lt;citation&gt;&lt;uuid&gt;F21774A5-3825-4C9A-8A96-A4687C06C07F&lt;/uuid&gt;&lt;priority&gt;0&lt;/priority&gt;&lt;publications&gt;&lt;publication&gt;&lt;type&gt;400&lt;/type&gt;&lt;publication_date&gt;99200006071200000000222000&lt;/publication_date&gt;&lt;title&gt;An evaluation of Naive Bayesian anti-spam filtering&lt;/title&gt;&lt;url&gt;http://arxiv.org/abs/cs/0006013&lt;/url&gt;&lt;subtype&gt;400&lt;/subtype&gt;&lt;uuid&gt;458CDF28-69F0-48A3-B701-BF889709207F&lt;/uuid&gt;&lt;authors&gt;&lt;author&gt;&lt;firstName&gt;Ion&lt;/firstName&gt;&lt;lastName&gt;Androutsopoulos&lt;/lastName&gt;&lt;/author&gt;&lt;author&gt;&lt;firstName&gt;John&lt;/firstName&gt;&lt;lastName&gt;Koutsias&lt;/lastName&gt;&lt;/author&gt;&lt;author&gt;&lt;firstName&gt;Konstantinos&lt;/firstName&gt;&lt;middleNames&gt;V&lt;/middleNames&gt;&lt;lastName&gt;Chandrinos&lt;/lastName&gt;&lt;/author&gt;&lt;author&gt;&lt;firstName&gt;George&lt;/firstName&gt;&lt;lastName&gt;Paliouras&lt;/lastName&gt;&lt;/author&gt;&lt;author&gt;&lt;firstName&gt;Constantine&lt;/firstName&gt;&lt;middleNames&gt;D&lt;/middleNames&gt;&lt;lastName&gt;Spyropoulos&lt;/lastName&gt;&lt;/author&gt;&lt;/authors&gt;&lt;/publication&gt;&lt;/publications&gt;&lt;cites&gt;&lt;/cites&gt;&lt;/citation&gt;</w:instrText>
      </w:r>
      <w:r w:rsidRPr="00E11628">
        <w:rPr>
          <w:rFonts w:ascii="Times" w:hAnsi="Times"/>
          <w:color w:val="333333"/>
          <w:sz w:val="24"/>
          <w:szCs w:val="24"/>
          <w:highlight w:val="white"/>
        </w:rPr>
        <w:fldChar w:fldCharType="separate"/>
      </w:r>
      <w:r w:rsidRPr="00E11628">
        <w:rPr>
          <w:rFonts w:ascii="Times" w:hAnsi="Times" w:cs="Cambria"/>
          <w:sz w:val="24"/>
          <w:szCs w:val="24"/>
        </w:rPr>
        <w:t>(Androutsopoulos et al., 2000)</w:t>
      </w:r>
      <w:r w:rsidRPr="00E11628">
        <w:rPr>
          <w:rFonts w:ascii="Times" w:hAnsi="Times"/>
          <w:color w:val="333333"/>
          <w:sz w:val="24"/>
          <w:szCs w:val="24"/>
          <w:highlight w:val="white"/>
        </w:rPr>
        <w:fldChar w:fldCharType="end"/>
      </w:r>
      <w:r w:rsidRPr="00E11628">
        <w:rPr>
          <w:rFonts w:ascii="Times" w:hAnsi="Times"/>
          <w:color w:val="333333"/>
          <w:sz w:val="24"/>
          <w:szCs w:val="24"/>
          <w:highlight w:val="white"/>
        </w:rPr>
        <w:t>, (iii) they require almost no tuning of parameters to achieve a high level of performance</w:t>
      </w:r>
      <w:r w:rsidRPr="00E11628">
        <w:rPr>
          <w:rFonts w:ascii="Times" w:hAnsi="Times"/>
          <w:color w:val="333333"/>
          <w:sz w:val="24"/>
          <w:szCs w:val="24"/>
        </w:rPr>
        <w:t>; and (iv) they produce highly interpretable solutions, in contrast to many other machine learning approaches (e.g., support vector machines or decision tree forests).</w:t>
      </w:r>
    </w:p>
    <w:p w14:paraId="60430C0F" w14:textId="73B38C0F" w:rsidR="007F249F" w:rsidRPr="00E11628" w:rsidRDefault="007F249F" w:rsidP="007F249F">
      <w:pPr>
        <w:pStyle w:val="Normal1"/>
        <w:spacing w:after="160"/>
        <w:rPr>
          <w:rFonts w:ascii="Times" w:hAnsi="Times"/>
          <w:sz w:val="24"/>
          <w:szCs w:val="24"/>
        </w:rPr>
      </w:pPr>
      <w:r w:rsidRPr="00E11628">
        <w:rPr>
          <w:rFonts w:ascii="Times" w:hAnsi="Times"/>
          <w:color w:val="333333"/>
          <w:sz w:val="24"/>
          <w:szCs w:val="24"/>
          <w:highlight w:val="white"/>
        </w:rPr>
        <w:t xml:space="preserve">We </w:t>
      </w:r>
      <w:r w:rsidR="009C67DC" w:rsidRPr="00E11628">
        <w:rPr>
          <w:rFonts w:ascii="Times" w:hAnsi="Times"/>
          <w:color w:val="333333"/>
          <w:sz w:val="24"/>
          <w:szCs w:val="24"/>
          <w:highlight w:val="white"/>
        </w:rPr>
        <w:t xml:space="preserve">trained models to predict </w:t>
      </w:r>
      <w:r w:rsidR="003C6F6E" w:rsidRPr="00E11628">
        <w:rPr>
          <w:rFonts w:ascii="Times" w:hAnsi="Times"/>
          <w:color w:val="333333"/>
          <w:sz w:val="24"/>
          <w:szCs w:val="24"/>
          <w:highlight w:val="white"/>
        </w:rPr>
        <w:t>whether</w:t>
      </w:r>
      <w:r w:rsidR="005D1770" w:rsidRPr="00E11628">
        <w:rPr>
          <w:rFonts w:ascii="Times" w:hAnsi="Times"/>
          <w:color w:val="333333"/>
          <w:sz w:val="24"/>
          <w:szCs w:val="24"/>
          <w:highlight w:val="white"/>
        </w:rPr>
        <w:t xml:space="preserve"> or not</w:t>
      </w:r>
      <w:r w:rsidR="009C67DC" w:rsidRPr="00E11628">
        <w:rPr>
          <w:rFonts w:ascii="Times" w:hAnsi="Times"/>
          <w:color w:val="333333"/>
          <w:sz w:val="24"/>
          <w:szCs w:val="24"/>
          <w:highlight w:val="white"/>
        </w:rPr>
        <w:t xml:space="preserve"> fMRI studies activated each cluster, given the semantic content of the studies</w:t>
      </w:r>
      <w:r w:rsidRPr="00E11628">
        <w:rPr>
          <w:rFonts w:ascii="Times" w:hAnsi="Times"/>
          <w:color w:val="333333"/>
          <w:sz w:val="24"/>
          <w:szCs w:val="24"/>
          <w:highlight w:val="white"/>
        </w:rPr>
        <w:t xml:space="preserve">. In other words, if we know </w:t>
      </w:r>
      <w:r w:rsidR="00545025" w:rsidRPr="00E11628">
        <w:rPr>
          <w:rFonts w:ascii="Times" w:hAnsi="Times"/>
          <w:color w:val="333333"/>
          <w:sz w:val="24"/>
          <w:szCs w:val="24"/>
          <w:highlight w:val="white"/>
        </w:rPr>
        <w:t xml:space="preserve">which </w:t>
      </w:r>
      <w:r w:rsidR="000B042F" w:rsidRPr="00E11628">
        <w:rPr>
          <w:rFonts w:ascii="Times" w:hAnsi="Times"/>
          <w:color w:val="333333"/>
          <w:sz w:val="24"/>
          <w:szCs w:val="24"/>
          <w:highlight w:val="white"/>
        </w:rPr>
        <w:t xml:space="preserve">psychological </w:t>
      </w:r>
      <w:r w:rsidR="00E2461E" w:rsidRPr="00E11628">
        <w:rPr>
          <w:rFonts w:ascii="Times" w:hAnsi="Times"/>
          <w:color w:val="333333"/>
          <w:sz w:val="24"/>
          <w:szCs w:val="24"/>
          <w:highlight w:val="white"/>
        </w:rPr>
        <w:t>topics</w:t>
      </w:r>
      <w:r w:rsidR="000B042F" w:rsidRPr="00E11628">
        <w:rPr>
          <w:rFonts w:ascii="Times" w:hAnsi="Times"/>
          <w:color w:val="333333"/>
          <w:sz w:val="24"/>
          <w:szCs w:val="24"/>
          <w:highlight w:val="white"/>
        </w:rPr>
        <w:t xml:space="preserve"> are </w:t>
      </w:r>
      <w:r w:rsidR="003E5763" w:rsidRPr="00E11628">
        <w:rPr>
          <w:rFonts w:ascii="Times" w:hAnsi="Times"/>
          <w:color w:val="333333"/>
          <w:sz w:val="24"/>
          <w:szCs w:val="24"/>
          <w:highlight w:val="white"/>
        </w:rPr>
        <w:t>mentioned</w:t>
      </w:r>
      <w:r w:rsidR="000B042F" w:rsidRPr="00E11628">
        <w:rPr>
          <w:rFonts w:ascii="Times" w:hAnsi="Times"/>
          <w:color w:val="333333"/>
          <w:sz w:val="24"/>
          <w:szCs w:val="24"/>
          <w:highlight w:val="white"/>
        </w:rPr>
        <w:t xml:space="preserve"> in a study</w:t>
      </w:r>
      <w:r w:rsidRPr="00E11628">
        <w:rPr>
          <w:rFonts w:ascii="Times" w:hAnsi="Times"/>
          <w:color w:val="333333"/>
          <w:sz w:val="24"/>
          <w:szCs w:val="24"/>
          <w:highlight w:val="white"/>
        </w:rPr>
        <w:t xml:space="preserve"> how well can we predict </w:t>
      </w:r>
      <w:r w:rsidR="00D02C03" w:rsidRPr="00E11628">
        <w:rPr>
          <w:rFonts w:ascii="Times" w:hAnsi="Times"/>
          <w:color w:val="333333"/>
          <w:sz w:val="24"/>
          <w:szCs w:val="24"/>
          <w:highlight w:val="white"/>
        </w:rPr>
        <w:t>whether the study</w:t>
      </w:r>
      <w:r w:rsidRPr="00E11628">
        <w:rPr>
          <w:rFonts w:ascii="Times" w:hAnsi="Times"/>
          <w:color w:val="333333"/>
          <w:sz w:val="24"/>
          <w:szCs w:val="24"/>
          <w:highlight w:val="white"/>
        </w:rPr>
        <w:t xml:space="preserve"> activates a specific region? We used 4-fold cross</w:t>
      </w:r>
      <w:r w:rsidR="0025180C" w:rsidRPr="00E11628">
        <w:rPr>
          <w:rFonts w:ascii="Times" w:hAnsi="Times"/>
          <w:color w:val="333333"/>
          <w:sz w:val="24"/>
          <w:szCs w:val="24"/>
          <w:highlight w:val="white"/>
        </w:rPr>
        <w:t>-</w:t>
      </w:r>
      <w:r w:rsidRPr="00E11628">
        <w:rPr>
          <w:rFonts w:ascii="Times" w:hAnsi="Times"/>
          <w:color w:val="333333"/>
          <w:sz w:val="24"/>
          <w:szCs w:val="24"/>
          <w:highlight w:val="white"/>
        </w:rPr>
        <w:t xml:space="preserve">validation for testing and calculated the mean score across all folds as the final measure of performance. We scored our models using the area under the curve of the receiver operating characteristic (AUC-ROC) </w:t>
      </w:r>
      <w:r w:rsidR="00BB072E" w:rsidRPr="00E11628">
        <w:rPr>
          <w:rFonts w:ascii="Times" w:hAnsi="Times"/>
          <w:color w:val="333333"/>
          <w:sz w:val="24"/>
          <w:szCs w:val="24"/>
          <w:highlight w:val="white"/>
        </w:rPr>
        <w:t>–</w:t>
      </w:r>
      <w:r w:rsidRPr="00E11628">
        <w:rPr>
          <w:rFonts w:ascii="Times" w:hAnsi="Times"/>
          <w:color w:val="333333"/>
          <w:sz w:val="24"/>
          <w:szCs w:val="24"/>
          <w:highlight w:val="white"/>
        </w:rPr>
        <w:t>a summary metric of classification performance that take</w:t>
      </w:r>
      <w:r w:rsidR="001B2C6B">
        <w:rPr>
          <w:rFonts w:ascii="Times" w:hAnsi="Times"/>
          <w:color w:val="333333"/>
          <w:sz w:val="24"/>
          <w:szCs w:val="24"/>
          <w:highlight w:val="white"/>
        </w:rPr>
        <w:t>s</w:t>
      </w:r>
      <w:r w:rsidRPr="00E11628">
        <w:rPr>
          <w:rFonts w:ascii="Times" w:hAnsi="Times"/>
          <w:color w:val="333333"/>
          <w:sz w:val="24"/>
          <w:szCs w:val="24"/>
          <w:highlight w:val="white"/>
        </w:rPr>
        <w:t xml:space="preserve"> into account both sensitivity and</w:t>
      </w:r>
      <w:r w:rsidR="009C67DC" w:rsidRPr="00E11628">
        <w:rPr>
          <w:rFonts w:ascii="Times" w:hAnsi="Times"/>
          <w:color w:val="333333"/>
          <w:sz w:val="24"/>
          <w:szCs w:val="24"/>
          <w:highlight w:val="white"/>
        </w:rPr>
        <w:t xml:space="preserve"> specificity</w:t>
      </w:r>
      <w:r w:rsidRPr="00E11628">
        <w:rPr>
          <w:rFonts w:ascii="Times" w:hAnsi="Times"/>
          <w:color w:val="333333"/>
          <w:sz w:val="24"/>
          <w:szCs w:val="24"/>
          <w:highlight w:val="white"/>
        </w:rPr>
        <w:t xml:space="preserve">. </w:t>
      </w:r>
      <w:r w:rsidR="009C67DC" w:rsidRPr="00E11628">
        <w:rPr>
          <w:rFonts w:ascii="Times" w:hAnsi="Times"/>
          <w:color w:val="333333"/>
          <w:sz w:val="24"/>
          <w:szCs w:val="24"/>
          <w:highlight w:val="white"/>
        </w:rPr>
        <w:t xml:space="preserve">AUC-ROC was chosen </w:t>
      </w:r>
      <w:r w:rsidR="0025180C" w:rsidRPr="00E11628">
        <w:rPr>
          <w:rFonts w:ascii="Times" w:hAnsi="Times"/>
          <w:color w:val="333333"/>
          <w:sz w:val="24"/>
          <w:szCs w:val="24"/>
          <w:highlight w:val="white"/>
        </w:rPr>
        <w:t xml:space="preserve">because </w:t>
      </w:r>
      <w:r w:rsidR="009C67DC" w:rsidRPr="00E11628">
        <w:rPr>
          <w:rFonts w:ascii="Times" w:hAnsi="Times"/>
          <w:color w:val="333333"/>
          <w:sz w:val="24"/>
          <w:szCs w:val="24"/>
          <w:highlight w:val="white"/>
        </w:rPr>
        <w:t xml:space="preserve">this measure is not </w:t>
      </w:r>
      <w:r w:rsidR="009C67DC" w:rsidRPr="00E11628">
        <w:rPr>
          <w:rFonts w:ascii="Times" w:hAnsi="Times"/>
          <w:color w:val="333333"/>
          <w:sz w:val="24"/>
          <w:szCs w:val="24"/>
          <w:highlight w:val="white"/>
        </w:rPr>
        <w:lastRenderedPageBreak/>
        <w:t xml:space="preserve">detrimentally affected by unbalanced data </w:t>
      </w:r>
      <w:r w:rsidR="009C67DC"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17B1D1B0-738F-47C2-93B6-8387CB6ABE29&lt;/uuid&gt;&lt;priority&gt;0&lt;/priority&gt;&lt;publications&gt;&lt;publication&gt;&lt;publication_date&gt;99201300001200000000200000&lt;/publication_date&gt;&lt;startpage&gt;245&lt;/startpage&gt;&lt;doi&gt;10.1109/ACII.2013.47&lt;/doi&gt;&lt;title&gt;Facing Imbalanced Data--Recommendations for the Use of Performance Metrics&lt;/title&gt;&lt;uuid&gt;C4236CA5-F476-4CB1-BAE6-06F0ECE8468E&lt;/uuid&gt;&lt;subtype&gt;400&lt;/subtype&gt;&lt;publisher&gt;IEEE&lt;/publisher&gt;&lt;type&gt;400&lt;/type&gt;&lt;endpage&gt;251&lt;/endpage&gt;&lt;url&gt;http://ieeexplore.ieee.org/lpdocs/epic03/wrapper.htm?arnumber=6681438&lt;/url&gt;&lt;bundle&gt;&lt;publication&gt;&lt;title&gt;2013 Humaine Association Conference on Affective Computing and Intelligent Interaction (ACII)&lt;/title&gt;&lt;type&gt;-200&lt;/type&gt;&lt;subtype&gt;-200&lt;/subtype&gt;&lt;uuid&gt;47D7F09C-44C5-4E41-ABEF-052A58079436&lt;/uuid&gt;&lt;/publication&gt;&lt;/bundle&gt;&lt;authors&gt;&lt;author&gt;&lt;firstName&gt;Laszlo&lt;/firstName&gt;&lt;middleNames&gt;A&lt;/middleNames&gt;&lt;lastName&gt;Jeni&lt;/lastName&gt;&lt;/author&gt;&lt;author&gt;&lt;firstName&gt;J&lt;/firstName&gt;&lt;middleNames&gt;F&lt;/middleNames&gt;&lt;lastName&gt;Cohn&lt;/lastName&gt;&lt;/author&gt;&lt;author&gt;&lt;lastName&gt;Torre&lt;/lastName&gt;&lt;nonDroppingParticle&gt;la&lt;/nonDroppingParticle&gt;&lt;firstName&gt;Fernando&lt;/firstName&gt;&lt;droppingParticle&gt;De&lt;/droppingParticle&gt;&lt;/author&gt;&lt;/authors&gt;&lt;/publication&gt;&lt;/publications&gt;&lt;cites&gt;&lt;/cites&gt;&lt;/citation&gt;</w:instrText>
      </w:r>
      <w:r w:rsidR="009C67DC" w:rsidRPr="00E11628">
        <w:rPr>
          <w:rFonts w:ascii="Times" w:hAnsi="Times"/>
          <w:color w:val="333333"/>
          <w:sz w:val="24"/>
          <w:szCs w:val="24"/>
          <w:highlight w:val="white"/>
        </w:rPr>
        <w:fldChar w:fldCharType="separate"/>
      </w:r>
      <w:r w:rsidR="009C67DC" w:rsidRPr="00E11628">
        <w:rPr>
          <w:rFonts w:ascii="Times" w:hAnsi="Times" w:cs="Cambria"/>
          <w:sz w:val="24"/>
          <w:szCs w:val="24"/>
        </w:rPr>
        <w:t>(Jeni et al., 2013)</w:t>
      </w:r>
      <w:r w:rsidR="009C67DC" w:rsidRPr="00E11628">
        <w:rPr>
          <w:rFonts w:ascii="Times" w:hAnsi="Times"/>
          <w:color w:val="333333"/>
          <w:sz w:val="24"/>
          <w:szCs w:val="24"/>
          <w:highlight w:val="white"/>
        </w:rPr>
        <w:fldChar w:fldCharType="end"/>
      </w:r>
      <w:r w:rsidR="009C67DC" w:rsidRPr="00E11628">
        <w:rPr>
          <w:rFonts w:ascii="Times" w:hAnsi="Times"/>
          <w:color w:val="333333"/>
          <w:sz w:val="24"/>
          <w:szCs w:val="24"/>
          <w:highlight w:val="white"/>
        </w:rPr>
        <w:t>, which</w:t>
      </w:r>
      <w:r w:rsidRPr="00E11628">
        <w:rPr>
          <w:rFonts w:ascii="Times" w:hAnsi="Times"/>
          <w:color w:val="333333"/>
          <w:sz w:val="24"/>
          <w:szCs w:val="24"/>
          <w:highlight w:val="white"/>
        </w:rPr>
        <w:t xml:space="preserve"> was important because each region varied in the ratio of studies that activated it to the studies that did not. </w:t>
      </w:r>
    </w:p>
    <w:p w14:paraId="1D935BCA" w14:textId="72091343" w:rsidR="007F249F" w:rsidRPr="00E11628" w:rsidRDefault="007F249F" w:rsidP="00E11628">
      <w:pPr>
        <w:pStyle w:val="Normal1"/>
        <w:spacing w:after="160"/>
        <w:rPr>
          <w:rFonts w:ascii="Times" w:hAnsi="Times"/>
          <w:b/>
          <w:sz w:val="24"/>
          <w:szCs w:val="24"/>
        </w:rPr>
      </w:pPr>
      <w:r w:rsidRPr="00E11628">
        <w:rPr>
          <w:rFonts w:ascii="Times" w:hAnsi="Times"/>
          <w:color w:val="333333"/>
          <w:sz w:val="24"/>
          <w:szCs w:val="24"/>
          <w:highlight w:val="white"/>
        </w:rPr>
        <w:t xml:space="preserve">To generate functional </w:t>
      </w:r>
      <w:r w:rsidR="003C2FF9" w:rsidRPr="00E11628">
        <w:rPr>
          <w:rFonts w:ascii="Times" w:hAnsi="Times"/>
          <w:color w:val="333333"/>
          <w:sz w:val="24"/>
          <w:szCs w:val="24"/>
          <w:highlight w:val="white"/>
        </w:rPr>
        <w:t xml:space="preserve">preference </w:t>
      </w:r>
      <w:r w:rsidRPr="00E11628">
        <w:rPr>
          <w:rFonts w:ascii="Times" w:hAnsi="Times"/>
          <w:color w:val="333333"/>
          <w:sz w:val="24"/>
          <w:szCs w:val="24"/>
          <w:highlight w:val="white"/>
        </w:rPr>
        <w:t xml:space="preserve">profiles, we extracted from the naive Bayes models the log odds-ratio </w:t>
      </w:r>
      <w:r w:rsidR="00B42392" w:rsidRPr="00E11628">
        <w:rPr>
          <w:rFonts w:ascii="Times" w:hAnsi="Times"/>
          <w:color w:val="333333"/>
          <w:sz w:val="24"/>
          <w:szCs w:val="24"/>
          <w:highlight w:val="white"/>
        </w:rPr>
        <w:t xml:space="preserve">(LOR) </w:t>
      </w:r>
      <w:r w:rsidRPr="00E11628">
        <w:rPr>
          <w:rFonts w:ascii="Times" w:hAnsi="Times"/>
          <w:color w:val="333333"/>
          <w:sz w:val="24"/>
          <w:szCs w:val="24"/>
          <w:highlight w:val="white"/>
        </w:rPr>
        <w:t xml:space="preserve">of a </w:t>
      </w:r>
      <w:r w:rsidR="003C2FF9" w:rsidRPr="00E11628">
        <w:rPr>
          <w:rFonts w:ascii="Times" w:hAnsi="Times"/>
          <w:color w:val="333333"/>
          <w:sz w:val="24"/>
          <w:szCs w:val="24"/>
          <w:highlight w:val="white"/>
        </w:rPr>
        <w:t xml:space="preserve">topic </w:t>
      </w:r>
      <w:r w:rsidRPr="00E11628">
        <w:rPr>
          <w:rFonts w:ascii="Times" w:hAnsi="Times"/>
          <w:color w:val="333333"/>
          <w:sz w:val="24"/>
          <w:szCs w:val="24"/>
          <w:highlight w:val="white"/>
        </w:rPr>
        <w:t>being present in active studies versus inactive studies</w:t>
      </w:r>
      <w:r w:rsidR="009C67DC" w:rsidRPr="00E11628">
        <w:rPr>
          <w:rFonts w:ascii="Times" w:hAnsi="Times"/>
          <w:color w:val="333333"/>
          <w:sz w:val="24"/>
          <w:szCs w:val="24"/>
          <w:highlight w:val="white"/>
        </w:rPr>
        <w:t xml:space="preserve">. The </w:t>
      </w:r>
      <w:r w:rsidR="00545025" w:rsidRPr="00E11628">
        <w:rPr>
          <w:rFonts w:ascii="Times" w:hAnsi="Times"/>
          <w:color w:val="333333"/>
          <w:sz w:val="24"/>
          <w:szCs w:val="24"/>
          <w:highlight w:val="white"/>
        </w:rPr>
        <w:t xml:space="preserve">LOR </w:t>
      </w:r>
      <w:r w:rsidR="009C67DC" w:rsidRPr="00E11628">
        <w:rPr>
          <w:rFonts w:ascii="Times" w:hAnsi="Times"/>
          <w:color w:val="333333"/>
          <w:sz w:val="24"/>
          <w:szCs w:val="24"/>
          <w:highlight w:val="white"/>
        </w:rPr>
        <w:t>was defined as the</w:t>
      </w:r>
      <w:r w:rsidR="00545025" w:rsidRPr="00E11628">
        <w:rPr>
          <w:rFonts w:ascii="Times" w:hAnsi="Times"/>
          <w:color w:val="333333"/>
          <w:sz w:val="24"/>
          <w:szCs w:val="24"/>
          <w:highlight w:val="white"/>
        </w:rPr>
        <w:t xml:space="preserve"> log of </w:t>
      </w:r>
      <w:r w:rsidR="00D50741" w:rsidRPr="00E11628">
        <w:rPr>
          <w:rFonts w:ascii="Times" w:hAnsi="Times"/>
          <w:color w:val="333333"/>
          <w:sz w:val="24"/>
          <w:szCs w:val="24"/>
          <w:highlight w:val="white"/>
        </w:rPr>
        <w:t xml:space="preserve">the </w:t>
      </w:r>
      <w:r w:rsidR="00545025" w:rsidRPr="00E11628">
        <w:rPr>
          <w:rFonts w:ascii="Times" w:hAnsi="Times"/>
          <w:color w:val="333333"/>
          <w:sz w:val="24"/>
          <w:szCs w:val="24"/>
          <w:highlight w:val="white"/>
        </w:rPr>
        <w:t>ratio between the</w:t>
      </w:r>
      <w:r w:rsidR="009C67DC" w:rsidRPr="00E11628">
        <w:rPr>
          <w:rFonts w:ascii="Times" w:hAnsi="Times"/>
          <w:color w:val="333333"/>
          <w:sz w:val="24"/>
          <w:szCs w:val="24"/>
          <w:highlight w:val="white"/>
        </w:rPr>
        <w:t xml:space="preserve"> probability of a </w:t>
      </w:r>
      <w:r w:rsidR="00545025" w:rsidRPr="00E11628">
        <w:rPr>
          <w:rFonts w:ascii="Times" w:hAnsi="Times"/>
          <w:color w:val="333333"/>
          <w:sz w:val="24"/>
          <w:szCs w:val="24"/>
          <w:highlight w:val="white"/>
        </w:rPr>
        <w:t xml:space="preserve">given </w:t>
      </w:r>
      <w:r w:rsidR="009C67DC" w:rsidRPr="00E11628">
        <w:rPr>
          <w:rFonts w:ascii="Times" w:hAnsi="Times"/>
          <w:color w:val="333333"/>
          <w:sz w:val="24"/>
          <w:szCs w:val="24"/>
          <w:highlight w:val="white"/>
        </w:rPr>
        <w:t xml:space="preserve">topic in active studies </w:t>
      </w:r>
      <w:r w:rsidR="00545025" w:rsidRPr="00E11628">
        <w:rPr>
          <w:rFonts w:ascii="Times" w:hAnsi="Times"/>
          <w:color w:val="333333"/>
          <w:sz w:val="24"/>
          <w:szCs w:val="24"/>
          <w:highlight w:val="white"/>
        </w:rPr>
        <w:t>and</w:t>
      </w:r>
      <w:r w:rsidR="009C67DC" w:rsidRPr="00E11628">
        <w:rPr>
          <w:rFonts w:ascii="Times" w:hAnsi="Times"/>
          <w:color w:val="333333"/>
          <w:sz w:val="24"/>
          <w:szCs w:val="24"/>
          <w:highlight w:val="white"/>
        </w:rPr>
        <w:t xml:space="preserve"> the probability of the topic in inactive studies, for each region. </w:t>
      </w:r>
      <w:r w:rsidR="00B42392" w:rsidRPr="00E11628">
        <w:rPr>
          <w:rFonts w:ascii="Times" w:hAnsi="Times"/>
          <w:color w:val="333333"/>
          <w:sz w:val="24"/>
          <w:szCs w:val="24"/>
          <w:highlight w:val="white"/>
        </w:rPr>
        <w:t>LOR</w:t>
      </w:r>
      <w:r w:rsidRPr="00E11628">
        <w:rPr>
          <w:rFonts w:ascii="Times" w:hAnsi="Times"/>
          <w:color w:val="333333"/>
          <w:sz w:val="24"/>
          <w:szCs w:val="24"/>
          <w:highlight w:val="white"/>
        </w:rPr>
        <w:t xml:space="preserve"> values above 0 indicate that a </w:t>
      </w:r>
      <w:r w:rsidR="000B042F" w:rsidRPr="00E11628">
        <w:rPr>
          <w:rFonts w:ascii="Times" w:hAnsi="Times"/>
          <w:color w:val="333333"/>
          <w:sz w:val="24"/>
          <w:szCs w:val="24"/>
          <w:highlight w:val="white"/>
        </w:rPr>
        <w:t>psychological topic</w:t>
      </w:r>
      <w:r w:rsidRPr="00E11628">
        <w:rPr>
          <w:rFonts w:ascii="Times" w:hAnsi="Times"/>
          <w:color w:val="333333"/>
          <w:sz w:val="24"/>
          <w:szCs w:val="24"/>
          <w:highlight w:val="white"/>
        </w:rPr>
        <w:t xml:space="preserve"> is predictive of activation of a given region. To determine the </w:t>
      </w:r>
      <w:r w:rsidR="00D50741" w:rsidRPr="00E11628">
        <w:rPr>
          <w:rFonts w:ascii="Times" w:hAnsi="Times"/>
          <w:color w:val="333333"/>
          <w:sz w:val="24"/>
          <w:szCs w:val="24"/>
          <w:highlight w:val="white"/>
        </w:rPr>
        <w:t xml:space="preserve">statistical </w:t>
      </w:r>
      <w:r w:rsidRPr="00E11628">
        <w:rPr>
          <w:rFonts w:ascii="Times" w:hAnsi="Times"/>
          <w:color w:val="333333"/>
          <w:sz w:val="24"/>
          <w:szCs w:val="24"/>
          <w:highlight w:val="white"/>
        </w:rPr>
        <w:t xml:space="preserve">significance of these associations, </w:t>
      </w:r>
      <w:r w:rsidRPr="00E11628">
        <w:rPr>
          <w:rFonts w:ascii="Times" w:hAnsi="Times"/>
          <w:color w:val="333333"/>
          <w:sz w:val="24"/>
          <w:szCs w:val="24"/>
        </w:rPr>
        <w:t xml:space="preserve">we permuted the class labels </w:t>
      </w:r>
      <w:r w:rsidR="0074293D" w:rsidRPr="00E11628">
        <w:rPr>
          <w:rFonts w:ascii="Times" w:hAnsi="Times"/>
          <w:color w:val="333333"/>
          <w:sz w:val="24"/>
          <w:szCs w:val="24"/>
        </w:rPr>
        <w:t xml:space="preserve">and </w:t>
      </w:r>
      <w:r w:rsidRPr="00E11628">
        <w:rPr>
          <w:rFonts w:ascii="Times" w:hAnsi="Times"/>
          <w:color w:val="333333"/>
          <w:sz w:val="24"/>
          <w:szCs w:val="24"/>
        </w:rPr>
        <w:t>extract</w:t>
      </w:r>
      <w:r w:rsidR="0074293D" w:rsidRPr="00E11628">
        <w:rPr>
          <w:rFonts w:ascii="Times" w:hAnsi="Times"/>
          <w:color w:val="333333"/>
          <w:sz w:val="24"/>
          <w:szCs w:val="24"/>
        </w:rPr>
        <w:t>ed</w:t>
      </w:r>
      <w:r w:rsidRPr="00E11628">
        <w:rPr>
          <w:rFonts w:ascii="Times" w:hAnsi="Times"/>
          <w:color w:val="333333"/>
          <w:sz w:val="24"/>
          <w:szCs w:val="24"/>
        </w:rPr>
        <w:t xml:space="preserve"> the </w:t>
      </w:r>
      <w:r w:rsidR="00B42392" w:rsidRPr="00E11628">
        <w:rPr>
          <w:rFonts w:ascii="Times" w:hAnsi="Times"/>
          <w:color w:val="333333"/>
          <w:sz w:val="24"/>
          <w:szCs w:val="24"/>
        </w:rPr>
        <w:t>LOR</w:t>
      </w:r>
      <w:r w:rsidRPr="00E11628">
        <w:rPr>
          <w:rFonts w:ascii="Times" w:hAnsi="Times"/>
          <w:color w:val="333333"/>
          <w:sz w:val="24"/>
          <w:szCs w:val="24"/>
        </w:rPr>
        <w:t xml:space="preserve"> for each </w:t>
      </w:r>
      <w:r w:rsidR="000B042F" w:rsidRPr="00E11628">
        <w:rPr>
          <w:rFonts w:ascii="Times" w:hAnsi="Times"/>
          <w:color w:val="333333"/>
          <w:sz w:val="24"/>
          <w:szCs w:val="24"/>
        </w:rPr>
        <w:t>topic</w:t>
      </w:r>
      <w:r w:rsidR="000F0364" w:rsidRPr="00E11628">
        <w:rPr>
          <w:rFonts w:ascii="Times" w:hAnsi="Times"/>
          <w:color w:val="333333"/>
          <w:sz w:val="24"/>
          <w:szCs w:val="24"/>
        </w:rPr>
        <w:t xml:space="preserve"> </w:t>
      </w:r>
      <w:r w:rsidRPr="00E11628">
        <w:rPr>
          <w:rFonts w:ascii="Times" w:hAnsi="Times"/>
          <w:color w:val="333333"/>
          <w:sz w:val="24"/>
          <w:szCs w:val="24"/>
        </w:rPr>
        <w:t xml:space="preserve">1000 times. This resulted in a null distribution of </w:t>
      </w:r>
      <w:r w:rsidR="00B42392" w:rsidRPr="00E11628">
        <w:rPr>
          <w:rFonts w:ascii="Times" w:hAnsi="Times"/>
          <w:color w:val="333333"/>
          <w:sz w:val="24"/>
          <w:szCs w:val="24"/>
        </w:rPr>
        <w:t>LOR</w:t>
      </w:r>
      <w:r w:rsidRPr="00E11628">
        <w:rPr>
          <w:rFonts w:ascii="Times" w:hAnsi="Times"/>
          <w:color w:val="333333"/>
          <w:sz w:val="24"/>
          <w:szCs w:val="24"/>
        </w:rPr>
        <w:t xml:space="preserve"> for each </w:t>
      </w:r>
      <w:r w:rsidR="000B042F" w:rsidRPr="00E11628">
        <w:rPr>
          <w:rFonts w:ascii="Times" w:hAnsi="Times"/>
          <w:color w:val="333333"/>
          <w:sz w:val="24"/>
          <w:szCs w:val="24"/>
        </w:rPr>
        <w:t>topic</w:t>
      </w:r>
      <w:r w:rsidRPr="00E11628">
        <w:rPr>
          <w:rFonts w:ascii="Times" w:hAnsi="Times"/>
          <w:color w:val="333333"/>
          <w:sz w:val="24"/>
          <w:szCs w:val="24"/>
        </w:rPr>
        <w:t xml:space="preserve"> and each </w:t>
      </w:r>
      <w:r w:rsidR="000B042F" w:rsidRPr="00E11628">
        <w:rPr>
          <w:rFonts w:ascii="Times" w:hAnsi="Times"/>
          <w:color w:val="333333"/>
          <w:sz w:val="24"/>
          <w:szCs w:val="24"/>
        </w:rPr>
        <w:t>cluster</w:t>
      </w:r>
      <w:r w:rsidRPr="00E11628">
        <w:rPr>
          <w:rFonts w:ascii="Times" w:hAnsi="Times"/>
          <w:color w:val="333333"/>
          <w:sz w:val="24"/>
          <w:szCs w:val="24"/>
        </w:rPr>
        <w:t>. Using this null distribution, we calculated p-values for each pairwise relationship between psychological concepts and regions, and reported associations significant at the p&lt;0.001 threshold.</w:t>
      </w:r>
      <w:r w:rsidR="00A96D75" w:rsidRPr="00E11628">
        <w:rPr>
          <w:rFonts w:ascii="Times" w:hAnsi="Times"/>
          <w:color w:val="333333"/>
          <w:sz w:val="24"/>
          <w:szCs w:val="24"/>
        </w:rPr>
        <w:t xml:space="preserve"> Finally, to determine if certain topics showed greater preference for one </w:t>
      </w:r>
      <w:r w:rsidR="000B042F" w:rsidRPr="00E11628">
        <w:rPr>
          <w:rFonts w:ascii="Times" w:hAnsi="Times"/>
          <w:color w:val="333333"/>
          <w:sz w:val="24"/>
          <w:szCs w:val="24"/>
        </w:rPr>
        <w:t>cluster</w:t>
      </w:r>
      <w:r w:rsidR="00A96D75" w:rsidRPr="00E11628">
        <w:rPr>
          <w:rFonts w:ascii="Times" w:hAnsi="Times"/>
          <w:color w:val="333333"/>
          <w:sz w:val="24"/>
          <w:szCs w:val="24"/>
        </w:rPr>
        <w:t xml:space="preserve"> versus another, we conducted exploratory, post-hoc comparisons by </w:t>
      </w:r>
      <w:r w:rsidR="00884240" w:rsidRPr="00E11628">
        <w:rPr>
          <w:rFonts w:ascii="Times" w:hAnsi="Times"/>
          <w:color w:val="333333"/>
          <w:sz w:val="24"/>
          <w:szCs w:val="24"/>
        </w:rPr>
        <w:t xml:space="preserve">determining if the </w:t>
      </w:r>
      <w:r w:rsidR="00A96D75" w:rsidRPr="00E11628">
        <w:rPr>
          <w:rFonts w:ascii="Times" w:hAnsi="Times"/>
          <w:color w:val="333333"/>
          <w:sz w:val="24"/>
          <w:szCs w:val="24"/>
        </w:rPr>
        <w:t>95% confidence interval</w:t>
      </w:r>
      <w:r w:rsidR="00884240" w:rsidRPr="00E11628">
        <w:rPr>
          <w:rFonts w:ascii="Times" w:hAnsi="Times"/>
          <w:color w:val="333333"/>
          <w:sz w:val="24"/>
          <w:szCs w:val="24"/>
        </w:rPr>
        <w:t>s</w:t>
      </w:r>
      <w:r w:rsidR="00A96D75" w:rsidRPr="00E11628">
        <w:rPr>
          <w:rFonts w:ascii="Times" w:hAnsi="Times"/>
          <w:color w:val="333333"/>
          <w:sz w:val="24"/>
          <w:szCs w:val="24"/>
        </w:rPr>
        <w:t xml:space="preserve"> (CI) of the </w:t>
      </w:r>
      <w:r w:rsidR="00B42392" w:rsidRPr="00E11628">
        <w:rPr>
          <w:rFonts w:ascii="Times" w:hAnsi="Times"/>
          <w:color w:val="333333"/>
          <w:sz w:val="24"/>
          <w:szCs w:val="24"/>
        </w:rPr>
        <w:t>LOR</w:t>
      </w:r>
      <w:r w:rsidR="00A96D75" w:rsidRPr="00E11628">
        <w:rPr>
          <w:rFonts w:ascii="Times" w:hAnsi="Times"/>
          <w:color w:val="333333"/>
          <w:sz w:val="24"/>
          <w:szCs w:val="24"/>
        </w:rPr>
        <w:t xml:space="preserve"> of a specific topic</w:t>
      </w:r>
      <w:r w:rsidR="00763243" w:rsidRPr="00E11628">
        <w:rPr>
          <w:rFonts w:ascii="Times" w:hAnsi="Times"/>
          <w:color w:val="333333"/>
          <w:sz w:val="24"/>
          <w:szCs w:val="24"/>
        </w:rPr>
        <w:t xml:space="preserve"> for a one region</w:t>
      </w:r>
      <w:r w:rsidR="00A96D75" w:rsidRPr="00E11628">
        <w:rPr>
          <w:rFonts w:ascii="Times" w:hAnsi="Times"/>
          <w:color w:val="333333"/>
          <w:sz w:val="24"/>
          <w:szCs w:val="24"/>
        </w:rPr>
        <w:t xml:space="preserve"> </w:t>
      </w:r>
      <w:r w:rsidR="00884240" w:rsidRPr="00E11628">
        <w:rPr>
          <w:rFonts w:ascii="Times" w:hAnsi="Times"/>
          <w:color w:val="333333"/>
          <w:sz w:val="24"/>
          <w:szCs w:val="24"/>
        </w:rPr>
        <w:t xml:space="preserve">overlapped </w:t>
      </w:r>
      <w:r w:rsidR="00763243" w:rsidRPr="00E11628">
        <w:rPr>
          <w:rFonts w:ascii="Times" w:hAnsi="Times"/>
          <w:color w:val="333333"/>
          <w:sz w:val="24"/>
          <w:szCs w:val="24"/>
        </w:rPr>
        <w:t>with the 95% CI of the same topic in another region.</w:t>
      </w:r>
      <w:r w:rsidR="00A96D75" w:rsidRPr="00E11628">
        <w:rPr>
          <w:rFonts w:ascii="Times" w:hAnsi="Times"/>
          <w:color w:val="333333"/>
          <w:sz w:val="24"/>
          <w:szCs w:val="24"/>
        </w:rPr>
        <w:t xml:space="preserve"> We generated CIs using bootstrapping, sampling with replacement and recalculating log-odds ratios for each region 1000 times. </w:t>
      </w:r>
    </w:p>
    <w:p w14:paraId="5D19364C" w14:textId="5D5AD943" w:rsidR="00E77236" w:rsidRPr="00E11628" w:rsidRDefault="00E77236" w:rsidP="00F805D0">
      <w:pPr>
        <w:pStyle w:val="Normal1"/>
        <w:ind w:firstLine="0"/>
        <w:rPr>
          <w:rFonts w:ascii="Times" w:hAnsi="Times"/>
          <w:sz w:val="24"/>
          <w:szCs w:val="24"/>
        </w:rPr>
      </w:pPr>
      <w:r w:rsidRPr="00E11628">
        <w:rPr>
          <w:rFonts w:ascii="Times" w:hAnsi="Times"/>
          <w:b/>
          <w:noProof/>
          <w:sz w:val="24"/>
          <w:szCs w:val="24"/>
        </w:rPr>
        <w:lastRenderedPageBreak/>
        <w:drawing>
          <wp:inline distT="0" distB="0" distL="0" distR="0" wp14:anchorId="6554C60B" wp14:editId="198BAAC0">
            <wp:extent cx="5943600" cy="315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 Methods.pdf"/>
                    <pic:cNvPicPr/>
                  </pic:nvPicPr>
                  <pic:blipFill rotWithShape="1">
                    <a:blip r:embed="rId11">
                      <a:extLst>
                        <a:ext uri="{28A0092B-C50C-407E-A947-70E740481C1C}">
                          <a14:useLocalDpi xmlns:a14="http://schemas.microsoft.com/office/drawing/2010/main" val="0"/>
                        </a:ext>
                      </a:extLst>
                    </a:blip>
                    <a:srcRect l="513" r="1515"/>
                    <a:stretch/>
                  </pic:blipFill>
                  <pic:spPr bwMode="auto">
                    <a:xfrm>
                      <a:off x="0" y="0"/>
                      <a:ext cx="5944821" cy="3155268"/>
                    </a:xfrm>
                    <a:prstGeom prst="rect">
                      <a:avLst/>
                    </a:prstGeom>
                    <a:ln>
                      <a:noFill/>
                    </a:ln>
                    <a:extLst>
                      <a:ext uri="{53640926-AAD7-44d8-BBD7-CCE9431645EC}">
                        <a14:shadowObscured xmlns:a14="http://schemas.microsoft.com/office/drawing/2010/main"/>
                      </a:ext>
                    </a:extLst>
                  </pic:spPr>
                </pic:pic>
              </a:graphicData>
            </a:graphic>
          </wp:inline>
        </w:drawing>
      </w:r>
      <w:r w:rsidRPr="00E11628">
        <w:rPr>
          <w:rFonts w:ascii="Times" w:hAnsi="Times"/>
          <w:sz w:val="24"/>
          <w:szCs w:val="24"/>
        </w:rPr>
        <w:t>Figure 1. Methods overview. A) Whole brain co-activation of MFC voxels was calculated and k-means clustering was applied resulting in spatially distinct clusters. B) For each cluster, threshold</w:t>
      </w:r>
      <w:r w:rsidR="000B2530" w:rsidRPr="00E11628">
        <w:rPr>
          <w:rFonts w:ascii="Times" w:hAnsi="Times"/>
          <w:sz w:val="24"/>
          <w:szCs w:val="24"/>
        </w:rPr>
        <w:t>ed</w:t>
      </w:r>
      <w:r w:rsidRPr="00E11628">
        <w:rPr>
          <w:rFonts w:ascii="Times" w:hAnsi="Times"/>
          <w:sz w:val="24"/>
          <w:szCs w:val="24"/>
        </w:rPr>
        <w:t xml:space="preserve"> whole-brain co-activation maps were generated</w:t>
      </w:r>
      <w:r w:rsidR="00E62F82" w:rsidRPr="00E11628">
        <w:rPr>
          <w:rFonts w:ascii="Times" w:hAnsi="Times"/>
          <w:sz w:val="24"/>
          <w:szCs w:val="24"/>
        </w:rPr>
        <w:t>.</w:t>
      </w:r>
      <w:r w:rsidRPr="00E11628">
        <w:rPr>
          <w:rFonts w:ascii="Times" w:hAnsi="Times"/>
          <w:sz w:val="24"/>
          <w:szCs w:val="24"/>
        </w:rPr>
        <w:t xml:space="preserve"> C) We </w:t>
      </w:r>
      <w:r w:rsidR="003C2FF9" w:rsidRPr="00E11628">
        <w:rPr>
          <w:rFonts w:ascii="Times" w:hAnsi="Times"/>
          <w:sz w:val="24"/>
          <w:szCs w:val="24"/>
        </w:rPr>
        <w:t xml:space="preserve">generated functional preference profiles for </w:t>
      </w:r>
      <w:r w:rsidRPr="00E11628">
        <w:rPr>
          <w:rFonts w:ascii="Times" w:hAnsi="Times"/>
          <w:sz w:val="24"/>
          <w:szCs w:val="24"/>
        </w:rPr>
        <w:t xml:space="preserve">each cluster by determining which </w:t>
      </w:r>
      <w:r w:rsidR="003C2FF9" w:rsidRPr="00E11628">
        <w:rPr>
          <w:rFonts w:ascii="Times" w:hAnsi="Times"/>
          <w:sz w:val="24"/>
          <w:szCs w:val="24"/>
        </w:rPr>
        <w:t xml:space="preserve">psychological </w:t>
      </w:r>
      <w:r w:rsidR="000B042F" w:rsidRPr="00E11628">
        <w:rPr>
          <w:rFonts w:ascii="Times" w:hAnsi="Times"/>
          <w:sz w:val="24"/>
          <w:szCs w:val="24"/>
        </w:rPr>
        <w:t>topics</w:t>
      </w:r>
      <w:r w:rsidRPr="00E11628">
        <w:rPr>
          <w:rFonts w:ascii="Times" w:hAnsi="Times"/>
          <w:sz w:val="24"/>
          <w:szCs w:val="24"/>
        </w:rPr>
        <w:t xml:space="preserve"> best predicted their activation.</w:t>
      </w:r>
    </w:p>
    <w:p w14:paraId="2C2297B7" w14:textId="357BFDB7" w:rsidR="00BB072E" w:rsidRPr="00E11628" w:rsidRDefault="00BB072E" w:rsidP="00F805D0">
      <w:pPr>
        <w:pStyle w:val="Normal1"/>
        <w:ind w:firstLine="0"/>
        <w:rPr>
          <w:rFonts w:ascii="Times" w:hAnsi="Times"/>
          <w:b/>
          <w:sz w:val="24"/>
          <w:szCs w:val="24"/>
        </w:rPr>
      </w:pPr>
      <w:r w:rsidRPr="00E11628">
        <w:rPr>
          <w:rFonts w:ascii="Times" w:hAnsi="Times"/>
          <w:b/>
          <w:sz w:val="24"/>
          <w:szCs w:val="24"/>
        </w:rPr>
        <w:t>Results</w:t>
      </w:r>
    </w:p>
    <w:p w14:paraId="2E358FB0" w14:textId="538F44ED" w:rsidR="0056695D" w:rsidRPr="00E11628" w:rsidRDefault="006B0B75" w:rsidP="0096185D">
      <w:pPr>
        <w:pStyle w:val="Heading2"/>
        <w:spacing w:line="480" w:lineRule="auto"/>
        <w:rPr>
          <w:szCs w:val="24"/>
        </w:rPr>
      </w:pPr>
      <w:bookmarkStart w:id="81" w:name="h.7etsfdzi6lib" w:colFirst="0" w:colLast="0"/>
      <w:bookmarkEnd w:id="81"/>
      <w:r w:rsidRPr="00E11628">
        <w:rPr>
          <w:szCs w:val="24"/>
        </w:rPr>
        <w:t xml:space="preserve">Functionally separable </w:t>
      </w:r>
      <w:r w:rsidR="001F66B3" w:rsidRPr="00E11628">
        <w:rPr>
          <w:szCs w:val="24"/>
        </w:rPr>
        <w:t xml:space="preserve">regions </w:t>
      </w:r>
      <w:r w:rsidRPr="00E11628">
        <w:rPr>
          <w:szCs w:val="24"/>
        </w:rPr>
        <w:t>of medial frontal cortex</w:t>
      </w:r>
    </w:p>
    <w:p w14:paraId="68CC9BFC" w14:textId="494963CB" w:rsidR="00D13DCA" w:rsidRPr="00E11628" w:rsidRDefault="004507F2" w:rsidP="00DE5DC9">
      <w:pPr>
        <w:pStyle w:val="Normal1"/>
        <w:rPr>
          <w:rFonts w:ascii="Times" w:hAnsi="Times"/>
          <w:color w:val="333333"/>
          <w:sz w:val="24"/>
          <w:szCs w:val="24"/>
          <w:highlight w:val="white"/>
        </w:rPr>
      </w:pPr>
      <w:r w:rsidRPr="00E11628">
        <w:rPr>
          <w:rFonts w:ascii="Times" w:hAnsi="Times"/>
          <w:sz w:val="24"/>
          <w:szCs w:val="24"/>
        </w:rPr>
        <w:t>We identified</w:t>
      </w:r>
      <w:r w:rsidR="006B0B75" w:rsidRPr="00E11628">
        <w:rPr>
          <w:rFonts w:ascii="Times" w:hAnsi="Times"/>
          <w:sz w:val="24"/>
          <w:szCs w:val="24"/>
        </w:rPr>
        <w:t xml:space="preserve"> </w:t>
      </w:r>
      <w:r w:rsidRPr="00E11628">
        <w:rPr>
          <w:rFonts w:ascii="Times" w:hAnsi="Times"/>
          <w:sz w:val="24"/>
          <w:szCs w:val="24"/>
        </w:rPr>
        <w:t>spatially dissociable</w:t>
      </w:r>
      <w:r w:rsidR="006B0B75" w:rsidRPr="00E11628">
        <w:rPr>
          <w:rFonts w:ascii="Times" w:hAnsi="Times"/>
          <w:sz w:val="24"/>
          <w:szCs w:val="24"/>
        </w:rPr>
        <w:t xml:space="preserve"> regions on the basis of shared co</w:t>
      </w:r>
      <w:r w:rsidR="00987B14" w:rsidRPr="00E11628">
        <w:rPr>
          <w:rFonts w:ascii="Times" w:hAnsi="Times"/>
          <w:sz w:val="24"/>
          <w:szCs w:val="24"/>
        </w:rPr>
        <w:t>-</w:t>
      </w:r>
      <w:r w:rsidR="006B0B75" w:rsidRPr="00E11628">
        <w:rPr>
          <w:rFonts w:ascii="Times" w:hAnsi="Times"/>
          <w:sz w:val="24"/>
          <w:szCs w:val="24"/>
        </w:rPr>
        <w:t xml:space="preserve">activation profiles with the rest of the brain </w:t>
      </w:r>
      <w:r w:rsidR="008D6A5D"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22AC5976-A742-4C1C-B044-F4A0863AAA7D&lt;/uuid&gt;&lt;priority&gt;15&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s&gt;&lt;cites&gt;&lt;/cites&gt;&lt;/citation&gt;</w:instrText>
      </w:r>
      <w:r w:rsidR="008D6A5D" w:rsidRPr="00E11628">
        <w:rPr>
          <w:rFonts w:ascii="Times" w:hAnsi="Times"/>
          <w:sz w:val="24"/>
          <w:szCs w:val="24"/>
        </w:rPr>
        <w:fldChar w:fldCharType="separate"/>
      </w:r>
      <w:r w:rsidR="00C366D9" w:rsidRPr="00E11628">
        <w:rPr>
          <w:rFonts w:ascii="Times" w:hAnsi="Times" w:cs="Cambria"/>
          <w:sz w:val="24"/>
          <w:szCs w:val="24"/>
        </w:rPr>
        <w:t>(Toro et al., 2008; Smith et al., 2009; Chang et al., 2013)</w:t>
      </w:r>
      <w:r w:rsidR="008D6A5D" w:rsidRPr="00E11628">
        <w:rPr>
          <w:rFonts w:ascii="Times" w:hAnsi="Times"/>
          <w:sz w:val="24"/>
          <w:szCs w:val="24"/>
        </w:rPr>
        <w:fldChar w:fldCharType="end"/>
      </w:r>
      <w:r w:rsidRPr="00E11628">
        <w:rPr>
          <w:rFonts w:ascii="Times" w:hAnsi="Times"/>
          <w:sz w:val="24"/>
          <w:szCs w:val="24"/>
        </w:rPr>
        <w:t xml:space="preserve">, an </w:t>
      </w:r>
      <w:r w:rsidR="006B0B75" w:rsidRPr="00E11628">
        <w:rPr>
          <w:rFonts w:ascii="Times" w:hAnsi="Times"/>
          <w:sz w:val="24"/>
          <w:szCs w:val="24"/>
        </w:rPr>
        <w:t>approach</w:t>
      </w:r>
      <w:r w:rsidRPr="00E11628">
        <w:rPr>
          <w:rFonts w:ascii="Times" w:hAnsi="Times"/>
          <w:sz w:val="24"/>
          <w:szCs w:val="24"/>
        </w:rPr>
        <w:t xml:space="preserve"> that</w:t>
      </w:r>
      <w:r w:rsidR="006B0B75" w:rsidRPr="00E11628">
        <w:rPr>
          <w:rFonts w:ascii="Times" w:hAnsi="Times"/>
          <w:sz w:val="24"/>
          <w:szCs w:val="24"/>
        </w:rPr>
        <w:t xml:space="preserve"> </w:t>
      </w:r>
      <w:r w:rsidR="002B4530" w:rsidRPr="00E11628">
        <w:rPr>
          <w:rFonts w:ascii="Times" w:hAnsi="Times"/>
          <w:sz w:val="24"/>
          <w:szCs w:val="24"/>
        </w:rPr>
        <w:t>exploits the likelihood of a voxel co</w:t>
      </w:r>
      <w:r w:rsidR="00373084" w:rsidRPr="00E11628">
        <w:rPr>
          <w:rFonts w:ascii="Times" w:hAnsi="Times"/>
          <w:sz w:val="24"/>
          <w:szCs w:val="24"/>
        </w:rPr>
        <w:t>-</w:t>
      </w:r>
      <w:r w:rsidR="002B4530" w:rsidRPr="00E11628">
        <w:rPr>
          <w:rFonts w:ascii="Times" w:hAnsi="Times"/>
          <w:sz w:val="24"/>
          <w:szCs w:val="24"/>
        </w:rPr>
        <w:t>activating with another voxel across studies in the meta-analy</w:t>
      </w:r>
      <w:r w:rsidR="00464E42" w:rsidRPr="00E11628">
        <w:rPr>
          <w:rFonts w:ascii="Times" w:hAnsi="Times"/>
          <w:sz w:val="24"/>
          <w:szCs w:val="24"/>
        </w:rPr>
        <w:t>tic</w:t>
      </w:r>
      <w:r w:rsidR="002B4530" w:rsidRPr="00E11628">
        <w:rPr>
          <w:rFonts w:ascii="Times" w:hAnsi="Times"/>
          <w:sz w:val="24"/>
          <w:szCs w:val="24"/>
        </w:rPr>
        <w:t xml:space="preserve"> database</w:t>
      </w:r>
      <w:r w:rsidR="007F249F" w:rsidRPr="00E11628">
        <w:rPr>
          <w:rFonts w:ascii="Times" w:hAnsi="Times"/>
          <w:sz w:val="24"/>
          <w:szCs w:val="24"/>
        </w:rPr>
        <w:t xml:space="preserve"> </w:t>
      </w:r>
      <w:r w:rsidR="007F249F" w:rsidRPr="00E11628">
        <w:rPr>
          <w:rFonts w:ascii="Times" w:hAnsi="Times"/>
          <w:color w:val="333333"/>
          <w:sz w:val="24"/>
          <w:szCs w:val="24"/>
          <w:highlight w:val="white"/>
        </w:rPr>
        <w:t>(Figure 2)</w:t>
      </w:r>
      <w:r w:rsidR="006B0B75" w:rsidRPr="00E11628">
        <w:rPr>
          <w:rFonts w:ascii="Times" w:hAnsi="Times"/>
          <w:color w:val="333333"/>
          <w:sz w:val="24"/>
          <w:szCs w:val="24"/>
          <w:highlight w:val="white"/>
        </w:rPr>
        <w:t xml:space="preserve">. Because structure-to-function mappings can be identified at </w:t>
      </w:r>
      <w:r w:rsidR="009470B9" w:rsidRPr="00E11628">
        <w:rPr>
          <w:rFonts w:ascii="Times" w:hAnsi="Times"/>
          <w:color w:val="333333"/>
          <w:sz w:val="24"/>
          <w:szCs w:val="24"/>
          <w:highlight w:val="white"/>
        </w:rPr>
        <w:t xml:space="preserve">multiple spatial </w:t>
      </w:r>
      <w:r w:rsidR="006B0B75" w:rsidRPr="00E11628">
        <w:rPr>
          <w:rFonts w:ascii="Times" w:hAnsi="Times"/>
          <w:color w:val="333333"/>
          <w:sz w:val="24"/>
          <w:szCs w:val="24"/>
          <w:highlight w:val="white"/>
        </w:rPr>
        <w:t xml:space="preserve">scales, we </w:t>
      </w:r>
      <w:r w:rsidR="009470B9" w:rsidRPr="00E11628">
        <w:rPr>
          <w:rFonts w:ascii="Times" w:hAnsi="Times"/>
          <w:color w:val="333333"/>
          <w:sz w:val="24"/>
          <w:szCs w:val="24"/>
          <w:highlight w:val="white"/>
        </w:rPr>
        <w:t xml:space="preserve">iteratively extracted </w:t>
      </w:r>
      <w:r w:rsidR="006B0B75" w:rsidRPr="00E11628">
        <w:rPr>
          <w:rFonts w:ascii="Times" w:hAnsi="Times"/>
          <w:color w:val="333333"/>
          <w:sz w:val="24"/>
          <w:szCs w:val="24"/>
          <w:highlight w:val="white"/>
        </w:rPr>
        <w:t>2</w:t>
      </w:r>
      <w:r w:rsidR="009470B9" w:rsidRPr="00E11628">
        <w:rPr>
          <w:rFonts w:ascii="Times" w:hAnsi="Times"/>
          <w:color w:val="333333"/>
          <w:sz w:val="24"/>
          <w:szCs w:val="24"/>
          <w:highlight w:val="white"/>
        </w:rPr>
        <w:t>-</w:t>
      </w:r>
      <w:r w:rsidR="006B0B75" w:rsidRPr="00E11628">
        <w:rPr>
          <w:rFonts w:ascii="Times" w:hAnsi="Times"/>
          <w:color w:val="333333"/>
          <w:sz w:val="24"/>
          <w:szCs w:val="24"/>
          <w:highlight w:val="white"/>
        </w:rPr>
        <w:t xml:space="preserve"> through 15</w:t>
      </w:r>
      <w:r w:rsidR="009470B9" w:rsidRPr="00E11628">
        <w:rPr>
          <w:rFonts w:ascii="Times" w:hAnsi="Times"/>
          <w:color w:val="333333"/>
          <w:sz w:val="24"/>
          <w:szCs w:val="24"/>
          <w:highlight w:val="white"/>
        </w:rPr>
        <w:t>-cluster solutions</w:t>
      </w:r>
      <w:r w:rsidR="00603CCE" w:rsidRPr="00E11628">
        <w:rPr>
          <w:rFonts w:ascii="Times" w:hAnsi="Times"/>
          <w:color w:val="333333"/>
          <w:sz w:val="24"/>
          <w:szCs w:val="24"/>
          <w:highlight w:val="white"/>
        </w:rPr>
        <w:t xml:space="preserve"> and </w:t>
      </w:r>
      <w:r w:rsidRPr="00E11628">
        <w:rPr>
          <w:rFonts w:ascii="Times" w:hAnsi="Times"/>
          <w:color w:val="333333"/>
          <w:sz w:val="24"/>
          <w:szCs w:val="24"/>
          <w:highlight w:val="white"/>
        </w:rPr>
        <w:t xml:space="preserve">assessed </w:t>
      </w:r>
      <w:r w:rsidR="00161ED9" w:rsidRPr="00E11628">
        <w:rPr>
          <w:rFonts w:ascii="Times" w:hAnsi="Times"/>
          <w:color w:val="333333"/>
          <w:sz w:val="24"/>
          <w:szCs w:val="24"/>
          <w:highlight w:val="white"/>
        </w:rPr>
        <w:t>the</w:t>
      </w:r>
      <w:r w:rsidR="00603CCE" w:rsidRPr="00E11628">
        <w:rPr>
          <w:rFonts w:ascii="Times" w:hAnsi="Times"/>
          <w:color w:val="333333"/>
          <w:sz w:val="24"/>
          <w:szCs w:val="24"/>
          <w:highlight w:val="white"/>
        </w:rPr>
        <w:t>ir</w:t>
      </w:r>
      <w:r w:rsidR="00161ED9" w:rsidRPr="00E11628">
        <w:rPr>
          <w:rFonts w:ascii="Times" w:hAnsi="Times"/>
          <w:color w:val="333333"/>
          <w:sz w:val="24"/>
          <w:szCs w:val="24"/>
          <w:highlight w:val="white"/>
        </w:rPr>
        <w:t xml:space="preserve"> validity </w:t>
      </w:r>
      <w:r w:rsidRPr="00E11628">
        <w:rPr>
          <w:rFonts w:ascii="Times" w:hAnsi="Times"/>
          <w:color w:val="333333"/>
          <w:sz w:val="24"/>
          <w:szCs w:val="24"/>
          <w:highlight w:val="white"/>
        </w:rPr>
        <w:t>using the</w:t>
      </w:r>
      <w:r w:rsidR="00161ED9" w:rsidRPr="00E11628">
        <w:rPr>
          <w:rFonts w:ascii="Times" w:hAnsi="Times"/>
          <w:color w:val="333333"/>
          <w:sz w:val="24"/>
          <w:szCs w:val="24"/>
          <w:highlight w:val="white"/>
        </w:rPr>
        <w:t xml:space="preserve"> silhouette </w:t>
      </w:r>
      <w:r w:rsidR="001127E3" w:rsidRPr="00E11628">
        <w:rPr>
          <w:rFonts w:ascii="Times" w:hAnsi="Times"/>
          <w:color w:val="333333"/>
          <w:sz w:val="24"/>
          <w:szCs w:val="24"/>
          <w:highlight w:val="white"/>
        </w:rPr>
        <w:t>score</w:t>
      </w:r>
      <w:r w:rsidR="00161ED9" w:rsidRPr="00E11628">
        <w:rPr>
          <w:rFonts w:ascii="Times" w:hAnsi="Times"/>
          <w:color w:val="333333"/>
          <w:sz w:val="24"/>
          <w:szCs w:val="24"/>
          <w:highlight w:val="white"/>
        </w:rPr>
        <w:t>—a commonly use</w:t>
      </w:r>
      <w:r w:rsidRPr="00E11628">
        <w:rPr>
          <w:rFonts w:ascii="Times" w:hAnsi="Times"/>
          <w:color w:val="333333"/>
          <w:sz w:val="24"/>
          <w:szCs w:val="24"/>
          <w:highlight w:val="white"/>
        </w:rPr>
        <w:t>d</w:t>
      </w:r>
      <w:r w:rsidR="00161ED9" w:rsidRPr="00E11628">
        <w:rPr>
          <w:rFonts w:ascii="Times" w:hAnsi="Times"/>
          <w:color w:val="333333"/>
          <w:sz w:val="24"/>
          <w:szCs w:val="24"/>
          <w:highlight w:val="white"/>
        </w:rPr>
        <w:t xml:space="preserve"> measure of inter-cluster coherence</w:t>
      </w:r>
      <w:r w:rsidR="001127E3" w:rsidRPr="00E11628">
        <w:rPr>
          <w:rFonts w:ascii="Times" w:hAnsi="Times"/>
          <w:color w:val="333333"/>
          <w:sz w:val="24"/>
          <w:szCs w:val="24"/>
          <w:highlight w:val="white"/>
        </w:rPr>
        <w:t xml:space="preserve">. </w:t>
      </w:r>
      <w:r w:rsidR="001127E3" w:rsidRPr="00E11628">
        <w:rPr>
          <w:rFonts w:ascii="Times" w:hAnsi="Times"/>
          <w:color w:val="333333"/>
          <w:sz w:val="24"/>
          <w:szCs w:val="24"/>
          <w:highlight w:val="white"/>
        </w:rPr>
        <w:lastRenderedPageBreak/>
        <w:t>P</w:t>
      </w:r>
      <w:r w:rsidR="00161ED9" w:rsidRPr="00E11628">
        <w:rPr>
          <w:rFonts w:ascii="Times" w:hAnsi="Times"/>
          <w:color w:val="333333"/>
          <w:sz w:val="24"/>
          <w:szCs w:val="24"/>
          <w:highlight w:val="white"/>
        </w:rPr>
        <w:t>ermutation</w:t>
      </w:r>
      <w:r w:rsidR="009470B9" w:rsidRPr="00E11628">
        <w:rPr>
          <w:rFonts w:ascii="Times" w:hAnsi="Times"/>
          <w:color w:val="333333"/>
          <w:sz w:val="24"/>
          <w:szCs w:val="24"/>
          <w:highlight w:val="white"/>
        </w:rPr>
        <w:t xml:space="preserve"> analyses </w:t>
      </w:r>
      <w:r w:rsidR="00C654F9" w:rsidRPr="00E11628">
        <w:rPr>
          <w:rFonts w:ascii="Times" w:hAnsi="Times"/>
          <w:color w:val="333333"/>
          <w:sz w:val="24"/>
          <w:szCs w:val="24"/>
          <w:highlight w:val="white"/>
        </w:rPr>
        <w:t xml:space="preserve">indicated that the </w:t>
      </w:r>
      <w:r w:rsidR="009470B9" w:rsidRPr="00E11628">
        <w:rPr>
          <w:rFonts w:ascii="Times" w:hAnsi="Times"/>
          <w:color w:val="333333"/>
          <w:sz w:val="24"/>
          <w:szCs w:val="24"/>
          <w:highlight w:val="white"/>
        </w:rPr>
        <w:t xml:space="preserve">null hypothesis </w:t>
      </w:r>
      <w:r w:rsidR="00C654F9" w:rsidRPr="00E11628">
        <w:rPr>
          <w:rFonts w:ascii="Times" w:hAnsi="Times"/>
          <w:color w:val="333333"/>
          <w:sz w:val="24"/>
          <w:szCs w:val="24"/>
          <w:highlight w:val="white"/>
        </w:rPr>
        <w:t>o</w:t>
      </w:r>
      <w:r w:rsidRPr="00E11628">
        <w:rPr>
          <w:rFonts w:ascii="Times" w:hAnsi="Times"/>
          <w:color w:val="333333"/>
          <w:sz w:val="24"/>
          <w:szCs w:val="24"/>
          <w:highlight w:val="white"/>
        </w:rPr>
        <w:t>f random</w:t>
      </w:r>
      <w:r w:rsidR="00C654F9" w:rsidRPr="00E11628">
        <w:rPr>
          <w:rFonts w:ascii="Times" w:hAnsi="Times"/>
          <w:color w:val="333333"/>
          <w:sz w:val="24"/>
          <w:szCs w:val="24"/>
          <w:highlight w:val="white"/>
        </w:rPr>
        <w:t xml:space="preserve"> clustering</w:t>
      </w:r>
      <w:r w:rsidR="009470B9" w:rsidRPr="00E11628">
        <w:rPr>
          <w:rFonts w:ascii="Times" w:hAnsi="Times"/>
          <w:color w:val="333333"/>
          <w:sz w:val="24"/>
          <w:szCs w:val="24"/>
          <w:highlight w:val="white"/>
        </w:rPr>
        <w:t xml:space="preserve"> </w:t>
      </w:r>
      <w:r w:rsidR="00C654F9" w:rsidRPr="00E11628">
        <w:rPr>
          <w:rFonts w:ascii="Times" w:hAnsi="Times"/>
          <w:color w:val="333333"/>
          <w:sz w:val="24"/>
          <w:szCs w:val="24"/>
          <w:highlight w:val="white"/>
        </w:rPr>
        <w:t>could be rejected for all solutions</w:t>
      </w:r>
      <w:r w:rsidRPr="00E11628">
        <w:rPr>
          <w:rFonts w:ascii="Times" w:hAnsi="Times"/>
          <w:color w:val="333333"/>
          <w:sz w:val="24"/>
          <w:szCs w:val="24"/>
          <w:highlight w:val="white"/>
        </w:rPr>
        <w:t xml:space="preserve">, </w:t>
      </w:r>
      <w:r w:rsidR="00C654F9" w:rsidRPr="00E11628">
        <w:rPr>
          <w:rFonts w:ascii="Times" w:hAnsi="Times"/>
          <w:color w:val="333333"/>
          <w:sz w:val="24"/>
          <w:szCs w:val="24"/>
          <w:highlight w:val="white"/>
        </w:rPr>
        <w:t>with si</w:t>
      </w:r>
      <w:r w:rsidR="009470B9" w:rsidRPr="00E11628">
        <w:rPr>
          <w:rFonts w:ascii="Times" w:hAnsi="Times"/>
          <w:color w:val="333333"/>
          <w:sz w:val="24"/>
          <w:szCs w:val="24"/>
          <w:highlight w:val="white"/>
        </w:rPr>
        <w:t>lhouette</w:t>
      </w:r>
      <w:r w:rsidR="00C654F9" w:rsidRPr="00E11628">
        <w:rPr>
          <w:rFonts w:ascii="Times" w:hAnsi="Times"/>
          <w:color w:val="333333"/>
          <w:sz w:val="24"/>
          <w:szCs w:val="24"/>
          <w:highlight w:val="white"/>
        </w:rPr>
        <w:t xml:space="preserve"> scores reaching</w:t>
      </w:r>
      <w:r w:rsidR="009470B9" w:rsidRPr="00E11628">
        <w:rPr>
          <w:rFonts w:ascii="Times" w:hAnsi="Times"/>
          <w:color w:val="333333"/>
          <w:sz w:val="24"/>
          <w:szCs w:val="24"/>
          <w:highlight w:val="white"/>
        </w:rPr>
        <w:t xml:space="preserve"> local maxima at 3</w:t>
      </w:r>
      <w:r w:rsidR="0018525A" w:rsidRPr="00E11628">
        <w:rPr>
          <w:rFonts w:ascii="Times" w:hAnsi="Times"/>
          <w:color w:val="333333"/>
          <w:sz w:val="24"/>
          <w:szCs w:val="24"/>
          <w:highlight w:val="white"/>
        </w:rPr>
        <w:t xml:space="preserve"> clusters</w:t>
      </w:r>
      <w:r w:rsidR="00460A1C" w:rsidRPr="00E11628">
        <w:rPr>
          <w:rFonts w:ascii="Times" w:hAnsi="Times"/>
          <w:color w:val="333333"/>
          <w:sz w:val="24"/>
          <w:szCs w:val="24"/>
          <w:highlight w:val="white"/>
        </w:rPr>
        <w:t xml:space="preserve"> (Figure 2C).</w:t>
      </w:r>
      <w:r w:rsidR="00290772" w:rsidRPr="00E11628">
        <w:rPr>
          <w:rFonts w:ascii="Times" w:hAnsi="Times"/>
          <w:color w:val="333333"/>
          <w:sz w:val="24"/>
          <w:szCs w:val="24"/>
          <w:highlight w:val="white"/>
        </w:rPr>
        <w:t xml:space="preserve"> </w:t>
      </w:r>
      <w:r w:rsidR="00BA5AB1" w:rsidRPr="00E11628">
        <w:rPr>
          <w:rFonts w:ascii="Times" w:hAnsi="Times"/>
          <w:color w:val="333333"/>
          <w:sz w:val="24"/>
          <w:szCs w:val="24"/>
          <w:highlight w:val="white"/>
        </w:rPr>
        <w:t>The plateauing of silhouette scores suggests that there is little objective basis for selecting one solution over another past around 9 clusters</w:t>
      </w:r>
      <w:r w:rsidR="00290772" w:rsidRPr="00E11628">
        <w:rPr>
          <w:rFonts w:ascii="Times" w:hAnsi="Times"/>
          <w:color w:val="333333"/>
          <w:sz w:val="24"/>
          <w:szCs w:val="24"/>
          <w:highlight w:val="white"/>
        </w:rPr>
        <w:t xml:space="preserve"> (Thirion et al., 2014</w:t>
      </w:r>
      <w:r w:rsidR="001B2C6B" w:rsidRPr="00E11628">
        <w:rPr>
          <w:rFonts w:ascii="Times" w:hAnsi="Times"/>
          <w:color w:val="333333"/>
          <w:sz w:val="24"/>
          <w:szCs w:val="24"/>
          <w:highlight w:val="white"/>
        </w:rPr>
        <w:t>)</w:t>
      </w:r>
      <w:r w:rsidR="001B2C6B">
        <w:rPr>
          <w:rFonts w:ascii="Times" w:hAnsi="Times"/>
          <w:color w:val="333333"/>
          <w:sz w:val="24"/>
          <w:szCs w:val="24"/>
          <w:highlight w:val="white"/>
        </w:rPr>
        <w:t>.</w:t>
      </w:r>
      <w:r w:rsidR="001B2C6B" w:rsidRPr="00E11628">
        <w:rPr>
          <w:rFonts w:ascii="Times" w:hAnsi="Times"/>
          <w:color w:val="333333"/>
          <w:sz w:val="24"/>
          <w:szCs w:val="24"/>
          <w:highlight w:val="white"/>
        </w:rPr>
        <w:t xml:space="preserve"> </w:t>
      </w:r>
      <w:ins w:id="82" w:author="Microsoft Office User" w:date="2016-03-27T19:50:00Z">
        <w:r w:rsidR="001B2C6B">
          <w:rPr>
            <w:rFonts w:ascii="Times" w:hAnsi="Times"/>
            <w:color w:val="333333"/>
            <w:sz w:val="24"/>
            <w:szCs w:val="24"/>
            <w:highlight w:val="white"/>
          </w:rPr>
          <w:t>W</w:t>
        </w:r>
        <w:r w:rsidR="001B2C6B" w:rsidRPr="00E11628">
          <w:rPr>
            <w:rFonts w:ascii="Times" w:hAnsi="Times"/>
            <w:color w:val="333333"/>
            <w:sz w:val="24"/>
            <w:szCs w:val="24"/>
            <w:highlight w:val="white"/>
          </w:rPr>
          <w:t xml:space="preserve">e </w:t>
        </w:r>
      </w:ins>
      <w:r w:rsidR="00BA5AB1" w:rsidRPr="00E11628">
        <w:rPr>
          <w:rFonts w:ascii="Times" w:hAnsi="Times"/>
          <w:color w:val="333333"/>
          <w:sz w:val="24"/>
          <w:szCs w:val="24"/>
          <w:highlight w:val="white"/>
        </w:rPr>
        <w:t>h</w:t>
      </w:r>
      <w:r w:rsidR="00290772" w:rsidRPr="00E11628">
        <w:rPr>
          <w:rFonts w:ascii="Times" w:hAnsi="Times"/>
          <w:color w:val="333333"/>
          <w:sz w:val="24"/>
          <w:szCs w:val="24"/>
          <w:highlight w:val="white"/>
        </w:rPr>
        <w:t>ave therefore opted to focus on the 3-cluster and</w:t>
      </w:r>
      <w:r w:rsidR="00BA5AB1" w:rsidRPr="00E11628">
        <w:rPr>
          <w:rFonts w:ascii="Times" w:hAnsi="Times"/>
          <w:color w:val="333333"/>
          <w:sz w:val="24"/>
          <w:szCs w:val="24"/>
          <w:highlight w:val="white"/>
        </w:rPr>
        <w:t xml:space="preserve"> 9-cluster solution</w:t>
      </w:r>
      <w:r w:rsidR="00290772" w:rsidRPr="00E11628">
        <w:rPr>
          <w:rFonts w:ascii="Times" w:hAnsi="Times"/>
          <w:color w:val="333333"/>
          <w:sz w:val="24"/>
          <w:szCs w:val="24"/>
          <w:highlight w:val="white"/>
        </w:rPr>
        <w:t>s because they provide</w:t>
      </w:r>
      <w:r w:rsidR="00BA5AB1" w:rsidRPr="00E11628">
        <w:rPr>
          <w:rFonts w:ascii="Times" w:hAnsi="Times"/>
          <w:color w:val="333333"/>
          <w:sz w:val="24"/>
          <w:szCs w:val="24"/>
          <w:highlight w:val="white"/>
        </w:rPr>
        <w:t xml:space="preserve"> greater theoretical parsimony than more fine-grained solutions</w:t>
      </w:r>
      <w:r w:rsidR="00290772" w:rsidRPr="00E11628">
        <w:rPr>
          <w:rFonts w:ascii="Times" w:hAnsi="Times"/>
          <w:color w:val="333333"/>
          <w:sz w:val="24"/>
          <w:szCs w:val="24"/>
          <w:highlight w:val="white"/>
        </w:rPr>
        <w:t xml:space="preserve"> at two spatial scales.</w:t>
      </w:r>
    </w:p>
    <w:p w14:paraId="21F6CC8E" w14:textId="417AA422" w:rsidR="00460A1C" w:rsidRPr="00E11628" w:rsidRDefault="00510ECB" w:rsidP="001C230A">
      <w:pPr>
        <w:pStyle w:val="Normal1"/>
        <w:ind w:firstLine="0"/>
        <w:rPr>
          <w:rFonts w:ascii="Times" w:hAnsi="Times"/>
          <w:color w:val="333333"/>
          <w:sz w:val="24"/>
          <w:szCs w:val="24"/>
          <w:highlight w:val="white"/>
        </w:rPr>
      </w:pPr>
      <w:r w:rsidRPr="00E11628">
        <w:rPr>
          <w:rFonts w:ascii="Times" w:hAnsi="Times"/>
          <w:noProof/>
          <w:sz w:val="24"/>
          <w:szCs w:val="24"/>
        </w:rPr>
        <w:drawing>
          <wp:inline distT="0" distB="0" distL="0" distR="0" wp14:anchorId="6A55A74D" wp14:editId="451446D3">
            <wp:extent cx="6172200" cy="319116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 Labeled_clusters.pdf"/>
                    <pic:cNvPicPr/>
                  </pic:nvPicPr>
                  <pic:blipFill rotWithShape="1">
                    <a:blip r:embed="rId12">
                      <a:extLst>
                        <a:ext uri="{28A0092B-C50C-407E-A947-70E740481C1C}">
                          <a14:useLocalDpi xmlns:a14="http://schemas.microsoft.com/office/drawing/2010/main" val="0"/>
                        </a:ext>
                      </a:extLst>
                    </a:blip>
                    <a:srcRect l="732" r="2560"/>
                    <a:stretch/>
                  </pic:blipFill>
                  <pic:spPr bwMode="auto">
                    <a:xfrm>
                      <a:off x="0" y="0"/>
                      <a:ext cx="6175639" cy="3192939"/>
                    </a:xfrm>
                    <a:prstGeom prst="rect">
                      <a:avLst/>
                    </a:prstGeom>
                    <a:ln>
                      <a:noFill/>
                    </a:ln>
                    <a:extLst>
                      <a:ext uri="{53640926-AAD7-44d8-BBD7-CCE9431645EC}">
                        <a14:shadowObscured xmlns:a14="http://schemas.microsoft.com/office/drawing/2010/main"/>
                      </a:ext>
                    </a:extLst>
                  </pic:spPr>
                </pic:pic>
              </a:graphicData>
            </a:graphic>
          </wp:inline>
        </w:drawing>
      </w:r>
      <w:r w:rsidR="00E77236" w:rsidRPr="00E11628">
        <w:rPr>
          <w:rFonts w:ascii="Times" w:hAnsi="Times"/>
          <w:sz w:val="24"/>
          <w:szCs w:val="24"/>
        </w:rPr>
        <w:t xml:space="preserve">Figure 2. Co-activation-based clustering of MFC </w:t>
      </w:r>
      <w:r w:rsidR="000B042F" w:rsidRPr="00E11628">
        <w:rPr>
          <w:rFonts w:ascii="Times" w:hAnsi="Times"/>
          <w:sz w:val="24"/>
          <w:szCs w:val="24"/>
        </w:rPr>
        <w:t>results</w:t>
      </w:r>
      <w:r w:rsidR="00E77236" w:rsidRPr="00E11628">
        <w:rPr>
          <w:rFonts w:ascii="Times" w:hAnsi="Times"/>
          <w:sz w:val="24"/>
          <w:szCs w:val="24"/>
        </w:rPr>
        <w:t xml:space="preserve">. A) </w:t>
      </w:r>
      <w:r w:rsidR="000B042F" w:rsidRPr="00E11628">
        <w:rPr>
          <w:rFonts w:ascii="Times" w:hAnsi="Times"/>
          <w:sz w:val="24"/>
          <w:szCs w:val="24"/>
        </w:rPr>
        <w:t>Mid-</w:t>
      </w:r>
      <w:commentRangeStart w:id="83"/>
      <w:r w:rsidR="000B042F" w:rsidRPr="00E11628">
        <w:rPr>
          <w:rFonts w:ascii="Times" w:hAnsi="Times"/>
          <w:sz w:val="24"/>
          <w:szCs w:val="24"/>
        </w:rPr>
        <w:t xml:space="preserve">sagittal view at </w:t>
      </w:r>
      <w:commentRangeEnd w:id="83"/>
      <w:r w:rsidR="008B62A7">
        <w:rPr>
          <w:rStyle w:val="CommentReference"/>
          <w:rFonts w:ascii="Times" w:hAnsi="Times"/>
        </w:rPr>
        <w:commentReference w:id="83"/>
      </w:r>
      <w:r w:rsidR="000B042F" w:rsidRPr="00E11628">
        <w:rPr>
          <w:rFonts w:ascii="Times" w:hAnsi="Times"/>
          <w:sz w:val="24"/>
          <w:szCs w:val="24"/>
        </w:rPr>
        <w:t xml:space="preserve">three levels at granularity: three broad zones, nine and twelve sub-regions. Clusters in nine sub-region solution are given </w:t>
      </w:r>
      <w:r w:rsidR="00893628" w:rsidRPr="00E11628">
        <w:rPr>
          <w:rFonts w:ascii="Times" w:hAnsi="Times"/>
          <w:sz w:val="24"/>
          <w:szCs w:val="24"/>
        </w:rPr>
        <w:t>both descriptive</w:t>
      </w:r>
      <w:r w:rsidR="000B042F" w:rsidRPr="00E11628">
        <w:rPr>
          <w:rFonts w:ascii="Times" w:hAnsi="Times"/>
          <w:sz w:val="24"/>
          <w:szCs w:val="24"/>
        </w:rPr>
        <w:t xml:space="preserve"> and alphanumeric names for reference. SMA/CCZ: supplementary motor area / caudal cingulate zone. pre-SMA: pre-supplementary motor area; MCC: midcingulate cortex. pgACC: pre-genual anterior cingulate cortex; dmPFC: dorsal medial PFC; vmPFC: ventromedial PFC. </w:t>
      </w:r>
      <w:r w:rsidR="00E77236" w:rsidRPr="00E11628">
        <w:rPr>
          <w:rFonts w:ascii="Times" w:hAnsi="Times"/>
          <w:sz w:val="24"/>
          <w:szCs w:val="24"/>
        </w:rPr>
        <w:t xml:space="preserve">B) </w:t>
      </w:r>
      <w:r w:rsidR="000B042F" w:rsidRPr="00E11628">
        <w:rPr>
          <w:rFonts w:ascii="Times" w:hAnsi="Times"/>
          <w:sz w:val="24"/>
          <w:szCs w:val="24"/>
        </w:rPr>
        <w:t>Axial view of n</w:t>
      </w:r>
      <w:r w:rsidR="00E77236" w:rsidRPr="00E11628">
        <w:rPr>
          <w:rFonts w:ascii="Times" w:hAnsi="Times"/>
          <w:sz w:val="24"/>
          <w:szCs w:val="24"/>
        </w:rPr>
        <w:t>ine</w:t>
      </w:r>
      <w:r w:rsidR="003C2FF9" w:rsidRPr="00E11628">
        <w:rPr>
          <w:rFonts w:ascii="Times" w:hAnsi="Times"/>
          <w:sz w:val="24"/>
          <w:szCs w:val="24"/>
        </w:rPr>
        <w:t xml:space="preserve"> </w:t>
      </w:r>
      <w:r w:rsidR="000B042F" w:rsidRPr="00E11628">
        <w:rPr>
          <w:rFonts w:ascii="Times" w:hAnsi="Times"/>
          <w:sz w:val="24"/>
          <w:szCs w:val="24"/>
        </w:rPr>
        <w:t>sub-r</w:t>
      </w:r>
      <w:r w:rsidR="003C2FF9" w:rsidRPr="00E11628">
        <w:rPr>
          <w:rFonts w:ascii="Times" w:hAnsi="Times"/>
          <w:sz w:val="24"/>
          <w:szCs w:val="24"/>
        </w:rPr>
        <w:t>egions</w:t>
      </w:r>
      <w:r w:rsidR="000B042F" w:rsidRPr="00E11628">
        <w:rPr>
          <w:rFonts w:ascii="Times" w:hAnsi="Times"/>
          <w:sz w:val="24"/>
          <w:szCs w:val="24"/>
        </w:rPr>
        <w:t xml:space="preserve">. </w:t>
      </w:r>
      <w:r w:rsidR="003C2FF9" w:rsidRPr="00E11628">
        <w:rPr>
          <w:rFonts w:ascii="Times" w:hAnsi="Times"/>
          <w:sz w:val="24"/>
          <w:szCs w:val="24"/>
        </w:rPr>
        <w:t xml:space="preserve">C) Silhouette scores of real (green) and permuted (blue) clustering solutions. Clustering was performed on permuted data </w:t>
      </w:r>
      <w:r w:rsidR="00122CE8" w:rsidRPr="00E11628">
        <w:rPr>
          <w:rFonts w:ascii="Times" w:hAnsi="Times"/>
          <w:sz w:val="24"/>
          <w:szCs w:val="24"/>
        </w:rPr>
        <w:lastRenderedPageBreak/>
        <w:t xml:space="preserve">1000 </w:t>
      </w:r>
      <w:r w:rsidR="003C2FF9" w:rsidRPr="00E11628">
        <w:rPr>
          <w:rFonts w:ascii="Times" w:hAnsi="Times"/>
          <w:sz w:val="24"/>
          <w:szCs w:val="24"/>
        </w:rPr>
        <w:t>times for each k to compute a null distribution</w:t>
      </w:r>
      <w:r w:rsidR="00365CA5" w:rsidRPr="00E11628">
        <w:rPr>
          <w:rFonts w:ascii="Times" w:hAnsi="Times"/>
          <w:sz w:val="24"/>
          <w:szCs w:val="24"/>
        </w:rPr>
        <w:t xml:space="preserve"> (</w:t>
      </w:r>
      <w:r w:rsidR="00365CA5" w:rsidRPr="00E11628">
        <w:rPr>
          <w:rFonts w:ascii="Times" w:hAnsi="Times"/>
          <w:i/>
          <w:sz w:val="24"/>
          <w:szCs w:val="24"/>
        </w:rPr>
        <w:t>p</w:t>
      </w:r>
      <w:r w:rsidR="00365CA5" w:rsidRPr="00E11628">
        <w:rPr>
          <w:rFonts w:ascii="Times" w:hAnsi="Times"/>
          <w:sz w:val="24"/>
          <w:szCs w:val="24"/>
        </w:rPr>
        <w:t xml:space="preserve">-values for all clusters &lt; .001). </w:t>
      </w:r>
      <w:r w:rsidR="003C2FF9" w:rsidRPr="00E11628">
        <w:rPr>
          <w:rFonts w:ascii="Times" w:hAnsi="Times"/>
          <w:sz w:val="24"/>
          <w:szCs w:val="24"/>
        </w:rPr>
        <w:t>Silhouette scores reached local maxima at 3</w:t>
      </w:r>
      <w:r w:rsidR="00122CE8" w:rsidRPr="00E11628">
        <w:rPr>
          <w:rFonts w:ascii="Times" w:hAnsi="Times"/>
          <w:sz w:val="24"/>
          <w:szCs w:val="24"/>
        </w:rPr>
        <w:t xml:space="preserve"> regions and </w:t>
      </w:r>
      <w:r w:rsidRPr="00E11628">
        <w:rPr>
          <w:rFonts w:ascii="Times" w:hAnsi="Times"/>
          <w:sz w:val="24"/>
          <w:szCs w:val="24"/>
        </w:rPr>
        <w:t>plateaued</w:t>
      </w:r>
      <w:r w:rsidR="00122CE8" w:rsidRPr="00E11628">
        <w:rPr>
          <w:rFonts w:ascii="Times" w:hAnsi="Times"/>
          <w:sz w:val="24"/>
          <w:szCs w:val="24"/>
        </w:rPr>
        <w:t xml:space="preserve"> after 9. </w:t>
      </w:r>
      <w:r w:rsidR="00460A1C" w:rsidRPr="00E11628">
        <w:rPr>
          <w:rFonts w:ascii="Times" w:hAnsi="Times"/>
          <w:color w:val="333333"/>
          <w:sz w:val="24"/>
          <w:szCs w:val="24"/>
          <w:highlight w:val="white"/>
        </w:rPr>
        <w:t xml:space="preserve"> </w:t>
      </w:r>
    </w:p>
    <w:p w14:paraId="3ABD585B" w14:textId="14C29DD5" w:rsidR="001F66B3" w:rsidRPr="00E11628" w:rsidRDefault="00460A1C" w:rsidP="001F66B3">
      <w:pPr>
        <w:pStyle w:val="Normal1"/>
        <w:ind w:firstLine="720"/>
        <w:rPr>
          <w:rFonts w:ascii="Times" w:hAnsi="Times"/>
          <w:color w:val="333333"/>
          <w:sz w:val="24"/>
          <w:szCs w:val="24"/>
        </w:rPr>
      </w:pPr>
      <w:r w:rsidRPr="00E11628">
        <w:rPr>
          <w:rFonts w:ascii="Times" w:hAnsi="Times"/>
          <w:sz w:val="24"/>
          <w:szCs w:val="24"/>
        </w:rPr>
        <w:t>At the coarsest level, MFC divided into three broad bilateral clusters organized along the rostral-caudal axis. The nine-cluster solution revealed additional fine-grained topographical organization, with each of the three major zones fractionating into 2-4 smaller regions (84% of all voxels within each zone overlapped with its putative sub</w:t>
      </w:r>
      <w:r w:rsidR="001F66B3" w:rsidRPr="00E11628">
        <w:rPr>
          <w:rFonts w:ascii="Times" w:hAnsi="Times"/>
          <w:sz w:val="24"/>
          <w:szCs w:val="24"/>
        </w:rPr>
        <w:t>-</w:t>
      </w:r>
      <w:r w:rsidRPr="00E11628">
        <w:rPr>
          <w:rFonts w:ascii="Times" w:hAnsi="Times"/>
          <w:sz w:val="24"/>
          <w:szCs w:val="24"/>
        </w:rPr>
        <w:t xml:space="preserve">regions). We henceforth refer to the clusters from the 3-cluster solution as “zones” to differentiate them from </w:t>
      </w:r>
      <w:r w:rsidR="001F66B3" w:rsidRPr="00E11628">
        <w:rPr>
          <w:rFonts w:ascii="Times" w:hAnsi="Times"/>
          <w:sz w:val="24"/>
          <w:szCs w:val="24"/>
        </w:rPr>
        <w:t>clusters</w:t>
      </w:r>
      <w:r w:rsidRPr="00E11628">
        <w:rPr>
          <w:rFonts w:ascii="Times" w:hAnsi="Times"/>
          <w:sz w:val="24"/>
          <w:szCs w:val="24"/>
        </w:rPr>
        <w:t xml:space="preserve"> in the 9-cluster solution, which we refer to as “sub-regions”. </w:t>
      </w:r>
      <w:r w:rsidRPr="00E11628">
        <w:rPr>
          <w:rFonts w:ascii="Times" w:hAnsi="Times"/>
          <w:color w:val="333333"/>
          <w:sz w:val="24"/>
          <w:szCs w:val="24"/>
        </w:rPr>
        <w:t xml:space="preserve"> </w:t>
      </w:r>
    </w:p>
    <w:p w14:paraId="4176CAF1" w14:textId="26C2F46B" w:rsidR="00460A1C" w:rsidRPr="00E11628" w:rsidRDefault="001F66B3" w:rsidP="001F66B3">
      <w:pPr>
        <w:pStyle w:val="Normal1"/>
        <w:ind w:firstLine="720"/>
        <w:rPr>
          <w:rFonts w:ascii="Times" w:hAnsi="Times"/>
          <w:sz w:val="24"/>
          <w:szCs w:val="24"/>
        </w:rPr>
      </w:pPr>
      <w:r w:rsidRPr="00E11628">
        <w:rPr>
          <w:rFonts w:ascii="Times" w:hAnsi="Times"/>
          <w:color w:val="333333"/>
          <w:sz w:val="24"/>
          <w:szCs w:val="24"/>
        </w:rPr>
        <w:t>To better understand the anatomical location of our clusters, we compared them to previously defined sub-regions from</w:t>
      </w:r>
      <w:r w:rsidR="00122CE8" w:rsidRPr="00E11628">
        <w:rPr>
          <w:rFonts w:ascii="Times" w:hAnsi="Times"/>
          <w:color w:val="333333"/>
          <w:sz w:val="24"/>
          <w:szCs w:val="24"/>
        </w:rPr>
        <w:t xml:space="preserve"> the Harvard-Oxford (H-O) probabilistic </w:t>
      </w:r>
      <w:r w:rsidRPr="00E11628">
        <w:rPr>
          <w:rFonts w:ascii="Times" w:hAnsi="Times"/>
          <w:color w:val="333333"/>
          <w:sz w:val="24"/>
          <w:szCs w:val="24"/>
        </w:rPr>
        <w:t xml:space="preserve">structural atlas </w:t>
      </w:r>
      <w:r w:rsidR="00122CE8" w:rsidRPr="00E11628">
        <w:rPr>
          <w:rFonts w:ascii="Times" w:hAnsi="Times"/>
          <w:color w:val="333333"/>
          <w:sz w:val="24"/>
          <w:szCs w:val="24"/>
        </w:rPr>
        <w:t>and well-known cytoarchitechtonic studies</w:t>
      </w:r>
      <w:r w:rsidRPr="00E11628">
        <w:rPr>
          <w:rFonts w:ascii="Times" w:hAnsi="Times"/>
          <w:color w:val="333333"/>
          <w:sz w:val="24"/>
          <w:szCs w:val="24"/>
        </w:rPr>
        <w:t xml:space="preserve">. Although we did not expect our clusters to </w:t>
      </w:r>
      <w:r w:rsidR="005451E2" w:rsidRPr="00E11628">
        <w:rPr>
          <w:rFonts w:ascii="Times" w:hAnsi="Times"/>
          <w:color w:val="333333"/>
          <w:sz w:val="24"/>
          <w:szCs w:val="24"/>
        </w:rPr>
        <w:t xml:space="preserve">necessarily conform to </w:t>
      </w:r>
      <w:r w:rsidRPr="00E11628">
        <w:rPr>
          <w:rFonts w:ascii="Times" w:hAnsi="Times"/>
          <w:color w:val="333333"/>
          <w:sz w:val="24"/>
          <w:szCs w:val="24"/>
        </w:rPr>
        <w:t>mor</w:t>
      </w:r>
      <w:r w:rsidR="005451E2" w:rsidRPr="00E11628">
        <w:rPr>
          <w:rFonts w:ascii="Times" w:hAnsi="Times"/>
          <w:color w:val="333333"/>
          <w:sz w:val="24"/>
          <w:szCs w:val="24"/>
        </w:rPr>
        <w:t>phologically derived regions</w:t>
      </w:r>
      <w:r w:rsidRPr="00E11628">
        <w:rPr>
          <w:rFonts w:ascii="Times" w:hAnsi="Times"/>
          <w:color w:val="333333"/>
          <w:sz w:val="24"/>
          <w:szCs w:val="24"/>
        </w:rPr>
        <w:t xml:space="preserve">, we nonetheless </w:t>
      </w:r>
      <w:r w:rsidR="000B042F" w:rsidRPr="00E11628">
        <w:rPr>
          <w:rFonts w:ascii="Times" w:hAnsi="Times"/>
          <w:color w:val="333333"/>
          <w:sz w:val="24"/>
          <w:szCs w:val="24"/>
        </w:rPr>
        <w:t>observed</w:t>
      </w:r>
      <w:r w:rsidR="005451E2" w:rsidRPr="00E11628">
        <w:rPr>
          <w:rFonts w:ascii="Times" w:hAnsi="Times"/>
          <w:color w:val="333333"/>
          <w:sz w:val="24"/>
          <w:szCs w:val="24"/>
        </w:rPr>
        <w:t xml:space="preserve"> moderate </w:t>
      </w:r>
      <w:r w:rsidR="000B042F" w:rsidRPr="00E11628">
        <w:rPr>
          <w:rFonts w:ascii="Times" w:hAnsi="Times"/>
          <w:sz w:val="24"/>
          <w:szCs w:val="24"/>
        </w:rPr>
        <w:t>c</w:t>
      </w:r>
      <w:r w:rsidR="000B042F" w:rsidRPr="00E11628">
        <w:rPr>
          <w:rFonts w:ascii="Times" w:hAnsi="Times"/>
          <w:color w:val="333333"/>
          <w:sz w:val="24"/>
          <w:szCs w:val="24"/>
        </w:rPr>
        <w:t>orrespondence</w:t>
      </w:r>
      <w:r w:rsidR="00EA4DB1" w:rsidRPr="00E11628">
        <w:rPr>
          <w:rFonts w:ascii="Times" w:hAnsi="Times"/>
          <w:color w:val="333333"/>
          <w:sz w:val="24"/>
          <w:szCs w:val="24"/>
        </w:rPr>
        <w:t>. Within</w:t>
      </w:r>
      <w:r w:rsidR="00685414" w:rsidRPr="00E11628">
        <w:rPr>
          <w:rFonts w:ascii="Times" w:hAnsi="Times"/>
          <w:sz w:val="24"/>
          <w:szCs w:val="24"/>
        </w:rPr>
        <w:t xml:space="preserve"> the posterior zone, we </w:t>
      </w:r>
      <w:r w:rsidR="004507F2" w:rsidRPr="00E11628">
        <w:rPr>
          <w:rFonts w:ascii="Times" w:hAnsi="Times"/>
          <w:sz w:val="24"/>
          <w:szCs w:val="24"/>
        </w:rPr>
        <w:t>identified</w:t>
      </w:r>
      <w:r w:rsidR="00685414" w:rsidRPr="00E11628">
        <w:rPr>
          <w:rFonts w:ascii="Times" w:hAnsi="Times"/>
          <w:sz w:val="24"/>
          <w:szCs w:val="24"/>
        </w:rPr>
        <w:t xml:space="preserve"> two clusters</w:t>
      </w:r>
      <w:r w:rsidRPr="00E11628">
        <w:rPr>
          <w:rFonts w:ascii="Times" w:hAnsi="Times"/>
          <w:sz w:val="24"/>
          <w:szCs w:val="24"/>
        </w:rPr>
        <w:t xml:space="preserve"> (</w:t>
      </w:r>
      <w:r w:rsidR="000B042F" w:rsidRPr="00E11628">
        <w:rPr>
          <w:rFonts w:ascii="Times" w:hAnsi="Times"/>
          <w:sz w:val="24"/>
          <w:szCs w:val="24"/>
        </w:rPr>
        <w:t>Figure 2A</w:t>
      </w:r>
      <w:r w:rsidRPr="00E11628">
        <w:rPr>
          <w:rFonts w:ascii="Times" w:hAnsi="Times"/>
          <w:sz w:val="24"/>
          <w:szCs w:val="24"/>
        </w:rPr>
        <w:t>; SMA</w:t>
      </w:r>
      <w:r w:rsidR="005451E2" w:rsidRPr="00E11628">
        <w:rPr>
          <w:rFonts w:ascii="Times" w:hAnsi="Times"/>
          <w:sz w:val="24"/>
          <w:szCs w:val="24"/>
        </w:rPr>
        <w:t xml:space="preserve"> </w:t>
      </w:r>
      <w:r w:rsidRPr="00E11628">
        <w:rPr>
          <w:rFonts w:ascii="Times" w:hAnsi="Times"/>
          <w:sz w:val="24"/>
          <w:szCs w:val="24"/>
        </w:rPr>
        <w:t>[P1] &amp; pre-SMA[P2])</w:t>
      </w:r>
      <w:r w:rsidR="00460A1C" w:rsidRPr="00E11628">
        <w:rPr>
          <w:rFonts w:ascii="Times" w:hAnsi="Times"/>
          <w:sz w:val="24"/>
          <w:szCs w:val="24"/>
        </w:rPr>
        <w:t xml:space="preserve"> </w:t>
      </w:r>
      <w:r w:rsidRPr="00E11628">
        <w:rPr>
          <w:rFonts w:ascii="Times" w:hAnsi="Times"/>
          <w:sz w:val="24"/>
          <w:szCs w:val="24"/>
        </w:rPr>
        <w:t xml:space="preserve">with a high probability of occurring in SMA according to H-O. The two clusters </w:t>
      </w:r>
      <w:r w:rsidR="00FE4C33" w:rsidRPr="00E11628">
        <w:rPr>
          <w:rFonts w:ascii="Times" w:hAnsi="Times"/>
          <w:sz w:val="24"/>
          <w:szCs w:val="24"/>
        </w:rPr>
        <w:t xml:space="preserve">were </w:t>
      </w:r>
      <w:r w:rsidR="004B44F9" w:rsidRPr="00E11628">
        <w:rPr>
          <w:rFonts w:ascii="Times" w:hAnsi="Times"/>
          <w:sz w:val="24"/>
          <w:szCs w:val="24"/>
        </w:rPr>
        <w:t>approximately</w:t>
      </w:r>
      <w:r w:rsidR="00FE4C33" w:rsidRPr="00E11628">
        <w:rPr>
          <w:rFonts w:ascii="Times" w:hAnsi="Times"/>
          <w:sz w:val="24"/>
          <w:szCs w:val="24"/>
        </w:rPr>
        <w:t xml:space="preserve"> </w:t>
      </w:r>
      <w:r w:rsidRPr="00E11628">
        <w:rPr>
          <w:rFonts w:ascii="Times" w:hAnsi="Times"/>
          <w:sz w:val="24"/>
          <w:szCs w:val="24"/>
        </w:rPr>
        <w:t>delineated</w:t>
      </w:r>
      <w:r w:rsidR="00460A1C" w:rsidRPr="00E11628">
        <w:rPr>
          <w:rFonts w:ascii="Times" w:hAnsi="Times"/>
          <w:sz w:val="24"/>
          <w:szCs w:val="24"/>
        </w:rPr>
        <w:t xml:space="preserve"> </w:t>
      </w:r>
      <w:r w:rsidR="00FE4C33" w:rsidRPr="00E11628">
        <w:rPr>
          <w:rFonts w:ascii="Times" w:hAnsi="Times"/>
          <w:sz w:val="24"/>
          <w:szCs w:val="24"/>
        </w:rPr>
        <w:t>by</w:t>
      </w:r>
      <w:r w:rsidR="00460A1C" w:rsidRPr="00E11628">
        <w:rPr>
          <w:rFonts w:ascii="Times" w:hAnsi="Times"/>
          <w:sz w:val="24"/>
          <w:szCs w:val="24"/>
        </w:rPr>
        <w:t xml:space="preserve"> the vertical commissure anterior (VCA)</w:t>
      </w:r>
      <w:r w:rsidRPr="00E11628">
        <w:rPr>
          <w:rFonts w:ascii="Times" w:hAnsi="Times"/>
          <w:sz w:val="24"/>
          <w:szCs w:val="24"/>
        </w:rPr>
        <w:t xml:space="preserve">, </w:t>
      </w:r>
      <w:r w:rsidR="00460A1C" w:rsidRPr="00E11628">
        <w:rPr>
          <w:rFonts w:ascii="Times" w:hAnsi="Times"/>
          <w:sz w:val="24"/>
          <w:szCs w:val="24"/>
        </w:rPr>
        <w:t xml:space="preserve">consistent with </w:t>
      </w:r>
      <w:r w:rsidRPr="00E11628">
        <w:rPr>
          <w:rFonts w:ascii="Times" w:hAnsi="Times"/>
          <w:sz w:val="24"/>
          <w:szCs w:val="24"/>
        </w:rPr>
        <w:t xml:space="preserve">cytoarchitechtonic delineations </w:t>
      </w:r>
      <w:r w:rsidR="00460A1C"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08304698-E885-4322-954A-9D058999E1FF&lt;/uuid&gt;&lt;priority&gt;0&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460A1C" w:rsidRPr="00E11628">
        <w:rPr>
          <w:rFonts w:ascii="Times" w:hAnsi="Times"/>
          <w:sz w:val="24"/>
          <w:szCs w:val="24"/>
        </w:rPr>
        <w:fldChar w:fldCharType="separate"/>
      </w:r>
      <w:r w:rsidR="00E2184D" w:rsidRPr="00E11628">
        <w:rPr>
          <w:rFonts w:ascii="Times" w:hAnsi="Times" w:cs="Times"/>
          <w:sz w:val="24"/>
          <w:szCs w:val="24"/>
        </w:rPr>
        <w:t>(Picard and Strick, 1996)</w:t>
      </w:r>
      <w:r w:rsidR="00460A1C" w:rsidRPr="00E11628">
        <w:rPr>
          <w:rFonts w:ascii="Times" w:hAnsi="Times"/>
          <w:sz w:val="24"/>
          <w:szCs w:val="24"/>
        </w:rPr>
        <w:fldChar w:fldCharType="end"/>
      </w:r>
      <w:r w:rsidRPr="00E11628">
        <w:rPr>
          <w:rFonts w:ascii="Times" w:hAnsi="Times"/>
          <w:sz w:val="24"/>
          <w:szCs w:val="24"/>
        </w:rPr>
        <w:t xml:space="preserve">. </w:t>
      </w:r>
      <w:r w:rsidR="00460A1C" w:rsidRPr="00E11628">
        <w:rPr>
          <w:rFonts w:ascii="Times" w:hAnsi="Times"/>
          <w:sz w:val="24"/>
          <w:szCs w:val="24"/>
        </w:rPr>
        <w:t xml:space="preserve">However, </w:t>
      </w:r>
      <w:r w:rsidR="005451E2" w:rsidRPr="00E11628">
        <w:rPr>
          <w:rFonts w:ascii="Times" w:hAnsi="Times"/>
          <w:sz w:val="24"/>
          <w:szCs w:val="24"/>
        </w:rPr>
        <w:t>SMA</w:t>
      </w:r>
      <w:r w:rsidRPr="00E11628">
        <w:rPr>
          <w:rFonts w:ascii="Times" w:hAnsi="Times"/>
          <w:sz w:val="24"/>
          <w:szCs w:val="24"/>
        </w:rPr>
        <w:t xml:space="preserve"> [P1]</w:t>
      </w:r>
      <w:r w:rsidR="00460A1C" w:rsidRPr="00E11628">
        <w:rPr>
          <w:rFonts w:ascii="Times" w:hAnsi="Times"/>
          <w:sz w:val="24"/>
          <w:szCs w:val="24"/>
        </w:rPr>
        <w:t xml:space="preserve"> spanned multiple cytoarchitechtonic areas, extending ventrally to include portions of Picard &amp; Strick’s cingulate zones</w:t>
      </w:r>
      <w:r w:rsidRPr="00E11628">
        <w:rPr>
          <w:rFonts w:ascii="Times" w:hAnsi="Times"/>
          <w:sz w:val="24"/>
          <w:szCs w:val="24"/>
        </w:rPr>
        <w:t xml:space="preserve">. </w:t>
      </w:r>
    </w:p>
    <w:p w14:paraId="4C64B1E5" w14:textId="3DBD6BEB" w:rsidR="00460A1C" w:rsidRPr="00E11628" w:rsidRDefault="005451E2" w:rsidP="00460A1C">
      <w:pPr>
        <w:pStyle w:val="Normal1"/>
        <w:ind w:firstLine="720"/>
        <w:rPr>
          <w:rFonts w:ascii="Times" w:hAnsi="Times"/>
          <w:sz w:val="24"/>
          <w:szCs w:val="24"/>
        </w:rPr>
      </w:pPr>
      <w:r w:rsidRPr="00E11628">
        <w:rPr>
          <w:rFonts w:ascii="Times" w:hAnsi="Times"/>
          <w:sz w:val="24"/>
          <w:szCs w:val="24"/>
        </w:rPr>
        <w:t xml:space="preserve">In </w:t>
      </w:r>
      <w:r w:rsidR="00685414" w:rsidRPr="00E11628">
        <w:rPr>
          <w:rFonts w:ascii="Times" w:hAnsi="Times"/>
          <w:sz w:val="24"/>
          <w:szCs w:val="24"/>
        </w:rPr>
        <w:t>the middle</w:t>
      </w:r>
      <w:r w:rsidR="001F66B3" w:rsidRPr="00E11628">
        <w:rPr>
          <w:rFonts w:ascii="Times" w:hAnsi="Times"/>
          <w:sz w:val="24"/>
          <w:szCs w:val="24"/>
        </w:rPr>
        <w:t xml:space="preserve"> </w:t>
      </w:r>
      <w:r w:rsidR="00685414" w:rsidRPr="00E11628">
        <w:rPr>
          <w:rFonts w:ascii="Times" w:hAnsi="Times"/>
          <w:sz w:val="24"/>
          <w:szCs w:val="24"/>
        </w:rPr>
        <w:t>zone,</w:t>
      </w:r>
      <w:r w:rsidR="004507F2" w:rsidRPr="00E11628">
        <w:rPr>
          <w:rFonts w:ascii="Times" w:hAnsi="Times"/>
          <w:sz w:val="24"/>
          <w:szCs w:val="24"/>
        </w:rPr>
        <w:t xml:space="preserve"> we identified </w:t>
      </w:r>
      <w:r w:rsidR="00460A1C" w:rsidRPr="00E11628">
        <w:rPr>
          <w:rFonts w:ascii="Times" w:hAnsi="Times"/>
          <w:sz w:val="24"/>
          <w:szCs w:val="24"/>
        </w:rPr>
        <w:t xml:space="preserve">four </w:t>
      </w:r>
      <w:r w:rsidR="004507F2" w:rsidRPr="00E11628">
        <w:rPr>
          <w:rFonts w:ascii="Times" w:hAnsi="Times"/>
          <w:sz w:val="24"/>
          <w:szCs w:val="24"/>
        </w:rPr>
        <w:t xml:space="preserve">clusters </w:t>
      </w:r>
      <w:r w:rsidR="00460A1C" w:rsidRPr="00E11628">
        <w:rPr>
          <w:rFonts w:ascii="Times" w:hAnsi="Times"/>
          <w:sz w:val="24"/>
          <w:szCs w:val="24"/>
        </w:rPr>
        <w:t>consistent with midcingulate cortex (MCC)</w:t>
      </w:r>
      <w:r w:rsidRPr="00E11628">
        <w:rPr>
          <w:rFonts w:ascii="Times" w:hAnsi="Times"/>
          <w:sz w:val="24"/>
          <w:szCs w:val="24"/>
        </w:rPr>
        <w:t>.</w:t>
      </w:r>
      <w:r w:rsidR="00460A1C" w:rsidRPr="00E11628">
        <w:rPr>
          <w:rFonts w:ascii="Times" w:hAnsi="Times"/>
          <w:sz w:val="24"/>
          <w:szCs w:val="24"/>
        </w:rPr>
        <w:t xml:space="preserve"> In particular, </w:t>
      </w:r>
      <w:r w:rsidRPr="00E11628">
        <w:rPr>
          <w:rFonts w:ascii="Times" w:hAnsi="Times"/>
          <w:sz w:val="24"/>
          <w:szCs w:val="24"/>
        </w:rPr>
        <w:t xml:space="preserve">two </w:t>
      </w:r>
      <w:r w:rsidR="00460A1C" w:rsidRPr="00E11628">
        <w:rPr>
          <w:rFonts w:ascii="Times" w:hAnsi="Times"/>
          <w:sz w:val="24"/>
          <w:szCs w:val="24"/>
        </w:rPr>
        <w:t>anterior and</w:t>
      </w:r>
      <w:r w:rsidRPr="00E11628">
        <w:rPr>
          <w:rFonts w:ascii="Times" w:hAnsi="Times"/>
          <w:sz w:val="24"/>
          <w:szCs w:val="24"/>
        </w:rPr>
        <w:t xml:space="preserve"> two</w:t>
      </w:r>
      <w:r w:rsidR="00460A1C" w:rsidRPr="00E11628">
        <w:rPr>
          <w:rFonts w:ascii="Times" w:hAnsi="Times"/>
          <w:sz w:val="24"/>
          <w:szCs w:val="24"/>
        </w:rPr>
        <w:t xml:space="preserve"> posterior clusters delineated from each other a few millimeters anterior to the VCA, consistent with Vogt’s definition of anterior and posterior midcingulate cortex</w:t>
      </w:r>
      <w:r w:rsidR="00C93C59" w:rsidRPr="00E11628">
        <w:rPr>
          <w:rFonts w:ascii="Times" w:hAnsi="Times"/>
          <w:sz w:val="24"/>
          <w:szCs w:val="24"/>
        </w:rPr>
        <w:t xml:space="preserve"> (Vogt, 2009)</w:t>
      </w:r>
      <w:r w:rsidRPr="00E11628">
        <w:rPr>
          <w:rFonts w:ascii="Times" w:hAnsi="Times"/>
          <w:sz w:val="24"/>
          <w:szCs w:val="24"/>
        </w:rPr>
        <w:t>.</w:t>
      </w:r>
      <w:r w:rsidR="00460A1C" w:rsidRPr="00E11628">
        <w:rPr>
          <w:rFonts w:ascii="Times" w:hAnsi="Times"/>
          <w:sz w:val="24"/>
          <w:szCs w:val="24"/>
        </w:rPr>
        <w:t xml:space="preserve">  </w:t>
      </w:r>
      <w:r w:rsidRPr="00E11628">
        <w:rPr>
          <w:rFonts w:ascii="Times" w:hAnsi="Times"/>
          <w:sz w:val="24"/>
          <w:szCs w:val="24"/>
        </w:rPr>
        <w:t>The two dorsal clusters (pdMCC [M1] &amp; adMCC [M2])</w:t>
      </w:r>
      <w:r w:rsidR="00460A1C" w:rsidRPr="00E11628">
        <w:rPr>
          <w:rFonts w:ascii="Times" w:hAnsi="Times"/>
          <w:sz w:val="24"/>
          <w:szCs w:val="24"/>
        </w:rPr>
        <w:t xml:space="preserve"> </w:t>
      </w:r>
      <w:r w:rsidRPr="00E11628">
        <w:rPr>
          <w:rFonts w:ascii="Times" w:hAnsi="Times"/>
          <w:sz w:val="24"/>
          <w:szCs w:val="24"/>
        </w:rPr>
        <w:lastRenderedPageBreak/>
        <w:t>showed a high probability of occurring in H-O’s</w:t>
      </w:r>
      <w:r w:rsidR="00460A1C" w:rsidRPr="00E11628">
        <w:rPr>
          <w:rFonts w:ascii="Times" w:hAnsi="Times"/>
          <w:sz w:val="24"/>
          <w:szCs w:val="24"/>
        </w:rPr>
        <w:t xml:space="preserve"> paracingulate gyrus, whereas the two ventral clusters </w:t>
      </w:r>
      <w:r w:rsidRPr="00E11628">
        <w:rPr>
          <w:rFonts w:ascii="Times" w:hAnsi="Times"/>
          <w:sz w:val="24"/>
          <w:szCs w:val="24"/>
        </w:rPr>
        <w:t xml:space="preserve">(pvMCC [M3] &amp; avMCC [M4]) </w:t>
      </w:r>
      <w:r w:rsidR="00460A1C" w:rsidRPr="00E11628">
        <w:rPr>
          <w:rFonts w:ascii="Times" w:hAnsi="Times"/>
          <w:sz w:val="24"/>
          <w:szCs w:val="24"/>
        </w:rPr>
        <w:t>showed a high probability of occurring the cingulate gyrus proper</w:t>
      </w:r>
      <w:r w:rsidRPr="00E11628">
        <w:rPr>
          <w:rFonts w:ascii="Times" w:hAnsi="Times"/>
          <w:sz w:val="24"/>
          <w:szCs w:val="24"/>
        </w:rPr>
        <w:t>. Unlike some cytoarchitechtonic studies, we did not identify any regions e</w:t>
      </w:r>
      <w:r w:rsidR="00460A1C" w:rsidRPr="00E11628">
        <w:rPr>
          <w:rFonts w:ascii="Times" w:hAnsi="Times"/>
          <w:sz w:val="24"/>
          <w:szCs w:val="24"/>
        </w:rPr>
        <w:t xml:space="preserve">xclusively were located in the </w:t>
      </w:r>
      <w:r w:rsidRPr="00E11628">
        <w:rPr>
          <w:rFonts w:ascii="Times" w:hAnsi="Times"/>
          <w:sz w:val="24"/>
          <w:szCs w:val="24"/>
        </w:rPr>
        <w:t>cingulate sulcus</w:t>
      </w:r>
      <w:r w:rsidR="00460A1C" w:rsidRPr="00E11628">
        <w:rPr>
          <w:rFonts w:ascii="Times" w:hAnsi="Times"/>
          <w:sz w:val="24"/>
          <w:szCs w:val="24"/>
        </w:rPr>
        <w:t xml:space="preserve">, such as the </w:t>
      </w:r>
      <w:r w:rsidRPr="00E11628">
        <w:rPr>
          <w:rFonts w:ascii="Times" w:hAnsi="Times"/>
          <w:sz w:val="24"/>
          <w:szCs w:val="24"/>
        </w:rPr>
        <w:t>rostral cingulate zone</w:t>
      </w:r>
      <w:r w:rsidR="00460A1C" w:rsidRPr="00E11628">
        <w:rPr>
          <w:rFonts w:ascii="Times" w:hAnsi="Times"/>
          <w:sz w:val="24"/>
          <w:szCs w:val="24"/>
        </w:rPr>
        <w:t xml:space="preserve">. </w:t>
      </w:r>
    </w:p>
    <w:p w14:paraId="58861F74" w14:textId="01E62019" w:rsidR="006C7AB3" w:rsidRPr="00E11628" w:rsidRDefault="005451E2" w:rsidP="005451E2">
      <w:pPr>
        <w:pStyle w:val="Normal1"/>
        <w:ind w:firstLine="720"/>
        <w:rPr>
          <w:rFonts w:ascii="Times" w:hAnsi="Times"/>
          <w:sz w:val="24"/>
          <w:szCs w:val="24"/>
        </w:rPr>
      </w:pPr>
      <w:r w:rsidRPr="00E11628">
        <w:rPr>
          <w:rFonts w:ascii="Times" w:hAnsi="Times"/>
          <w:sz w:val="24"/>
          <w:szCs w:val="24"/>
        </w:rPr>
        <w:t xml:space="preserve">In </w:t>
      </w:r>
      <w:r w:rsidR="004507F2" w:rsidRPr="00E11628">
        <w:rPr>
          <w:rFonts w:ascii="Times" w:hAnsi="Times"/>
          <w:sz w:val="24"/>
          <w:szCs w:val="24"/>
        </w:rPr>
        <w:t>the anterior zone,</w:t>
      </w:r>
      <w:r w:rsidRPr="00E11628">
        <w:rPr>
          <w:rFonts w:ascii="Times" w:hAnsi="Times"/>
          <w:sz w:val="24"/>
          <w:szCs w:val="24"/>
        </w:rPr>
        <w:t xml:space="preserve"> the most dorsal cluster (dmPFC [A1]) included medial aspects of H-O’s frontal pole and superior frontal gyrus, and was entirely outside of the anterior cingulate gyrus. Ventrally, we identified a second cluster (pgACC [A2]) which was primarily located within </w:t>
      </w:r>
      <w:r w:rsidR="00190783" w:rsidRPr="00E11628">
        <w:rPr>
          <w:rFonts w:ascii="Times" w:hAnsi="Times"/>
          <w:sz w:val="24"/>
          <w:szCs w:val="24"/>
        </w:rPr>
        <w:t>pregenual</w:t>
      </w:r>
      <w:r w:rsidRPr="00E11628">
        <w:rPr>
          <w:rFonts w:ascii="Times" w:hAnsi="Times"/>
          <w:sz w:val="24"/>
          <w:szCs w:val="24"/>
        </w:rPr>
        <w:t xml:space="preserve"> aspects of the anterior cingulate gyrus, but also included </w:t>
      </w:r>
      <w:r w:rsidR="00190783" w:rsidRPr="00E11628">
        <w:rPr>
          <w:rFonts w:ascii="Times" w:hAnsi="Times"/>
          <w:sz w:val="24"/>
          <w:szCs w:val="24"/>
        </w:rPr>
        <w:t>pregenual</w:t>
      </w:r>
      <w:r w:rsidRPr="00E11628">
        <w:rPr>
          <w:rFonts w:ascii="Times" w:hAnsi="Times"/>
          <w:sz w:val="24"/>
          <w:szCs w:val="24"/>
        </w:rPr>
        <w:t xml:space="preserve"> portions of paracingulate gyrus. Finally, the most ventral cluster (vmPFC [A3]) encompassed both pregenual aspects of the ACC and medial OFC, similar to the v</w:t>
      </w:r>
      <w:r w:rsidR="006D4008" w:rsidRPr="00E11628">
        <w:rPr>
          <w:rFonts w:ascii="Times" w:hAnsi="Times"/>
          <w:sz w:val="24"/>
          <w:szCs w:val="24"/>
        </w:rPr>
        <w:t>mPFC area of interest used in cytoarchtechtonic studies</w:t>
      </w:r>
      <w:r w:rsidR="000B042F" w:rsidRPr="00E11628">
        <w:rPr>
          <w:rFonts w:ascii="Times" w:hAnsi="Times"/>
          <w:sz w:val="24"/>
          <w:szCs w:val="24"/>
        </w:rPr>
        <w:t xml:space="preserve"> </w:t>
      </w:r>
      <w:r w:rsidR="000B042F"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B158C219-C620-4244-8D12-D136CE478E1E&lt;/uuid&gt;&lt;priority&gt;0&lt;/priority&gt;&lt;publications&gt;&lt;publication&gt;&lt;volume&gt;40&lt;/volume&gt;&lt;publication_date&gt;99201409011200000000222000&lt;/publication_date&gt;&lt;number&gt;5&lt;/number&gt;&lt;doi&gt;10.1111/ejn.12654&lt;/doi&gt;&lt;startpage&gt;2777&lt;/startpage&gt;&lt;title&gt;Architecture and morphology of the human ventromedial prefrontal cortex&lt;/title&gt;&lt;uuid&gt;78A05B9E-AAAC-4493-B4A8-96376BA57948&lt;/uuid&gt;&lt;subtype&gt;400&lt;/subtype&gt;&lt;endpage&gt;2796&lt;/endpage&gt;&lt;type&gt;400&lt;/type&gt;&lt;url&gt;http://onlinelibrary.wiley.com/doi/10.1111/ejn.12654/full&lt;/url&gt;&lt;bundle&gt;&lt;publication&gt;&lt;publisher&gt;Blackwell Science Ltd&lt;/publisher&gt;&lt;title&gt;European Journal of Neuroscience&lt;/title&gt;&lt;type&gt;-100&lt;/type&gt;&lt;subtype&gt;-100&lt;/subtype&gt;&lt;uuid&gt;CC7CB225-3850-49B4-9B33-8BB036FE3DD5&lt;/uuid&gt;&lt;/publication&gt;&lt;/bundle&gt;&lt;authors&gt;&lt;author&gt;&lt;firstName&gt;Scott&lt;/firstName&gt;&lt;lastName&gt;Mackey&lt;/lastName&gt;&lt;/author&gt;&lt;author&gt;&lt;firstName&gt;Michael&lt;/firstName&gt;&lt;lastName&gt;Petrides&lt;/lastName&gt;&lt;/author&gt;&lt;/authors&gt;&lt;/publication&gt;&lt;/publications&gt;&lt;cites&gt;&lt;/cites&gt;&lt;/citation&gt;</w:instrText>
      </w:r>
      <w:r w:rsidR="000B042F" w:rsidRPr="00E11628">
        <w:rPr>
          <w:rFonts w:ascii="Times" w:hAnsi="Times"/>
          <w:sz w:val="24"/>
          <w:szCs w:val="24"/>
        </w:rPr>
        <w:fldChar w:fldCharType="separate"/>
      </w:r>
      <w:r w:rsidR="00C93C59" w:rsidRPr="00E11628">
        <w:rPr>
          <w:rFonts w:ascii="Times" w:hAnsi="Times" w:cs="Cambria"/>
          <w:sz w:val="24"/>
          <w:szCs w:val="24"/>
        </w:rPr>
        <w:t>(Mackey and Petrides, 2014)</w:t>
      </w:r>
      <w:r w:rsidR="000B042F" w:rsidRPr="00E11628">
        <w:rPr>
          <w:rFonts w:ascii="Times" w:hAnsi="Times"/>
          <w:sz w:val="24"/>
          <w:szCs w:val="24"/>
        </w:rPr>
        <w:fldChar w:fldCharType="end"/>
      </w:r>
      <w:r w:rsidR="006D4008" w:rsidRPr="00E11628">
        <w:rPr>
          <w:rFonts w:ascii="Times" w:hAnsi="Times"/>
          <w:sz w:val="24"/>
          <w:szCs w:val="24"/>
        </w:rPr>
        <w:t xml:space="preserve">. </w:t>
      </w:r>
    </w:p>
    <w:p w14:paraId="2448C550" w14:textId="082AFAAB" w:rsidR="00E036ED" w:rsidRPr="00E11628" w:rsidRDefault="00897E52" w:rsidP="00EB0085">
      <w:pPr>
        <w:pStyle w:val="Normal1"/>
        <w:ind w:firstLine="720"/>
        <w:rPr>
          <w:rFonts w:ascii="Times" w:hAnsi="Times"/>
          <w:sz w:val="24"/>
          <w:szCs w:val="24"/>
        </w:rPr>
      </w:pPr>
      <w:r w:rsidRPr="00E11628">
        <w:rPr>
          <w:rFonts w:ascii="Times" w:hAnsi="Times"/>
          <w:sz w:val="24"/>
          <w:szCs w:val="24"/>
        </w:rPr>
        <w:t xml:space="preserve">Next, to provide </w:t>
      </w:r>
      <w:r w:rsidR="00EB0085" w:rsidRPr="00E11628">
        <w:rPr>
          <w:rFonts w:ascii="Times" w:hAnsi="Times"/>
          <w:sz w:val="24"/>
          <w:szCs w:val="24"/>
        </w:rPr>
        <w:t xml:space="preserve">direct insight </w:t>
      </w:r>
      <w:r w:rsidR="006C7AB3" w:rsidRPr="00E11628">
        <w:rPr>
          <w:rFonts w:ascii="Times" w:hAnsi="Times"/>
          <w:sz w:val="24"/>
          <w:szCs w:val="24"/>
        </w:rPr>
        <w:t xml:space="preserve">into the functions of </w:t>
      </w:r>
      <w:r w:rsidR="00EB0085" w:rsidRPr="00E11628">
        <w:rPr>
          <w:rFonts w:ascii="Times" w:hAnsi="Times"/>
          <w:sz w:val="24"/>
          <w:szCs w:val="24"/>
        </w:rPr>
        <w:t xml:space="preserve">the </w:t>
      </w:r>
      <w:r w:rsidRPr="00E11628">
        <w:rPr>
          <w:rFonts w:ascii="Times" w:hAnsi="Times"/>
          <w:sz w:val="24"/>
          <w:szCs w:val="24"/>
        </w:rPr>
        <w:t>clusters we identified,</w:t>
      </w:r>
      <w:r w:rsidR="00EB0085" w:rsidRPr="00E11628">
        <w:rPr>
          <w:rFonts w:ascii="Times" w:hAnsi="Times"/>
          <w:sz w:val="24"/>
          <w:szCs w:val="24"/>
        </w:rPr>
        <w:t xml:space="preserve"> we applied two</w:t>
      </w:r>
      <w:r w:rsidR="006C7AB3" w:rsidRPr="00E11628">
        <w:rPr>
          <w:rFonts w:ascii="Times" w:hAnsi="Times"/>
          <w:sz w:val="24"/>
          <w:szCs w:val="24"/>
        </w:rPr>
        <w:t xml:space="preserve"> approaches</w:t>
      </w:r>
      <w:r w:rsidRPr="00E11628">
        <w:rPr>
          <w:rFonts w:ascii="Times" w:hAnsi="Times"/>
          <w:sz w:val="24"/>
          <w:szCs w:val="24"/>
        </w:rPr>
        <w:t>.</w:t>
      </w:r>
      <w:r w:rsidR="006C7AB3" w:rsidRPr="00E11628">
        <w:rPr>
          <w:rFonts w:ascii="Times" w:hAnsi="Times"/>
          <w:sz w:val="24"/>
          <w:szCs w:val="24"/>
        </w:rPr>
        <w:t xml:space="preserve"> First</w:t>
      </w:r>
      <w:r w:rsidR="00EB0085" w:rsidRPr="00E11628">
        <w:rPr>
          <w:rFonts w:ascii="Times" w:hAnsi="Times"/>
          <w:sz w:val="24"/>
          <w:szCs w:val="24"/>
        </w:rPr>
        <w:t xml:space="preserve">, we </w:t>
      </w:r>
      <w:r w:rsidR="008C34CC" w:rsidRPr="00E11628">
        <w:rPr>
          <w:rFonts w:ascii="Times" w:hAnsi="Times"/>
          <w:sz w:val="24"/>
          <w:szCs w:val="24"/>
        </w:rPr>
        <w:t>determine</w:t>
      </w:r>
      <w:r w:rsidR="00EB0085" w:rsidRPr="00E11628">
        <w:rPr>
          <w:rFonts w:ascii="Times" w:hAnsi="Times"/>
          <w:sz w:val="24"/>
          <w:szCs w:val="24"/>
        </w:rPr>
        <w:t>d</w:t>
      </w:r>
      <w:r w:rsidR="008C34CC" w:rsidRPr="00E11628">
        <w:rPr>
          <w:rFonts w:ascii="Times" w:hAnsi="Times"/>
          <w:sz w:val="24"/>
          <w:szCs w:val="24"/>
        </w:rPr>
        <w:t xml:space="preserve"> which </w:t>
      </w:r>
      <w:r w:rsidR="006C7AB3" w:rsidRPr="00E11628">
        <w:rPr>
          <w:rFonts w:ascii="Times" w:hAnsi="Times"/>
          <w:sz w:val="24"/>
          <w:szCs w:val="24"/>
        </w:rPr>
        <w:t>other</w:t>
      </w:r>
      <w:r w:rsidR="008C34CC" w:rsidRPr="00E11628">
        <w:rPr>
          <w:rFonts w:ascii="Times" w:hAnsi="Times"/>
          <w:sz w:val="24"/>
          <w:szCs w:val="24"/>
        </w:rPr>
        <w:t xml:space="preserve"> brain </w:t>
      </w:r>
      <w:r w:rsidR="006C7AB3" w:rsidRPr="00E11628">
        <w:rPr>
          <w:rFonts w:ascii="Times" w:hAnsi="Times"/>
          <w:sz w:val="24"/>
          <w:szCs w:val="24"/>
        </w:rPr>
        <w:t xml:space="preserve">regions co-activate with each </w:t>
      </w:r>
      <w:r w:rsidRPr="00E11628">
        <w:rPr>
          <w:rFonts w:ascii="Times" w:hAnsi="Times"/>
          <w:sz w:val="24"/>
          <w:szCs w:val="24"/>
        </w:rPr>
        <w:t>cluster</w:t>
      </w:r>
      <w:r w:rsidR="006C7AB3" w:rsidRPr="00E11628">
        <w:rPr>
          <w:rFonts w:ascii="Times" w:hAnsi="Times"/>
          <w:sz w:val="24"/>
          <w:szCs w:val="24"/>
        </w:rPr>
        <w:t xml:space="preserve">, </w:t>
      </w:r>
      <w:r w:rsidR="00EB0085" w:rsidRPr="00E11628">
        <w:rPr>
          <w:rFonts w:ascii="Times" w:hAnsi="Times"/>
          <w:sz w:val="24"/>
          <w:szCs w:val="24"/>
        </w:rPr>
        <w:t>in order to reveal the</w:t>
      </w:r>
      <w:r w:rsidRPr="00E11628">
        <w:rPr>
          <w:rFonts w:ascii="Times" w:hAnsi="Times"/>
          <w:sz w:val="24"/>
          <w:szCs w:val="24"/>
        </w:rPr>
        <w:t>ir</w:t>
      </w:r>
      <w:r w:rsidR="00EB0085" w:rsidRPr="00E11628">
        <w:rPr>
          <w:rFonts w:ascii="Times" w:hAnsi="Times"/>
          <w:sz w:val="24"/>
          <w:szCs w:val="24"/>
        </w:rPr>
        <w:t xml:space="preserve"> functional networks.</w:t>
      </w:r>
      <w:r w:rsidR="006C7AB3" w:rsidRPr="00E11628">
        <w:rPr>
          <w:rFonts w:ascii="Times" w:hAnsi="Times"/>
          <w:sz w:val="24"/>
          <w:szCs w:val="24"/>
        </w:rPr>
        <w:t xml:space="preserve"> Second, we </w:t>
      </w:r>
      <w:r w:rsidR="00A65DEC" w:rsidRPr="00E11628">
        <w:rPr>
          <w:rFonts w:ascii="Times" w:hAnsi="Times"/>
          <w:sz w:val="24"/>
          <w:szCs w:val="24"/>
        </w:rPr>
        <w:t>used semantic data from</w:t>
      </w:r>
      <w:r w:rsidR="006C7AB3" w:rsidRPr="00E11628">
        <w:rPr>
          <w:rFonts w:ascii="Times" w:hAnsi="Times"/>
          <w:sz w:val="24"/>
          <w:szCs w:val="24"/>
        </w:rPr>
        <w:t xml:space="preserve"> Neurosynth </w:t>
      </w:r>
      <w:r w:rsidR="00EB0085" w:rsidRPr="00E11628">
        <w:rPr>
          <w:rFonts w:ascii="Times" w:hAnsi="Times"/>
          <w:sz w:val="24"/>
          <w:szCs w:val="24"/>
        </w:rPr>
        <w:t xml:space="preserve">to determine which </w:t>
      </w:r>
      <w:r w:rsidR="006C7AB3" w:rsidRPr="00E11628">
        <w:rPr>
          <w:rFonts w:ascii="Times" w:hAnsi="Times"/>
          <w:sz w:val="24"/>
          <w:szCs w:val="24"/>
        </w:rPr>
        <w:t xml:space="preserve">psychological </w:t>
      </w:r>
      <w:r w:rsidRPr="00E11628">
        <w:rPr>
          <w:rFonts w:ascii="Times" w:hAnsi="Times"/>
          <w:sz w:val="24"/>
          <w:szCs w:val="24"/>
        </w:rPr>
        <w:t xml:space="preserve">states </w:t>
      </w:r>
      <w:r w:rsidR="00EB0085" w:rsidRPr="00E11628">
        <w:rPr>
          <w:rFonts w:ascii="Times" w:hAnsi="Times"/>
          <w:sz w:val="24"/>
          <w:szCs w:val="24"/>
        </w:rPr>
        <w:t xml:space="preserve">predict </w:t>
      </w:r>
      <w:r w:rsidRPr="00E11628">
        <w:rPr>
          <w:rFonts w:ascii="Times" w:hAnsi="Times"/>
          <w:sz w:val="24"/>
          <w:szCs w:val="24"/>
        </w:rPr>
        <w:t>the activat</w:t>
      </w:r>
      <w:ins w:id="84" w:author="Microsoft Office User" w:date="2016-03-27T19:55:00Z">
        <w:r w:rsidR="001B2C6B">
          <w:rPr>
            <w:rFonts w:ascii="Times" w:hAnsi="Times"/>
            <w:sz w:val="24"/>
            <w:szCs w:val="24"/>
          </w:rPr>
          <w:t>i</w:t>
        </w:r>
      </w:ins>
      <w:r w:rsidRPr="00E11628">
        <w:rPr>
          <w:rFonts w:ascii="Times" w:hAnsi="Times"/>
          <w:sz w:val="24"/>
          <w:szCs w:val="24"/>
        </w:rPr>
        <w:t>on of each cluster.</w:t>
      </w:r>
    </w:p>
    <w:p w14:paraId="14BA16D9" w14:textId="6D3E7EDD" w:rsidR="009E7445" w:rsidRPr="00E11628" w:rsidRDefault="006B0B75" w:rsidP="0096185D">
      <w:pPr>
        <w:pStyle w:val="Heading2"/>
        <w:spacing w:line="480" w:lineRule="auto"/>
        <w:rPr>
          <w:szCs w:val="24"/>
        </w:rPr>
      </w:pPr>
      <w:r w:rsidRPr="00E11628">
        <w:rPr>
          <w:szCs w:val="24"/>
        </w:rPr>
        <w:t>Meta-analytic co</w:t>
      </w:r>
      <w:r w:rsidR="00932323" w:rsidRPr="00E11628">
        <w:rPr>
          <w:szCs w:val="24"/>
        </w:rPr>
        <w:t>-</w:t>
      </w:r>
      <w:r w:rsidRPr="00E11628">
        <w:rPr>
          <w:szCs w:val="24"/>
        </w:rPr>
        <w:t>activation profiles</w:t>
      </w:r>
    </w:p>
    <w:p w14:paraId="420B4538" w14:textId="394F26B6" w:rsidR="009E7445" w:rsidRPr="00E11628" w:rsidRDefault="008C34CC" w:rsidP="002F0AC8">
      <w:pPr>
        <w:pStyle w:val="CommentText"/>
        <w:spacing w:line="480" w:lineRule="auto"/>
        <w:ind w:firstLine="720"/>
      </w:pPr>
      <w:r w:rsidRPr="00E11628">
        <w:t>W</w:t>
      </w:r>
      <w:r w:rsidR="001832A3" w:rsidRPr="00E11628">
        <w:t xml:space="preserve">e directly contrasted co-activation patterns of the three functional zones---i.e., we sought to identify voxels that co-activated to a stronger degree with </w:t>
      </w:r>
      <w:r w:rsidR="00AC22AF" w:rsidRPr="00E11628">
        <w:t>each</w:t>
      </w:r>
      <w:r w:rsidR="001832A3" w:rsidRPr="00E11628">
        <w:t xml:space="preserve"> zone than with the other two (</w:t>
      </w:r>
      <w:r w:rsidR="007F249F" w:rsidRPr="00E11628">
        <w:t>Figure 4</w:t>
      </w:r>
      <w:r w:rsidR="00744B80" w:rsidRPr="00E11628">
        <w:t>A</w:t>
      </w:r>
      <w:r w:rsidR="00C15F07" w:rsidRPr="00E11628">
        <w:t>). The posterior zone</w:t>
      </w:r>
      <w:r w:rsidR="002F0AC8" w:rsidRPr="00E11628">
        <w:t xml:space="preserve"> </w:t>
      </w:r>
      <w:r w:rsidR="00C15F07" w:rsidRPr="00E11628">
        <w:t>showed</w:t>
      </w:r>
      <w:r w:rsidR="00AC22AF" w:rsidRPr="00E11628">
        <w:t xml:space="preserve"> greater</w:t>
      </w:r>
      <w:r w:rsidR="00C15F07" w:rsidRPr="00E11628">
        <w:t xml:space="preserve"> </w:t>
      </w:r>
      <w:r w:rsidR="00477060" w:rsidRPr="00E11628">
        <w:t xml:space="preserve">bilateral </w:t>
      </w:r>
      <w:r w:rsidR="00C15F07" w:rsidRPr="00E11628">
        <w:t xml:space="preserve">co-activation with </w:t>
      </w:r>
      <w:r w:rsidR="00744B80" w:rsidRPr="00E11628">
        <w:t>primary motor cortex (PMC)</w:t>
      </w:r>
      <w:r w:rsidR="00C15F07" w:rsidRPr="00E11628">
        <w:t xml:space="preserve"> </w:t>
      </w:r>
      <w:r w:rsidR="002F0AC8" w:rsidRPr="00E11628">
        <w:t xml:space="preserve">and </w:t>
      </w:r>
      <w:r w:rsidR="00744B80" w:rsidRPr="00E11628">
        <w:t>superior parietal cortex (SPC)</w:t>
      </w:r>
      <w:r w:rsidR="00C15F07" w:rsidRPr="00E11628">
        <w:t xml:space="preserve">, </w:t>
      </w:r>
      <w:r w:rsidR="002F0AC8" w:rsidRPr="00E11628">
        <w:t>anterior</w:t>
      </w:r>
      <w:r w:rsidR="00C15F07" w:rsidRPr="00E11628">
        <w:t xml:space="preserve"> cerebellum, </w:t>
      </w:r>
      <w:r w:rsidR="00262111" w:rsidRPr="00E11628">
        <w:t xml:space="preserve">and posterior insula (pIns) as well subcortical regions such as the </w:t>
      </w:r>
      <w:r w:rsidR="00C15F07" w:rsidRPr="00E11628">
        <w:t xml:space="preserve">thalamus and </w:t>
      </w:r>
      <w:r w:rsidR="00F14318" w:rsidRPr="00E11628">
        <w:t>dorsal striatum (DS)</w:t>
      </w:r>
      <w:r w:rsidR="00262111" w:rsidRPr="00E11628">
        <w:t>—a co-activation pattern consistent with motor</w:t>
      </w:r>
      <w:r w:rsidR="00AC22AF" w:rsidRPr="00E11628">
        <w:t>ic</w:t>
      </w:r>
      <w:r w:rsidR="00262111" w:rsidRPr="00E11628">
        <w:t xml:space="preserve"> function. </w:t>
      </w:r>
      <w:r w:rsidR="00C15F07" w:rsidRPr="00E11628">
        <w:t>The middle zone co-activat</w:t>
      </w:r>
      <w:r w:rsidRPr="00E11628">
        <w:t>ed</w:t>
      </w:r>
      <w:r w:rsidR="00C15F07" w:rsidRPr="00E11628">
        <w:t xml:space="preserve"> with </w:t>
      </w:r>
      <w:r w:rsidR="00477060" w:rsidRPr="00E11628">
        <w:t xml:space="preserve">anterior aspects of </w:t>
      </w:r>
      <w:r w:rsidR="00477060" w:rsidRPr="00E11628">
        <w:lastRenderedPageBreak/>
        <w:t xml:space="preserve">the thalamus </w:t>
      </w:r>
      <w:r w:rsidR="00195B6B" w:rsidRPr="00E11628">
        <w:t xml:space="preserve">as well as regions in the frontoparietal control network such as </w:t>
      </w:r>
      <w:r w:rsidR="00477060" w:rsidRPr="00E11628">
        <w:t>dorso</w:t>
      </w:r>
      <w:r w:rsidR="00C15F07" w:rsidRPr="00E11628">
        <w:t>lateral prefrontal cortex</w:t>
      </w:r>
      <w:r w:rsidR="003F4860" w:rsidRPr="00E11628">
        <w:t xml:space="preserve"> (DLPFC)</w:t>
      </w:r>
      <w:r w:rsidR="00195B6B" w:rsidRPr="00E11628">
        <w:t>,</w:t>
      </w:r>
      <w:r w:rsidR="00477060" w:rsidRPr="00E11628">
        <w:t xml:space="preserve"> anterior insula</w:t>
      </w:r>
      <w:r w:rsidR="003F4860" w:rsidRPr="00E11628">
        <w:t xml:space="preserve"> (aIns)</w:t>
      </w:r>
      <w:r w:rsidR="00195B6B" w:rsidRPr="00E11628">
        <w:t xml:space="preserve"> and </w:t>
      </w:r>
      <w:r w:rsidR="00562923" w:rsidRPr="00E11628">
        <w:t>SPC</w:t>
      </w:r>
      <w:r w:rsidR="00195B6B" w:rsidRPr="00E11628">
        <w:t>.</w:t>
      </w:r>
      <w:r w:rsidR="00C15F07" w:rsidRPr="00E11628">
        <w:t xml:space="preserve"> Finally, the anterior zone showed a qualitatively different pattern, co-</w:t>
      </w:r>
      <w:r w:rsidR="002F0AC8" w:rsidRPr="00E11628">
        <w:t xml:space="preserve">activating </w:t>
      </w:r>
      <w:r w:rsidR="00AC22AF" w:rsidRPr="00E11628">
        <w:t xml:space="preserve">to a greater extent </w:t>
      </w:r>
      <w:r w:rsidR="002F0AC8" w:rsidRPr="00E11628">
        <w:t>with default network regions</w:t>
      </w:r>
      <w:r w:rsidR="003F4860" w:rsidRPr="00E11628">
        <w:t xml:space="preserve"> such as angular gyrus, hippocampus and posterior cingulate cortex (PCC)</w:t>
      </w:r>
      <w:r w:rsidR="002F0AC8" w:rsidRPr="00E11628">
        <w:t xml:space="preserve"> </w:t>
      </w:r>
      <w:r w:rsidR="002F0AC8" w:rsidRPr="00E11628">
        <w:fldChar w:fldCharType="begin"/>
      </w:r>
      <w:r w:rsidR="00E11628" w:rsidRPr="00E11628">
        <w:instrText xml:space="preserve"> ADDIN PAPERS2_CITATIONS &lt;citation&gt;&lt;uuid&gt;D326C4B1-99BB-44AF-B831-132572D9FFDE&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2F0AC8" w:rsidRPr="00E11628">
        <w:fldChar w:fldCharType="separate"/>
      </w:r>
      <w:r w:rsidR="00C366D9" w:rsidRPr="00E11628">
        <w:rPr>
          <w:rFonts w:cs="Times"/>
        </w:rPr>
        <w:t>(Andrews-Hanna, 2012)</w:t>
      </w:r>
      <w:r w:rsidR="002F0AC8" w:rsidRPr="00E11628">
        <w:fldChar w:fldCharType="end"/>
      </w:r>
      <w:r w:rsidR="003F4860" w:rsidRPr="00E11628">
        <w:t xml:space="preserve">. </w:t>
      </w:r>
      <w:r w:rsidR="00C15F07" w:rsidRPr="00E11628">
        <w:t>The anterior zone</w:t>
      </w:r>
      <w:r w:rsidR="00D21095" w:rsidRPr="00E11628">
        <w:t xml:space="preserve"> also</w:t>
      </w:r>
      <w:r w:rsidR="00C15F07" w:rsidRPr="00E11628">
        <w:t xml:space="preserve"> </w:t>
      </w:r>
      <w:r w:rsidR="00910101" w:rsidRPr="00E11628">
        <w:t xml:space="preserve">showed </w:t>
      </w:r>
      <w:r w:rsidR="00AC22AF" w:rsidRPr="00E11628">
        <w:t>greater</w:t>
      </w:r>
      <w:r w:rsidR="00910101" w:rsidRPr="00E11628">
        <w:t xml:space="preserve"> co-activation with subcortical regions important for affect-- the amygdala and ventral striatum (VS)</w:t>
      </w:r>
      <w:r w:rsidR="00477060" w:rsidRPr="00E11628">
        <w:t>.</w:t>
      </w:r>
      <w:r w:rsidR="00C15F07" w:rsidRPr="00E11628">
        <w:t xml:space="preserve">  </w:t>
      </w:r>
    </w:p>
    <w:p w14:paraId="3C7658B1" w14:textId="291FEDA8" w:rsidR="00E77236" w:rsidRPr="00E11628" w:rsidRDefault="00505EF5" w:rsidP="000B2530">
      <w:pPr>
        <w:pStyle w:val="CommentText"/>
        <w:spacing w:line="480" w:lineRule="auto"/>
        <w:ind w:hanging="90"/>
      </w:pPr>
      <w:r w:rsidRPr="00E11628">
        <w:rPr>
          <w:noProof/>
        </w:rPr>
        <w:drawing>
          <wp:inline distT="0" distB="0" distL="0" distR="0" wp14:anchorId="482C6293" wp14:editId="3296FCF8">
            <wp:extent cx="5943600" cy="388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Coronal_Subcort.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r w:rsidR="007F249F" w:rsidRPr="00E11628">
        <w:t xml:space="preserve">Figure </w:t>
      </w:r>
      <w:r w:rsidR="00E322FE" w:rsidRPr="00E11628">
        <w:t>3</w:t>
      </w:r>
      <w:r w:rsidR="00E77236" w:rsidRPr="00E11628">
        <w:t xml:space="preserve">. </w:t>
      </w:r>
      <w:r w:rsidR="00E322FE" w:rsidRPr="00E11628">
        <w:t xml:space="preserve">Meta-analytic </w:t>
      </w:r>
      <w:r w:rsidR="00E77236" w:rsidRPr="00E11628">
        <w:t xml:space="preserve">co-activation </w:t>
      </w:r>
      <w:commentRangeStart w:id="85"/>
      <w:r w:rsidR="00E322FE" w:rsidRPr="00E11628">
        <w:t xml:space="preserve">contrasts for </w:t>
      </w:r>
      <w:r w:rsidR="00E77236" w:rsidRPr="00E11628">
        <w:t xml:space="preserve">(A) </w:t>
      </w:r>
      <w:r w:rsidR="00E322FE" w:rsidRPr="00E11628">
        <w:t xml:space="preserve">three </w:t>
      </w:r>
      <w:r w:rsidRPr="00E11628">
        <w:t>zones</w:t>
      </w:r>
      <w:r w:rsidR="00E322FE" w:rsidRPr="00E11628">
        <w:t xml:space="preserve"> and B) nine </w:t>
      </w:r>
      <w:r w:rsidRPr="00E11628">
        <w:t>sub-regions</w:t>
      </w:r>
      <w:r w:rsidR="00E322FE" w:rsidRPr="00E11628">
        <w:t xml:space="preserve">. </w:t>
      </w:r>
      <w:r w:rsidR="001832A3" w:rsidRPr="00E11628">
        <w:t xml:space="preserve">Colored voxels indicate significantly greater co-activation with </w:t>
      </w:r>
      <w:commentRangeEnd w:id="85"/>
      <w:r w:rsidR="00800513">
        <w:rPr>
          <w:rStyle w:val="CommentReference"/>
        </w:rPr>
        <w:commentReference w:id="85"/>
      </w:r>
      <w:r w:rsidR="001832A3" w:rsidRPr="00E11628">
        <w:t xml:space="preserve">the seed region of the same color (at right) than </w:t>
      </w:r>
      <w:r w:rsidR="00E322FE" w:rsidRPr="00E11628">
        <w:t>control regions in the same row</w:t>
      </w:r>
      <w:r w:rsidR="001832A3" w:rsidRPr="00E11628">
        <w:t xml:space="preserve">. </w:t>
      </w:r>
      <w:r w:rsidR="00E77236" w:rsidRPr="00E11628">
        <w:t>The three zones showed distinct co-activation patterns</w:t>
      </w:r>
      <w:r w:rsidR="007801A0" w:rsidRPr="00E11628">
        <w:t>,</w:t>
      </w:r>
      <w:r w:rsidR="00E77236" w:rsidRPr="00E11628">
        <w:t xml:space="preserve"> while sub-regions within each zone showed fine-grained co-activation differences. Images are presented using neurological convention and were whole-brain corrected using </w:t>
      </w:r>
      <w:r w:rsidR="00963610" w:rsidRPr="00E11628">
        <w:t xml:space="preserve">a </w:t>
      </w:r>
      <w:r w:rsidR="00E77236" w:rsidRPr="00E11628">
        <w:t xml:space="preserve">false </w:t>
      </w:r>
      <w:r w:rsidR="00E77236" w:rsidRPr="00E11628">
        <w:lastRenderedPageBreak/>
        <w:t>d</w:t>
      </w:r>
      <w:r w:rsidR="00963610" w:rsidRPr="00E11628">
        <w:t>iscovery</w:t>
      </w:r>
      <w:r w:rsidR="00E77236" w:rsidRPr="00E11628">
        <w:t xml:space="preserve"> rate </w:t>
      </w:r>
      <w:r w:rsidR="00963610" w:rsidRPr="00E11628">
        <w:t>(FDR)</w:t>
      </w:r>
      <w:r w:rsidR="00E77236" w:rsidRPr="00E11628">
        <w:t xml:space="preserve"> </w:t>
      </w:r>
      <w:r w:rsidR="00963610" w:rsidRPr="00E11628">
        <w:t>of q = 0.01</w:t>
      </w:r>
      <w:r w:rsidR="00E77236" w:rsidRPr="00E11628">
        <w:t xml:space="preserve">. </w:t>
      </w:r>
      <w:r w:rsidRPr="00E11628">
        <w:t>Major subcortical structures are labeled; Thal: thalamus, Hipp: hippocampus; Amyg: amygdala; DS: dorsal striatum; VS: ventral striatum.</w:t>
      </w:r>
    </w:p>
    <w:p w14:paraId="17F7B2FE" w14:textId="334DE1C6" w:rsidR="00A35936" w:rsidRPr="00E11628" w:rsidRDefault="00262111" w:rsidP="00C87897">
      <w:pPr>
        <w:pStyle w:val="CommentText"/>
        <w:spacing w:line="480" w:lineRule="auto"/>
        <w:ind w:firstLine="720"/>
      </w:pPr>
      <w:r w:rsidRPr="00E11628">
        <w:t xml:space="preserve">To understand the differences in co-activation found within each zone, </w:t>
      </w:r>
      <w:r w:rsidR="00CE4D23" w:rsidRPr="00E11628">
        <w:t xml:space="preserve">we directly contrasted </w:t>
      </w:r>
      <w:r w:rsidR="00F14318" w:rsidRPr="00E11628">
        <w:t xml:space="preserve">the </w:t>
      </w:r>
      <w:r w:rsidR="00CE4D23" w:rsidRPr="00E11628">
        <w:t xml:space="preserve">co-activation patterns of each zone’s sub-regions </w:t>
      </w:r>
      <w:r w:rsidR="00477060" w:rsidRPr="00E11628">
        <w:t>(</w:t>
      </w:r>
      <w:r w:rsidR="007F249F" w:rsidRPr="00E11628">
        <w:t>Figure 4</w:t>
      </w:r>
      <w:r w:rsidR="00477060" w:rsidRPr="00E11628">
        <w:t xml:space="preserve">B). In the posterior zone, </w:t>
      </w:r>
      <w:r w:rsidR="00F14318" w:rsidRPr="00E11628">
        <w:t>SMA [P1]</w:t>
      </w:r>
      <w:r w:rsidR="00477060" w:rsidRPr="00E11628">
        <w:t xml:space="preserve"> showed greater co-activation with somatosensory </w:t>
      </w:r>
      <w:r w:rsidRPr="00E11628">
        <w:t>cortices</w:t>
      </w:r>
      <w:r w:rsidR="00477060" w:rsidRPr="00E11628">
        <w:t xml:space="preserve"> and </w:t>
      </w:r>
      <w:r w:rsidR="003F4860" w:rsidRPr="00E11628">
        <w:t>pIns while</w:t>
      </w:r>
      <w:r w:rsidR="00477060" w:rsidRPr="00E11628">
        <w:t xml:space="preserve"> </w:t>
      </w:r>
      <w:r w:rsidR="00F14318" w:rsidRPr="00E11628">
        <w:t>pre-SMA [P2]</w:t>
      </w:r>
      <w:r w:rsidR="00477060" w:rsidRPr="00E11628">
        <w:t xml:space="preserve"> showed greater co-activation with posterior </w:t>
      </w:r>
      <w:r w:rsidR="00910101" w:rsidRPr="00E11628">
        <w:t xml:space="preserve">DLPFC, including the </w:t>
      </w:r>
      <w:r w:rsidR="00477060" w:rsidRPr="00E11628">
        <w:t>inferior frontal junction (IFJ)</w:t>
      </w:r>
      <w:r w:rsidR="00910101" w:rsidRPr="00E11628">
        <w:t xml:space="preserve">, </w:t>
      </w:r>
      <w:r w:rsidR="00477060" w:rsidRPr="00E11628">
        <w:t>as well as</w:t>
      </w:r>
      <w:r w:rsidR="00910101" w:rsidRPr="00E11628">
        <w:t xml:space="preserve"> aIns</w:t>
      </w:r>
      <w:r w:rsidR="00893479" w:rsidRPr="00E11628">
        <w:t xml:space="preserve">— </w:t>
      </w:r>
      <w:r w:rsidR="00477060" w:rsidRPr="00E11628">
        <w:t xml:space="preserve">regions associated with goal-directed cognition </w:t>
      </w:r>
      <w:r w:rsidR="0088605C" w:rsidRPr="00E11628">
        <w:fldChar w:fldCharType="begin"/>
      </w:r>
      <w:r w:rsidR="00E11628" w:rsidRPr="00E11628">
        <w:instrText xml:space="preserve"> ADDIN PAPERS2_CITATIONS &lt;citation&gt;&lt;uuid&gt;E79A5533-EC2D-4919-A9A5-5478C7E4CC5A&lt;/uuid&gt;&lt;priority&gt;18&lt;/priority&gt;&lt;publications&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gt;&lt;volume&gt;214&lt;/volume&gt;&lt;publication_date&gt;99201005291200000000222000&lt;/publication_date&gt;&lt;number&gt;5-6&lt;/number&gt;&lt;doi&gt;10.1007/s00429-010-0260-2&lt;/doi&gt;&lt;startpage&gt;669&lt;/startpage&gt;&lt;title&gt;Role of the anterior insula in task-level control and focal attention&lt;/title&gt;&lt;uuid&gt;FF8D0DFE-5975-4CD7-B959-1D64332CA246&lt;/uuid&gt;&lt;subtype&gt;400&lt;/subtype&gt;&lt;endpage&gt;680&lt;/endpage&gt;&lt;type&gt;400&lt;/type&gt;&lt;url&gt;http://link.springer.com/10.1007/s00429-010-0260-2&lt;/url&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s&gt;&lt;cites&gt;&lt;/cites&gt;&lt;/citation&gt;</w:instrText>
      </w:r>
      <w:r w:rsidR="0088605C" w:rsidRPr="00E11628">
        <w:fldChar w:fldCharType="separate"/>
      </w:r>
      <w:r w:rsidR="00C366D9" w:rsidRPr="00E11628">
        <w:rPr>
          <w:rFonts w:cs="Times"/>
        </w:rPr>
        <w:t>(Nelson et al., 2010b; Chang et al., 2013)</w:t>
      </w:r>
      <w:r w:rsidR="0088605C" w:rsidRPr="00E11628">
        <w:fldChar w:fldCharType="end"/>
      </w:r>
      <w:r w:rsidR="00477060" w:rsidRPr="00E11628">
        <w:t xml:space="preserve">. </w:t>
      </w:r>
      <w:r w:rsidR="003078D2" w:rsidRPr="00E11628">
        <w:t>Within the middle zone, we found that all four sub-regio</w:t>
      </w:r>
      <w:r w:rsidR="00DF1BE3" w:rsidRPr="00E11628">
        <w:t>ns strongly co-activated with</w:t>
      </w:r>
      <w:r w:rsidR="00477060" w:rsidRPr="00E11628">
        <w:t xml:space="preserve"> various aspects of the insula</w:t>
      </w:r>
      <w:r w:rsidR="00195B6B" w:rsidRPr="00E11628">
        <w:t xml:space="preserve">. </w:t>
      </w:r>
      <w:r w:rsidR="00477060" w:rsidRPr="00E11628">
        <w:t xml:space="preserve">However, </w:t>
      </w:r>
      <w:r w:rsidR="00F14318" w:rsidRPr="00E11628">
        <w:t>pvMCC [M3]</w:t>
      </w:r>
      <w:r w:rsidR="00477060" w:rsidRPr="00E11628">
        <w:t xml:space="preserve"> </w:t>
      </w:r>
      <w:r w:rsidR="00904295" w:rsidRPr="00E11628">
        <w:t>was</w:t>
      </w:r>
      <w:r w:rsidR="00477060" w:rsidRPr="00E11628">
        <w:t xml:space="preserve"> more strongly co-activated with </w:t>
      </w:r>
      <w:r w:rsidR="00195B6B" w:rsidRPr="00E11628">
        <w:t>pIns</w:t>
      </w:r>
      <w:r w:rsidR="00F14318" w:rsidRPr="00E11628">
        <w:t xml:space="preserve">, </w:t>
      </w:r>
      <w:r w:rsidR="00195B6B" w:rsidRPr="00E11628">
        <w:t>SII and the brain stem—</w:t>
      </w:r>
      <w:r w:rsidR="002202AC" w:rsidRPr="00E11628">
        <w:t>important</w:t>
      </w:r>
      <w:r w:rsidR="00195B6B" w:rsidRPr="00E11628">
        <w:t xml:space="preserve"> regions for pain processing</w:t>
      </w:r>
      <w:r w:rsidR="00C93C59" w:rsidRPr="00E11628">
        <w:t xml:space="preserve"> </w:t>
      </w:r>
      <w:r w:rsidR="00C93C59" w:rsidRPr="00E11628">
        <w:fldChar w:fldCharType="begin"/>
      </w:r>
      <w:r w:rsidR="00E11628" w:rsidRPr="00E11628">
        <w:instrText xml:space="preserve"> ADDIN PAPERS2_CITATIONS &lt;citation&gt;&lt;uuid&gt;AA09C611-79DE-443C-B1C7-172A95C9550A&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C93C59" w:rsidRPr="00E11628">
        <w:fldChar w:fldCharType="separate"/>
      </w:r>
      <w:r w:rsidR="00C93C59" w:rsidRPr="00E11628">
        <w:rPr>
          <w:rFonts w:cs="Times"/>
        </w:rPr>
        <w:t>(Vogt, 2005; Wager et al., 2013)</w:t>
      </w:r>
      <w:r w:rsidR="00C93C59" w:rsidRPr="00E11628">
        <w:fldChar w:fldCharType="end"/>
      </w:r>
      <w:r w:rsidR="00477060" w:rsidRPr="00E11628">
        <w:t>.  In contrast</w:t>
      </w:r>
      <w:r w:rsidR="00F14318" w:rsidRPr="00E11628">
        <w:t>, avMCC [M4]</w:t>
      </w:r>
      <w:r w:rsidR="00477060" w:rsidRPr="00E11628">
        <w:t xml:space="preserve"> co-act</w:t>
      </w:r>
      <w:r w:rsidR="00195B6B" w:rsidRPr="00E11628">
        <w:t>ivated m</w:t>
      </w:r>
      <w:r w:rsidR="000B2530" w:rsidRPr="00E11628">
        <w:t xml:space="preserve">ore strongly with ventral </w:t>
      </w:r>
      <w:r w:rsidR="00F14318" w:rsidRPr="00E11628">
        <w:t>aIns and</w:t>
      </w:r>
      <w:r w:rsidR="00195B6B" w:rsidRPr="00E11628">
        <w:t xml:space="preserve"> lateral OFC—regions previously associated with</w:t>
      </w:r>
      <w:r w:rsidR="000B042F" w:rsidRPr="00E11628">
        <w:t xml:space="preserve"> </w:t>
      </w:r>
      <w:r w:rsidR="00477060" w:rsidRPr="00E11628">
        <w:t>reward-driven learning</w:t>
      </w:r>
      <w:r w:rsidR="000B042F" w:rsidRPr="00E11628">
        <w:t xml:space="preserve"> </w:t>
      </w:r>
      <w:r w:rsidR="000B042F" w:rsidRPr="00E11628">
        <w:fldChar w:fldCharType="begin"/>
      </w:r>
      <w:r w:rsidR="00E11628" w:rsidRPr="00E11628">
        <w:instrText xml:space="preserve"> ADDIN PAPERS2_CITATIONS &lt;citation&gt;&lt;uuid&gt;8BFFC194-319E-40C8-A28B-25C4B4FE4C2D&lt;/uuid&gt;&lt;priority&gt;0&lt;/priority&gt;&lt;publications&gt;&lt;publication&gt;&lt;uuid&gt;9E87E89E-EC16-4FAC-AB15-05E6789588DF&lt;/uuid&gt;&lt;volume&gt;18&lt;/volume&gt;&lt;doi&gt;10.1038/nn.3982&lt;/doi&gt;&lt;startpage&gt;620&lt;/startpage&gt;&lt;publication_date&gt;99201505011200000000222000&lt;/publication_date&gt;&lt;url&gt;http://www.nature.com/doifinder/10.1038/nn.3982&lt;/url&gt;&lt;type&gt;400&lt;/type&gt;&lt;title&gt;What the orbitofrontal cortex does not do&lt;/title&gt;&lt;publisher&gt;Nature Publishing Group&lt;/publisher&gt;&lt;number&gt;5&lt;/number&gt;&lt;subtype&gt;400&lt;/subtype&gt;&lt;endpage&gt;627&lt;/endpage&gt;&lt;bundle&gt;&lt;publication&gt;&lt;publisher&gt;Nature Publishing Group&lt;/publisher&gt;&lt;title&gt;Nature Neuroscience&lt;/title&gt;&lt;type&gt;-100&lt;/type&gt;&lt;subtype&gt;-100&lt;/subtype&gt;&lt;uuid&gt;6F802B6E-4FED-4E5C-819C-52A8B4816D54&lt;/uuid&gt;&lt;/publication&gt;&lt;/bundle&gt;&lt;authors&gt;&lt;author&gt;&lt;firstName&gt;Thomas&lt;/firstName&gt;&lt;middleNames&gt;A&lt;/middleNames&gt;&lt;lastName&gt;Stalnaker&lt;/lastName&gt;&lt;/author&gt;&lt;author&gt;&lt;firstName&gt;Nisha&lt;/firstName&gt;&lt;middleNames&gt;K&lt;/middleNames&gt;&lt;lastName&gt;Cooch&lt;/lastName&gt;&lt;/author&gt;&lt;author&gt;&lt;firstName&gt;Geoffrey&lt;/firstName&gt;&lt;lastName&gt;Schoenbaum&lt;/lastName&gt;&lt;/author&gt;&lt;/authors&gt;&lt;/publication&gt;&lt;/publications&gt;&lt;cites&gt;&lt;/cites&gt;&lt;/citation&gt;</w:instrText>
      </w:r>
      <w:r w:rsidR="000B042F" w:rsidRPr="00E11628">
        <w:fldChar w:fldCharType="separate"/>
      </w:r>
      <w:r w:rsidR="00C93C59" w:rsidRPr="00E11628">
        <w:rPr>
          <w:rFonts w:cs="Times"/>
        </w:rPr>
        <w:t>(Stalnaker et al., 2015)</w:t>
      </w:r>
      <w:r w:rsidR="000B042F" w:rsidRPr="00E11628">
        <w:fldChar w:fldCharType="end"/>
      </w:r>
      <w:r w:rsidR="00477060" w:rsidRPr="00E11628">
        <w:t xml:space="preserve">. In contrast, both </w:t>
      </w:r>
      <w:r w:rsidR="00F14318" w:rsidRPr="00E11628">
        <w:t>dorsal MCC [M1 &amp; M2]</w:t>
      </w:r>
      <w:r w:rsidR="00935379" w:rsidRPr="00E11628">
        <w:t xml:space="preserve"> clusters</w:t>
      </w:r>
      <w:r w:rsidR="00195B6B" w:rsidRPr="00E11628">
        <w:t xml:space="preserve"> </w:t>
      </w:r>
      <w:r w:rsidR="00477060" w:rsidRPr="00E11628">
        <w:t xml:space="preserve">were </w:t>
      </w:r>
      <w:r w:rsidR="00935379" w:rsidRPr="00E11628">
        <w:t xml:space="preserve">more strongly </w:t>
      </w:r>
      <w:r w:rsidR="00477060" w:rsidRPr="00E11628">
        <w:t xml:space="preserve">associated with </w:t>
      </w:r>
      <w:r w:rsidR="00195B6B" w:rsidRPr="00E11628">
        <w:t>dorsal aIns</w:t>
      </w:r>
      <w:r w:rsidR="00F14318" w:rsidRPr="00E11628">
        <w:t xml:space="preserve"> and </w:t>
      </w:r>
      <w:r w:rsidR="0052209F" w:rsidRPr="00E11628">
        <w:t xml:space="preserve">frontoparietal control regions </w:t>
      </w:r>
      <w:r w:rsidR="00195B6B" w:rsidRPr="00E11628">
        <w:t>(e.g DLPFC, SPC)</w:t>
      </w:r>
      <w:r w:rsidR="00477060" w:rsidRPr="00E11628">
        <w:t xml:space="preserve">. However, </w:t>
      </w:r>
      <w:r w:rsidR="00F14318" w:rsidRPr="00E11628">
        <w:t>adMCC [M2]’s</w:t>
      </w:r>
      <w:r w:rsidR="00477060" w:rsidRPr="00E11628">
        <w:t xml:space="preserve"> co-activation extended anterior</w:t>
      </w:r>
      <w:r w:rsidR="00195B6B" w:rsidRPr="00E11628">
        <w:t>ly into the</w:t>
      </w:r>
      <w:r w:rsidR="00477060" w:rsidRPr="00E11628">
        <w:t xml:space="preserve"> frontal pole, whereas</w:t>
      </w:r>
      <w:r w:rsidR="00F14318" w:rsidRPr="00E11628">
        <w:t xml:space="preserve"> pdMCC [M1]</w:t>
      </w:r>
      <w:r w:rsidR="00477060" w:rsidRPr="00E11628">
        <w:t xml:space="preserve"> more strongly co-activated with motor cortices</w:t>
      </w:r>
      <w:r w:rsidR="000B042F" w:rsidRPr="00E11628">
        <w:t>.</w:t>
      </w:r>
      <w:r w:rsidR="00510ECB" w:rsidRPr="00E11628">
        <w:t xml:space="preserve"> Subcortically, pvMCC [M3] showed greater co-activation with the thalamus and dorsal striatum while avMCC showed greater co-activation with the left amygdala. However, daMCC [M2] also showed robust co-activation with port</w:t>
      </w:r>
      <w:r w:rsidR="0056692E" w:rsidRPr="00E11628">
        <w:t>i</w:t>
      </w:r>
      <w:r w:rsidR="00510ECB" w:rsidRPr="00E11628">
        <w:t xml:space="preserve">ons of thalamus and dorsal striatum. </w:t>
      </w:r>
    </w:p>
    <w:p w14:paraId="073D6D24" w14:textId="31101D7C" w:rsidR="00104D1A" w:rsidRPr="00E11628" w:rsidRDefault="00A35936" w:rsidP="0096185D">
      <w:pPr>
        <w:pStyle w:val="Normal1"/>
        <w:ind w:firstLine="720"/>
        <w:rPr>
          <w:rFonts w:ascii="Times" w:hAnsi="Times"/>
          <w:sz w:val="24"/>
          <w:szCs w:val="24"/>
        </w:rPr>
      </w:pPr>
      <w:r w:rsidRPr="00E11628">
        <w:rPr>
          <w:rFonts w:ascii="Times" w:hAnsi="Times"/>
          <w:sz w:val="24"/>
          <w:szCs w:val="24"/>
        </w:rPr>
        <w:t xml:space="preserve">Within the anterior </w:t>
      </w:r>
      <w:r w:rsidR="00195B6B" w:rsidRPr="00E11628">
        <w:rPr>
          <w:rFonts w:ascii="Times" w:hAnsi="Times"/>
          <w:sz w:val="24"/>
          <w:szCs w:val="24"/>
        </w:rPr>
        <w:t xml:space="preserve">zone, </w:t>
      </w:r>
      <w:r w:rsidR="00F14318" w:rsidRPr="00E11628">
        <w:rPr>
          <w:rFonts w:ascii="Times" w:hAnsi="Times"/>
          <w:sz w:val="24"/>
          <w:szCs w:val="24"/>
        </w:rPr>
        <w:t xml:space="preserve">pgACC [A2] </w:t>
      </w:r>
      <w:r w:rsidR="00477060" w:rsidRPr="00E11628">
        <w:rPr>
          <w:rFonts w:ascii="Times" w:hAnsi="Times"/>
          <w:sz w:val="24"/>
          <w:szCs w:val="24"/>
        </w:rPr>
        <w:t xml:space="preserve">did not show many </w:t>
      </w:r>
      <w:r w:rsidR="00195B6B" w:rsidRPr="00E11628">
        <w:rPr>
          <w:rFonts w:ascii="Times" w:hAnsi="Times"/>
          <w:sz w:val="24"/>
          <w:szCs w:val="24"/>
        </w:rPr>
        <w:t xml:space="preserve">co-activation </w:t>
      </w:r>
      <w:r w:rsidR="00477060" w:rsidRPr="00E11628">
        <w:rPr>
          <w:rFonts w:ascii="Times" w:hAnsi="Times"/>
          <w:sz w:val="24"/>
          <w:szCs w:val="24"/>
        </w:rPr>
        <w:t>differences</w:t>
      </w:r>
      <w:r w:rsidR="00A465AC" w:rsidRPr="00E11628">
        <w:rPr>
          <w:rFonts w:ascii="Times" w:hAnsi="Times"/>
          <w:sz w:val="24"/>
          <w:szCs w:val="24"/>
        </w:rPr>
        <w:t xml:space="preserve"> </w:t>
      </w:r>
      <w:r w:rsidR="00477060" w:rsidRPr="00E11628">
        <w:rPr>
          <w:rFonts w:ascii="Times" w:hAnsi="Times"/>
          <w:sz w:val="24"/>
          <w:szCs w:val="24"/>
        </w:rPr>
        <w:t xml:space="preserve">from its </w:t>
      </w:r>
      <w:r w:rsidR="00195B6B" w:rsidRPr="00E11628">
        <w:rPr>
          <w:rFonts w:ascii="Times" w:hAnsi="Times"/>
          <w:sz w:val="24"/>
          <w:szCs w:val="24"/>
        </w:rPr>
        <w:t>neighbors.</w:t>
      </w:r>
      <w:r w:rsidR="00445634" w:rsidRPr="00E11628">
        <w:rPr>
          <w:rFonts w:ascii="Times" w:hAnsi="Times"/>
          <w:sz w:val="24"/>
          <w:szCs w:val="24"/>
        </w:rPr>
        <w:t xml:space="preserve"> Surprisingly, b</w:t>
      </w:r>
      <w:r w:rsidR="00363EE3" w:rsidRPr="00E11628">
        <w:rPr>
          <w:rFonts w:ascii="Times" w:hAnsi="Times"/>
          <w:sz w:val="24"/>
          <w:szCs w:val="24"/>
        </w:rPr>
        <w:t xml:space="preserve">oth dmPFC </w:t>
      </w:r>
      <w:r w:rsidR="00F14318" w:rsidRPr="00E11628">
        <w:rPr>
          <w:rFonts w:ascii="Times" w:hAnsi="Times"/>
          <w:sz w:val="24"/>
          <w:szCs w:val="24"/>
        </w:rPr>
        <w:t xml:space="preserve">[A1] </w:t>
      </w:r>
      <w:r w:rsidR="00363EE3" w:rsidRPr="00E11628">
        <w:rPr>
          <w:rFonts w:ascii="Times" w:hAnsi="Times"/>
          <w:sz w:val="24"/>
          <w:szCs w:val="24"/>
        </w:rPr>
        <w:t xml:space="preserve">and vmPFC </w:t>
      </w:r>
      <w:r w:rsidR="00F14318" w:rsidRPr="00E11628">
        <w:rPr>
          <w:rFonts w:ascii="Times" w:hAnsi="Times"/>
          <w:sz w:val="24"/>
          <w:szCs w:val="24"/>
        </w:rPr>
        <w:t xml:space="preserve">[V3] </w:t>
      </w:r>
      <w:r w:rsidR="00363EE3" w:rsidRPr="00E11628">
        <w:rPr>
          <w:rFonts w:ascii="Times" w:hAnsi="Times"/>
          <w:sz w:val="24"/>
          <w:szCs w:val="24"/>
        </w:rPr>
        <w:t>showed</w:t>
      </w:r>
      <w:r w:rsidR="00195B6B" w:rsidRPr="00E11628">
        <w:rPr>
          <w:rFonts w:ascii="Times" w:hAnsi="Times"/>
          <w:sz w:val="24"/>
          <w:szCs w:val="24"/>
        </w:rPr>
        <w:t xml:space="preserve"> greater co-activation with PC</w:t>
      </w:r>
      <w:r w:rsidR="00776733" w:rsidRPr="00E11628">
        <w:rPr>
          <w:rFonts w:ascii="Times" w:hAnsi="Times"/>
          <w:sz w:val="24"/>
          <w:szCs w:val="24"/>
        </w:rPr>
        <w:t>C</w:t>
      </w:r>
      <w:r w:rsidR="00195B6B" w:rsidRPr="00E11628">
        <w:rPr>
          <w:rFonts w:ascii="Times" w:hAnsi="Times"/>
          <w:sz w:val="24"/>
          <w:szCs w:val="24"/>
        </w:rPr>
        <w:t xml:space="preserve"> – a key default network region</w:t>
      </w:r>
      <w:r w:rsidR="00363EE3" w:rsidRPr="00E11628">
        <w:rPr>
          <w:rFonts w:ascii="Times" w:hAnsi="Times"/>
          <w:sz w:val="24"/>
          <w:szCs w:val="24"/>
        </w:rPr>
        <w:t xml:space="preserve">. </w:t>
      </w:r>
      <w:r w:rsidR="00195B6B" w:rsidRPr="00E11628">
        <w:rPr>
          <w:rFonts w:ascii="Times" w:hAnsi="Times"/>
          <w:sz w:val="24"/>
          <w:szCs w:val="24"/>
        </w:rPr>
        <w:t xml:space="preserve">In addition, </w:t>
      </w:r>
      <w:r w:rsidRPr="00E11628">
        <w:rPr>
          <w:rFonts w:ascii="Times" w:hAnsi="Times"/>
          <w:sz w:val="24"/>
          <w:szCs w:val="24"/>
        </w:rPr>
        <w:t xml:space="preserve">dmPFC </w:t>
      </w:r>
      <w:r w:rsidR="00F14318" w:rsidRPr="00E11628">
        <w:rPr>
          <w:rFonts w:ascii="Times" w:hAnsi="Times"/>
          <w:sz w:val="24"/>
          <w:szCs w:val="24"/>
        </w:rPr>
        <w:t xml:space="preserve">[A1] </w:t>
      </w:r>
      <w:r w:rsidR="00195B6B" w:rsidRPr="00E11628">
        <w:rPr>
          <w:rFonts w:ascii="Times" w:hAnsi="Times"/>
          <w:sz w:val="24"/>
          <w:szCs w:val="24"/>
        </w:rPr>
        <w:t>robustly co-activated with portions of the so-</w:t>
      </w:r>
      <w:r w:rsidRPr="00E11628">
        <w:rPr>
          <w:rFonts w:ascii="Times" w:hAnsi="Times"/>
          <w:sz w:val="24"/>
          <w:szCs w:val="24"/>
        </w:rPr>
        <w:t xml:space="preserve">called ‘mentalizing’ network, such as the tempo-parietal junction (TPJ) </w:t>
      </w:r>
      <w:r w:rsidR="00DF1BE3"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8CC57132-FBDA-448F-989E-5069F20AD57D&lt;/uuid&gt;&lt;priority&gt;0&lt;/priority&gt;&lt;publications&gt;&lt;publication&gt;&lt;volume&gt;17&lt;/volume&gt;&lt;publication_date&gt;99201307001200000000220000&lt;/publication_date&gt;&lt;number&gt;7&lt;/number&gt;&lt;doi&gt;10.1016/j.tics.2013.05.007&lt;/doi&gt;&lt;startpage&gt;328&lt;/startpage&gt;&lt;title&gt;A nexus model of the temporal–parietal junction&lt;/title&gt;&lt;uuid&gt;FF9B3DC9-94DD-4057-8560-E30EF56DF809&lt;/uuid&gt;&lt;subtype&gt;400&lt;/subtype&gt;&lt;endpage&gt;336&lt;/endpage&gt;&lt;type&gt;400&lt;/type&gt;&lt;url&gt;http://linkinghub.elsevier.com/retrieve/pii/S1364661313001162&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McKell&lt;/middleNames&gt;&lt;lastName&gt;Carter&lt;/lastName&gt;&lt;/author&gt;&lt;author&gt;&lt;firstName&gt;Scott&lt;/firstName&gt;&lt;middleNames&gt;A&lt;/middleNames&gt;&lt;lastName&gt;Huettel&lt;/lastName&gt;&lt;/author&gt;&lt;/authors&gt;&lt;/publication&gt;&lt;/publications&gt;&lt;cites&gt;&lt;/cites&gt;&lt;/citation&gt;</w:instrText>
      </w:r>
      <w:r w:rsidR="00DF1BE3" w:rsidRPr="00E11628">
        <w:rPr>
          <w:rFonts w:ascii="Times" w:hAnsi="Times"/>
          <w:sz w:val="24"/>
          <w:szCs w:val="24"/>
        </w:rPr>
        <w:fldChar w:fldCharType="separate"/>
      </w:r>
      <w:r w:rsidR="00C366D9" w:rsidRPr="00E11628">
        <w:rPr>
          <w:rFonts w:ascii="Times" w:hAnsi="Times" w:cs="Cambria"/>
          <w:sz w:val="24"/>
          <w:szCs w:val="24"/>
        </w:rPr>
        <w:t>(Carter and Huettel, 2013)</w:t>
      </w:r>
      <w:r w:rsidR="00DF1BE3" w:rsidRPr="00E11628">
        <w:rPr>
          <w:rFonts w:ascii="Times" w:hAnsi="Times"/>
          <w:sz w:val="24"/>
          <w:szCs w:val="24"/>
        </w:rPr>
        <w:fldChar w:fldCharType="end"/>
      </w:r>
      <w:r w:rsidR="00195B6B" w:rsidRPr="00E11628">
        <w:rPr>
          <w:rFonts w:ascii="Times" w:hAnsi="Times"/>
          <w:sz w:val="24"/>
          <w:szCs w:val="24"/>
        </w:rPr>
        <w:t xml:space="preserve"> and</w:t>
      </w:r>
      <w:r w:rsidR="00C87897" w:rsidRPr="00E11628">
        <w:rPr>
          <w:rFonts w:ascii="Times" w:hAnsi="Times"/>
          <w:sz w:val="24"/>
          <w:szCs w:val="24"/>
        </w:rPr>
        <w:t xml:space="preserve"> the</w:t>
      </w:r>
      <w:r w:rsidR="00195B6B" w:rsidRPr="00E11628">
        <w:rPr>
          <w:rFonts w:ascii="Times" w:hAnsi="Times"/>
          <w:sz w:val="24"/>
          <w:szCs w:val="24"/>
        </w:rPr>
        <w:t xml:space="preserve"> </w:t>
      </w:r>
      <w:r w:rsidRPr="00E11628">
        <w:rPr>
          <w:rFonts w:ascii="Times" w:hAnsi="Times"/>
          <w:sz w:val="24"/>
          <w:szCs w:val="24"/>
        </w:rPr>
        <w:t>superior temporal sulcus (STS)</w:t>
      </w:r>
      <w:r w:rsidR="00DF1BE3" w:rsidRPr="00E11628">
        <w:rPr>
          <w:rFonts w:ascii="Times" w:hAnsi="Times"/>
          <w:sz w:val="24"/>
          <w:szCs w:val="24"/>
        </w:rPr>
        <w:t xml:space="preserve"> </w:t>
      </w:r>
      <w:r w:rsidR="00DF1BE3"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9C8E2A1F-60C6-44A1-809C-456EE2C02578&lt;/uuid&gt;&lt;priority&gt;0&lt;/priority&gt;&lt;publications&gt;&lt;publication&gt;&lt;volume&gt;29&lt;/volume&gt;&lt;publication_date&gt;99200607001200000000220000&lt;/publication_date&gt;&lt;number&gt;7&lt;/number&gt;&lt;doi&gt;10.1016/j.tins.2006.06.004&lt;/doi&gt;&lt;startpage&gt;359&lt;/startpage&gt;&lt;title&gt;Autism, the superior temporal sulcus and social perception&lt;/title&gt;&lt;uuid&gt;988E4912-70CC-46A6-AE87-11B56F25BFCD&lt;/uuid&gt;&lt;subtype&gt;400&lt;/subtype&gt;&lt;endpage&gt;366&lt;/endpage&gt;&lt;type&gt;400&lt;/type&gt;&lt;url&gt;http://linkinghub.elsevier.com/retrieve/pii/S0166223606001184&lt;/url&gt;&lt;bundle&gt;&lt;publication&gt;&lt;publisher&gt;Elsevier Ltd&lt;/publisher&gt;&lt;title&gt;Trends in Neurosciences&lt;/title&gt;&lt;type&gt;-100&lt;/type&gt;&lt;subtype&gt;-100&lt;/subtype&gt;&lt;uuid&gt;2CD7BBBE-F2AC-4D1B-BC18-FE3867E8306E&lt;/uuid&gt;&lt;/publication&gt;&lt;/bundle&gt;&lt;authors&gt;&lt;author&gt;&lt;firstName&gt;Monica&lt;/firstName&gt;&lt;lastName&gt;Zilbovicius&lt;/lastName&gt;&lt;/author&gt;&lt;author&gt;&lt;firstName&gt;Isabelle&lt;/firstName&gt;&lt;lastName&gt;Meresse&lt;/lastName&gt;&lt;/author&gt;&lt;author&gt;&lt;firstName&gt;Nadia&lt;/firstName&gt;&lt;lastName&gt;Chabane&lt;/lastName&gt;&lt;/author&gt;&lt;author&gt;&lt;firstName&gt;Francis&lt;/firstName&gt;&lt;lastName&gt;Brunelle&lt;/lastName&gt;&lt;/author&gt;&lt;author&gt;&lt;firstName&gt;Yves&lt;/firstName&gt;&lt;lastName&gt;Samson&lt;/lastName&gt;&lt;/author&gt;&lt;author&gt;&lt;firstName&gt;Nathalie&lt;/firstName&gt;&lt;lastName&gt;Boddaert&lt;/lastName&gt;&lt;/author&gt;&lt;/authors&gt;&lt;/publication&gt;&lt;/publications&gt;&lt;cites&gt;&lt;/cites&gt;&lt;/citation&gt;</w:instrText>
      </w:r>
      <w:r w:rsidR="00DF1BE3" w:rsidRPr="00E11628">
        <w:rPr>
          <w:rFonts w:ascii="Times" w:hAnsi="Times"/>
          <w:sz w:val="24"/>
          <w:szCs w:val="24"/>
        </w:rPr>
        <w:fldChar w:fldCharType="separate"/>
      </w:r>
      <w:r w:rsidR="00C366D9" w:rsidRPr="00E11628">
        <w:rPr>
          <w:rFonts w:ascii="Times" w:hAnsi="Times" w:cs="Cambria"/>
          <w:sz w:val="24"/>
          <w:szCs w:val="24"/>
        </w:rPr>
        <w:t>(Zilbovicius et al., 2006)</w:t>
      </w:r>
      <w:r w:rsidR="00DF1BE3" w:rsidRPr="00E11628">
        <w:rPr>
          <w:rFonts w:ascii="Times" w:hAnsi="Times"/>
          <w:sz w:val="24"/>
          <w:szCs w:val="24"/>
        </w:rPr>
        <w:fldChar w:fldCharType="end"/>
      </w:r>
      <w:r w:rsidR="00195B6B" w:rsidRPr="00E11628">
        <w:rPr>
          <w:rFonts w:ascii="Times" w:hAnsi="Times"/>
          <w:sz w:val="24"/>
          <w:szCs w:val="24"/>
        </w:rPr>
        <w:t xml:space="preserve">, as well as </w:t>
      </w:r>
      <w:r w:rsidR="00195B6B" w:rsidRPr="00E11628">
        <w:rPr>
          <w:rFonts w:ascii="Times" w:hAnsi="Times"/>
          <w:sz w:val="24"/>
          <w:szCs w:val="24"/>
        </w:rPr>
        <w:lastRenderedPageBreak/>
        <w:t>lateral PFC, including inferior and middle frontal gyri.</w:t>
      </w:r>
      <w:r w:rsidR="00363EE3" w:rsidRPr="00E11628">
        <w:rPr>
          <w:rFonts w:ascii="Times" w:hAnsi="Times"/>
          <w:sz w:val="24"/>
          <w:szCs w:val="24"/>
        </w:rPr>
        <w:t xml:space="preserve"> Finally, vmPFC</w:t>
      </w:r>
      <w:r w:rsidR="00F14318" w:rsidRPr="00E11628">
        <w:rPr>
          <w:rFonts w:ascii="Times" w:hAnsi="Times"/>
          <w:sz w:val="24"/>
          <w:szCs w:val="24"/>
        </w:rPr>
        <w:t xml:space="preserve"> [A3]</w:t>
      </w:r>
      <w:r w:rsidR="00363EE3" w:rsidRPr="00E11628">
        <w:rPr>
          <w:rFonts w:ascii="Times" w:hAnsi="Times"/>
          <w:sz w:val="24"/>
          <w:szCs w:val="24"/>
        </w:rPr>
        <w:t xml:space="preserve"> showed strong </w:t>
      </w:r>
      <w:r w:rsidR="00195B6B" w:rsidRPr="00E11628">
        <w:rPr>
          <w:rFonts w:ascii="Times" w:hAnsi="Times"/>
          <w:sz w:val="24"/>
          <w:szCs w:val="24"/>
        </w:rPr>
        <w:t>co-activation with subcortical regions, including VS and the amygdala, extending into the hippocampus. As a whole, these</w:t>
      </w:r>
      <w:r w:rsidR="00104D1A" w:rsidRPr="00E11628">
        <w:rPr>
          <w:rFonts w:ascii="Times" w:hAnsi="Times"/>
          <w:sz w:val="24"/>
          <w:szCs w:val="24"/>
        </w:rPr>
        <w:t xml:space="preserve"> co-activation patterns </w:t>
      </w:r>
      <w:r w:rsidR="00195B6B" w:rsidRPr="00E11628">
        <w:rPr>
          <w:rFonts w:ascii="Times" w:hAnsi="Times"/>
          <w:sz w:val="24"/>
          <w:szCs w:val="24"/>
        </w:rPr>
        <w:t>demonstrate</w:t>
      </w:r>
      <w:r w:rsidR="00104D1A" w:rsidRPr="00E11628">
        <w:rPr>
          <w:rFonts w:ascii="Times" w:hAnsi="Times"/>
          <w:sz w:val="24"/>
          <w:szCs w:val="24"/>
        </w:rPr>
        <w:t xml:space="preserve"> </w:t>
      </w:r>
      <w:r w:rsidR="00195B6B" w:rsidRPr="00E11628">
        <w:rPr>
          <w:rFonts w:ascii="Times" w:hAnsi="Times"/>
          <w:sz w:val="24"/>
          <w:szCs w:val="24"/>
        </w:rPr>
        <w:t xml:space="preserve">that the regions we identified are involved with distinct functional networks, and suggest that </w:t>
      </w:r>
      <w:r w:rsidR="000123FD" w:rsidRPr="00E11628">
        <w:rPr>
          <w:rFonts w:ascii="Times" w:hAnsi="Times"/>
          <w:sz w:val="24"/>
          <w:szCs w:val="24"/>
        </w:rPr>
        <w:t xml:space="preserve">there are likely </w:t>
      </w:r>
      <w:r w:rsidR="00195B6B" w:rsidRPr="00E11628">
        <w:rPr>
          <w:rFonts w:ascii="Times" w:hAnsi="Times"/>
          <w:sz w:val="24"/>
          <w:szCs w:val="24"/>
        </w:rPr>
        <w:t>broad functiona</w:t>
      </w:r>
      <w:r w:rsidR="00C30F82" w:rsidRPr="00E11628">
        <w:rPr>
          <w:rFonts w:ascii="Times" w:hAnsi="Times"/>
          <w:sz w:val="24"/>
          <w:szCs w:val="24"/>
        </w:rPr>
        <w:t>l differences across MFC zon</w:t>
      </w:r>
      <w:r w:rsidR="008010F9" w:rsidRPr="00E11628">
        <w:rPr>
          <w:rFonts w:ascii="Times" w:hAnsi="Times"/>
          <w:sz w:val="24"/>
          <w:szCs w:val="24"/>
        </w:rPr>
        <w:t>es</w:t>
      </w:r>
      <w:r w:rsidR="00E80C21" w:rsidRPr="00E11628">
        <w:rPr>
          <w:rFonts w:ascii="Times" w:hAnsi="Times"/>
          <w:sz w:val="24"/>
          <w:szCs w:val="24"/>
        </w:rPr>
        <w:t>,</w:t>
      </w:r>
      <w:r w:rsidR="008010F9" w:rsidRPr="00E11628">
        <w:rPr>
          <w:rFonts w:ascii="Times" w:hAnsi="Times"/>
          <w:sz w:val="24"/>
          <w:szCs w:val="24"/>
        </w:rPr>
        <w:t xml:space="preserve"> accompanied by fine-grained differences within each </w:t>
      </w:r>
      <w:r w:rsidR="0049485E" w:rsidRPr="00E11628">
        <w:rPr>
          <w:rFonts w:ascii="Times" w:hAnsi="Times"/>
          <w:sz w:val="24"/>
          <w:szCs w:val="24"/>
        </w:rPr>
        <w:t>subregion</w:t>
      </w:r>
      <w:r w:rsidR="008010F9" w:rsidRPr="00E11628">
        <w:rPr>
          <w:rFonts w:ascii="Times" w:hAnsi="Times"/>
          <w:sz w:val="24"/>
          <w:szCs w:val="24"/>
        </w:rPr>
        <w:t>.</w:t>
      </w:r>
    </w:p>
    <w:p w14:paraId="471F7061" w14:textId="75618CDC" w:rsidR="009E7445" w:rsidRPr="00E11628" w:rsidRDefault="006B0B75" w:rsidP="0096185D">
      <w:pPr>
        <w:pStyle w:val="Heading2"/>
        <w:spacing w:line="480" w:lineRule="auto"/>
        <w:rPr>
          <w:szCs w:val="24"/>
        </w:rPr>
      </w:pPr>
      <w:bookmarkStart w:id="86" w:name="h.721q8a50h6b7" w:colFirst="0" w:colLast="0"/>
      <w:bookmarkEnd w:id="86"/>
      <w:r w:rsidRPr="00E11628">
        <w:rPr>
          <w:szCs w:val="24"/>
        </w:rPr>
        <w:t xml:space="preserve">Meta-analytic functional </w:t>
      </w:r>
      <w:r w:rsidR="001F66B3" w:rsidRPr="00E11628">
        <w:rPr>
          <w:szCs w:val="24"/>
        </w:rPr>
        <w:t>preference profiles</w:t>
      </w:r>
    </w:p>
    <w:p w14:paraId="6755F9E9" w14:textId="722D3066" w:rsidR="0058308B" w:rsidRPr="00E11628" w:rsidRDefault="006B0B75" w:rsidP="00566111">
      <w:pPr>
        <w:pStyle w:val="Normal1"/>
        <w:rPr>
          <w:rFonts w:ascii="Times" w:hAnsi="Times"/>
          <w:color w:val="333333"/>
          <w:sz w:val="24"/>
          <w:szCs w:val="24"/>
        </w:rPr>
      </w:pPr>
      <w:r w:rsidRPr="00E11628">
        <w:rPr>
          <w:rFonts w:ascii="Times" w:hAnsi="Times"/>
          <w:sz w:val="24"/>
          <w:szCs w:val="24"/>
        </w:rPr>
        <w:tab/>
      </w:r>
      <w:r w:rsidR="00F14318" w:rsidRPr="00E11628">
        <w:rPr>
          <w:rFonts w:ascii="Times" w:hAnsi="Times"/>
          <w:sz w:val="24"/>
          <w:szCs w:val="24"/>
        </w:rPr>
        <w:t xml:space="preserve">Next, </w:t>
      </w:r>
      <w:r w:rsidRPr="00E11628">
        <w:rPr>
          <w:rFonts w:ascii="Times" w:hAnsi="Times"/>
          <w:sz w:val="24"/>
          <w:szCs w:val="24"/>
        </w:rPr>
        <w:t xml:space="preserve">we </w:t>
      </w:r>
      <w:r w:rsidR="005A6338" w:rsidRPr="00E11628">
        <w:rPr>
          <w:rFonts w:ascii="Times" w:hAnsi="Times"/>
          <w:sz w:val="24"/>
          <w:szCs w:val="24"/>
        </w:rPr>
        <w:t xml:space="preserve">used a data-driven approach that </w:t>
      </w:r>
      <w:r w:rsidR="0002234A" w:rsidRPr="00E11628">
        <w:rPr>
          <w:rFonts w:ascii="Times" w:hAnsi="Times"/>
          <w:sz w:val="24"/>
          <w:szCs w:val="24"/>
        </w:rPr>
        <w:t xml:space="preserve">surveyed a broad range of </w:t>
      </w:r>
      <w:r w:rsidR="00195B6B" w:rsidRPr="00E11628">
        <w:rPr>
          <w:rFonts w:ascii="Times" w:hAnsi="Times"/>
          <w:sz w:val="24"/>
          <w:szCs w:val="24"/>
        </w:rPr>
        <w:t>psychological</w:t>
      </w:r>
      <w:r w:rsidR="001A0C27" w:rsidRPr="00E11628">
        <w:rPr>
          <w:rFonts w:ascii="Times" w:hAnsi="Times"/>
          <w:sz w:val="24"/>
          <w:szCs w:val="24"/>
        </w:rPr>
        <w:t xml:space="preserve"> states</w:t>
      </w:r>
      <w:r w:rsidR="0002234A" w:rsidRPr="00E11628">
        <w:rPr>
          <w:rFonts w:ascii="Times" w:hAnsi="Times"/>
          <w:sz w:val="24"/>
          <w:szCs w:val="24"/>
        </w:rPr>
        <w:t xml:space="preserve"> </w:t>
      </w:r>
      <w:r w:rsidR="00195B6B" w:rsidRPr="00E11628">
        <w:rPr>
          <w:rFonts w:ascii="Times" w:hAnsi="Times"/>
          <w:sz w:val="24"/>
          <w:szCs w:val="24"/>
        </w:rPr>
        <w:t>to</w:t>
      </w:r>
      <w:r w:rsidR="0002234A" w:rsidRPr="00E11628">
        <w:rPr>
          <w:rFonts w:ascii="Times" w:hAnsi="Times"/>
          <w:sz w:val="24"/>
          <w:szCs w:val="24"/>
        </w:rPr>
        <w:t xml:space="preserve"> </w:t>
      </w:r>
      <w:r w:rsidR="000B042F" w:rsidRPr="00E11628">
        <w:rPr>
          <w:rFonts w:ascii="Times" w:hAnsi="Times"/>
          <w:sz w:val="24"/>
          <w:szCs w:val="24"/>
        </w:rPr>
        <w:t>determine if MFC clusters are differentially re</w:t>
      </w:r>
      <w:r w:rsidR="00CC2414" w:rsidRPr="00E11628">
        <w:rPr>
          <w:rFonts w:ascii="Times" w:hAnsi="Times"/>
          <w:sz w:val="24"/>
          <w:szCs w:val="24"/>
        </w:rPr>
        <w:t>cruited by psychological states</w:t>
      </w:r>
      <w:r w:rsidR="00195B6B" w:rsidRPr="00E11628">
        <w:rPr>
          <w:rFonts w:ascii="Times" w:hAnsi="Times"/>
          <w:sz w:val="24"/>
          <w:szCs w:val="24"/>
        </w:rPr>
        <w:t xml:space="preserve">. For each cluster, we trained a multivariate classifier to predict which studies activated the cluster using </w:t>
      </w:r>
      <w:r w:rsidR="0013377B" w:rsidRPr="00E11628">
        <w:rPr>
          <w:rFonts w:ascii="Times" w:hAnsi="Times"/>
          <w:sz w:val="24"/>
          <w:szCs w:val="24"/>
        </w:rPr>
        <w:t>a set of 35</w:t>
      </w:r>
      <w:r w:rsidR="00026443" w:rsidRPr="00E11628">
        <w:rPr>
          <w:rFonts w:ascii="Times" w:hAnsi="Times"/>
          <w:sz w:val="24"/>
          <w:szCs w:val="24"/>
        </w:rPr>
        <w:t xml:space="preserve"> </w:t>
      </w:r>
      <w:r w:rsidR="00195B6B" w:rsidRPr="00E11628">
        <w:rPr>
          <w:rFonts w:ascii="Times" w:hAnsi="Times"/>
          <w:sz w:val="24"/>
          <w:szCs w:val="24"/>
        </w:rPr>
        <w:t>psychological</w:t>
      </w:r>
      <w:r w:rsidR="00026443" w:rsidRPr="00E11628">
        <w:rPr>
          <w:rFonts w:ascii="Times" w:hAnsi="Times"/>
          <w:sz w:val="24"/>
          <w:szCs w:val="24"/>
        </w:rPr>
        <w:t xml:space="preserve"> </w:t>
      </w:r>
      <w:r w:rsidR="00F14318" w:rsidRPr="00E11628">
        <w:rPr>
          <w:rFonts w:ascii="Times" w:hAnsi="Times"/>
          <w:sz w:val="24"/>
          <w:szCs w:val="24"/>
        </w:rPr>
        <w:t xml:space="preserve">topics </w:t>
      </w:r>
      <w:r w:rsidR="00195B6B" w:rsidRPr="00E11628">
        <w:rPr>
          <w:rFonts w:ascii="Times" w:hAnsi="Times"/>
          <w:sz w:val="24"/>
          <w:szCs w:val="24"/>
        </w:rPr>
        <w:t>derived</w:t>
      </w:r>
      <w:r w:rsidR="00026443" w:rsidRPr="00E11628">
        <w:rPr>
          <w:rFonts w:ascii="Times" w:hAnsi="Times"/>
          <w:sz w:val="24"/>
          <w:szCs w:val="24"/>
        </w:rPr>
        <w:t xml:space="preserve"> </w:t>
      </w:r>
      <w:r w:rsidR="00195B6B" w:rsidRPr="00E11628">
        <w:rPr>
          <w:rFonts w:ascii="Times" w:hAnsi="Times"/>
          <w:sz w:val="24"/>
          <w:szCs w:val="24"/>
        </w:rPr>
        <w:t>by applying a</w:t>
      </w:r>
      <w:r w:rsidR="00026443" w:rsidRPr="00E11628">
        <w:rPr>
          <w:rFonts w:ascii="Times" w:hAnsi="Times"/>
          <w:sz w:val="24"/>
          <w:szCs w:val="24"/>
        </w:rPr>
        <w:t xml:space="preserve"> standard topic modeling approach to the </w:t>
      </w:r>
      <w:r w:rsidR="00F14318" w:rsidRPr="00E11628">
        <w:rPr>
          <w:rFonts w:ascii="Times" w:hAnsi="Times"/>
          <w:sz w:val="24"/>
          <w:szCs w:val="24"/>
        </w:rPr>
        <w:t xml:space="preserve">abstracts </w:t>
      </w:r>
      <w:r w:rsidR="00026443" w:rsidRPr="00E11628">
        <w:rPr>
          <w:rFonts w:ascii="Times" w:hAnsi="Times"/>
          <w:sz w:val="24"/>
          <w:szCs w:val="24"/>
        </w:rPr>
        <w:t>of articles in the d</w:t>
      </w:r>
      <w:r w:rsidR="00195B6B" w:rsidRPr="00E11628">
        <w:rPr>
          <w:rFonts w:ascii="Times" w:hAnsi="Times"/>
          <w:sz w:val="24"/>
          <w:szCs w:val="24"/>
        </w:rPr>
        <w:t xml:space="preserve">atabase </w:t>
      </w:r>
      <w:r w:rsidR="006E5BEF"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E9F687B4-20BC-4C71-BF22-4ECF8BC8794C&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E5BEF" w:rsidRPr="00E11628">
        <w:rPr>
          <w:rFonts w:ascii="Times" w:hAnsi="Times"/>
          <w:sz w:val="24"/>
          <w:szCs w:val="24"/>
        </w:rPr>
        <w:fldChar w:fldCharType="separate"/>
      </w:r>
      <w:r w:rsidR="00E2184D" w:rsidRPr="00E11628">
        <w:rPr>
          <w:rFonts w:ascii="Times" w:hAnsi="Times" w:cs="Times"/>
          <w:sz w:val="24"/>
          <w:szCs w:val="24"/>
        </w:rPr>
        <w:t>(Poldrack et al., 2012b)</w:t>
      </w:r>
      <w:r w:rsidR="006E5BEF" w:rsidRPr="00E11628">
        <w:rPr>
          <w:rFonts w:ascii="Times" w:hAnsi="Times"/>
          <w:sz w:val="24"/>
          <w:szCs w:val="24"/>
        </w:rPr>
        <w:fldChar w:fldCharType="end"/>
      </w:r>
      <w:r w:rsidR="006E5BEF" w:rsidRPr="00E11628">
        <w:rPr>
          <w:rFonts w:ascii="Times" w:hAnsi="Times"/>
          <w:sz w:val="24"/>
          <w:szCs w:val="24"/>
        </w:rPr>
        <w:t xml:space="preserve"> </w:t>
      </w:r>
      <w:r w:rsidR="00026443" w:rsidRPr="00E11628">
        <w:rPr>
          <w:rFonts w:ascii="Times" w:hAnsi="Times"/>
          <w:sz w:val="24"/>
          <w:szCs w:val="24"/>
        </w:rPr>
        <w:t>(</w:t>
      </w:r>
      <w:r w:rsidR="007F249F" w:rsidRPr="00E11628">
        <w:rPr>
          <w:rFonts w:ascii="Times" w:hAnsi="Times"/>
          <w:sz w:val="24"/>
          <w:szCs w:val="24"/>
        </w:rPr>
        <w:t>Table 1</w:t>
      </w:r>
      <w:r w:rsidR="00195B6B" w:rsidRPr="00E11628">
        <w:rPr>
          <w:rFonts w:ascii="Times" w:hAnsi="Times"/>
          <w:sz w:val="24"/>
          <w:szCs w:val="24"/>
        </w:rPr>
        <w:t xml:space="preserve">). </w:t>
      </w:r>
      <w:commentRangeStart w:id="87"/>
      <w:r w:rsidR="00195B6B" w:rsidRPr="00E11628">
        <w:rPr>
          <w:rFonts w:ascii="Times" w:hAnsi="Times"/>
          <w:sz w:val="24"/>
          <w:szCs w:val="24"/>
        </w:rPr>
        <w:t>From the resulting fitted classifiers,</w:t>
      </w:r>
      <w:r w:rsidR="006706F2" w:rsidRPr="00E11628">
        <w:rPr>
          <w:rFonts w:ascii="Times" w:hAnsi="Times"/>
          <w:sz w:val="24"/>
          <w:szCs w:val="24"/>
        </w:rPr>
        <w:t xml:space="preserve"> we </w:t>
      </w:r>
      <w:r w:rsidR="00195B6B" w:rsidRPr="00E11628">
        <w:rPr>
          <w:rFonts w:ascii="Times" w:hAnsi="Times"/>
          <w:sz w:val="24"/>
          <w:szCs w:val="24"/>
        </w:rPr>
        <w:t>calculated the</w:t>
      </w:r>
      <w:r w:rsidR="006706F2" w:rsidRPr="00E11628">
        <w:rPr>
          <w:rFonts w:ascii="Times" w:hAnsi="Times"/>
          <w:sz w:val="24"/>
          <w:szCs w:val="24"/>
        </w:rPr>
        <w:t xml:space="preserve"> </w:t>
      </w:r>
      <w:r w:rsidR="00195B6B" w:rsidRPr="00E11628">
        <w:rPr>
          <w:rFonts w:ascii="Times" w:hAnsi="Times"/>
          <w:sz w:val="24"/>
          <w:szCs w:val="24"/>
        </w:rPr>
        <w:t xml:space="preserve">extent to </w:t>
      </w:r>
      <w:commentRangeStart w:id="88"/>
      <w:r w:rsidR="00195B6B" w:rsidRPr="00E11628">
        <w:rPr>
          <w:rFonts w:ascii="Times" w:hAnsi="Times"/>
          <w:sz w:val="24"/>
          <w:szCs w:val="24"/>
        </w:rPr>
        <w:t xml:space="preserve">which each </w:t>
      </w:r>
      <w:r w:rsidR="00F14318" w:rsidRPr="00E11628">
        <w:rPr>
          <w:rFonts w:ascii="Times" w:hAnsi="Times"/>
          <w:sz w:val="24"/>
          <w:szCs w:val="24"/>
        </w:rPr>
        <w:t>topic</w:t>
      </w:r>
      <w:r w:rsidR="00195B6B" w:rsidRPr="00E11628">
        <w:rPr>
          <w:rFonts w:ascii="Times" w:hAnsi="Times"/>
          <w:sz w:val="24"/>
          <w:szCs w:val="24"/>
        </w:rPr>
        <w:t xml:space="preserve"> predicted activity in each cluster </w:t>
      </w:r>
      <w:r w:rsidR="0058308B" w:rsidRPr="00E11628">
        <w:rPr>
          <w:rFonts w:ascii="Times" w:hAnsi="Times"/>
          <w:sz w:val="24"/>
          <w:szCs w:val="24"/>
        </w:rPr>
        <w:t xml:space="preserve">(measured as the log odds-ratio [LOR]) </w:t>
      </w:r>
      <w:r w:rsidR="00195B6B" w:rsidRPr="00E11628">
        <w:rPr>
          <w:rFonts w:ascii="Times" w:hAnsi="Times"/>
          <w:sz w:val="24"/>
          <w:szCs w:val="24"/>
        </w:rPr>
        <w:t>and restricted in</w:t>
      </w:r>
      <w:commentRangeEnd w:id="88"/>
      <w:r w:rsidR="00C417C4">
        <w:rPr>
          <w:rStyle w:val="CommentReference"/>
          <w:rFonts w:ascii="Times" w:hAnsi="Times"/>
        </w:rPr>
        <w:commentReference w:id="88"/>
      </w:r>
      <w:r w:rsidR="00195B6B" w:rsidRPr="00E11628">
        <w:rPr>
          <w:rFonts w:ascii="Times" w:hAnsi="Times"/>
          <w:sz w:val="24"/>
          <w:szCs w:val="24"/>
        </w:rPr>
        <w:t>terpretation to significant associations (p&lt;0.001).</w:t>
      </w:r>
      <w:commentRangeEnd w:id="87"/>
      <w:r w:rsidR="00241700">
        <w:rPr>
          <w:rStyle w:val="CommentReference"/>
          <w:rFonts w:ascii="Times" w:hAnsi="Times"/>
        </w:rPr>
        <w:commentReference w:id="87"/>
      </w:r>
      <w:r w:rsidR="0058308B" w:rsidRPr="00E11628">
        <w:rPr>
          <w:rFonts w:ascii="Times" w:hAnsi="Times"/>
          <w:sz w:val="24"/>
          <w:szCs w:val="24"/>
        </w:rPr>
        <w:t xml:space="preserve"> W</w:t>
      </w:r>
      <w:r w:rsidR="0058308B" w:rsidRPr="00E11628">
        <w:rPr>
          <w:rFonts w:ascii="Times" w:hAnsi="Times"/>
          <w:color w:val="333333"/>
          <w:sz w:val="24"/>
          <w:szCs w:val="24"/>
        </w:rPr>
        <w:t>e additionally report 95% confidence intervals of LORs whenever we comparatively discuss sets of regions.</w:t>
      </w:r>
      <w:r w:rsidR="00665160" w:rsidRPr="00E11628">
        <w:rPr>
          <w:rFonts w:ascii="Times" w:hAnsi="Times"/>
          <w:color w:val="333333"/>
          <w:sz w:val="24"/>
          <w:szCs w:val="24"/>
        </w:rPr>
        <w:t xml:space="preserve"> </w:t>
      </w:r>
      <w:r w:rsidR="002F4550" w:rsidRPr="00E11628">
        <w:rPr>
          <w:rFonts w:ascii="Times" w:hAnsi="Times"/>
          <w:color w:val="333333"/>
          <w:sz w:val="24"/>
          <w:szCs w:val="24"/>
        </w:rPr>
        <w:t>As the</w:t>
      </w:r>
      <w:r w:rsidR="006443F7" w:rsidRPr="00E11628">
        <w:rPr>
          <w:rFonts w:ascii="Times" w:hAnsi="Times"/>
          <w:color w:val="333333"/>
          <w:sz w:val="24"/>
          <w:szCs w:val="24"/>
        </w:rPr>
        <w:t xml:space="preserve"> latter</w:t>
      </w:r>
      <w:r w:rsidR="002F4550" w:rsidRPr="00E11628">
        <w:rPr>
          <w:rFonts w:ascii="Times" w:hAnsi="Times"/>
          <w:color w:val="333333"/>
          <w:sz w:val="24"/>
          <w:szCs w:val="24"/>
        </w:rPr>
        <w:t xml:space="preserve"> comparisons are post-hoc and exploratory, caution</w:t>
      </w:r>
      <w:r w:rsidR="006443F7" w:rsidRPr="00E11628">
        <w:rPr>
          <w:rFonts w:ascii="Times" w:hAnsi="Times"/>
          <w:color w:val="333333"/>
          <w:sz w:val="24"/>
          <w:szCs w:val="24"/>
        </w:rPr>
        <w:t xml:space="preserve"> in</w:t>
      </w:r>
      <w:r w:rsidR="002F4550" w:rsidRPr="00E11628">
        <w:rPr>
          <w:rFonts w:ascii="Times" w:hAnsi="Times"/>
          <w:color w:val="333333"/>
          <w:sz w:val="24"/>
          <w:szCs w:val="24"/>
        </w:rPr>
        <w:t xml:space="preserve"> interpretation is warranted.</w:t>
      </w:r>
    </w:p>
    <w:p w14:paraId="4EB1331F" w14:textId="6F355752" w:rsidR="00F14318" w:rsidRPr="00E11628" w:rsidRDefault="00F14318" w:rsidP="00566111">
      <w:pPr>
        <w:pStyle w:val="Normal1"/>
        <w:rPr>
          <w:rFonts w:ascii="Times" w:hAnsi="Times"/>
          <w:color w:val="333333"/>
          <w:sz w:val="24"/>
          <w:szCs w:val="24"/>
        </w:rPr>
      </w:pPr>
      <w:r w:rsidRPr="00E11628">
        <w:rPr>
          <w:rFonts w:ascii="Times" w:hAnsi="Times"/>
          <w:color w:val="333333"/>
          <w:sz w:val="24"/>
          <w:szCs w:val="24"/>
        </w:rPr>
        <w:t xml:space="preserve">Although </w:t>
      </w:r>
      <w:r w:rsidR="00566111" w:rsidRPr="00E11628">
        <w:rPr>
          <w:rFonts w:ascii="Times" w:hAnsi="Times"/>
          <w:color w:val="333333"/>
          <w:sz w:val="24"/>
          <w:szCs w:val="24"/>
        </w:rPr>
        <w:t xml:space="preserve">the following results demonstrate </w:t>
      </w:r>
      <w:r w:rsidR="00185EB4" w:rsidRPr="00E11628">
        <w:rPr>
          <w:rFonts w:ascii="Times" w:hAnsi="Times"/>
          <w:color w:val="333333"/>
          <w:sz w:val="24"/>
          <w:szCs w:val="24"/>
        </w:rPr>
        <w:t xml:space="preserve">relatively high loadings </w:t>
      </w:r>
      <w:r w:rsidR="00566111" w:rsidRPr="00E11628">
        <w:rPr>
          <w:rFonts w:ascii="Times" w:hAnsi="Times"/>
          <w:color w:val="333333"/>
          <w:sz w:val="24"/>
          <w:szCs w:val="24"/>
        </w:rPr>
        <w:t xml:space="preserve">between specific topics and regions (e.g. ‘motor’ and SMA), </w:t>
      </w:r>
      <w:r w:rsidRPr="00E11628">
        <w:rPr>
          <w:rFonts w:ascii="Times" w:hAnsi="Times"/>
          <w:color w:val="333333"/>
          <w:sz w:val="24"/>
          <w:szCs w:val="24"/>
        </w:rPr>
        <w:t xml:space="preserve">classification using all 35 topics yielded much better performance (mean AUC-ROC: 0.61) than when using only the </w:t>
      </w:r>
      <w:r w:rsidR="00566111" w:rsidRPr="00E11628">
        <w:rPr>
          <w:rFonts w:ascii="Times" w:hAnsi="Times"/>
          <w:color w:val="333333"/>
          <w:sz w:val="24"/>
          <w:szCs w:val="24"/>
        </w:rPr>
        <w:t>most predictive</w:t>
      </w:r>
      <w:r w:rsidRPr="00E11628">
        <w:rPr>
          <w:rFonts w:ascii="Times" w:hAnsi="Times"/>
          <w:color w:val="333333"/>
          <w:sz w:val="24"/>
          <w:szCs w:val="24"/>
        </w:rPr>
        <w:t xml:space="preserve"> topic of each region (mean AUC-ROC</w:t>
      </w:r>
      <w:r w:rsidR="00566111" w:rsidRPr="00E11628">
        <w:rPr>
          <w:rFonts w:ascii="Times" w:hAnsi="Times"/>
          <w:color w:val="333333"/>
          <w:sz w:val="24"/>
          <w:szCs w:val="24"/>
        </w:rPr>
        <w:t xml:space="preserve">: 0.54). The relatively poor performance </w:t>
      </w:r>
      <w:r w:rsidR="00231EA0" w:rsidRPr="00E11628">
        <w:rPr>
          <w:rFonts w:ascii="Times" w:hAnsi="Times"/>
          <w:color w:val="333333"/>
          <w:sz w:val="24"/>
          <w:szCs w:val="24"/>
        </w:rPr>
        <w:t xml:space="preserve">when </w:t>
      </w:r>
      <w:r w:rsidR="00566111" w:rsidRPr="00E11628">
        <w:rPr>
          <w:rFonts w:ascii="Times" w:hAnsi="Times"/>
          <w:color w:val="333333"/>
          <w:sz w:val="24"/>
          <w:szCs w:val="24"/>
        </w:rPr>
        <w:t>using only one topic suggests low selectivity between psychological state</w:t>
      </w:r>
      <w:r w:rsidR="000B042F" w:rsidRPr="00E11628">
        <w:rPr>
          <w:rFonts w:ascii="Times" w:hAnsi="Times"/>
          <w:color w:val="333333"/>
          <w:sz w:val="24"/>
          <w:szCs w:val="24"/>
        </w:rPr>
        <w:t>s</w:t>
      </w:r>
      <w:r w:rsidR="00566111" w:rsidRPr="00E11628">
        <w:rPr>
          <w:rFonts w:ascii="Times" w:hAnsi="Times"/>
          <w:color w:val="333333"/>
          <w:sz w:val="24"/>
          <w:szCs w:val="24"/>
        </w:rPr>
        <w:t xml:space="preserve"> and any one region. </w:t>
      </w:r>
    </w:p>
    <w:p w14:paraId="1E55052F" w14:textId="763509D9" w:rsidR="006C18A7" w:rsidRPr="00E11628" w:rsidRDefault="00D12B9B" w:rsidP="0096185D">
      <w:pPr>
        <w:pStyle w:val="Normal1"/>
        <w:rPr>
          <w:rFonts w:ascii="Times" w:hAnsi="Times"/>
          <w:sz w:val="24"/>
          <w:szCs w:val="24"/>
        </w:rPr>
      </w:pPr>
      <w:commentRangeStart w:id="89"/>
      <w:r w:rsidRPr="00E11628">
        <w:rPr>
          <w:rFonts w:ascii="Times" w:hAnsi="Times"/>
          <w:sz w:val="24"/>
          <w:szCs w:val="24"/>
        </w:rPr>
        <w:lastRenderedPageBreak/>
        <w:t xml:space="preserve">Across the three </w:t>
      </w:r>
      <w:r w:rsidR="00195B6B" w:rsidRPr="00E11628">
        <w:rPr>
          <w:rFonts w:ascii="Times" w:hAnsi="Times"/>
          <w:sz w:val="24"/>
          <w:szCs w:val="24"/>
        </w:rPr>
        <w:t>broad MFC zones,</w:t>
      </w:r>
      <w:r w:rsidRPr="00E11628">
        <w:rPr>
          <w:rFonts w:ascii="Times" w:hAnsi="Times"/>
          <w:sz w:val="24"/>
          <w:szCs w:val="24"/>
        </w:rPr>
        <w:t xml:space="preserve"> we observed distinct </w:t>
      </w:r>
      <w:r w:rsidR="00195B6B" w:rsidRPr="00E11628">
        <w:rPr>
          <w:rFonts w:ascii="Times" w:hAnsi="Times"/>
          <w:sz w:val="24"/>
          <w:szCs w:val="24"/>
        </w:rPr>
        <w:t xml:space="preserve">functional </w:t>
      </w:r>
      <w:r w:rsidRPr="00E11628">
        <w:rPr>
          <w:rFonts w:ascii="Times" w:hAnsi="Times"/>
          <w:sz w:val="24"/>
          <w:szCs w:val="24"/>
        </w:rPr>
        <w:t>patterns, consistent with their divergent patte</w:t>
      </w:r>
      <w:r w:rsidR="00026443" w:rsidRPr="00E11628">
        <w:rPr>
          <w:rFonts w:ascii="Times" w:hAnsi="Times"/>
          <w:sz w:val="24"/>
          <w:szCs w:val="24"/>
        </w:rPr>
        <w:t>rns of functional co-activation (</w:t>
      </w:r>
      <w:r w:rsidR="007F249F" w:rsidRPr="00E11628">
        <w:rPr>
          <w:rFonts w:ascii="Times" w:hAnsi="Times"/>
          <w:sz w:val="24"/>
          <w:szCs w:val="24"/>
        </w:rPr>
        <w:t>Figure</w:t>
      </w:r>
      <w:r w:rsidR="00763243" w:rsidRPr="00E11628">
        <w:rPr>
          <w:rFonts w:ascii="Times" w:hAnsi="Times"/>
          <w:sz w:val="24"/>
          <w:szCs w:val="24"/>
        </w:rPr>
        <w:t xml:space="preserve"> 3</w:t>
      </w:r>
      <w:r w:rsidR="006B0B75" w:rsidRPr="00E11628">
        <w:rPr>
          <w:rFonts w:ascii="Times" w:hAnsi="Times"/>
          <w:sz w:val="24"/>
          <w:szCs w:val="24"/>
        </w:rPr>
        <w:t xml:space="preserve">). </w:t>
      </w:r>
      <w:r w:rsidRPr="00E11628">
        <w:rPr>
          <w:rFonts w:ascii="Times" w:hAnsi="Times"/>
          <w:sz w:val="24"/>
          <w:szCs w:val="24"/>
        </w:rPr>
        <w:t xml:space="preserve">The </w:t>
      </w:r>
      <w:r w:rsidR="00CF3004" w:rsidRPr="00E11628">
        <w:rPr>
          <w:rFonts w:ascii="Times" w:hAnsi="Times"/>
          <w:sz w:val="24"/>
          <w:szCs w:val="24"/>
        </w:rPr>
        <w:t>posterior</w:t>
      </w:r>
      <w:r w:rsidRPr="00E11628">
        <w:rPr>
          <w:rFonts w:ascii="Times" w:hAnsi="Times"/>
          <w:sz w:val="24"/>
          <w:szCs w:val="24"/>
        </w:rPr>
        <w:t xml:space="preserve"> zone</w:t>
      </w:r>
      <w:r w:rsidR="006B0B75" w:rsidRPr="00E11628">
        <w:rPr>
          <w:rFonts w:ascii="Times" w:hAnsi="Times"/>
          <w:sz w:val="24"/>
          <w:szCs w:val="24"/>
        </w:rPr>
        <w:t xml:space="preserve"> was primaril</w:t>
      </w:r>
      <w:r w:rsidR="000B2530" w:rsidRPr="00E11628">
        <w:rPr>
          <w:rFonts w:ascii="Times" w:hAnsi="Times"/>
          <w:sz w:val="24"/>
          <w:szCs w:val="24"/>
        </w:rPr>
        <w:t>y involved with motor function (including gaze)</w:t>
      </w:r>
      <w:r w:rsidR="00247ED6" w:rsidRPr="00E11628">
        <w:rPr>
          <w:rFonts w:ascii="Times" w:hAnsi="Times"/>
          <w:sz w:val="24"/>
          <w:szCs w:val="24"/>
        </w:rPr>
        <w:t>,</w:t>
      </w:r>
      <w:r w:rsidR="00CF3004" w:rsidRPr="00E11628">
        <w:rPr>
          <w:rFonts w:ascii="Times" w:hAnsi="Times"/>
          <w:sz w:val="24"/>
          <w:szCs w:val="24"/>
        </w:rPr>
        <w:t xml:space="preserve"> consistent with its co-activation with </w:t>
      </w:r>
      <w:r w:rsidR="00195B6B" w:rsidRPr="00E11628">
        <w:rPr>
          <w:rFonts w:ascii="Times" w:hAnsi="Times"/>
          <w:sz w:val="24"/>
          <w:szCs w:val="24"/>
        </w:rPr>
        <w:t>motor regions</w:t>
      </w:r>
      <w:r w:rsidR="00CF3004" w:rsidRPr="00E11628">
        <w:rPr>
          <w:rFonts w:ascii="Times" w:hAnsi="Times"/>
          <w:sz w:val="24"/>
          <w:szCs w:val="24"/>
        </w:rPr>
        <w:t xml:space="preserve">. </w:t>
      </w:r>
      <w:r w:rsidR="004423BC" w:rsidRPr="00E11628">
        <w:rPr>
          <w:rFonts w:ascii="Times" w:hAnsi="Times"/>
          <w:sz w:val="24"/>
          <w:szCs w:val="24"/>
        </w:rPr>
        <w:t xml:space="preserve">The middle zone was </w:t>
      </w:r>
      <w:r w:rsidR="00E50118" w:rsidRPr="00E11628">
        <w:rPr>
          <w:rFonts w:ascii="Times" w:hAnsi="Times"/>
          <w:sz w:val="24"/>
          <w:szCs w:val="24"/>
        </w:rPr>
        <w:t>primarily</w:t>
      </w:r>
      <w:r w:rsidR="004423BC" w:rsidRPr="00E11628">
        <w:rPr>
          <w:rFonts w:ascii="Times" w:hAnsi="Times"/>
          <w:sz w:val="24"/>
          <w:szCs w:val="24"/>
        </w:rPr>
        <w:t xml:space="preserve"> associated with </w:t>
      </w:r>
      <w:r w:rsidR="006B0B75" w:rsidRPr="00E11628">
        <w:rPr>
          <w:rFonts w:ascii="Times" w:hAnsi="Times"/>
          <w:sz w:val="24"/>
          <w:szCs w:val="24"/>
        </w:rPr>
        <w:t xml:space="preserve">various facets of cognitive control, but </w:t>
      </w:r>
      <w:r w:rsidR="004423BC" w:rsidRPr="00E11628">
        <w:rPr>
          <w:rFonts w:ascii="Times" w:hAnsi="Times"/>
          <w:sz w:val="24"/>
          <w:szCs w:val="24"/>
        </w:rPr>
        <w:t xml:space="preserve">was </w:t>
      </w:r>
      <w:r w:rsidR="006B0B75" w:rsidRPr="00E11628">
        <w:rPr>
          <w:rFonts w:ascii="Times" w:hAnsi="Times"/>
          <w:sz w:val="24"/>
          <w:szCs w:val="24"/>
        </w:rPr>
        <w:t xml:space="preserve">also </w:t>
      </w:r>
      <w:r w:rsidR="000B2530" w:rsidRPr="00E11628">
        <w:rPr>
          <w:rFonts w:ascii="Times" w:hAnsi="Times"/>
          <w:sz w:val="24"/>
          <w:szCs w:val="24"/>
        </w:rPr>
        <w:t xml:space="preserve">implicated in negative affect—pain and fear – as well as </w:t>
      </w:r>
      <w:r w:rsidR="004423BC" w:rsidRPr="00E11628">
        <w:rPr>
          <w:rFonts w:ascii="Times" w:hAnsi="Times"/>
          <w:sz w:val="24"/>
          <w:szCs w:val="24"/>
        </w:rPr>
        <w:t>decision-making</w:t>
      </w:r>
      <w:r w:rsidR="006B0B75" w:rsidRPr="00E11628">
        <w:rPr>
          <w:rFonts w:ascii="Times" w:hAnsi="Times"/>
          <w:sz w:val="24"/>
          <w:szCs w:val="24"/>
        </w:rPr>
        <w:t>.</w:t>
      </w:r>
      <w:r w:rsidR="00195B6B" w:rsidRPr="00E11628">
        <w:rPr>
          <w:rFonts w:ascii="Times" w:hAnsi="Times"/>
          <w:sz w:val="24"/>
          <w:szCs w:val="24"/>
        </w:rPr>
        <w:t xml:space="preserve"> Consistent with its distinct pattern of co-activation, the anterior</w:t>
      </w:r>
      <w:r w:rsidR="002547A7" w:rsidRPr="00E11628">
        <w:rPr>
          <w:rFonts w:ascii="Times" w:hAnsi="Times"/>
          <w:sz w:val="24"/>
          <w:szCs w:val="24"/>
        </w:rPr>
        <w:t xml:space="preserve"> zone </w:t>
      </w:r>
      <w:r w:rsidR="00195B6B" w:rsidRPr="00E11628">
        <w:rPr>
          <w:rFonts w:ascii="Times" w:hAnsi="Times"/>
          <w:sz w:val="24"/>
          <w:szCs w:val="24"/>
        </w:rPr>
        <w:t xml:space="preserve">showed a </w:t>
      </w:r>
      <w:r w:rsidR="000B2530" w:rsidRPr="00E11628">
        <w:rPr>
          <w:rFonts w:ascii="Times" w:hAnsi="Times"/>
          <w:sz w:val="24"/>
          <w:szCs w:val="24"/>
        </w:rPr>
        <w:t>robust</w:t>
      </w:r>
      <w:r w:rsidR="00195B6B" w:rsidRPr="00E11628">
        <w:rPr>
          <w:rFonts w:ascii="Times" w:hAnsi="Times"/>
          <w:sz w:val="24"/>
          <w:szCs w:val="24"/>
        </w:rPr>
        <w:t xml:space="preserve"> shift away from goal-directed cognition and was</w:t>
      </w:r>
      <w:r w:rsidR="002547A7" w:rsidRPr="00E11628">
        <w:rPr>
          <w:rFonts w:ascii="Times" w:hAnsi="Times"/>
          <w:sz w:val="24"/>
          <w:szCs w:val="24"/>
        </w:rPr>
        <w:t xml:space="preserve"> strongly associated with affective processes such as reward</w:t>
      </w:r>
      <w:r w:rsidR="00026443" w:rsidRPr="00E11628">
        <w:rPr>
          <w:rFonts w:ascii="Times" w:hAnsi="Times"/>
          <w:sz w:val="24"/>
          <w:szCs w:val="24"/>
        </w:rPr>
        <w:t>, fear</w:t>
      </w:r>
      <w:r w:rsidR="002547A7" w:rsidRPr="00E11628">
        <w:rPr>
          <w:rFonts w:ascii="Times" w:hAnsi="Times"/>
          <w:sz w:val="24"/>
          <w:szCs w:val="24"/>
        </w:rPr>
        <w:t xml:space="preserve"> and decision-making</w:t>
      </w:r>
      <w:r w:rsidR="00195B6B" w:rsidRPr="00E11628">
        <w:rPr>
          <w:rFonts w:ascii="Times" w:hAnsi="Times"/>
          <w:sz w:val="24"/>
          <w:szCs w:val="24"/>
        </w:rPr>
        <w:t>, as well as</w:t>
      </w:r>
      <w:r w:rsidR="000B2530" w:rsidRPr="00E11628">
        <w:rPr>
          <w:rFonts w:ascii="Times" w:hAnsi="Times"/>
          <w:sz w:val="24"/>
          <w:szCs w:val="24"/>
        </w:rPr>
        <w:t xml:space="preserve"> internally oriented processes such as episodic memory and</w:t>
      </w:r>
      <w:r w:rsidR="00195B6B" w:rsidRPr="00E11628">
        <w:rPr>
          <w:rFonts w:ascii="Times" w:hAnsi="Times"/>
          <w:sz w:val="24"/>
          <w:szCs w:val="24"/>
        </w:rPr>
        <w:t xml:space="preserve"> social processing. </w:t>
      </w:r>
      <w:commentRangeEnd w:id="89"/>
      <w:r w:rsidR="00F96CFB">
        <w:rPr>
          <w:rStyle w:val="CommentReference"/>
          <w:rFonts w:ascii="Times" w:hAnsi="Times"/>
        </w:rPr>
        <w:commentReference w:id="89"/>
      </w:r>
    </w:p>
    <w:p w14:paraId="048355AC" w14:textId="2EBE4BF5" w:rsidR="007F249F" w:rsidRPr="00E11628" w:rsidRDefault="00210C11" w:rsidP="00BD2E7C">
      <w:pPr>
        <w:pStyle w:val="Normal1"/>
        <w:ind w:firstLine="0"/>
        <w:rPr>
          <w:rFonts w:ascii="Times" w:hAnsi="Times"/>
          <w:sz w:val="24"/>
          <w:szCs w:val="24"/>
        </w:rPr>
      </w:pPr>
      <w:r w:rsidRPr="00E11628">
        <w:rPr>
          <w:rFonts w:ascii="Times" w:hAnsi="Times"/>
          <w:bCs/>
          <w:noProof/>
          <w:sz w:val="24"/>
          <w:szCs w:val="24"/>
        </w:rPr>
        <w:drawing>
          <wp:inline distT="0" distB="0" distL="0" distR="0" wp14:anchorId="5B09191A" wp14:editId="3C058201">
            <wp:extent cx="5943600" cy="37477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Function.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r w:rsidR="007F249F" w:rsidRPr="00E11628">
        <w:rPr>
          <w:rFonts w:ascii="Times" w:hAnsi="Times"/>
          <w:bCs/>
          <w:sz w:val="24"/>
          <w:szCs w:val="24"/>
        </w:rPr>
        <w:t xml:space="preserve">Figure </w:t>
      </w:r>
      <w:r w:rsidR="00E322FE" w:rsidRPr="00E11628">
        <w:rPr>
          <w:rFonts w:ascii="Times" w:hAnsi="Times"/>
          <w:bCs/>
          <w:sz w:val="24"/>
          <w:szCs w:val="24"/>
        </w:rPr>
        <w:t>4</w:t>
      </w:r>
      <w:r w:rsidR="00E77236" w:rsidRPr="00E11628">
        <w:rPr>
          <w:rFonts w:ascii="Times" w:hAnsi="Times"/>
          <w:sz w:val="24"/>
          <w:szCs w:val="24"/>
        </w:rPr>
        <w:t xml:space="preserve">. Functional </w:t>
      </w:r>
      <w:r w:rsidR="00727A6A" w:rsidRPr="00E11628">
        <w:rPr>
          <w:rFonts w:ascii="Times" w:hAnsi="Times"/>
          <w:sz w:val="24"/>
          <w:szCs w:val="24"/>
        </w:rPr>
        <w:t xml:space="preserve">preference </w:t>
      </w:r>
      <w:r w:rsidR="00E77236" w:rsidRPr="00E11628">
        <w:rPr>
          <w:rFonts w:ascii="Times" w:hAnsi="Times"/>
          <w:sz w:val="24"/>
          <w:szCs w:val="24"/>
        </w:rPr>
        <w:t>profile</w:t>
      </w:r>
      <w:r w:rsidR="00727A6A" w:rsidRPr="00E11628">
        <w:rPr>
          <w:rFonts w:ascii="Times" w:hAnsi="Times"/>
          <w:sz w:val="24"/>
          <w:szCs w:val="24"/>
        </w:rPr>
        <w:t>s</w:t>
      </w:r>
      <w:r w:rsidR="00E77236" w:rsidRPr="00E11628">
        <w:rPr>
          <w:rFonts w:ascii="Times" w:hAnsi="Times"/>
          <w:sz w:val="24"/>
          <w:szCs w:val="24"/>
        </w:rPr>
        <w:t xml:space="preserve"> of MFC clusters. Each cluster was profiled to determine which psychological concepts best predicted its activation. Top) Each of the three functional zones we identified showed distinct functional profiles with broad shifts across cognitive </w:t>
      </w:r>
      <w:r w:rsidR="00E77236" w:rsidRPr="00E11628">
        <w:rPr>
          <w:rFonts w:ascii="Times" w:hAnsi="Times"/>
          <w:sz w:val="24"/>
          <w:szCs w:val="24"/>
        </w:rPr>
        <w:lastRenderedPageBreak/>
        <w:t>domains Bottom) Within each zone, sub-regions showed fine-grained shifts in functional</w:t>
      </w:r>
      <w:r w:rsidR="00E80C21" w:rsidRPr="00E11628">
        <w:rPr>
          <w:rFonts w:ascii="Times" w:hAnsi="Times"/>
          <w:sz w:val="24"/>
          <w:szCs w:val="24"/>
        </w:rPr>
        <w:t xml:space="preserve"> profile</w:t>
      </w:r>
      <w:r w:rsidR="00E77236" w:rsidRPr="00E11628">
        <w:rPr>
          <w:rFonts w:ascii="Times" w:hAnsi="Times"/>
          <w:sz w:val="24"/>
          <w:szCs w:val="24"/>
        </w:rPr>
        <w:t>. Strength of associations is measured in log</w:t>
      </w:r>
      <w:r w:rsidR="00B42392" w:rsidRPr="00E11628">
        <w:rPr>
          <w:rFonts w:ascii="Times" w:hAnsi="Times"/>
          <w:sz w:val="24"/>
          <w:szCs w:val="24"/>
        </w:rPr>
        <w:t xml:space="preserve"> </w:t>
      </w:r>
      <w:r w:rsidR="00E77236" w:rsidRPr="00E11628">
        <w:rPr>
          <w:rFonts w:ascii="Times" w:hAnsi="Times"/>
          <w:sz w:val="24"/>
          <w:szCs w:val="24"/>
        </w:rPr>
        <w:t>odds</w:t>
      </w:r>
      <w:r w:rsidR="00B42392" w:rsidRPr="00E11628">
        <w:rPr>
          <w:rFonts w:ascii="Times" w:hAnsi="Times"/>
          <w:sz w:val="24"/>
          <w:szCs w:val="24"/>
        </w:rPr>
        <w:t>-</w:t>
      </w:r>
      <w:r w:rsidR="00E77236" w:rsidRPr="00E11628">
        <w:rPr>
          <w:rFonts w:ascii="Times" w:hAnsi="Times"/>
          <w:sz w:val="24"/>
          <w:szCs w:val="24"/>
        </w:rPr>
        <w:t>ratio</w:t>
      </w:r>
      <w:r w:rsidR="00B42392" w:rsidRPr="00E11628">
        <w:rPr>
          <w:rFonts w:ascii="Times" w:hAnsi="Times"/>
          <w:sz w:val="24"/>
          <w:szCs w:val="24"/>
        </w:rPr>
        <w:t xml:space="preserve"> (LOR)</w:t>
      </w:r>
      <w:r w:rsidR="00E80C21" w:rsidRPr="00E11628">
        <w:rPr>
          <w:rFonts w:ascii="Times" w:hAnsi="Times"/>
          <w:sz w:val="24"/>
          <w:szCs w:val="24"/>
        </w:rPr>
        <w:t>,</w:t>
      </w:r>
      <w:r w:rsidR="00E77236" w:rsidRPr="00E11628">
        <w:rPr>
          <w:rFonts w:ascii="Times" w:hAnsi="Times"/>
          <w:sz w:val="24"/>
          <w:szCs w:val="24"/>
        </w:rPr>
        <w:t xml:space="preserve"> and permutation</w:t>
      </w:r>
      <w:r w:rsidR="00E80C21" w:rsidRPr="00E11628">
        <w:rPr>
          <w:rFonts w:ascii="Times" w:hAnsi="Times"/>
          <w:sz w:val="24"/>
          <w:szCs w:val="24"/>
        </w:rPr>
        <w:t>-</w:t>
      </w:r>
      <w:r w:rsidR="00E77236" w:rsidRPr="00E11628">
        <w:rPr>
          <w:rFonts w:ascii="Times" w:hAnsi="Times"/>
          <w:sz w:val="24"/>
          <w:szCs w:val="24"/>
        </w:rPr>
        <w:t xml:space="preserve">based significance </w:t>
      </w:r>
      <w:r w:rsidR="00E80C21" w:rsidRPr="00E11628">
        <w:rPr>
          <w:rFonts w:ascii="Times" w:hAnsi="Times"/>
          <w:sz w:val="24"/>
          <w:szCs w:val="24"/>
        </w:rPr>
        <w:t>(</w:t>
      </w:r>
      <w:r w:rsidR="0013377B" w:rsidRPr="00E11628">
        <w:rPr>
          <w:rFonts w:ascii="Times" w:hAnsi="Times"/>
          <w:sz w:val="24"/>
          <w:szCs w:val="24"/>
        </w:rPr>
        <w:t>p&lt;0.00</w:t>
      </w:r>
      <w:r w:rsidR="00E77236" w:rsidRPr="00E11628">
        <w:rPr>
          <w:rFonts w:ascii="Times" w:hAnsi="Times"/>
          <w:sz w:val="24"/>
          <w:szCs w:val="24"/>
        </w:rPr>
        <w:t>1</w:t>
      </w:r>
      <w:r w:rsidR="00E80C21" w:rsidRPr="00E11628">
        <w:rPr>
          <w:rFonts w:ascii="Times" w:hAnsi="Times"/>
          <w:sz w:val="24"/>
          <w:szCs w:val="24"/>
        </w:rPr>
        <w:t>)</w:t>
      </w:r>
      <w:r w:rsidR="00E77236" w:rsidRPr="00E11628">
        <w:rPr>
          <w:rFonts w:ascii="Times" w:hAnsi="Times"/>
          <w:sz w:val="24"/>
          <w:szCs w:val="24"/>
        </w:rPr>
        <w:t xml:space="preserve"> is indicated next to each psychological concept by color-coded dots corresponding to each region. </w:t>
      </w:r>
    </w:p>
    <w:p w14:paraId="44E857D2" w14:textId="251A6C15" w:rsidR="004D2409" w:rsidRPr="00E11628" w:rsidRDefault="00195B6B" w:rsidP="00873E71">
      <w:pPr>
        <w:pStyle w:val="Normal1"/>
        <w:ind w:firstLine="720"/>
        <w:rPr>
          <w:rFonts w:ascii="Times" w:hAnsi="Times"/>
          <w:sz w:val="24"/>
          <w:szCs w:val="24"/>
        </w:rPr>
      </w:pPr>
      <w:r w:rsidRPr="00E11628">
        <w:rPr>
          <w:rFonts w:ascii="Times" w:hAnsi="Times"/>
          <w:sz w:val="24"/>
          <w:szCs w:val="24"/>
        </w:rPr>
        <w:t xml:space="preserve">Inspection at a finer spatial scale revealed that sub-regions within each zone showed more subtle </w:t>
      </w:r>
      <w:r w:rsidR="007B2210" w:rsidRPr="00E11628">
        <w:rPr>
          <w:rFonts w:ascii="Times" w:hAnsi="Times"/>
          <w:sz w:val="24"/>
          <w:szCs w:val="24"/>
        </w:rPr>
        <w:t xml:space="preserve">patterns of psychological </w:t>
      </w:r>
      <w:r w:rsidR="000D7123" w:rsidRPr="00E11628">
        <w:rPr>
          <w:rFonts w:ascii="Times" w:hAnsi="Times"/>
          <w:sz w:val="24"/>
          <w:szCs w:val="24"/>
        </w:rPr>
        <w:t>function</w:t>
      </w:r>
      <w:r w:rsidRPr="00E11628">
        <w:rPr>
          <w:rFonts w:ascii="Times" w:hAnsi="Times"/>
          <w:sz w:val="24"/>
          <w:szCs w:val="24"/>
        </w:rPr>
        <w:t xml:space="preserve">, </w:t>
      </w:r>
      <w:r w:rsidR="000D7123" w:rsidRPr="00E11628">
        <w:rPr>
          <w:rFonts w:ascii="Times" w:hAnsi="Times"/>
          <w:sz w:val="24"/>
          <w:szCs w:val="24"/>
        </w:rPr>
        <w:t>similar to the</w:t>
      </w:r>
      <w:r w:rsidRPr="00E11628">
        <w:rPr>
          <w:rFonts w:ascii="Times" w:hAnsi="Times"/>
          <w:sz w:val="24"/>
          <w:szCs w:val="24"/>
        </w:rPr>
        <w:t xml:space="preserve"> fine-grained </w:t>
      </w:r>
      <w:r w:rsidR="007B2210" w:rsidRPr="00E11628">
        <w:rPr>
          <w:rFonts w:ascii="Times" w:hAnsi="Times"/>
          <w:sz w:val="24"/>
          <w:szCs w:val="24"/>
        </w:rPr>
        <w:t xml:space="preserve">variations </w:t>
      </w:r>
      <w:r w:rsidRPr="00E11628">
        <w:rPr>
          <w:rFonts w:ascii="Times" w:hAnsi="Times"/>
          <w:sz w:val="24"/>
          <w:szCs w:val="24"/>
        </w:rPr>
        <w:t xml:space="preserve">in co-activation </w:t>
      </w:r>
      <w:r w:rsidR="000D7123" w:rsidRPr="00E11628">
        <w:rPr>
          <w:rFonts w:ascii="Times" w:hAnsi="Times"/>
          <w:sz w:val="24"/>
          <w:szCs w:val="24"/>
        </w:rPr>
        <w:t>previously observed</w:t>
      </w:r>
      <w:r w:rsidR="007B2210" w:rsidRPr="00E11628">
        <w:rPr>
          <w:rFonts w:ascii="Times" w:hAnsi="Times"/>
          <w:sz w:val="24"/>
          <w:szCs w:val="24"/>
        </w:rPr>
        <w:t xml:space="preserve"> for each sub</w:t>
      </w:r>
      <w:r w:rsidR="00185EB4" w:rsidRPr="00E11628">
        <w:rPr>
          <w:rFonts w:ascii="Times" w:hAnsi="Times"/>
          <w:sz w:val="24"/>
          <w:szCs w:val="24"/>
        </w:rPr>
        <w:t>-</w:t>
      </w:r>
      <w:r w:rsidR="007B2210" w:rsidRPr="00E11628">
        <w:rPr>
          <w:rFonts w:ascii="Times" w:hAnsi="Times"/>
          <w:sz w:val="24"/>
          <w:szCs w:val="24"/>
        </w:rPr>
        <w:t>region</w:t>
      </w:r>
      <w:r w:rsidRPr="00E11628">
        <w:rPr>
          <w:rFonts w:ascii="Times" w:hAnsi="Times"/>
          <w:sz w:val="24"/>
          <w:szCs w:val="24"/>
        </w:rPr>
        <w:t>.</w:t>
      </w:r>
      <w:r w:rsidR="001165B6" w:rsidRPr="00E11628">
        <w:rPr>
          <w:rFonts w:ascii="Times" w:hAnsi="Times"/>
          <w:sz w:val="24"/>
          <w:szCs w:val="24"/>
        </w:rPr>
        <w:t xml:space="preserve"> </w:t>
      </w:r>
      <w:r w:rsidR="002C2843" w:rsidRPr="00E11628">
        <w:rPr>
          <w:rFonts w:ascii="Times" w:hAnsi="Times"/>
          <w:sz w:val="24"/>
          <w:szCs w:val="24"/>
        </w:rPr>
        <w:t>In</w:t>
      </w:r>
      <w:r w:rsidRPr="00E11628">
        <w:rPr>
          <w:rFonts w:ascii="Times" w:hAnsi="Times"/>
          <w:sz w:val="24"/>
          <w:szCs w:val="24"/>
        </w:rPr>
        <w:t xml:space="preserve"> </w:t>
      </w:r>
      <w:r w:rsidR="00026443" w:rsidRPr="00E11628">
        <w:rPr>
          <w:rFonts w:ascii="Times" w:hAnsi="Times"/>
          <w:sz w:val="24"/>
          <w:szCs w:val="24"/>
        </w:rPr>
        <w:t>the posterior zone</w:t>
      </w:r>
      <w:r w:rsidR="004D2409" w:rsidRPr="00E11628">
        <w:rPr>
          <w:rFonts w:ascii="Times" w:hAnsi="Times"/>
          <w:sz w:val="24"/>
          <w:szCs w:val="24"/>
        </w:rPr>
        <w:t xml:space="preserve"> (Figure 4, bottom left)</w:t>
      </w:r>
      <w:r w:rsidR="00026443" w:rsidRPr="00E11628">
        <w:rPr>
          <w:rFonts w:ascii="Times" w:hAnsi="Times"/>
          <w:sz w:val="24"/>
          <w:szCs w:val="24"/>
        </w:rPr>
        <w:t xml:space="preserve">, </w:t>
      </w:r>
      <w:r w:rsidR="00873E71" w:rsidRPr="00E11628">
        <w:rPr>
          <w:rFonts w:ascii="Times" w:hAnsi="Times"/>
          <w:sz w:val="24"/>
          <w:szCs w:val="24"/>
        </w:rPr>
        <w:t xml:space="preserve">activity in </w:t>
      </w:r>
      <w:r w:rsidR="00026443" w:rsidRPr="00E11628">
        <w:rPr>
          <w:rFonts w:ascii="Times" w:hAnsi="Times"/>
          <w:sz w:val="24"/>
          <w:szCs w:val="24"/>
        </w:rPr>
        <w:t>b</w:t>
      </w:r>
      <w:r w:rsidR="001165B6" w:rsidRPr="00E11628">
        <w:rPr>
          <w:rFonts w:ascii="Times" w:hAnsi="Times"/>
          <w:sz w:val="24"/>
          <w:szCs w:val="24"/>
        </w:rPr>
        <w:t>oth</w:t>
      </w:r>
      <w:r w:rsidR="006B0B75" w:rsidRPr="00E11628">
        <w:rPr>
          <w:rFonts w:ascii="Times" w:hAnsi="Times"/>
          <w:sz w:val="24"/>
          <w:szCs w:val="24"/>
        </w:rPr>
        <w:t xml:space="preserve"> </w:t>
      </w:r>
      <w:r w:rsidRPr="00E11628">
        <w:rPr>
          <w:rFonts w:ascii="Times" w:hAnsi="Times"/>
          <w:sz w:val="24"/>
          <w:szCs w:val="24"/>
        </w:rPr>
        <w:t xml:space="preserve">clusters </w:t>
      </w:r>
      <w:r w:rsidR="00873E71" w:rsidRPr="00E11628">
        <w:rPr>
          <w:rFonts w:ascii="Times" w:hAnsi="Times"/>
          <w:sz w:val="24"/>
          <w:szCs w:val="24"/>
        </w:rPr>
        <w:t>was</w:t>
      </w:r>
      <w:r w:rsidR="006B0B75" w:rsidRPr="00E11628">
        <w:rPr>
          <w:rFonts w:ascii="Times" w:hAnsi="Times"/>
          <w:sz w:val="24"/>
          <w:szCs w:val="24"/>
        </w:rPr>
        <w:t xml:space="preserve"> simila</w:t>
      </w:r>
      <w:r w:rsidR="00026443" w:rsidRPr="00E11628">
        <w:rPr>
          <w:rFonts w:ascii="Times" w:hAnsi="Times"/>
          <w:sz w:val="24"/>
          <w:szCs w:val="24"/>
        </w:rPr>
        <w:t xml:space="preserve">rly </w:t>
      </w:r>
      <w:r w:rsidR="00873E71" w:rsidRPr="00E11628">
        <w:rPr>
          <w:rFonts w:ascii="Times" w:hAnsi="Times"/>
          <w:sz w:val="24"/>
          <w:szCs w:val="24"/>
        </w:rPr>
        <w:t>predicted</w:t>
      </w:r>
      <w:r w:rsidR="00026443" w:rsidRPr="00E11628">
        <w:rPr>
          <w:rFonts w:ascii="Times" w:hAnsi="Times"/>
          <w:sz w:val="24"/>
          <w:szCs w:val="24"/>
        </w:rPr>
        <w:t xml:space="preserve"> </w:t>
      </w:r>
      <w:r w:rsidR="00873E71" w:rsidRPr="00E11628">
        <w:rPr>
          <w:rFonts w:ascii="Times" w:hAnsi="Times"/>
          <w:sz w:val="24"/>
          <w:szCs w:val="24"/>
        </w:rPr>
        <w:t>by</w:t>
      </w:r>
      <w:r w:rsidR="00026443" w:rsidRPr="00E11628">
        <w:rPr>
          <w:rFonts w:ascii="Times" w:hAnsi="Times"/>
          <w:sz w:val="24"/>
          <w:szCs w:val="24"/>
        </w:rPr>
        <w:t xml:space="preserve"> motor function </w:t>
      </w:r>
      <w:r w:rsidRPr="00E11628">
        <w:rPr>
          <w:rFonts w:ascii="Times" w:hAnsi="Times"/>
          <w:sz w:val="24"/>
          <w:szCs w:val="24"/>
        </w:rPr>
        <w:t>and switching. H</w:t>
      </w:r>
      <w:r w:rsidR="00026443" w:rsidRPr="00E11628">
        <w:rPr>
          <w:rFonts w:ascii="Times" w:hAnsi="Times"/>
          <w:sz w:val="24"/>
          <w:szCs w:val="24"/>
        </w:rPr>
        <w:t xml:space="preserve">owever, </w:t>
      </w:r>
      <w:r w:rsidR="004D2409" w:rsidRPr="00E11628">
        <w:rPr>
          <w:rFonts w:ascii="Times" w:hAnsi="Times"/>
          <w:sz w:val="24"/>
          <w:szCs w:val="24"/>
        </w:rPr>
        <w:t xml:space="preserve">exploratory post-hoc tests </w:t>
      </w:r>
      <w:r w:rsidR="00921771" w:rsidRPr="00E11628">
        <w:rPr>
          <w:rFonts w:ascii="Times" w:hAnsi="Times"/>
          <w:sz w:val="24"/>
          <w:szCs w:val="24"/>
        </w:rPr>
        <w:t>suggested that</w:t>
      </w:r>
      <w:r w:rsidR="004D2409" w:rsidRPr="00E11628">
        <w:rPr>
          <w:rFonts w:ascii="Times" w:hAnsi="Times"/>
          <w:sz w:val="24"/>
          <w:szCs w:val="24"/>
        </w:rPr>
        <w:t xml:space="preserve"> </w:t>
      </w:r>
      <w:r w:rsidR="00185EB4" w:rsidRPr="00E11628">
        <w:rPr>
          <w:rFonts w:ascii="Times" w:hAnsi="Times"/>
          <w:sz w:val="24"/>
          <w:szCs w:val="24"/>
        </w:rPr>
        <w:t>SMA [P1]</w:t>
      </w:r>
      <w:r w:rsidR="006B0B75" w:rsidRPr="00E11628">
        <w:rPr>
          <w:rFonts w:ascii="Times" w:hAnsi="Times"/>
          <w:sz w:val="24"/>
          <w:szCs w:val="24"/>
        </w:rPr>
        <w:t xml:space="preserve"> </w:t>
      </w:r>
      <w:r w:rsidR="004D2409" w:rsidRPr="00E11628">
        <w:rPr>
          <w:rFonts w:ascii="Times" w:hAnsi="Times"/>
          <w:sz w:val="24"/>
          <w:szCs w:val="24"/>
        </w:rPr>
        <w:t>was more strongly associated with pain</w:t>
      </w:r>
      <w:r w:rsidR="006B0B75" w:rsidRPr="00E11628">
        <w:rPr>
          <w:rFonts w:ascii="Times" w:hAnsi="Times"/>
          <w:sz w:val="24"/>
          <w:szCs w:val="24"/>
        </w:rPr>
        <w:t xml:space="preserve">, </w:t>
      </w:r>
      <w:r w:rsidRPr="00E11628">
        <w:rPr>
          <w:rFonts w:ascii="Times" w:hAnsi="Times"/>
          <w:sz w:val="24"/>
          <w:szCs w:val="24"/>
        </w:rPr>
        <w:t>while</w:t>
      </w:r>
      <w:r w:rsidR="006B0B75" w:rsidRPr="00E11628">
        <w:rPr>
          <w:rFonts w:ascii="Times" w:hAnsi="Times"/>
          <w:sz w:val="24"/>
          <w:szCs w:val="24"/>
        </w:rPr>
        <w:t xml:space="preserve"> </w:t>
      </w:r>
      <w:r w:rsidR="00185EB4" w:rsidRPr="00E11628">
        <w:rPr>
          <w:rFonts w:ascii="Times" w:hAnsi="Times"/>
          <w:sz w:val="24"/>
          <w:szCs w:val="24"/>
        </w:rPr>
        <w:t>pre-SMA [P2]</w:t>
      </w:r>
      <w:r w:rsidR="006B0B75" w:rsidRPr="00E11628">
        <w:rPr>
          <w:rFonts w:ascii="Times" w:hAnsi="Times"/>
          <w:sz w:val="24"/>
          <w:szCs w:val="24"/>
        </w:rPr>
        <w:t xml:space="preserve"> </w:t>
      </w:r>
      <w:r w:rsidR="004D2409" w:rsidRPr="00E11628">
        <w:rPr>
          <w:rFonts w:ascii="Times" w:hAnsi="Times"/>
          <w:sz w:val="24"/>
          <w:szCs w:val="24"/>
        </w:rPr>
        <w:t xml:space="preserve">was more strongly associated with </w:t>
      </w:r>
      <w:r w:rsidR="00026443" w:rsidRPr="00E11628">
        <w:rPr>
          <w:rFonts w:ascii="Times" w:hAnsi="Times"/>
          <w:sz w:val="24"/>
          <w:szCs w:val="24"/>
        </w:rPr>
        <w:t>working memory (WM)</w:t>
      </w:r>
      <w:r w:rsidR="004D2409" w:rsidRPr="00E11628">
        <w:rPr>
          <w:rFonts w:ascii="Times" w:hAnsi="Times"/>
          <w:sz w:val="24"/>
          <w:szCs w:val="24"/>
        </w:rPr>
        <w:t xml:space="preserve"> (95% CI </w:t>
      </w:r>
      <w:r w:rsidR="00B42392" w:rsidRPr="00E11628">
        <w:rPr>
          <w:rFonts w:ascii="Times" w:hAnsi="Times"/>
          <w:sz w:val="24"/>
          <w:szCs w:val="24"/>
        </w:rPr>
        <w:t>LOR</w:t>
      </w:r>
      <w:r w:rsidR="004D2409" w:rsidRPr="00E11628">
        <w:rPr>
          <w:rFonts w:ascii="Times" w:hAnsi="Times"/>
          <w:sz w:val="24"/>
          <w:szCs w:val="24"/>
        </w:rPr>
        <w:t xml:space="preserve">. ‘pain’: SMA [0.6, 1.1], pre-SMA [-0.1, 0.4]; ‘WM’, SMA [-0.2, 0.1], pre-SMA [0.2, 0.4]). </w:t>
      </w:r>
    </w:p>
    <w:p w14:paraId="3D3A2820" w14:textId="00A0FA61" w:rsidR="009E7445" w:rsidRPr="00E11628" w:rsidRDefault="00873E71" w:rsidP="003078F4">
      <w:pPr>
        <w:pStyle w:val="Normal1"/>
        <w:ind w:firstLine="720"/>
        <w:rPr>
          <w:rFonts w:ascii="Times" w:hAnsi="Times"/>
          <w:sz w:val="24"/>
          <w:szCs w:val="24"/>
        </w:rPr>
      </w:pPr>
      <w:r w:rsidRPr="00E11628">
        <w:rPr>
          <w:rFonts w:ascii="Times" w:hAnsi="Times"/>
          <w:sz w:val="24"/>
          <w:szCs w:val="24"/>
        </w:rPr>
        <w:t>In the middle zone</w:t>
      </w:r>
      <w:r w:rsidR="003078F4" w:rsidRPr="00E11628">
        <w:rPr>
          <w:rFonts w:ascii="Times" w:hAnsi="Times"/>
          <w:sz w:val="24"/>
          <w:szCs w:val="24"/>
        </w:rPr>
        <w:t xml:space="preserve"> (Figure 4, bottom middle),</w:t>
      </w:r>
      <w:r w:rsidRPr="00E11628">
        <w:rPr>
          <w:rFonts w:ascii="Times" w:hAnsi="Times"/>
          <w:sz w:val="24"/>
          <w:szCs w:val="24"/>
        </w:rPr>
        <w:t xml:space="preserve"> activity in all four sub-regions was</w:t>
      </w:r>
      <w:r w:rsidR="003078F4" w:rsidRPr="00E11628">
        <w:rPr>
          <w:rFonts w:ascii="Times" w:hAnsi="Times"/>
          <w:sz w:val="24"/>
          <w:szCs w:val="24"/>
        </w:rPr>
        <w:t xml:space="preserve"> significantly</w:t>
      </w:r>
      <w:r w:rsidRPr="00E11628">
        <w:rPr>
          <w:rFonts w:ascii="Times" w:hAnsi="Times"/>
          <w:sz w:val="24"/>
          <w:szCs w:val="24"/>
        </w:rPr>
        <w:t xml:space="preserve"> predicted by aspects of cognitive control (</w:t>
      </w:r>
      <w:r w:rsidR="000B2530" w:rsidRPr="00E11628">
        <w:rPr>
          <w:rFonts w:ascii="Times" w:hAnsi="Times"/>
          <w:sz w:val="24"/>
          <w:szCs w:val="24"/>
        </w:rPr>
        <w:t xml:space="preserve">i.e. </w:t>
      </w:r>
      <w:r w:rsidRPr="00E11628">
        <w:rPr>
          <w:rFonts w:ascii="Times" w:hAnsi="Times"/>
          <w:sz w:val="24"/>
          <w:szCs w:val="24"/>
        </w:rPr>
        <w:t>conflict and inhibition) and pain</w:t>
      </w:r>
      <w:r w:rsidR="003078F4" w:rsidRPr="00E11628">
        <w:rPr>
          <w:rFonts w:ascii="Times" w:hAnsi="Times"/>
          <w:sz w:val="24"/>
          <w:szCs w:val="24"/>
        </w:rPr>
        <w:t>. However, post-hoc exploratory tests indicated</w:t>
      </w:r>
      <w:r w:rsidRPr="00E11628">
        <w:rPr>
          <w:rFonts w:ascii="Times" w:hAnsi="Times"/>
          <w:sz w:val="24"/>
          <w:szCs w:val="24"/>
        </w:rPr>
        <w:t xml:space="preserve"> </w:t>
      </w:r>
      <w:r w:rsidR="003078F4" w:rsidRPr="00E11628">
        <w:rPr>
          <w:rFonts w:ascii="Times" w:hAnsi="Times"/>
          <w:sz w:val="24"/>
          <w:szCs w:val="24"/>
        </w:rPr>
        <w:t xml:space="preserve">dorsal MCC (M1 &amp; M2) </w:t>
      </w:r>
      <w:r w:rsidRPr="00E11628">
        <w:rPr>
          <w:rFonts w:ascii="Times" w:hAnsi="Times"/>
          <w:sz w:val="24"/>
          <w:szCs w:val="24"/>
        </w:rPr>
        <w:t xml:space="preserve">was </w:t>
      </w:r>
      <w:r w:rsidR="003078F4" w:rsidRPr="00E11628">
        <w:rPr>
          <w:rFonts w:ascii="Times" w:hAnsi="Times"/>
          <w:sz w:val="24"/>
          <w:szCs w:val="24"/>
        </w:rPr>
        <w:t xml:space="preserve">more strongly associated with WM than ventral MCC (M3 &amp; M4) </w:t>
      </w:r>
      <w:r w:rsidR="00B42392" w:rsidRPr="00E11628">
        <w:rPr>
          <w:rFonts w:ascii="Times" w:hAnsi="Times"/>
          <w:sz w:val="24"/>
          <w:szCs w:val="24"/>
        </w:rPr>
        <w:t xml:space="preserve">(95% CI LOR. </w:t>
      </w:r>
      <w:r w:rsidR="002B3B88" w:rsidRPr="00E11628">
        <w:rPr>
          <w:rFonts w:ascii="Times" w:hAnsi="Times"/>
          <w:sz w:val="24"/>
          <w:szCs w:val="24"/>
        </w:rPr>
        <w:t>‘</w:t>
      </w:r>
      <w:r w:rsidR="00B42392" w:rsidRPr="00E11628">
        <w:rPr>
          <w:rFonts w:ascii="Times" w:hAnsi="Times"/>
          <w:sz w:val="24"/>
          <w:szCs w:val="24"/>
        </w:rPr>
        <w:t>pdMCC</w:t>
      </w:r>
      <w:r w:rsidR="002B3B88" w:rsidRPr="00E11628">
        <w:rPr>
          <w:rFonts w:ascii="Times" w:hAnsi="Times"/>
          <w:sz w:val="24"/>
          <w:szCs w:val="24"/>
        </w:rPr>
        <w:t xml:space="preserve"> [</w:t>
      </w:r>
      <w:r w:rsidR="00B42392" w:rsidRPr="00E11628">
        <w:rPr>
          <w:rFonts w:ascii="Times" w:hAnsi="Times"/>
          <w:sz w:val="24"/>
          <w:szCs w:val="24"/>
        </w:rPr>
        <w:t>0.5, 0.8</w:t>
      </w:r>
      <w:r w:rsidR="002B3B88" w:rsidRPr="00E11628">
        <w:rPr>
          <w:rFonts w:ascii="Times" w:hAnsi="Times"/>
          <w:sz w:val="24"/>
          <w:szCs w:val="24"/>
        </w:rPr>
        <w:t xml:space="preserve">], </w:t>
      </w:r>
      <w:r w:rsidR="00B42392" w:rsidRPr="00E11628">
        <w:rPr>
          <w:rFonts w:ascii="Times" w:hAnsi="Times"/>
          <w:sz w:val="24"/>
          <w:szCs w:val="24"/>
        </w:rPr>
        <w:t>adMCC [0.4, 0.6</w:t>
      </w:r>
      <w:r w:rsidR="002B3B88" w:rsidRPr="00E11628">
        <w:rPr>
          <w:rFonts w:ascii="Times" w:hAnsi="Times"/>
          <w:sz w:val="24"/>
          <w:szCs w:val="24"/>
        </w:rPr>
        <w:t>]</w:t>
      </w:r>
      <w:r w:rsidR="00B42392" w:rsidRPr="00E11628">
        <w:rPr>
          <w:rFonts w:ascii="Times" w:hAnsi="Times"/>
          <w:sz w:val="24"/>
          <w:szCs w:val="24"/>
        </w:rPr>
        <w:t xml:space="preserve">, pvMCC [0, 0.15], avMCC [0, 0.3]) </w:t>
      </w:r>
      <w:r w:rsidR="00935379" w:rsidRPr="00E11628">
        <w:rPr>
          <w:rFonts w:ascii="Times" w:hAnsi="Times"/>
          <w:sz w:val="24"/>
          <w:szCs w:val="24"/>
        </w:rPr>
        <w:t xml:space="preserve">whereas </w:t>
      </w:r>
      <w:r w:rsidR="003078F4" w:rsidRPr="00E11628">
        <w:rPr>
          <w:rFonts w:ascii="Times" w:hAnsi="Times"/>
          <w:sz w:val="24"/>
          <w:szCs w:val="24"/>
        </w:rPr>
        <w:t>ventral MCC showed a stronger</w:t>
      </w:r>
      <w:r w:rsidRPr="00E11628">
        <w:rPr>
          <w:rFonts w:ascii="Times" w:hAnsi="Times"/>
          <w:sz w:val="24"/>
          <w:szCs w:val="24"/>
        </w:rPr>
        <w:t xml:space="preserve"> association with</w:t>
      </w:r>
      <w:r w:rsidR="003078F4" w:rsidRPr="00E11628">
        <w:rPr>
          <w:rFonts w:ascii="Times" w:hAnsi="Times"/>
          <w:sz w:val="24"/>
          <w:szCs w:val="24"/>
        </w:rPr>
        <w:t xml:space="preserve"> </w:t>
      </w:r>
      <w:r w:rsidR="002B3B88" w:rsidRPr="00E11628">
        <w:rPr>
          <w:rFonts w:ascii="Times" w:hAnsi="Times"/>
          <w:sz w:val="24"/>
          <w:szCs w:val="24"/>
        </w:rPr>
        <w:t>affect</w:t>
      </w:r>
      <w:r w:rsidR="003078F4" w:rsidRPr="00E11628">
        <w:rPr>
          <w:rFonts w:ascii="Times" w:hAnsi="Times"/>
          <w:sz w:val="24"/>
          <w:szCs w:val="24"/>
        </w:rPr>
        <w:t xml:space="preserve"> </w:t>
      </w:r>
      <w:r w:rsidR="00B42392" w:rsidRPr="00E11628">
        <w:rPr>
          <w:rFonts w:ascii="Times" w:hAnsi="Times"/>
          <w:sz w:val="24"/>
          <w:szCs w:val="24"/>
        </w:rPr>
        <w:t xml:space="preserve">(95% CI LOR. ‘fear’: pdMCC [-0.1, 0.4], adMCC [-0.4, 0.2], pvMCC [0.7, 1.2], avMCC [0.4, 0.9]; ‘reward: pdMCC [-0.4, 0.1], adMCC [-0.4, 0.1], pvMCC [0.3, 0.7], avMCC [0.3, 0.8]; ‘pain’: pdMCC [0.3, 0.8], adMCC [0.2, 0.7], pvMCC [1.1, 1.5], avMCC [0.6, 1.1]). </w:t>
      </w:r>
      <w:r w:rsidR="003078F4" w:rsidRPr="00E11628">
        <w:rPr>
          <w:rFonts w:ascii="Times" w:hAnsi="Times"/>
          <w:sz w:val="24"/>
          <w:szCs w:val="24"/>
        </w:rPr>
        <w:t xml:space="preserve">Finally, both anterior clusters showed a greater association with decision-making than their posterior counterparts </w:t>
      </w:r>
      <w:r w:rsidR="00B42392" w:rsidRPr="00E11628">
        <w:rPr>
          <w:rFonts w:ascii="Times" w:hAnsi="Times"/>
          <w:sz w:val="24"/>
          <w:szCs w:val="24"/>
        </w:rPr>
        <w:t>(95% CI LOR. pdMCC [-0.2, 0.3], adMCC [0.3, 0.8], pvMCC [-0.2, 0.4], avMCC [0.6, 1.1])</w:t>
      </w:r>
    </w:p>
    <w:p w14:paraId="6A8FF062" w14:textId="4C17198C" w:rsidR="009E7445" w:rsidRPr="00E11628" w:rsidRDefault="00527EA3" w:rsidP="0096185D">
      <w:pPr>
        <w:pStyle w:val="Normal1"/>
        <w:ind w:firstLine="720"/>
        <w:rPr>
          <w:rFonts w:ascii="Times" w:hAnsi="Times"/>
          <w:sz w:val="24"/>
          <w:szCs w:val="24"/>
        </w:rPr>
      </w:pPr>
      <w:r w:rsidRPr="00E11628">
        <w:rPr>
          <w:rFonts w:ascii="Times" w:hAnsi="Times"/>
          <w:sz w:val="24"/>
          <w:szCs w:val="24"/>
        </w:rPr>
        <w:lastRenderedPageBreak/>
        <w:t>In the anterior zone</w:t>
      </w:r>
      <w:r w:rsidR="003078F4" w:rsidRPr="00E11628">
        <w:rPr>
          <w:rFonts w:ascii="Times" w:hAnsi="Times"/>
          <w:sz w:val="24"/>
          <w:szCs w:val="24"/>
        </w:rPr>
        <w:t xml:space="preserve"> (Figure 4, bottom right)</w:t>
      </w:r>
      <w:r w:rsidRPr="00E11628">
        <w:rPr>
          <w:rFonts w:ascii="Times" w:hAnsi="Times"/>
          <w:sz w:val="24"/>
          <w:szCs w:val="24"/>
        </w:rPr>
        <w:t xml:space="preserve">, activity </w:t>
      </w:r>
      <w:r w:rsidR="000B2530" w:rsidRPr="00E11628">
        <w:rPr>
          <w:rFonts w:ascii="Times" w:hAnsi="Times"/>
          <w:sz w:val="24"/>
          <w:szCs w:val="24"/>
        </w:rPr>
        <w:t xml:space="preserve">across </w:t>
      </w:r>
      <w:r w:rsidRPr="00E11628">
        <w:rPr>
          <w:rFonts w:ascii="Times" w:hAnsi="Times"/>
          <w:sz w:val="24"/>
          <w:szCs w:val="24"/>
        </w:rPr>
        <w:t>all three sub-regions was significantly predicted by episodic memory and social processing; h</w:t>
      </w:r>
      <w:r w:rsidR="006B0B75" w:rsidRPr="00E11628">
        <w:rPr>
          <w:rFonts w:ascii="Times" w:hAnsi="Times"/>
          <w:sz w:val="24"/>
          <w:szCs w:val="24"/>
        </w:rPr>
        <w:t xml:space="preserve">owever, </w:t>
      </w:r>
      <w:r w:rsidRPr="00E11628">
        <w:rPr>
          <w:rFonts w:ascii="Times" w:hAnsi="Times"/>
          <w:sz w:val="24"/>
          <w:szCs w:val="24"/>
        </w:rPr>
        <w:t>the</w:t>
      </w:r>
      <w:r w:rsidR="00026443" w:rsidRPr="00E11628">
        <w:rPr>
          <w:rFonts w:ascii="Times" w:hAnsi="Times"/>
          <w:sz w:val="24"/>
          <w:szCs w:val="24"/>
        </w:rPr>
        <w:t xml:space="preserve"> </w:t>
      </w:r>
      <w:r w:rsidRPr="00E11628">
        <w:rPr>
          <w:rFonts w:ascii="Times" w:hAnsi="Times"/>
          <w:sz w:val="24"/>
          <w:szCs w:val="24"/>
        </w:rPr>
        <w:t>association with social processing</w:t>
      </w:r>
      <w:r w:rsidR="00026443" w:rsidRPr="00E11628">
        <w:rPr>
          <w:rFonts w:ascii="Times" w:hAnsi="Times"/>
          <w:sz w:val="24"/>
          <w:szCs w:val="24"/>
        </w:rPr>
        <w:t xml:space="preserve"> </w:t>
      </w:r>
      <w:r w:rsidR="007B2210" w:rsidRPr="00E11628">
        <w:rPr>
          <w:rFonts w:ascii="Times" w:hAnsi="Times"/>
          <w:sz w:val="24"/>
          <w:szCs w:val="24"/>
        </w:rPr>
        <w:t xml:space="preserve">was maximal for </w:t>
      </w:r>
      <w:r w:rsidR="00026443" w:rsidRPr="00E11628">
        <w:rPr>
          <w:rFonts w:ascii="Times" w:hAnsi="Times"/>
          <w:sz w:val="24"/>
          <w:szCs w:val="24"/>
        </w:rPr>
        <w:t>dmPFC</w:t>
      </w:r>
      <w:r w:rsidR="003078F4" w:rsidRPr="00E11628">
        <w:rPr>
          <w:rFonts w:ascii="Times" w:hAnsi="Times"/>
          <w:sz w:val="24"/>
          <w:szCs w:val="24"/>
        </w:rPr>
        <w:t xml:space="preserve"> [A3]</w:t>
      </w:r>
      <w:r w:rsidR="00B42392" w:rsidRPr="00E11628">
        <w:rPr>
          <w:rFonts w:ascii="Times" w:hAnsi="Times"/>
          <w:sz w:val="24"/>
          <w:szCs w:val="24"/>
        </w:rPr>
        <w:t xml:space="preserve"> (95% CI LOR. dmPFC [1.3, 1.7], pgACC [0.7, 1], vmPFC [0.6, 1]). </w:t>
      </w:r>
      <w:r w:rsidRPr="00E11628">
        <w:rPr>
          <w:rFonts w:ascii="Times" w:hAnsi="Times"/>
          <w:sz w:val="24"/>
          <w:szCs w:val="24"/>
        </w:rPr>
        <w:t>In contrast, the reverse was true for reward and decision-making</w:t>
      </w:r>
      <w:r w:rsidR="003078F4" w:rsidRPr="00E11628">
        <w:rPr>
          <w:rFonts w:ascii="Times" w:hAnsi="Times"/>
          <w:sz w:val="24"/>
          <w:szCs w:val="24"/>
        </w:rPr>
        <w:t>; we observed a gradient such that the association with reward and fear was greatest going ventrally, reaching a maximum in vmPFC</w:t>
      </w:r>
      <w:r w:rsidR="00B42392" w:rsidRPr="00E11628">
        <w:rPr>
          <w:rFonts w:ascii="Times" w:hAnsi="Times"/>
          <w:sz w:val="24"/>
          <w:szCs w:val="24"/>
        </w:rPr>
        <w:t xml:space="preserve"> (95% CI LOR. ‘reward’: dmPFC [-0.4, 0.3], pgACC [0.5, 1], vmPFC [1.2, 1.7]; ‘fear’: dmPFC [-0.4, 0.3], pgACC [0.2, 0.7], vmPFC [0.8, 1.3]).</w:t>
      </w:r>
    </w:p>
    <w:p w14:paraId="44A1EDB3" w14:textId="77777777" w:rsidR="007F249F" w:rsidRPr="00E11628" w:rsidRDefault="007F249F" w:rsidP="0096185D">
      <w:pPr>
        <w:pStyle w:val="Normal1"/>
        <w:ind w:firstLine="720"/>
        <w:rPr>
          <w:rFonts w:ascii="Times" w:hAnsi="Times"/>
          <w:sz w:val="24"/>
          <w:szCs w:val="24"/>
        </w:rPr>
      </w:pPr>
    </w:p>
    <w:tbl>
      <w:tblPr>
        <w:tblW w:w="9600" w:type="dxa"/>
        <w:tblInd w:w="93" w:type="dxa"/>
        <w:tblLook w:val="04A0" w:firstRow="1" w:lastRow="0" w:firstColumn="1" w:lastColumn="0" w:noHBand="0" w:noVBand="1"/>
      </w:tblPr>
      <w:tblGrid>
        <w:gridCol w:w="1599"/>
        <w:gridCol w:w="8001"/>
      </w:tblGrid>
      <w:tr w:rsidR="007F249F" w:rsidRPr="00E11628" w14:paraId="5C84D181" w14:textId="77777777" w:rsidTr="000455DB">
        <w:trPr>
          <w:trHeight w:val="320"/>
        </w:trPr>
        <w:tc>
          <w:tcPr>
            <w:tcW w:w="1599" w:type="dxa"/>
            <w:tcBorders>
              <w:top w:val="nil"/>
              <w:left w:val="nil"/>
              <w:bottom w:val="nil"/>
              <w:right w:val="nil"/>
            </w:tcBorders>
            <w:shd w:val="clear" w:color="auto" w:fill="auto"/>
            <w:vAlign w:val="center"/>
            <w:hideMark/>
          </w:tcPr>
          <w:p w14:paraId="39C2A6CE" w14:textId="77777777" w:rsidR="007F249F" w:rsidRPr="00E11628" w:rsidRDefault="007F249F" w:rsidP="000455DB">
            <w:pPr>
              <w:spacing w:after="0" w:line="240" w:lineRule="auto"/>
              <w:ind w:firstLine="0"/>
              <w:rPr>
                <w:rFonts w:eastAsia="Times New Roman" w:cs="Times New Roman"/>
                <w:b/>
                <w:bCs/>
                <w:color w:val="000000"/>
                <w:szCs w:val="24"/>
              </w:rPr>
            </w:pPr>
            <w:r w:rsidRPr="00E11628">
              <w:rPr>
                <w:rFonts w:eastAsia="Times New Roman" w:cs="Times New Roman"/>
                <w:b/>
                <w:bCs/>
                <w:color w:val="000000"/>
                <w:szCs w:val="24"/>
              </w:rPr>
              <w:t>Topic name</w:t>
            </w:r>
          </w:p>
        </w:tc>
        <w:tc>
          <w:tcPr>
            <w:tcW w:w="8001" w:type="dxa"/>
            <w:tcBorders>
              <w:top w:val="nil"/>
              <w:left w:val="nil"/>
              <w:bottom w:val="nil"/>
              <w:right w:val="nil"/>
            </w:tcBorders>
            <w:shd w:val="clear" w:color="auto" w:fill="auto"/>
            <w:noWrap/>
            <w:vAlign w:val="center"/>
            <w:hideMark/>
          </w:tcPr>
          <w:p w14:paraId="7B85F13E" w14:textId="77777777" w:rsidR="007F249F" w:rsidRPr="00E11628" w:rsidRDefault="007F249F" w:rsidP="000455DB">
            <w:pPr>
              <w:spacing w:after="0" w:line="240" w:lineRule="auto"/>
              <w:ind w:firstLine="0"/>
              <w:jc w:val="center"/>
              <w:rPr>
                <w:rFonts w:eastAsia="Times New Roman" w:cs="Times New Roman"/>
                <w:b/>
                <w:bCs/>
                <w:color w:val="000000"/>
                <w:szCs w:val="24"/>
              </w:rPr>
            </w:pPr>
            <w:r w:rsidRPr="00E11628">
              <w:rPr>
                <w:rFonts w:eastAsia="Times New Roman" w:cs="Times New Roman"/>
                <w:b/>
                <w:bCs/>
                <w:color w:val="000000"/>
                <w:szCs w:val="24"/>
              </w:rPr>
              <w:t>Highest loading words</w:t>
            </w:r>
          </w:p>
        </w:tc>
      </w:tr>
      <w:tr w:rsidR="007F249F" w:rsidRPr="00E11628" w14:paraId="61DEC18D" w14:textId="77777777" w:rsidTr="000455DB">
        <w:trPr>
          <w:trHeight w:val="320"/>
        </w:trPr>
        <w:tc>
          <w:tcPr>
            <w:tcW w:w="1599" w:type="dxa"/>
            <w:tcBorders>
              <w:top w:val="nil"/>
              <w:left w:val="nil"/>
              <w:bottom w:val="nil"/>
              <w:right w:val="nil"/>
            </w:tcBorders>
            <w:shd w:val="clear" w:color="auto" w:fill="auto"/>
            <w:vAlign w:val="center"/>
            <w:hideMark/>
          </w:tcPr>
          <w:p w14:paraId="6E6636F9"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gaze</w:t>
            </w:r>
          </w:p>
        </w:tc>
        <w:tc>
          <w:tcPr>
            <w:tcW w:w="8001" w:type="dxa"/>
            <w:tcBorders>
              <w:top w:val="nil"/>
              <w:left w:val="nil"/>
              <w:bottom w:val="nil"/>
              <w:right w:val="nil"/>
            </w:tcBorders>
            <w:shd w:val="clear" w:color="auto" w:fill="auto"/>
            <w:noWrap/>
            <w:vAlign w:val="bottom"/>
            <w:hideMark/>
          </w:tcPr>
          <w:p w14:paraId="6257EAFC"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eye gaze movements eyes visual saccades saccade target fixation direction</w:t>
            </w:r>
          </w:p>
        </w:tc>
      </w:tr>
      <w:tr w:rsidR="007F249F" w:rsidRPr="00E11628" w14:paraId="0E938D00" w14:textId="77777777" w:rsidTr="000455DB">
        <w:trPr>
          <w:trHeight w:val="320"/>
        </w:trPr>
        <w:tc>
          <w:tcPr>
            <w:tcW w:w="1599" w:type="dxa"/>
            <w:tcBorders>
              <w:top w:val="nil"/>
              <w:left w:val="nil"/>
              <w:bottom w:val="nil"/>
              <w:right w:val="nil"/>
            </w:tcBorders>
            <w:shd w:val="clear" w:color="auto" w:fill="auto"/>
            <w:vAlign w:val="center"/>
            <w:hideMark/>
          </w:tcPr>
          <w:p w14:paraId="39B42FAA"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decision-making</w:t>
            </w:r>
          </w:p>
        </w:tc>
        <w:tc>
          <w:tcPr>
            <w:tcW w:w="8001" w:type="dxa"/>
            <w:tcBorders>
              <w:top w:val="nil"/>
              <w:left w:val="nil"/>
              <w:bottom w:val="nil"/>
              <w:right w:val="nil"/>
            </w:tcBorders>
            <w:shd w:val="clear" w:color="auto" w:fill="auto"/>
            <w:noWrap/>
            <w:vAlign w:val="bottom"/>
            <w:hideMark/>
          </w:tcPr>
          <w:p w14:paraId="509566BF"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 xml:space="preserve">decision choice risk decisions choices uncertainty outcomes risky taking outcome </w:t>
            </w:r>
          </w:p>
        </w:tc>
      </w:tr>
      <w:tr w:rsidR="007F249F" w:rsidRPr="00E11628" w14:paraId="0B764F59" w14:textId="77777777" w:rsidTr="000455DB">
        <w:trPr>
          <w:trHeight w:val="320"/>
        </w:trPr>
        <w:tc>
          <w:tcPr>
            <w:tcW w:w="1599" w:type="dxa"/>
            <w:tcBorders>
              <w:top w:val="nil"/>
              <w:left w:val="nil"/>
              <w:bottom w:val="nil"/>
              <w:right w:val="nil"/>
            </w:tcBorders>
            <w:shd w:val="clear" w:color="auto" w:fill="auto"/>
            <w:vAlign w:val="center"/>
            <w:hideMark/>
          </w:tcPr>
          <w:p w14:paraId="4D94E3C9"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episodic</w:t>
            </w:r>
          </w:p>
        </w:tc>
        <w:tc>
          <w:tcPr>
            <w:tcW w:w="8001" w:type="dxa"/>
            <w:tcBorders>
              <w:top w:val="nil"/>
              <w:left w:val="nil"/>
              <w:bottom w:val="nil"/>
              <w:right w:val="nil"/>
            </w:tcBorders>
            <w:shd w:val="clear" w:color="auto" w:fill="auto"/>
            <w:noWrap/>
            <w:vAlign w:val="bottom"/>
            <w:hideMark/>
          </w:tcPr>
          <w:p w14:paraId="63F364FE"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 xml:space="preserve">memory events imagery autobiographical retrieval episodic memories future mental semantic </w:t>
            </w:r>
          </w:p>
        </w:tc>
      </w:tr>
      <w:tr w:rsidR="007F249F" w:rsidRPr="00E11628" w14:paraId="747A28CD" w14:textId="77777777" w:rsidTr="000455DB">
        <w:trPr>
          <w:trHeight w:val="320"/>
        </w:trPr>
        <w:tc>
          <w:tcPr>
            <w:tcW w:w="1599" w:type="dxa"/>
            <w:tcBorders>
              <w:top w:val="nil"/>
              <w:left w:val="nil"/>
              <w:bottom w:val="nil"/>
              <w:right w:val="nil"/>
            </w:tcBorders>
            <w:shd w:val="clear" w:color="auto" w:fill="auto"/>
            <w:vAlign w:val="center"/>
            <w:hideMark/>
          </w:tcPr>
          <w:p w14:paraId="54CED276"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 xml:space="preserve">motor </w:t>
            </w:r>
          </w:p>
        </w:tc>
        <w:tc>
          <w:tcPr>
            <w:tcW w:w="8001" w:type="dxa"/>
            <w:tcBorders>
              <w:top w:val="nil"/>
              <w:left w:val="nil"/>
              <w:bottom w:val="nil"/>
              <w:right w:val="nil"/>
            </w:tcBorders>
            <w:shd w:val="clear" w:color="auto" w:fill="auto"/>
            <w:noWrap/>
            <w:vAlign w:val="bottom"/>
            <w:hideMark/>
          </w:tcPr>
          <w:p w14:paraId="1D6CDD80"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 xml:space="preserve">motor movement movements sensorimotor primary finger control imagery tasks force </w:t>
            </w:r>
          </w:p>
        </w:tc>
      </w:tr>
      <w:tr w:rsidR="007F249F" w:rsidRPr="00E11628" w14:paraId="528F2C79" w14:textId="77777777" w:rsidTr="000455DB">
        <w:trPr>
          <w:trHeight w:val="320"/>
        </w:trPr>
        <w:tc>
          <w:tcPr>
            <w:tcW w:w="1599" w:type="dxa"/>
            <w:tcBorders>
              <w:top w:val="nil"/>
              <w:left w:val="nil"/>
              <w:bottom w:val="nil"/>
              <w:right w:val="nil"/>
            </w:tcBorders>
            <w:shd w:val="clear" w:color="auto" w:fill="auto"/>
            <w:vAlign w:val="center"/>
            <w:hideMark/>
          </w:tcPr>
          <w:p w14:paraId="0D7C2E3F"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social</w:t>
            </w:r>
          </w:p>
        </w:tc>
        <w:tc>
          <w:tcPr>
            <w:tcW w:w="8001" w:type="dxa"/>
            <w:tcBorders>
              <w:top w:val="nil"/>
              <w:left w:val="nil"/>
              <w:bottom w:val="nil"/>
              <w:right w:val="nil"/>
            </w:tcBorders>
            <w:shd w:val="clear" w:color="auto" w:fill="auto"/>
            <w:noWrap/>
            <w:vAlign w:val="bottom"/>
            <w:hideMark/>
          </w:tcPr>
          <w:p w14:paraId="7006DE68"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 xml:space="preserve">social empathy moral person judgments mentalizing mental theory people mind </w:t>
            </w:r>
          </w:p>
        </w:tc>
      </w:tr>
      <w:tr w:rsidR="007F249F" w:rsidRPr="00E11628" w14:paraId="6FD56D8C" w14:textId="77777777" w:rsidTr="000455DB">
        <w:trPr>
          <w:trHeight w:val="320"/>
        </w:trPr>
        <w:tc>
          <w:tcPr>
            <w:tcW w:w="1599" w:type="dxa"/>
            <w:tcBorders>
              <w:top w:val="nil"/>
              <w:left w:val="nil"/>
              <w:bottom w:val="nil"/>
              <w:right w:val="nil"/>
            </w:tcBorders>
            <w:shd w:val="clear" w:color="auto" w:fill="auto"/>
            <w:vAlign w:val="center"/>
            <w:hideMark/>
          </w:tcPr>
          <w:p w14:paraId="59A9FEFD"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reward</w:t>
            </w:r>
          </w:p>
        </w:tc>
        <w:tc>
          <w:tcPr>
            <w:tcW w:w="8001" w:type="dxa"/>
            <w:tcBorders>
              <w:top w:val="nil"/>
              <w:left w:val="nil"/>
              <w:bottom w:val="nil"/>
              <w:right w:val="nil"/>
            </w:tcBorders>
            <w:shd w:val="clear" w:color="auto" w:fill="auto"/>
            <w:noWrap/>
            <w:vAlign w:val="bottom"/>
            <w:hideMark/>
          </w:tcPr>
          <w:p w14:paraId="69A8125D"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reward anticipation monetary responses rewards motivation motivational loss incentive punishment</w:t>
            </w:r>
          </w:p>
        </w:tc>
      </w:tr>
      <w:tr w:rsidR="007F249F" w:rsidRPr="00E11628" w14:paraId="10B143E3" w14:textId="77777777" w:rsidTr="000455DB">
        <w:trPr>
          <w:trHeight w:val="320"/>
        </w:trPr>
        <w:tc>
          <w:tcPr>
            <w:tcW w:w="1599" w:type="dxa"/>
            <w:tcBorders>
              <w:top w:val="nil"/>
              <w:left w:val="nil"/>
              <w:bottom w:val="nil"/>
              <w:right w:val="nil"/>
            </w:tcBorders>
            <w:shd w:val="clear" w:color="auto" w:fill="auto"/>
            <w:vAlign w:val="center"/>
            <w:hideMark/>
          </w:tcPr>
          <w:p w14:paraId="69D8860C"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switching</w:t>
            </w:r>
          </w:p>
        </w:tc>
        <w:tc>
          <w:tcPr>
            <w:tcW w:w="8001" w:type="dxa"/>
            <w:tcBorders>
              <w:top w:val="nil"/>
              <w:left w:val="nil"/>
              <w:bottom w:val="nil"/>
              <w:right w:val="nil"/>
            </w:tcBorders>
            <w:shd w:val="clear" w:color="auto" w:fill="auto"/>
            <w:noWrap/>
            <w:vAlign w:val="bottom"/>
            <w:hideMark/>
          </w:tcPr>
          <w:p w14:paraId="329B73AB"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 xml:space="preserve">cues target trials cue switching stimulus targets preparation switch selection </w:t>
            </w:r>
          </w:p>
        </w:tc>
      </w:tr>
      <w:tr w:rsidR="007F249F" w:rsidRPr="00E11628" w14:paraId="37C5E850" w14:textId="77777777" w:rsidTr="000455DB">
        <w:trPr>
          <w:trHeight w:val="320"/>
        </w:trPr>
        <w:tc>
          <w:tcPr>
            <w:tcW w:w="1599" w:type="dxa"/>
            <w:tcBorders>
              <w:top w:val="nil"/>
              <w:left w:val="nil"/>
              <w:bottom w:val="nil"/>
              <w:right w:val="nil"/>
            </w:tcBorders>
            <w:shd w:val="clear" w:color="auto" w:fill="auto"/>
            <w:vAlign w:val="center"/>
            <w:hideMark/>
          </w:tcPr>
          <w:p w14:paraId="7B8609FE"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conflict</w:t>
            </w:r>
          </w:p>
        </w:tc>
        <w:tc>
          <w:tcPr>
            <w:tcW w:w="8001" w:type="dxa"/>
            <w:tcBorders>
              <w:top w:val="nil"/>
              <w:left w:val="nil"/>
              <w:bottom w:val="nil"/>
              <w:right w:val="nil"/>
            </w:tcBorders>
            <w:shd w:val="clear" w:color="auto" w:fill="auto"/>
            <w:noWrap/>
            <w:vAlign w:val="bottom"/>
            <w:hideMark/>
          </w:tcPr>
          <w:p w14:paraId="603A4DC2"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conflict interference control incongruent trials stroop congruent cognitive behavioral rt</w:t>
            </w:r>
          </w:p>
        </w:tc>
      </w:tr>
      <w:tr w:rsidR="007F249F" w:rsidRPr="00E11628" w14:paraId="59E1864B" w14:textId="77777777" w:rsidTr="000455DB">
        <w:trPr>
          <w:trHeight w:val="320"/>
        </w:trPr>
        <w:tc>
          <w:tcPr>
            <w:tcW w:w="1599" w:type="dxa"/>
            <w:tcBorders>
              <w:top w:val="nil"/>
              <w:left w:val="nil"/>
              <w:bottom w:val="nil"/>
              <w:right w:val="nil"/>
            </w:tcBorders>
            <w:shd w:val="clear" w:color="auto" w:fill="auto"/>
            <w:vAlign w:val="center"/>
            <w:hideMark/>
          </w:tcPr>
          <w:p w14:paraId="3E6E20ED"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inhibition</w:t>
            </w:r>
          </w:p>
        </w:tc>
        <w:tc>
          <w:tcPr>
            <w:tcW w:w="8001" w:type="dxa"/>
            <w:tcBorders>
              <w:top w:val="nil"/>
              <w:left w:val="nil"/>
              <w:bottom w:val="nil"/>
              <w:right w:val="nil"/>
            </w:tcBorders>
            <w:shd w:val="clear" w:color="auto" w:fill="auto"/>
            <w:noWrap/>
            <w:vAlign w:val="bottom"/>
            <w:hideMark/>
          </w:tcPr>
          <w:p w14:paraId="21F1F21A"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 xml:space="preserve">inhibition control inhibitory stop motor trials nogo cognitive suppression aggression </w:t>
            </w:r>
          </w:p>
        </w:tc>
      </w:tr>
      <w:tr w:rsidR="007F249F" w:rsidRPr="00E11628" w14:paraId="52CB4355" w14:textId="77777777" w:rsidTr="000455DB">
        <w:trPr>
          <w:trHeight w:val="320"/>
        </w:trPr>
        <w:tc>
          <w:tcPr>
            <w:tcW w:w="1599" w:type="dxa"/>
            <w:tcBorders>
              <w:top w:val="nil"/>
              <w:left w:val="nil"/>
              <w:bottom w:val="nil"/>
              <w:right w:val="nil"/>
            </w:tcBorders>
            <w:shd w:val="clear" w:color="auto" w:fill="auto"/>
            <w:vAlign w:val="center"/>
            <w:hideMark/>
          </w:tcPr>
          <w:p w14:paraId="3BE9C396"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fear</w:t>
            </w:r>
          </w:p>
        </w:tc>
        <w:tc>
          <w:tcPr>
            <w:tcW w:w="8001" w:type="dxa"/>
            <w:tcBorders>
              <w:top w:val="nil"/>
              <w:left w:val="nil"/>
              <w:bottom w:val="nil"/>
              <w:right w:val="nil"/>
            </w:tcBorders>
            <w:shd w:val="clear" w:color="auto" w:fill="auto"/>
            <w:noWrap/>
            <w:vAlign w:val="bottom"/>
            <w:hideMark/>
          </w:tcPr>
          <w:p w14:paraId="12013141"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fear anxiety threat responses conditioning cs extinction autonomic conditioned arousal</w:t>
            </w:r>
          </w:p>
        </w:tc>
      </w:tr>
      <w:tr w:rsidR="007F249F" w:rsidRPr="00E11628" w14:paraId="647A583E" w14:textId="77777777" w:rsidTr="000455DB">
        <w:trPr>
          <w:trHeight w:val="320"/>
        </w:trPr>
        <w:tc>
          <w:tcPr>
            <w:tcW w:w="1599" w:type="dxa"/>
            <w:tcBorders>
              <w:top w:val="nil"/>
              <w:left w:val="nil"/>
              <w:bottom w:val="nil"/>
              <w:right w:val="nil"/>
            </w:tcBorders>
            <w:shd w:val="clear" w:color="auto" w:fill="auto"/>
            <w:vAlign w:val="center"/>
            <w:hideMark/>
          </w:tcPr>
          <w:p w14:paraId="5AE300F9"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working memory</w:t>
            </w:r>
          </w:p>
        </w:tc>
        <w:tc>
          <w:tcPr>
            <w:tcW w:w="8001" w:type="dxa"/>
            <w:tcBorders>
              <w:top w:val="nil"/>
              <w:left w:val="nil"/>
              <w:bottom w:val="nil"/>
              <w:right w:val="nil"/>
            </w:tcBorders>
            <w:shd w:val="clear" w:color="auto" w:fill="auto"/>
            <w:noWrap/>
            <w:vAlign w:val="bottom"/>
            <w:hideMark/>
          </w:tcPr>
          <w:p w14:paraId="51A93C47"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memory performance cognitive wm tasks verbal load executive test maintenance</w:t>
            </w:r>
          </w:p>
        </w:tc>
      </w:tr>
      <w:tr w:rsidR="007F249F" w:rsidRPr="00E11628" w14:paraId="21BE534E" w14:textId="77777777" w:rsidTr="000455DB">
        <w:trPr>
          <w:trHeight w:val="320"/>
        </w:trPr>
        <w:tc>
          <w:tcPr>
            <w:tcW w:w="1599" w:type="dxa"/>
            <w:tcBorders>
              <w:top w:val="nil"/>
              <w:left w:val="nil"/>
              <w:bottom w:val="nil"/>
              <w:right w:val="nil"/>
            </w:tcBorders>
            <w:shd w:val="clear" w:color="auto" w:fill="auto"/>
            <w:vAlign w:val="center"/>
            <w:hideMark/>
          </w:tcPr>
          <w:p w14:paraId="4498244E"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pain</w:t>
            </w:r>
          </w:p>
        </w:tc>
        <w:tc>
          <w:tcPr>
            <w:tcW w:w="8001" w:type="dxa"/>
            <w:tcBorders>
              <w:top w:val="nil"/>
              <w:left w:val="nil"/>
              <w:bottom w:val="nil"/>
              <w:right w:val="nil"/>
            </w:tcBorders>
            <w:shd w:val="clear" w:color="auto" w:fill="auto"/>
            <w:noWrap/>
            <w:vAlign w:val="bottom"/>
            <w:hideMark/>
          </w:tcPr>
          <w:p w14:paraId="1BB59FC0" w14:textId="77777777" w:rsidR="007F249F" w:rsidRPr="00E11628" w:rsidRDefault="007F249F" w:rsidP="000455DB">
            <w:pPr>
              <w:spacing w:after="0" w:line="240" w:lineRule="auto"/>
              <w:ind w:firstLine="0"/>
              <w:rPr>
                <w:rFonts w:eastAsia="Times New Roman" w:cs="Times New Roman"/>
                <w:color w:val="000000"/>
                <w:szCs w:val="24"/>
              </w:rPr>
            </w:pPr>
            <w:r w:rsidRPr="00E11628">
              <w:rPr>
                <w:rFonts w:eastAsia="Times New Roman" w:cs="Times New Roman"/>
                <w:color w:val="000000"/>
                <w:szCs w:val="24"/>
              </w:rPr>
              <w:t>pain painful stimulation somatosensory intensity noxious heat nociceptive placebo chronic</w:t>
            </w:r>
          </w:p>
        </w:tc>
      </w:tr>
    </w:tbl>
    <w:p w14:paraId="1D8EA6EA" w14:textId="77777777" w:rsidR="007F249F" w:rsidRPr="00E11628" w:rsidRDefault="007F249F" w:rsidP="007F249F">
      <w:pPr>
        <w:pStyle w:val="Normal1"/>
        <w:spacing w:after="160" w:line="360" w:lineRule="auto"/>
        <w:ind w:firstLine="0"/>
        <w:rPr>
          <w:rFonts w:ascii="Times" w:hAnsi="Times"/>
          <w:sz w:val="24"/>
          <w:szCs w:val="24"/>
        </w:rPr>
      </w:pPr>
    </w:p>
    <w:p w14:paraId="04A60EBE" w14:textId="77777777" w:rsidR="007F249F" w:rsidRPr="00E11628" w:rsidRDefault="007F249F" w:rsidP="007F249F">
      <w:pPr>
        <w:pStyle w:val="Normal1"/>
        <w:spacing w:after="160" w:line="360" w:lineRule="auto"/>
        <w:ind w:firstLine="0"/>
        <w:rPr>
          <w:rFonts w:ascii="Times" w:hAnsi="Times"/>
          <w:sz w:val="24"/>
          <w:szCs w:val="24"/>
        </w:rPr>
      </w:pPr>
      <w:r w:rsidRPr="00E11628">
        <w:rPr>
          <w:rFonts w:ascii="Times" w:hAnsi="Times"/>
          <w:sz w:val="24"/>
          <w:szCs w:val="24"/>
        </w:rPr>
        <w:t xml:space="preserve">Table 1. Topics most strongly associated with MFC regions used in Figure 5. Ten strongest loading words for each topic are listed, in descending order of association strength. </w:t>
      </w:r>
    </w:p>
    <w:p w14:paraId="6F4369FA" w14:textId="77777777" w:rsidR="009E7445" w:rsidRPr="00E11628" w:rsidRDefault="006B0B75" w:rsidP="0096185D">
      <w:pPr>
        <w:pStyle w:val="Heading1"/>
        <w:spacing w:line="480" w:lineRule="auto"/>
        <w:rPr>
          <w:szCs w:val="24"/>
        </w:rPr>
      </w:pPr>
      <w:bookmarkStart w:id="90" w:name="h.vmx47fsc7u5x" w:colFirst="0" w:colLast="0"/>
      <w:bookmarkStart w:id="91" w:name="h.tyjcwt" w:colFirst="0" w:colLast="0"/>
      <w:bookmarkEnd w:id="90"/>
      <w:bookmarkEnd w:id="91"/>
      <w:r w:rsidRPr="00E11628">
        <w:rPr>
          <w:szCs w:val="24"/>
        </w:rPr>
        <w:lastRenderedPageBreak/>
        <w:t>Discussion</w:t>
      </w:r>
    </w:p>
    <w:p w14:paraId="7C34F5E6" w14:textId="1E1D3877" w:rsidR="001C0F0F" w:rsidRPr="00E11628" w:rsidRDefault="00CA3B40" w:rsidP="001C0F0F">
      <w:pPr>
        <w:pStyle w:val="Normal1"/>
        <w:ind w:firstLine="720"/>
        <w:rPr>
          <w:rFonts w:ascii="Times" w:hAnsi="Times"/>
          <w:sz w:val="24"/>
          <w:szCs w:val="24"/>
        </w:rPr>
      </w:pPr>
      <w:r w:rsidRPr="00E11628">
        <w:rPr>
          <w:rFonts w:ascii="Times" w:hAnsi="Times"/>
          <w:sz w:val="24"/>
          <w:szCs w:val="24"/>
        </w:rPr>
        <w:t xml:space="preserve">In the current study, we identified </w:t>
      </w:r>
      <w:r w:rsidR="00BC75CB" w:rsidRPr="00E11628">
        <w:rPr>
          <w:rFonts w:ascii="Times" w:hAnsi="Times"/>
          <w:sz w:val="24"/>
          <w:szCs w:val="24"/>
        </w:rPr>
        <w:t xml:space="preserve">and </w:t>
      </w:r>
      <w:r w:rsidRPr="00E11628">
        <w:rPr>
          <w:rFonts w:ascii="Times" w:hAnsi="Times"/>
          <w:sz w:val="24"/>
          <w:szCs w:val="24"/>
        </w:rPr>
        <w:t>functionally characterized regions of the medial frontal cortex by applying a</w:t>
      </w:r>
      <w:r w:rsidR="00190783" w:rsidRPr="00E11628">
        <w:rPr>
          <w:rFonts w:ascii="Times" w:hAnsi="Times"/>
          <w:sz w:val="24"/>
          <w:szCs w:val="24"/>
        </w:rPr>
        <w:t xml:space="preserve"> </w:t>
      </w:r>
      <w:r w:rsidRPr="00E11628">
        <w:rPr>
          <w:rFonts w:ascii="Times" w:hAnsi="Times"/>
          <w:sz w:val="24"/>
          <w:szCs w:val="24"/>
        </w:rPr>
        <w:t>data</w:t>
      </w:r>
      <w:r w:rsidR="006B0B75" w:rsidRPr="00E11628">
        <w:rPr>
          <w:rFonts w:ascii="Times" w:hAnsi="Times"/>
          <w:sz w:val="24"/>
          <w:szCs w:val="24"/>
        </w:rPr>
        <w:t>-driven approach to a large-scale d</w:t>
      </w:r>
      <w:r w:rsidRPr="00E11628">
        <w:rPr>
          <w:rFonts w:ascii="Times" w:hAnsi="Times"/>
          <w:sz w:val="24"/>
          <w:szCs w:val="24"/>
        </w:rPr>
        <w:t>atabase of ~10,000 fMRI studies.</w:t>
      </w:r>
      <w:r w:rsidR="00190783" w:rsidRPr="00E11628">
        <w:rPr>
          <w:rFonts w:ascii="Times" w:hAnsi="Times"/>
          <w:sz w:val="24"/>
          <w:szCs w:val="24"/>
        </w:rPr>
        <w:t xml:space="preserve"> Unlike organizational schemes of MFC that infer functional boundaries based on differences in morphology and connectivity,</w:t>
      </w:r>
      <w:r w:rsidR="001C0F0F" w:rsidRPr="00E11628">
        <w:rPr>
          <w:rFonts w:ascii="Times" w:hAnsi="Times"/>
          <w:sz w:val="24"/>
          <w:szCs w:val="24"/>
        </w:rPr>
        <w:t xml:space="preserve"> we </w:t>
      </w:r>
      <w:r w:rsidR="005E2031" w:rsidRPr="00E11628">
        <w:rPr>
          <w:rFonts w:ascii="Times" w:hAnsi="Times"/>
          <w:sz w:val="24"/>
          <w:szCs w:val="24"/>
        </w:rPr>
        <w:t>defined regions on the basis of</w:t>
      </w:r>
      <w:r w:rsidR="00190783" w:rsidRPr="00E11628">
        <w:rPr>
          <w:rFonts w:ascii="Times" w:hAnsi="Times"/>
          <w:sz w:val="24"/>
          <w:szCs w:val="24"/>
        </w:rPr>
        <w:t xml:space="preserve"> differences in </w:t>
      </w:r>
      <w:r w:rsidR="005E2031" w:rsidRPr="00E11628">
        <w:rPr>
          <w:rFonts w:ascii="Times" w:hAnsi="Times"/>
          <w:sz w:val="24"/>
          <w:szCs w:val="24"/>
        </w:rPr>
        <w:t>co-</w:t>
      </w:r>
      <w:r w:rsidR="00190783" w:rsidRPr="00E11628">
        <w:rPr>
          <w:rFonts w:ascii="Times" w:hAnsi="Times"/>
          <w:sz w:val="24"/>
          <w:szCs w:val="24"/>
        </w:rPr>
        <w:t>activation patterns across a wide variety of psychological manipulations – a mo</w:t>
      </w:r>
      <w:r w:rsidR="005E2031" w:rsidRPr="00E11628">
        <w:rPr>
          <w:rFonts w:ascii="Times" w:hAnsi="Times"/>
          <w:sz w:val="24"/>
          <w:szCs w:val="24"/>
        </w:rPr>
        <w:t>re direct measure of function</w:t>
      </w:r>
      <w:r w:rsidR="001C0F0F" w:rsidRPr="00E11628">
        <w:rPr>
          <w:rFonts w:ascii="Times" w:hAnsi="Times"/>
          <w:sz w:val="24"/>
          <w:szCs w:val="24"/>
        </w:rPr>
        <w:t xml:space="preserve">. </w:t>
      </w:r>
      <w:r w:rsidR="005E2031" w:rsidRPr="00E11628">
        <w:rPr>
          <w:rFonts w:ascii="Times" w:hAnsi="Times"/>
          <w:sz w:val="24"/>
          <w:szCs w:val="24"/>
        </w:rPr>
        <w:t>We</w:t>
      </w:r>
      <w:r w:rsidR="001C0F0F" w:rsidRPr="00E11628">
        <w:rPr>
          <w:rFonts w:ascii="Times" w:hAnsi="Times"/>
          <w:sz w:val="24"/>
          <w:szCs w:val="24"/>
        </w:rPr>
        <w:t xml:space="preserve"> identified three broad zones arranged along the rostra</w:t>
      </w:r>
      <w:ins w:id="92" w:author="Microsoft Office User" w:date="2016-03-27T20:27:00Z">
        <w:r w:rsidR="00F97B28">
          <w:rPr>
            <w:rFonts w:ascii="Times" w:hAnsi="Times"/>
            <w:sz w:val="24"/>
            <w:szCs w:val="24"/>
          </w:rPr>
          <w:t>l</w:t>
        </w:r>
      </w:ins>
      <w:r w:rsidR="001C0F0F" w:rsidRPr="00E11628">
        <w:rPr>
          <w:rFonts w:ascii="Times" w:hAnsi="Times"/>
          <w:sz w:val="24"/>
          <w:szCs w:val="24"/>
        </w:rPr>
        <w:t>-caudal axis that further fractionated into 2-4 sub-regions. Finally, we used multivariate classification analyses to identify the psychological topics most strongly predictive of activity in each region, revealing broad shifts in function between the three broad zones and m</w:t>
      </w:r>
      <w:r w:rsidR="005E2031" w:rsidRPr="00E11628">
        <w:rPr>
          <w:rFonts w:ascii="Times" w:hAnsi="Times"/>
          <w:sz w:val="24"/>
          <w:szCs w:val="24"/>
        </w:rPr>
        <w:t xml:space="preserve">ore fine-grained differences </w:t>
      </w:r>
      <w:r w:rsidR="001C0F0F" w:rsidRPr="00E11628">
        <w:rPr>
          <w:rFonts w:ascii="Times" w:hAnsi="Times"/>
          <w:sz w:val="24"/>
          <w:szCs w:val="24"/>
        </w:rPr>
        <w:t xml:space="preserve">between sub-regions within each zone. </w:t>
      </w:r>
      <w:r w:rsidR="008F43B2" w:rsidRPr="00E11628">
        <w:rPr>
          <w:rFonts w:ascii="Times" w:hAnsi="Times"/>
          <w:sz w:val="24"/>
          <w:szCs w:val="24"/>
        </w:rPr>
        <w:t xml:space="preserve">In the following sections, we discuss theoretical implications for each zone as well as future </w:t>
      </w:r>
      <w:r w:rsidR="005E2031" w:rsidRPr="00E11628">
        <w:rPr>
          <w:rFonts w:ascii="Times" w:hAnsi="Times"/>
          <w:sz w:val="24"/>
          <w:szCs w:val="24"/>
        </w:rPr>
        <w:t xml:space="preserve">challenges. </w:t>
      </w:r>
    </w:p>
    <w:p w14:paraId="301437EC" w14:textId="2290EAA2" w:rsidR="009E7445" w:rsidRPr="00E11628" w:rsidRDefault="00F40EDF" w:rsidP="00701FA8">
      <w:pPr>
        <w:pStyle w:val="Normal1"/>
        <w:ind w:firstLine="0"/>
        <w:rPr>
          <w:rFonts w:ascii="Times" w:hAnsi="Times"/>
          <w:sz w:val="24"/>
          <w:szCs w:val="24"/>
        </w:rPr>
      </w:pPr>
      <w:r w:rsidRPr="00E11628">
        <w:rPr>
          <w:rFonts w:ascii="Times" w:hAnsi="Times"/>
          <w:sz w:val="24"/>
          <w:szCs w:val="24"/>
        </w:rPr>
        <w:t>Posterior</w:t>
      </w:r>
      <w:r w:rsidR="00332E1B" w:rsidRPr="00E11628">
        <w:rPr>
          <w:rFonts w:ascii="Times" w:hAnsi="Times"/>
          <w:sz w:val="24"/>
          <w:szCs w:val="24"/>
        </w:rPr>
        <w:t xml:space="preserve"> zone</w:t>
      </w:r>
    </w:p>
    <w:p w14:paraId="69B33132" w14:textId="00895E4D" w:rsidR="003B3D27" w:rsidRPr="00E11628" w:rsidRDefault="00EA4AE9" w:rsidP="00190783">
      <w:pPr>
        <w:pStyle w:val="Normal1"/>
        <w:ind w:firstLine="720"/>
        <w:rPr>
          <w:rFonts w:ascii="Times" w:hAnsi="Times"/>
          <w:sz w:val="24"/>
          <w:szCs w:val="24"/>
        </w:rPr>
      </w:pPr>
      <w:r w:rsidRPr="00E11628">
        <w:rPr>
          <w:rFonts w:ascii="Times" w:hAnsi="Times"/>
          <w:sz w:val="24"/>
          <w:szCs w:val="24"/>
        </w:rPr>
        <w:t>Posterior</w:t>
      </w:r>
      <w:r w:rsidR="00F40EDF" w:rsidRPr="00E11628">
        <w:rPr>
          <w:rFonts w:ascii="Times" w:hAnsi="Times"/>
          <w:sz w:val="24"/>
          <w:szCs w:val="24"/>
        </w:rPr>
        <w:t xml:space="preserve"> </w:t>
      </w:r>
      <w:r w:rsidR="00D4126A" w:rsidRPr="00E11628">
        <w:rPr>
          <w:rFonts w:ascii="Times" w:hAnsi="Times"/>
          <w:sz w:val="24"/>
          <w:szCs w:val="24"/>
        </w:rPr>
        <w:t xml:space="preserve">MFC spanned </w:t>
      </w:r>
      <w:r w:rsidRPr="00E11628">
        <w:rPr>
          <w:rFonts w:ascii="Times" w:hAnsi="Times"/>
          <w:sz w:val="24"/>
          <w:szCs w:val="24"/>
        </w:rPr>
        <w:t xml:space="preserve">various </w:t>
      </w:r>
      <w:r w:rsidR="00D4126A" w:rsidRPr="00E11628">
        <w:rPr>
          <w:rFonts w:ascii="Times" w:hAnsi="Times"/>
          <w:sz w:val="24"/>
          <w:szCs w:val="24"/>
        </w:rPr>
        <w:t>regions previously as</w:t>
      </w:r>
      <w:r w:rsidR="00FE1D1D" w:rsidRPr="00E11628">
        <w:rPr>
          <w:rFonts w:ascii="Times" w:hAnsi="Times"/>
          <w:sz w:val="24"/>
          <w:szCs w:val="24"/>
        </w:rPr>
        <w:t>sociated with motoric function--such as SMA</w:t>
      </w:r>
      <w:r w:rsidR="00190783" w:rsidRPr="00E11628">
        <w:rPr>
          <w:rFonts w:ascii="Times" w:hAnsi="Times"/>
          <w:sz w:val="24"/>
          <w:szCs w:val="24"/>
        </w:rPr>
        <w:t>, pre-</w:t>
      </w:r>
      <w:r w:rsidRPr="00E11628">
        <w:rPr>
          <w:rFonts w:ascii="Times" w:hAnsi="Times"/>
          <w:sz w:val="24"/>
          <w:szCs w:val="24"/>
        </w:rPr>
        <w:t>SMA, and motor</w:t>
      </w:r>
      <w:r w:rsidR="00190783" w:rsidRPr="00E11628">
        <w:rPr>
          <w:rFonts w:ascii="Times" w:hAnsi="Times"/>
          <w:sz w:val="24"/>
          <w:szCs w:val="24"/>
        </w:rPr>
        <w:t xml:space="preserve"> </w:t>
      </w:r>
      <w:r w:rsidR="00701FA8" w:rsidRPr="00E11628">
        <w:rPr>
          <w:rFonts w:ascii="Times" w:hAnsi="Times"/>
          <w:sz w:val="24"/>
          <w:szCs w:val="24"/>
        </w:rPr>
        <w:t>cingulate zone</w:t>
      </w:r>
      <w:r w:rsidRPr="00E11628">
        <w:rPr>
          <w:rFonts w:ascii="Times" w:hAnsi="Times"/>
          <w:sz w:val="24"/>
          <w:szCs w:val="24"/>
        </w:rPr>
        <w:t>s</w:t>
      </w:r>
      <w:r w:rsidR="00190783" w:rsidRPr="00E11628">
        <w:rPr>
          <w:rFonts w:ascii="Times" w:hAnsi="Times"/>
          <w:sz w:val="24"/>
          <w:szCs w:val="24"/>
        </w:rPr>
        <w:t>. This zone furth</w:t>
      </w:r>
      <w:r w:rsidRPr="00E11628">
        <w:rPr>
          <w:rFonts w:ascii="Times" w:hAnsi="Times"/>
          <w:sz w:val="24"/>
          <w:szCs w:val="24"/>
        </w:rPr>
        <w:t>er fractioned into a posterior and anterior</w:t>
      </w:r>
      <w:r w:rsidR="00190783" w:rsidRPr="00E11628">
        <w:rPr>
          <w:rFonts w:ascii="Times" w:hAnsi="Times"/>
          <w:sz w:val="24"/>
          <w:szCs w:val="24"/>
        </w:rPr>
        <w:t xml:space="preserve"> cluster similarly to </w:t>
      </w:r>
      <w:r w:rsidR="00037D8A" w:rsidRPr="00E11628">
        <w:rPr>
          <w:rFonts w:ascii="Times" w:hAnsi="Times"/>
          <w:sz w:val="24"/>
          <w:szCs w:val="24"/>
        </w:rPr>
        <w:t>cytoarch</w:t>
      </w:r>
      <w:r w:rsidR="00707BBE" w:rsidRPr="00E11628">
        <w:rPr>
          <w:rFonts w:ascii="Times" w:hAnsi="Times"/>
          <w:sz w:val="24"/>
          <w:szCs w:val="24"/>
        </w:rPr>
        <w:t>itec</w:t>
      </w:r>
      <w:r w:rsidR="00037D8A" w:rsidRPr="00E11628">
        <w:rPr>
          <w:rFonts w:ascii="Times" w:hAnsi="Times"/>
          <w:sz w:val="24"/>
          <w:szCs w:val="24"/>
        </w:rPr>
        <w:t>tonic</w:t>
      </w:r>
      <w:r w:rsidR="00D4126A" w:rsidRPr="00E11628">
        <w:rPr>
          <w:rFonts w:ascii="Times" w:hAnsi="Times"/>
          <w:sz w:val="24"/>
          <w:szCs w:val="24"/>
        </w:rPr>
        <w:t xml:space="preserve"> </w:t>
      </w:r>
      <w:r w:rsidR="00C93C59"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FDC12B65-6B0D-4EDC-90F1-E3C1D9A4082F&lt;/uuid&gt;&lt;priority&gt;0&lt;/priority&gt;&lt;publications&gt;&lt;publication&gt;&lt;uuid&gt;8D7EB837-8735-41BF-9F42-93D43351BC40&lt;/uuid&gt;&lt;volume&gt;10&lt;/volume&gt;&lt;doi&gt;10.1046/j.1460-9568.1998.00236.x&lt;/doi&gt;&lt;startpage&gt;2199&lt;/startpage&gt;&lt;publication_date&gt;99199806011200000000222000&lt;/publication_date&gt;&lt;url&gt;http://onlinelibrary.wiley.com/doi/10.1046/j.1460-9568.1998.00236.x/full&lt;/url&gt;&lt;type&gt;400&lt;/type&gt;&lt;title&gt;Parcellation of human mesial area 6: cytoarchitectonic evidence for three separate areas&lt;/title&gt;&lt;publisher&gt;Blackwell Science Ltd&lt;/publisher&gt;&lt;number&gt;6&lt;/number&gt;&lt;subtype&gt;400&lt;/subtype&gt;&lt;endpage&gt;2203&lt;/endpage&gt;&lt;bundle&gt;&lt;publication&gt;&lt;publisher&gt;Blackwell Science Ltd&lt;/publisher&gt;&lt;title&gt;European Journal of Neuroscience&lt;/title&gt;&lt;type&gt;-100&lt;/type&gt;&lt;subtype&gt;-100&lt;/subtype&gt;&lt;uuid&gt;CC7CB225-3850-49B4-9B33-8BB036FE3DD5&lt;/uuid&gt;&lt;/publication&gt;&lt;/bundle&gt;&lt;authors&gt;&lt;author&gt;&lt;firstName&gt;Victor&lt;/firstName&gt;&lt;lastName&gt;Vorobiev&lt;/lastName&gt;&lt;/author&gt;&lt;author&gt;&lt;firstName&gt;Paolo&lt;/firstName&gt;&lt;lastName&gt;Govoni&lt;/lastName&gt;&lt;/author&gt;&lt;author&gt;&lt;firstName&gt;Giacomo&lt;/firstName&gt;&lt;lastName&gt;Rizzolatti&lt;/lastName&gt;&lt;/author&gt;&lt;author&gt;&lt;firstName&gt;Massimo&lt;/firstName&gt;&lt;lastName&gt;Matelli&lt;/lastName&gt;&lt;/author&gt;&lt;author&gt;&lt;firstName&gt;Giuseppe&lt;/firstName&gt;&lt;lastName&gt;Luppino&lt;/lastName&gt;&lt;/author&gt;&lt;/authors&gt;&lt;/publication&gt;&lt;publication&gt;&lt;publication_date&gt;99200906041200000000222000&lt;/publication_date&gt;&lt;startpage&gt;829&lt;/startpage&gt;&lt;title&gt;Cingulate Neurobiology and Disease&lt;/title&gt;&lt;uuid&gt;E5C0FC99-4C69-45E7-8DAB-0C1F7718F918&lt;/uuid&gt;&lt;subtype&gt;0&lt;/subtype&gt;&lt;publisher&gt;Oxford University Press&lt;/publisher&gt;&lt;type&gt;0&lt;/type&gt;&lt;url&gt;http://books.google.com/books?id=jJuk7MRD1GkC&amp;amp;pg=PA294&amp;amp;dq=cingulate+neurobiology+and+disease+inauthor:vogt&amp;amp;hl=&amp;amp;cd=1&amp;amp;source=gbs_api&lt;/url&gt;&lt;authors&gt;&lt;author&gt;&lt;firstName&gt;Brent&lt;/firstName&gt;&lt;lastName&gt;Vogt&lt;/lastName&gt;&lt;/author&gt;&lt;/authors&gt;&lt;/publication&gt;&lt;/publications&gt;&lt;cites&gt;&lt;/cites&gt;&lt;/citation&gt;</w:instrText>
      </w:r>
      <w:r w:rsidR="00C93C59" w:rsidRPr="00E11628">
        <w:rPr>
          <w:rFonts w:ascii="Times" w:hAnsi="Times"/>
          <w:sz w:val="24"/>
          <w:szCs w:val="24"/>
        </w:rPr>
        <w:fldChar w:fldCharType="separate"/>
      </w:r>
      <w:r w:rsidR="00C93C59" w:rsidRPr="00E11628">
        <w:rPr>
          <w:rFonts w:ascii="Times" w:hAnsi="Times" w:cs="Cambria"/>
          <w:sz w:val="24"/>
          <w:szCs w:val="24"/>
        </w:rPr>
        <w:t>(Vorobiev et al., 1998; Vogt, 2009)</w:t>
      </w:r>
      <w:r w:rsidR="00C93C59" w:rsidRPr="00E11628">
        <w:rPr>
          <w:rFonts w:ascii="Times" w:hAnsi="Times"/>
          <w:sz w:val="24"/>
          <w:szCs w:val="24"/>
        </w:rPr>
        <w:fldChar w:fldCharType="end"/>
      </w:r>
      <w:r w:rsidR="00D4126A" w:rsidRPr="00E11628">
        <w:rPr>
          <w:rFonts w:ascii="Times" w:hAnsi="Times"/>
          <w:sz w:val="24"/>
          <w:szCs w:val="24"/>
        </w:rPr>
        <w:t xml:space="preserve"> and </w:t>
      </w:r>
      <w:r w:rsidR="00190783" w:rsidRPr="00E11628">
        <w:rPr>
          <w:rFonts w:ascii="Times" w:hAnsi="Times"/>
          <w:sz w:val="24"/>
          <w:szCs w:val="24"/>
        </w:rPr>
        <w:t xml:space="preserve">connectivity based </w:t>
      </w:r>
      <w:r w:rsidRPr="00E11628">
        <w:rPr>
          <w:rFonts w:ascii="Times" w:hAnsi="Times"/>
          <w:sz w:val="24"/>
          <w:szCs w:val="24"/>
        </w:rPr>
        <w:t xml:space="preserve">differentiations between SMA and pre-SMA </w:t>
      </w:r>
      <w:r w:rsidR="00D4126A" w:rsidRPr="00E11628">
        <w:rPr>
          <w:rFonts w:ascii="Times" w:hAnsi="Times"/>
          <w:sz w:val="24"/>
          <w:szCs w:val="24"/>
        </w:rPr>
        <w:t xml:space="preserve"> </w:t>
      </w:r>
      <w:r w:rsidR="00D4126A"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5F7D6065-44C5-47B9-A9DD-4B6B609A9CD2&lt;/uuid&gt;&lt;priority&gt;0&lt;/priority&gt;&lt;publications&gt;&lt;publication&gt;&lt;volume&gt;49&lt;/volume&gt;&lt;publication_date&gt;99201002001200000000220000&lt;/publication_date&gt;&lt;number&gt;3&lt;/number&gt;&lt;doi&gt;10.1016/j.neuroimage.2009.10.016&lt;/doi&gt;&lt;startpage&gt;2375&lt;/startpage&gt;&lt;title&gt;Defining functional SMA and pre-SMA subregions in human MFC using resting state fMRI: Functional connectivity-based parcellation method&lt;/title&gt;&lt;uuid&gt;883C73D8-30FB-49FD-AD63-D6CEEA3B8F0F&lt;/uuid&gt;&lt;subtype&gt;400&lt;/subtype&gt;&lt;endpage&gt;2386&lt;/endpage&gt;&lt;type&gt;400&lt;/type&gt;&lt;url&gt;http://linkinghub.elsevier.com/retrieve/pii/S1053811909010878&lt;/url&gt;&lt;bundle&gt;&lt;publication&gt;&lt;publisher&gt;Elsevier Inc.&lt;/publisher&gt;&lt;title&gt;NeuroImage&lt;/title&gt;&lt;type&gt;-100&lt;/type&gt;&lt;subtype&gt;-100&lt;/subtype&gt;&lt;uuid&gt;C999927C-B94A-48FA-98D1-0626ECBA674C&lt;/uuid&gt;&lt;/publication&gt;&lt;/bundle&gt;&lt;authors&gt;&lt;author&gt;&lt;firstName&gt;Jae-Hun&lt;/firstName&gt;&lt;lastName&gt;Kim&lt;/lastName&gt;&lt;/author&gt;&lt;author&gt;&lt;firstName&gt;Jong-Min&lt;/firstName&gt;&lt;lastName&gt;Lee&lt;/lastName&gt;&lt;/author&gt;&lt;author&gt;&lt;firstName&gt;Hang&lt;/firstName&gt;&lt;middleNames&gt;Joon&lt;/middleNames&gt;&lt;lastName&gt;Jo&lt;/lastName&gt;&lt;/author&gt;&lt;author&gt;&lt;firstName&gt;Sook&lt;/firstName&gt;&lt;middleNames&gt;Hui&lt;/middleNames&gt;&lt;lastName&gt;Kim&lt;/lastName&gt;&lt;/author&gt;&lt;author&gt;&lt;firstName&gt;Jung&lt;/firstName&gt;&lt;middleNames&gt;Hee&lt;/middleNames&gt;&lt;lastName&gt;Lee&lt;/lastName&gt;&lt;/author&gt;&lt;author&gt;&lt;firstName&gt;Sung&lt;/firstName&gt;&lt;middleNames&gt;Tae&lt;/middleNames&gt;&lt;lastName&gt;Kim&lt;/lastName&gt;&lt;/author&gt;&lt;author&gt;&lt;firstName&gt;Sang&lt;/firstName&gt;&lt;middleNames&gt;Won&lt;/middleNames&gt;&lt;lastName&gt;Seo&lt;/lastName&gt;&lt;/author&gt;&lt;author&gt;&lt;firstName&gt;Robert&lt;/firstName&gt;&lt;middleNames&gt;W&lt;/middleNames&gt;&lt;lastName&gt;Cox&lt;/lastName&gt;&lt;/author&gt;&lt;author&gt;&lt;firstName&gt;Duk&lt;/firstName&gt;&lt;middleNames&gt;L&lt;/middleNames&gt;&lt;lastName&gt;Na&lt;/lastName&gt;&lt;/author&gt;&lt;author&gt;&lt;firstName&gt;Sun&lt;/firstName&gt;&lt;middleNames&gt;I&lt;/middleNames&gt;&lt;lastName&gt;Kim&lt;/lastName&gt;&lt;/author&gt;&lt;author&gt;&lt;firstName&gt;Ziad&lt;/firstName&gt;&lt;middleNames&gt;S&lt;/middleNames&gt;&lt;lastName&gt;Saad&lt;/lastName&gt;&lt;/author&gt;&lt;/authors&gt;&lt;/publication&gt;&lt;/publications&gt;&lt;cites&gt;&lt;/cites&gt;&lt;/citation&gt;</w:instrText>
      </w:r>
      <w:r w:rsidR="00D4126A" w:rsidRPr="00E11628">
        <w:rPr>
          <w:rFonts w:ascii="Times" w:hAnsi="Times"/>
          <w:sz w:val="24"/>
          <w:szCs w:val="24"/>
        </w:rPr>
        <w:fldChar w:fldCharType="separate"/>
      </w:r>
      <w:r w:rsidR="00E2184D" w:rsidRPr="00E11628">
        <w:rPr>
          <w:rFonts w:ascii="Times" w:hAnsi="Times" w:cs="Times"/>
          <w:sz w:val="24"/>
          <w:szCs w:val="24"/>
        </w:rPr>
        <w:t>(Kim et al., 2010)</w:t>
      </w:r>
      <w:r w:rsidR="00D4126A" w:rsidRPr="00E11628">
        <w:rPr>
          <w:rFonts w:ascii="Times" w:hAnsi="Times"/>
          <w:sz w:val="24"/>
          <w:szCs w:val="24"/>
        </w:rPr>
        <w:fldChar w:fldCharType="end"/>
      </w:r>
      <w:r w:rsidR="00D4126A" w:rsidRPr="00E11628">
        <w:rPr>
          <w:rFonts w:ascii="Times" w:hAnsi="Times"/>
          <w:sz w:val="24"/>
          <w:szCs w:val="24"/>
        </w:rPr>
        <w:t xml:space="preserve">. </w:t>
      </w:r>
      <w:r w:rsidR="00190783" w:rsidRPr="00E11628">
        <w:rPr>
          <w:rFonts w:ascii="Times" w:hAnsi="Times"/>
          <w:sz w:val="24"/>
          <w:szCs w:val="24"/>
        </w:rPr>
        <w:t xml:space="preserve">As a whole, posterior MFC </w:t>
      </w:r>
      <w:r w:rsidR="00D4126A" w:rsidRPr="00E11628">
        <w:rPr>
          <w:rFonts w:ascii="Times" w:hAnsi="Times"/>
          <w:sz w:val="24"/>
          <w:szCs w:val="24"/>
        </w:rPr>
        <w:t xml:space="preserve">was primarily </w:t>
      </w:r>
      <w:r w:rsidR="00701FA8" w:rsidRPr="00E11628">
        <w:rPr>
          <w:rFonts w:ascii="Times" w:hAnsi="Times"/>
          <w:sz w:val="24"/>
          <w:szCs w:val="24"/>
        </w:rPr>
        <w:t xml:space="preserve">associated with motor function </w:t>
      </w:r>
      <w:r w:rsidR="00D4126A" w:rsidRPr="00E11628">
        <w:rPr>
          <w:rFonts w:ascii="Times" w:hAnsi="Times"/>
          <w:sz w:val="24"/>
          <w:szCs w:val="24"/>
        </w:rPr>
        <w:t xml:space="preserve">and co-activated </w:t>
      </w:r>
      <w:r w:rsidR="00037D8A" w:rsidRPr="00E11628">
        <w:rPr>
          <w:rFonts w:ascii="Times" w:hAnsi="Times"/>
          <w:sz w:val="24"/>
          <w:szCs w:val="24"/>
        </w:rPr>
        <w:t>with key motor regions such as</w:t>
      </w:r>
      <w:r w:rsidR="00D4126A" w:rsidRPr="00E11628">
        <w:rPr>
          <w:rFonts w:ascii="Times" w:hAnsi="Times"/>
          <w:sz w:val="24"/>
          <w:szCs w:val="24"/>
        </w:rPr>
        <w:t xml:space="preserve"> primary motor cortex and thalamus.</w:t>
      </w:r>
      <w:r w:rsidR="00EB0085" w:rsidRPr="00E11628">
        <w:rPr>
          <w:rFonts w:ascii="Times" w:hAnsi="Times"/>
          <w:sz w:val="24"/>
          <w:szCs w:val="24"/>
        </w:rPr>
        <w:t xml:space="preserve"> </w:t>
      </w:r>
      <w:r w:rsidR="00190783" w:rsidRPr="00E11628">
        <w:rPr>
          <w:rFonts w:ascii="Times" w:hAnsi="Times"/>
          <w:sz w:val="24"/>
          <w:szCs w:val="24"/>
        </w:rPr>
        <w:t>However, SMA/CCZ [P1]</w:t>
      </w:r>
      <w:r w:rsidR="00D4126A" w:rsidRPr="00E11628">
        <w:rPr>
          <w:rFonts w:ascii="Times" w:hAnsi="Times"/>
          <w:sz w:val="24"/>
          <w:szCs w:val="24"/>
        </w:rPr>
        <w:t xml:space="preserve"> </w:t>
      </w:r>
      <w:r w:rsidR="00037D8A" w:rsidRPr="00E11628">
        <w:rPr>
          <w:rFonts w:ascii="Times" w:hAnsi="Times"/>
          <w:sz w:val="24"/>
          <w:szCs w:val="24"/>
        </w:rPr>
        <w:t xml:space="preserve">showed a greater </w:t>
      </w:r>
      <w:r w:rsidR="001D6C98" w:rsidRPr="00E11628">
        <w:rPr>
          <w:rFonts w:ascii="Times" w:hAnsi="Times"/>
          <w:sz w:val="24"/>
          <w:szCs w:val="24"/>
        </w:rPr>
        <w:t>association</w:t>
      </w:r>
      <w:r w:rsidR="00037D8A" w:rsidRPr="00E11628">
        <w:rPr>
          <w:rFonts w:ascii="Times" w:hAnsi="Times"/>
          <w:sz w:val="24"/>
          <w:szCs w:val="24"/>
        </w:rPr>
        <w:t xml:space="preserve"> with pain processing</w:t>
      </w:r>
      <w:r w:rsidR="00701FA8" w:rsidRPr="00E11628">
        <w:rPr>
          <w:rFonts w:ascii="Times" w:hAnsi="Times"/>
          <w:sz w:val="24"/>
          <w:szCs w:val="24"/>
        </w:rPr>
        <w:t xml:space="preserve"> and greater </w:t>
      </w:r>
      <w:r w:rsidR="00037D8A" w:rsidRPr="00E11628">
        <w:rPr>
          <w:rFonts w:ascii="Times" w:hAnsi="Times"/>
          <w:sz w:val="24"/>
          <w:szCs w:val="24"/>
        </w:rPr>
        <w:t>co-activation with key pain regions such as SII and thalamu</w:t>
      </w:r>
      <w:r w:rsidR="00190783" w:rsidRPr="00E11628">
        <w:rPr>
          <w:rFonts w:ascii="Times" w:hAnsi="Times"/>
          <w:sz w:val="24"/>
          <w:szCs w:val="24"/>
        </w:rPr>
        <w:t xml:space="preserve">s, suggesting this region </w:t>
      </w:r>
      <w:r w:rsidR="00CA3B40" w:rsidRPr="00E11628">
        <w:rPr>
          <w:rFonts w:ascii="Times" w:hAnsi="Times"/>
          <w:sz w:val="24"/>
          <w:szCs w:val="24"/>
        </w:rPr>
        <w:t xml:space="preserve">may be </w:t>
      </w:r>
      <w:r w:rsidRPr="00E11628">
        <w:rPr>
          <w:rFonts w:ascii="Times" w:hAnsi="Times"/>
          <w:sz w:val="24"/>
          <w:szCs w:val="24"/>
        </w:rPr>
        <w:t>important for</w:t>
      </w:r>
      <w:r w:rsidR="005B609C" w:rsidRPr="00E11628">
        <w:rPr>
          <w:rFonts w:ascii="Times" w:hAnsi="Times"/>
          <w:sz w:val="24"/>
          <w:szCs w:val="24"/>
        </w:rPr>
        <w:t xml:space="preserve"> </w:t>
      </w:r>
      <w:r w:rsidR="00037D8A" w:rsidRPr="00E11628">
        <w:rPr>
          <w:rFonts w:ascii="Times" w:hAnsi="Times"/>
          <w:sz w:val="24"/>
          <w:szCs w:val="24"/>
        </w:rPr>
        <w:t xml:space="preserve">initiating movements in response to pain.  In contrast, </w:t>
      </w:r>
      <w:r w:rsidR="00190783" w:rsidRPr="00E11628">
        <w:rPr>
          <w:rFonts w:ascii="Times" w:hAnsi="Times"/>
          <w:sz w:val="24"/>
          <w:szCs w:val="24"/>
        </w:rPr>
        <w:t>pre-</w:t>
      </w:r>
      <w:r w:rsidR="00D4126A" w:rsidRPr="00E11628">
        <w:rPr>
          <w:rFonts w:ascii="Times" w:hAnsi="Times"/>
          <w:sz w:val="24"/>
          <w:szCs w:val="24"/>
        </w:rPr>
        <w:t>SMA</w:t>
      </w:r>
      <w:r w:rsidR="00190783" w:rsidRPr="00E11628">
        <w:rPr>
          <w:rFonts w:ascii="Times" w:hAnsi="Times"/>
          <w:sz w:val="24"/>
          <w:szCs w:val="24"/>
        </w:rPr>
        <w:t xml:space="preserve"> [P2] showed a stronger association with cognitive control</w:t>
      </w:r>
      <w:r w:rsidR="000B2530" w:rsidRPr="00E11628">
        <w:rPr>
          <w:rFonts w:ascii="Times" w:hAnsi="Times"/>
          <w:sz w:val="24"/>
          <w:szCs w:val="24"/>
        </w:rPr>
        <w:t xml:space="preserve"> </w:t>
      </w:r>
      <w:r w:rsidR="00037D8A" w:rsidRPr="00E11628">
        <w:rPr>
          <w:rFonts w:ascii="Times" w:hAnsi="Times"/>
          <w:sz w:val="24"/>
          <w:szCs w:val="24"/>
        </w:rPr>
        <w:t>and co-activated</w:t>
      </w:r>
      <w:r w:rsidR="00D4126A" w:rsidRPr="00E11628">
        <w:rPr>
          <w:rFonts w:ascii="Times" w:hAnsi="Times"/>
          <w:sz w:val="24"/>
          <w:szCs w:val="24"/>
        </w:rPr>
        <w:t xml:space="preserve"> with </w:t>
      </w:r>
      <w:r w:rsidR="00EB0085" w:rsidRPr="00E11628">
        <w:rPr>
          <w:rFonts w:ascii="Times" w:hAnsi="Times"/>
          <w:sz w:val="24"/>
          <w:szCs w:val="24"/>
        </w:rPr>
        <w:t xml:space="preserve">regions important for goal-directed cognition </w:t>
      </w:r>
      <w:r w:rsidR="00190783" w:rsidRPr="00E11628">
        <w:rPr>
          <w:rFonts w:ascii="Times" w:hAnsi="Times"/>
          <w:sz w:val="24"/>
          <w:szCs w:val="24"/>
        </w:rPr>
        <w:t>(e.g.</w:t>
      </w:r>
      <w:r w:rsidR="00037D8A" w:rsidRPr="00E11628">
        <w:rPr>
          <w:rFonts w:ascii="Times" w:hAnsi="Times"/>
          <w:sz w:val="24"/>
          <w:szCs w:val="24"/>
        </w:rPr>
        <w:t xml:space="preserve"> </w:t>
      </w:r>
      <w:r w:rsidR="00D4126A" w:rsidRPr="00E11628">
        <w:rPr>
          <w:rFonts w:ascii="Times" w:hAnsi="Times"/>
          <w:sz w:val="24"/>
          <w:szCs w:val="24"/>
        </w:rPr>
        <w:t>DLPFC</w:t>
      </w:r>
      <w:r w:rsidR="00190783" w:rsidRPr="00E11628">
        <w:rPr>
          <w:rFonts w:ascii="Times" w:hAnsi="Times"/>
          <w:sz w:val="24"/>
          <w:szCs w:val="24"/>
        </w:rPr>
        <w:t xml:space="preserve">, </w:t>
      </w:r>
      <w:r w:rsidR="00D4126A" w:rsidRPr="00E11628">
        <w:rPr>
          <w:rFonts w:ascii="Times" w:hAnsi="Times"/>
          <w:sz w:val="24"/>
          <w:szCs w:val="24"/>
        </w:rPr>
        <w:t>aIns</w:t>
      </w:r>
      <w:r w:rsidR="00190783" w:rsidRPr="00E11628">
        <w:rPr>
          <w:rFonts w:ascii="Times" w:hAnsi="Times"/>
          <w:sz w:val="24"/>
          <w:szCs w:val="24"/>
        </w:rPr>
        <w:t>)</w:t>
      </w:r>
      <w:r w:rsidR="00037D8A" w:rsidRPr="00E11628">
        <w:rPr>
          <w:rFonts w:ascii="Times" w:hAnsi="Times"/>
          <w:sz w:val="24"/>
          <w:szCs w:val="24"/>
        </w:rPr>
        <w:t xml:space="preserve">. </w:t>
      </w:r>
      <w:r w:rsidR="00CA3B40" w:rsidRPr="00E11628">
        <w:rPr>
          <w:rFonts w:ascii="Times" w:hAnsi="Times"/>
          <w:sz w:val="24"/>
          <w:szCs w:val="24"/>
        </w:rPr>
        <w:t xml:space="preserve">These results are </w:t>
      </w:r>
      <w:r w:rsidR="00190783" w:rsidRPr="00E11628">
        <w:rPr>
          <w:rFonts w:ascii="Times" w:hAnsi="Times"/>
          <w:sz w:val="24"/>
          <w:szCs w:val="24"/>
        </w:rPr>
        <w:lastRenderedPageBreak/>
        <w:t>generally consistent with a large line of work suggesting that pre-SMA is responsible for more compl</w:t>
      </w:r>
      <w:r w:rsidR="000B042F" w:rsidRPr="00E11628">
        <w:rPr>
          <w:rFonts w:ascii="Times" w:hAnsi="Times"/>
          <w:sz w:val="24"/>
          <w:szCs w:val="24"/>
        </w:rPr>
        <w:t xml:space="preserve">ex motor actions that presumably require cognitive control </w:t>
      </w:r>
      <w:r w:rsidR="000B042F"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1EE5FBF8-30AD-4C04-8788-7AA73DEECC56&lt;/uuid&gt;&lt;priority&gt;0&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0B042F" w:rsidRPr="00E11628">
        <w:rPr>
          <w:rFonts w:ascii="Times" w:hAnsi="Times"/>
          <w:sz w:val="24"/>
          <w:szCs w:val="24"/>
        </w:rPr>
        <w:fldChar w:fldCharType="separate"/>
      </w:r>
      <w:r w:rsidR="00C93C59" w:rsidRPr="00E11628">
        <w:rPr>
          <w:rFonts w:ascii="Times" w:hAnsi="Times" w:cs="Cambria"/>
          <w:sz w:val="24"/>
          <w:szCs w:val="24"/>
        </w:rPr>
        <w:t>(Picard and Strick, 1996)</w:t>
      </w:r>
      <w:r w:rsidR="000B042F" w:rsidRPr="00E11628">
        <w:rPr>
          <w:rFonts w:ascii="Times" w:hAnsi="Times"/>
          <w:sz w:val="24"/>
          <w:szCs w:val="24"/>
        </w:rPr>
        <w:fldChar w:fldCharType="end"/>
      </w:r>
      <w:r w:rsidR="000B042F" w:rsidRPr="00E11628">
        <w:rPr>
          <w:rFonts w:ascii="Times" w:hAnsi="Times"/>
          <w:sz w:val="24"/>
          <w:szCs w:val="24"/>
        </w:rPr>
        <w:t xml:space="preserve">. </w:t>
      </w:r>
      <w:r w:rsidR="00190783" w:rsidRPr="00E11628">
        <w:rPr>
          <w:rFonts w:ascii="Times" w:hAnsi="Times"/>
          <w:sz w:val="24"/>
          <w:szCs w:val="24"/>
        </w:rPr>
        <w:t xml:space="preserve">Interestingly, we did not identify separate motor cingulate zones, suggesting </w:t>
      </w:r>
      <w:r w:rsidR="008F43B2" w:rsidRPr="00E11628">
        <w:rPr>
          <w:rFonts w:ascii="Times" w:hAnsi="Times"/>
          <w:sz w:val="24"/>
          <w:szCs w:val="24"/>
        </w:rPr>
        <w:t>cytoarchitechtonic</w:t>
      </w:r>
      <w:r w:rsidR="00190783" w:rsidRPr="00E11628">
        <w:rPr>
          <w:rFonts w:ascii="Times" w:hAnsi="Times"/>
          <w:sz w:val="24"/>
          <w:szCs w:val="24"/>
        </w:rPr>
        <w:t xml:space="preserve"> </w:t>
      </w:r>
      <w:r w:rsidRPr="00E11628">
        <w:rPr>
          <w:rFonts w:ascii="Times" w:hAnsi="Times"/>
          <w:sz w:val="24"/>
          <w:szCs w:val="24"/>
        </w:rPr>
        <w:t xml:space="preserve">differences </w:t>
      </w:r>
      <w:r w:rsidR="00190783" w:rsidRPr="00E11628">
        <w:rPr>
          <w:rFonts w:ascii="Times" w:hAnsi="Times"/>
          <w:sz w:val="24"/>
          <w:szCs w:val="24"/>
        </w:rPr>
        <w:t xml:space="preserve">across may not </w:t>
      </w:r>
      <w:r w:rsidR="000B042F" w:rsidRPr="00E11628">
        <w:rPr>
          <w:rFonts w:ascii="Times" w:hAnsi="Times"/>
          <w:sz w:val="24"/>
          <w:szCs w:val="24"/>
        </w:rPr>
        <w:t xml:space="preserve">result in </w:t>
      </w:r>
      <w:r w:rsidR="00190783" w:rsidRPr="00E11628">
        <w:rPr>
          <w:rFonts w:ascii="Times" w:hAnsi="Times"/>
          <w:sz w:val="24"/>
          <w:szCs w:val="24"/>
        </w:rPr>
        <w:t xml:space="preserve">broad shifts in high-level psychological function. </w:t>
      </w:r>
      <w:r w:rsidR="008F43B2" w:rsidRPr="00E11628">
        <w:rPr>
          <w:rFonts w:ascii="Times" w:hAnsi="Times"/>
          <w:sz w:val="24"/>
          <w:szCs w:val="24"/>
        </w:rPr>
        <w:t>Systematic comparison between cytoarchtechtonics, connectivity and co-activation are needed to better understand such discrepancies.</w:t>
      </w:r>
    </w:p>
    <w:p w14:paraId="4B420F1B" w14:textId="75D11B0B" w:rsidR="009E7445" w:rsidRPr="00E11628" w:rsidRDefault="00332E1B" w:rsidP="0096185D">
      <w:pPr>
        <w:pStyle w:val="Normal1"/>
        <w:ind w:firstLine="0"/>
        <w:rPr>
          <w:rFonts w:ascii="Times" w:hAnsi="Times"/>
          <w:sz w:val="24"/>
          <w:szCs w:val="24"/>
        </w:rPr>
      </w:pPr>
      <w:r w:rsidRPr="00E11628">
        <w:rPr>
          <w:rFonts w:ascii="Times" w:hAnsi="Times"/>
          <w:color w:val="252525"/>
          <w:sz w:val="24"/>
          <w:szCs w:val="24"/>
        </w:rPr>
        <w:t>Middle zone</w:t>
      </w:r>
    </w:p>
    <w:p w14:paraId="4DC23C3D" w14:textId="5F33AF31" w:rsidR="00935379" w:rsidRPr="00E11628" w:rsidRDefault="0011617D" w:rsidP="002F4550">
      <w:pPr>
        <w:pStyle w:val="Normal1"/>
        <w:tabs>
          <w:tab w:val="left" w:pos="4140"/>
        </w:tabs>
        <w:ind w:firstLine="720"/>
        <w:rPr>
          <w:rFonts w:ascii="Times" w:hAnsi="Times"/>
          <w:color w:val="252525"/>
          <w:sz w:val="24"/>
          <w:szCs w:val="24"/>
          <w:highlight w:val="white"/>
        </w:rPr>
      </w:pPr>
      <w:r w:rsidRPr="00E11628">
        <w:rPr>
          <w:rFonts w:ascii="Times" w:hAnsi="Times"/>
          <w:color w:val="252525"/>
          <w:sz w:val="24"/>
          <w:szCs w:val="24"/>
          <w:highlight w:val="white"/>
        </w:rPr>
        <w:t xml:space="preserve">The middle </w:t>
      </w:r>
      <w:r w:rsidR="000B2530" w:rsidRPr="00E11628">
        <w:rPr>
          <w:rFonts w:ascii="Times" w:hAnsi="Times"/>
          <w:color w:val="252525"/>
          <w:sz w:val="24"/>
          <w:szCs w:val="24"/>
          <w:highlight w:val="white"/>
        </w:rPr>
        <w:t xml:space="preserve">MFC zone </w:t>
      </w:r>
      <w:r w:rsidR="00157EAB" w:rsidRPr="00E11628">
        <w:rPr>
          <w:rFonts w:ascii="Times" w:hAnsi="Times"/>
          <w:color w:val="252525"/>
          <w:sz w:val="24"/>
          <w:szCs w:val="24"/>
          <w:highlight w:val="white"/>
        </w:rPr>
        <w:t>spanned portions of the c</w:t>
      </w:r>
      <w:r w:rsidR="00935379" w:rsidRPr="00E11628">
        <w:rPr>
          <w:rFonts w:ascii="Times" w:hAnsi="Times"/>
          <w:color w:val="252525"/>
          <w:sz w:val="24"/>
          <w:szCs w:val="24"/>
          <w:highlight w:val="white"/>
        </w:rPr>
        <w:t xml:space="preserve">ingulate and paracingulate gyri </w:t>
      </w:r>
      <w:r w:rsidR="00157EAB" w:rsidRPr="00E11628">
        <w:rPr>
          <w:rFonts w:ascii="Times" w:hAnsi="Times"/>
          <w:color w:val="252525"/>
          <w:sz w:val="24"/>
          <w:szCs w:val="24"/>
          <w:highlight w:val="white"/>
        </w:rPr>
        <w:t xml:space="preserve">consistent with </w:t>
      </w:r>
      <w:r w:rsidR="00935379" w:rsidRPr="00E11628">
        <w:rPr>
          <w:rFonts w:ascii="Times" w:hAnsi="Times"/>
          <w:color w:val="252525"/>
          <w:sz w:val="24"/>
          <w:szCs w:val="24"/>
          <w:highlight w:val="white"/>
        </w:rPr>
        <w:t>existing</w:t>
      </w:r>
      <w:r w:rsidR="00157EAB" w:rsidRPr="00E11628">
        <w:rPr>
          <w:rFonts w:ascii="Times" w:hAnsi="Times"/>
          <w:color w:val="252525"/>
          <w:sz w:val="24"/>
          <w:szCs w:val="24"/>
          <w:highlight w:val="white"/>
        </w:rPr>
        <w:t xml:space="preserve"> definition</w:t>
      </w:r>
      <w:r w:rsidR="00C93C59" w:rsidRPr="00E11628">
        <w:rPr>
          <w:rFonts w:ascii="Times" w:hAnsi="Times"/>
          <w:color w:val="252525"/>
          <w:sz w:val="24"/>
          <w:szCs w:val="24"/>
          <w:highlight w:val="white"/>
        </w:rPr>
        <w:t xml:space="preserve">s of midcingulate cortex (MCC) </w:t>
      </w:r>
      <w:r w:rsidR="00C93C59" w:rsidRPr="00E11628">
        <w:rPr>
          <w:rFonts w:ascii="Times" w:hAnsi="Times"/>
          <w:color w:val="252525"/>
          <w:sz w:val="24"/>
          <w:szCs w:val="24"/>
          <w:highlight w:val="white"/>
        </w:rPr>
        <w:fldChar w:fldCharType="begin"/>
      </w:r>
      <w:r w:rsidR="00E11628" w:rsidRPr="00E11628">
        <w:rPr>
          <w:rFonts w:ascii="Times" w:hAnsi="Times"/>
          <w:color w:val="252525"/>
          <w:sz w:val="24"/>
          <w:szCs w:val="24"/>
          <w:highlight w:val="white"/>
        </w:rPr>
        <w:instrText xml:space="preserve"> ADDIN PAPERS2_CITATIONS &lt;citation&gt;&lt;uuid&gt;C23F04FD-FB8A-49B2-B237-5E62E6B4EA89&lt;/uuid&gt;&lt;priority&gt;0&lt;/priority&gt;&lt;publications&gt;&lt;publication&gt;&lt;publication_date&gt;99200906041200000000222000&lt;/publication_date&gt;&lt;startpage&gt;829&lt;/startpage&gt;&lt;title&gt;Cingulate Neurobiology and Disease&lt;/title&gt;&lt;uuid&gt;E5C0FC99-4C69-45E7-8DAB-0C1F7718F918&lt;/uuid&gt;&lt;subtype&gt;0&lt;/subtype&gt;&lt;publisher&gt;Oxford University Press&lt;/publisher&gt;&lt;type&gt;0&lt;/type&gt;&lt;url&gt;http://books.google.com/books?id=jJuk7MRD1GkC&amp;amp;pg=PA294&amp;amp;dq=cingulate+neurobiology+and+disease+inauthor:vogt&amp;amp;hl=&amp;amp;cd=1&amp;amp;source=gbs_api&lt;/url&gt;&lt;authors&gt;&lt;author&gt;&lt;firstName&gt;Brent&lt;/firstName&gt;&lt;lastName&gt;Vogt&lt;/lastName&gt;&lt;/author&gt;&lt;/authors&gt;&lt;/publication&gt;&lt;/publications&gt;&lt;cites&gt;&lt;/cites&gt;&lt;/citation&gt;</w:instrText>
      </w:r>
      <w:r w:rsidR="00C93C59" w:rsidRPr="00E11628">
        <w:rPr>
          <w:rFonts w:ascii="Times" w:hAnsi="Times"/>
          <w:color w:val="252525"/>
          <w:sz w:val="24"/>
          <w:szCs w:val="24"/>
          <w:highlight w:val="white"/>
        </w:rPr>
        <w:fldChar w:fldCharType="separate"/>
      </w:r>
      <w:r w:rsidR="00C93C59" w:rsidRPr="00E11628">
        <w:rPr>
          <w:rFonts w:ascii="Times" w:hAnsi="Times" w:cs="Cambria"/>
          <w:sz w:val="24"/>
          <w:szCs w:val="24"/>
        </w:rPr>
        <w:t>(Vogt, 2009)</w:t>
      </w:r>
      <w:r w:rsidR="00C93C59" w:rsidRPr="00E11628">
        <w:rPr>
          <w:rFonts w:ascii="Times" w:hAnsi="Times"/>
          <w:color w:val="252525"/>
          <w:sz w:val="24"/>
          <w:szCs w:val="24"/>
          <w:highlight w:val="white"/>
        </w:rPr>
        <w:fldChar w:fldCharType="end"/>
      </w:r>
      <w:r w:rsidR="00C93C59" w:rsidRPr="00E11628">
        <w:rPr>
          <w:rFonts w:ascii="Times" w:hAnsi="Times"/>
          <w:color w:val="252525"/>
          <w:sz w:val="24"/>
          <w:szCs w:val="24"/>
          <w:highlight w:val="white"/>
        </w:rPr>
        <w:t>.</w:t>
      </w:r>
      <w:r w:rsidR="00BA5AB1" w:rsidRPr="00E11628">
        <w:rPr>
          <w:rFonts w:ascii="Times" w:hAnsi="Times"/>
          <w:color w:val="252525"/>
          <w:sz w:val="24"/>
          <w:szCs w:val="24"/>
          <w:highlight w:val="white"/>
        </w:rPr>
        <w:t xml:space="preserve"> </w:t>
      </w:r>
      <w:r w:rsidR="002F4550" w:rsidRPr="00E11628">
        <w:rPr>
          <w:rFonts w:ascii="Times" w:hAnsi="Times"/>
          <w:color w:val="252525"/>
          <w:sz w:val="24"/>
          <w:szCs w:val="24"/>
          <w:highlight w:val="white"/>
        </w:rPr>
        <w:t xml:space="preserve">In contrast to claims of pain-specificity in MCC </w:t>
      </w:r>
      <w:r w:rsidR="002F4550" w:rsidRPr="00E11628">
        <w:rPr>
          <w:rFonts w:ascii="Times" w:hAnsi="Times"/>
          <w:color w:val="252525"/>
          <w:sz w:val="24"/>
          <w:szCs w:val="24"/>
          <w:highlight w:val="white"/>
        </w:rPr>
        <w:fldChar w:fldCharType="begin"/>
      </w:r>
      <w:r w:rsidR="00E11628" w:rsidRPr="00E11628">
        <w:rPr>
          <w:rFonts w:ascii="Times" w:hAnsi="Times"/>
          <w:color w:val="252525"/>
          <w:sz w:val="24"/>
          <w:szCs w:val="24"/>
          <w:highlight w:val="white"/>
        </w:rPr>
        <w:instrText xml:space="preserve"> ADDIN PAPERS2_CITATIONS &lt;citation&gt;&lt;uuid&gt;D66A32C9-4EBF-4EBA-BC76-6C4538FE49E8&lt;/uuid&gt;&lt;priority&gt;0&lt;/priority&gt;&lt;publications&gt;&lt;publication&gt;&lt;publication_date&gt;99201511181200000000222000&lt;/publication_date&gt;&lt;startpage&gt;1&lt;/startpage&gt;&lt;doi&gt;10.1073/pnas.1515083112&lt;/doi&gt;&lt;title&gt;The dorsal anterior cingulate cortex is selective for pain: Results from large-scale reverse inference&lt;/title&gt;&lt;uuid&gt;F15EAA6B-21AB-4165-84A8-BBDF4226C730&lt;/uuid&gt;&lt;subtype&gt;400&lt;/subtype&gt;&lt;endpage&gt;6&lt;/endpage&gt;&lt;type&gt;400&lt;/type&gt;&lt;url&gt;http://www.pnas.org/cgi/doi/10.1073/pnas.1515083112&lt;/url&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M&lt;/firstName&gt;&lt;middleNames&gt;D&lt;/middleNames&gt;&lt;lastName&gt;Lieberman&lt;/lastName&gt;&lt;/author&gt;&lt;author&gt;&lt;firstName&gt;N&lt;/firstName&gt;&lt;middleNames&gt;I&lt;/middleNames&gt;&lt;lastName&gt;Eisenberger&lt;/lastName&gt;&lt;/author&gt;&lt;/authors&gt;&lt;/publication&gt;&lt;/publications&gt;&lt;cites&gt;&lt;/cites&gt;&lt;/citation&gt;</w:instrText>
      </w:r>
      <w:r w:rsidR="002F4550" w:rsidRPr="00E11628">
        <w:rPr>
          <w:rFonts w:ascii="Times" w:hAnsi="Times"/>
          <w:color w:val="252525"/>
          <w:sz w:val="24"/>
          <w:szCs w:val="24"/>
          <w:highlight w:val="white"/>
        </w:rPr>
        <w:fldChar w:fldCharType="separate"/>
      </w:r>
      <w:r w:rsidR="002F4550" w:rsidRPr="00E11628">
        <w:rPr>
          <w:rFonts w:ascii="Times" w:hAnsi="Times" w:cs="Cambria"/>
          <w:sz w:val="24"/>
          <w:szCs w:val="24"/>
        </w:rPr>
        <w:t>(Lieberman and Eisenberger, 2015)</w:t>
      </w:r>
      <w:r w:rsidR="002F4550" w:rsidRPr="00E11628">
        <w:rPr>
          <w:rFonts w:ascii="Times" w:hAnsi="Times"/>
          <w:color w:val="252525"/>
          <w:sz w:val="24"/>
          <w:szCs w:val="24"/>
          <w:highlight w:val="white"/>
        </w:rPr>
        <w:fldChar w:fldCharType="end"/>
      </w:r>
      <w:r w:rsidR="002F4550" w:rsidRPr="00E11628">
        <w:rPr>
          <w:rFonts w:ascii="Times" w:hAnsi="Times"/>
          <w:color w:val="252525"/>
          <w:sz w:val="24"/>
          <w:szCs w:val="24"/>
          <w:highlight w:val="white"/>
        </w:rPr>
        <w:t>, a</w:t>
      </w:r>
      <w:r w:rsidR="00157EAB" w:rsidRPr="00E11628">
        <w:rPr>
          <w:rFonts w:ascii="Times" w:hAnsi="Times"/>
          <w:color w:val="252525"/>
          <w:sz w:val="24"/>
          <w:szCs w:val="24"/>
          <w:highlight w:val="white"/>
        </w:rPr>
        <w:t xml:space="preserve">ll four middle sub-regions were </w:t>
      </w:r>
      <w:r w:rsidR="00935379" w:rsidRPr="00E11628">
        <w:rPr>
          <w:rFonts w:ascii="Times" w:hAnsi="Times"/>
          <w:color w:val="252525"/>
          <w:sz w:val="24"/>
          <w:szCs w:val="24"/>
          <w:highlight w:val="white"/>
        </w:rPr>
        <w:t>associated with pain</w:t>
      </w:r>
      <w:r w:rsidR="00157EAB" w:rsidRPr="00E11628">
        <w:rPr>
          <w:rFonts w:ascii="Times" w:hAnsi="Times"/>
          <w:color w:val="252525"/>
          <w:sz w:val="24"/>
          <w:szCs w:val="24"/>
          <w:highlight w:val="white"/>
        </w:rPr>
        <w:t xml:space="preserve"> </w:t>
      </w:r>
      <w:r w:rsidR="002F4550" w:rsidRPr="00E11628">
        <w:rPr>
          <w:rFonts w:ascii="Times" w:hAnsi="Times"/>
          <w:color w:val="252525"/>
          <w:sz w:val="24"/>
          <w:szCs w:val="24"/>
          <w:highlight w:val="white"/>
        </w:rPr>
        <w:t>and cognitive control. This finding is</w:t>
      </w:r>
      <w:r w:rsidR="00157EAB" w:rsidRPr="00E11628">
        <w:rPr>
          <w:rFonts w:ascii="Times" w:hAnsi="Times"/>
          <w:color w:val="252525"/>
          <w:sz w:val="24"/>
          <w:szCs w:val="24"/>
          <w:highlight w:val="white"/>
        </w:rPr>
        <w:t xml:space="preserve"> broadly consistent with </w:t>
      </w:r>
      <w:r w:rsidR="002F4550" w:rsidRPr="00E11628">
        <w:rPr>
          <w:rFonts w:ascii="Times" w:hAnsi="Times"/>
          <w:color w:val="252525"/>
          <w:sz w:val="24"/>
          <w:szCs w:val="24"/>
          <w:highlight w:val="white"/>
        </w:rPr>
        <w:t xml:space="preserve">adaptive control hypothesis, which postulates that MCC integrates negative affective signals with cognitive control in order to optimize actions in the face of action-outcome uncertainty </w:t>
      </w:r>
      <w:r w:rsidR="00935379" w:rsidRPr="00E11628">
        <w:rPr>
          <w:rFonts w:ascii="Times" w:hAnsi="Times"/>
          <w:color w:val="252525"/>
          <w:sz w:val="24"/>
          <w:szCs w:val="24"/>
          <w:highlight w:val="white"/>
        </w:rPr>
        <w:t xml:space="preserve"> </w:t>
      </w:r>
      <w:r w:rsidR="00935379" w:rsidRPr="00E11628">
        <w:rPr>
          <w:rFonts w:ascii="Times" w:hAnsi="Times"/>
          <w:color w:val="252525"/>
          <w:sz w:val="24"/>
          <w:szCs w:val="24"/>
          <w:highlight w:val="white"/>
        </w:rPr>
        <w:fldChar w:fldCharType="begin"/>
      </w:r>
      <w:r w:rsidR="00E11628" w:rsidRPr="00E11628">
        <w:rPr>
          <w:rFonts w:ascii="Times" w:hAnsi="Times"/>
          <w:color w:val="252525"/>
          <w:sz w:val="24"/>
          <w:szCs w:val="24"/>
          <w:highlight w:val="white"/>
        </w:rPr>
        <w:instrText xml:space="preserve"> ADDIN PAPERS2_CITATIONS &lt;citation&gt;&lt;uuid&gt;E1FC7FAD-60E5-4A48-A692-C729A0B56928&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gt;&lt;volume&gt;109&lt;/volume&gt;&lt;publication_date&gt;99201502001200000000220000&lt;/publication_date&gt;&lt;number&gt;1-3&lt;/number&gt;&lt;doi&gt;10.1016/j.jphysparis.2014.04.003&lt;/doi&gt;&lt;startpage&gt;3&lt;/startpage&gt;&lt;title&gt;Frontal midline theta reflects anxiety and cognitive control: Meta-analytic evidence&lt;/title&gt;&lt;uuid&gt;6EBBAD8B-8EB1-4192-95AF-A1EF3F621685&lt;/uuid&gt;&lt;subtype&gt;400&lt;/subtype&gt;&lt;endpage&gt;15&lt;/endpage&gt;&lt;type&gt;400&lt;/type&gt;&lt;url&gt;http://linkinghub.elsevier.com/retrieve/pii/S092842571400014X&lt;/url&gt;&lt;bundle&gt;&lt;publication&gt;&lt;title&gt;Journal of Physiology-Paris&lt;/title&gt;&lt;type&gt;-100&lt;/type&gt;&lt;subtype&gt;-100&lt;/subtype&gt;&lt;uuid&gt;BDA5DE26-076E-4B73-8F37-DF0E5CEF1548&lt;/uuid&gt;&lt;/publication&gt;&lt;/bundle&gt;&lt;authors&gt;&lt;author&gt;&lt;firstName&gt;James&lt;/firstName&gt;&lt;middleNames&gt;F&lt;/middleNames&gt;&lt;lastName&gt;Cavanagh&lt;/lastName&gt;&lt;/author&gt;&lt;author&gt;&lt;firstName&gt;Alexander&lt;/firstName&gt;&lt;middleNames&gt;J&lt;/middleNames&gt;&lt;lastName&gt;Shackman&lt;/lastName&gt;&lt;/author&gt;&lt;/authors&gt;&lt;/publication&gt;&lt;/publications&gt;&lt;cites&gt;&lt;/cites&gt;&lt;/citation&gt;</w:instrText>
      </w:r>
      <w:r w:rsidR="00935379" w:rsidRPr="00E11628">
        <w:rPr>
          <w:rFonts w:ascii="Times" w:hAnsi="Times"/>
          <w:color w:val="252525"/>
          <w:sz w:val="24"/>
          <w:szCs w:val="24"/>
          <w:highlight w:val="white"/>
        </w:rPr>
        <w:fldChar w:fldCharType="separate"/>
      </w:r>
      <w:r w:rsidR="005E2031" w:rsidRPr="00E11628">
        <w:rPr>
          <w:rFonts w:ascii="Times" w:hAnsi="Times" w:cs="Times"/>
          <w:sz w:val="24"/>
          <w:szCs w:val="24"/>
        </w:rPr>
        <w:t>(Shackman et al., 2011; Cavanagh and Shackman, 2015)</w:t>
      </w:r>
      <w:r w:rsidR="00935379" w:rsidRPr="00E11628">
        <w:rPr>
          <w:rFonts w:ascii="Times" w:hAnsi="Times"/>
          <w:color w:val="252525"/>
          <w:sz w:val="24"/>
          <w:szCs w:val="24"/>
          <w:highlight w:val="white"/>
        </w:rPr>
        <w:fldChar w:fldCharType="end"/>
      </w:r>
      <w:r w:rsidR="002F4550" w:rsidRPr="00E11628">
        <w:rPr>
          <w:rFonts w:ascii="Times" w:hAnsi="Times"/>
          <w:color w:val="252525"/>
          <w:sz w:val="24"/>
          <w:szCs w:val="24"/>
          <w:highlight w:val="white"/>
        </w:rPr>
        <w:t>.</w:t>
      </w:r>
      <w:r w:rsidR="00935379" w:rsidRPr="00E11628">
        <w:rPr>
          <w:rFonts w:ascii="Times" w:hAnsi="Times"/>
          <w:color w:val="252525"/>
          <w:sz w:val="24"/>
          <w:szCs w:val="24"/>
          <w:highlight w:val="white"/>
        </w:rPr>
        <w:t xml:space="preserve"> However, the present results </w:t>
      </w:r>
      <w:r w:rsidR="002F4550" w:rsidRPr="00E11628">
        <w:rPr>
          <w:rFonts w:ascii="Times" w:hAnsi="Times"/>
          <w:color w:val="252525"/>
          <w:sz w:val="24"/>
          <w:szCs w:val="24"/>
          <w:highlight w:val="white"/>
        </w:rPr>
        <w:t xml:space="preserve">additionally suggest </w:t>
      </w:r>
      <w:r w:rsidR="00935379" w:rsidRPr="00E11628">
        <w:rPr>
          <w:rFonts w:ascii="Times" w:hAnsi="Times"/>
          <w:color w:val="252525"/>
          <w:sz w:val="24"/>
          <w:szCs w:val="24"/>
          <w:highlight w:val="white"/>
        </w:rPr>
        <w:t>functional differences between sub-regions of MCC</w:t>
      </w:r>
      <w:r w:rsidR="000B042F" w:rsidRPr="00E11628">
        <w:rPr>
          <w:rFonts w:ascii="Times" w:hAnsi="Times"/>
          <w:color w:val="252525"/>
          <w:sz w:val="24"/>
          <w:szCs w:val="24"/>
          <w:highlight w:val="white"/>
        </w:rPr>
        <w:t>. Notably</w:t>
      </w:r>
      <w:r w:rsidR="00935379" w:rsidRPr="00E11628">
        <w:rPr>
          <w:rFonts w:ascii="Times" w:hAnsi="Times"/>
          <w:color w:val="252525"/>
          <w:sz w:val="24"/>
          <w:szCs w:val="24"/>
          <w:highlight w:val="white"/>
        </w:rPr>
        <w:t>, both dorsal MCC clusters were more strongly associated with WM – and showed great</w:t>
      </w:r>
      <w:r w:rsidR="002F4550" w:rsidRPr="00E11628">
        <w:rPr>
          <w:rFonts w:ascii="Times" w:hAnsi="Times"/>
          <w:color w:val="252525"/>
          <w:sz w:val="24"/>
          <w:szCs w:val="24"/>
          <w:highlight w:val="white"/>
        </w:rPr>
        <w:t>er</w:t>
      </w:r>
      <w:r w:rsidR="00935379" w:rsidRPr="00E11628">
        <w:rPr>
          <w:rFonts w:ascii="Times" w:hAnsi="Times"/>
          <w:color w:val="252525"/>
          <w:sz w:val="24"/>
          <w:szCs w:val="24"/>
          <w:highlight w:val="white"/>
        </w:rPr>
        <w:t xml:space="preserve"> co-activation with </w:t>
      </w:r>
      <w:r w:rsidR="002F4550" w:rsidRPr="00E11628">
        <w:rPr>
          <w:rFonts w:ascii="Times" w:hAnsi="Times"/>
          <w:color w:val="252525"/>
          <w:sz w:val="24"/>
          <w:szCs w:val="24"/>
          <w:highlight w:val="white"/>
        </w:rPr>
        <w:t>other cognitive control regions</w:t>
      </w:r>
      <w:r w:rsidR="00935379" w:rsidRPr="00E11628">
        <w:rPr>
          <w:rFonts w:ascii="Times" w:hAnsi="Times"/>
          <w:color w:val="252525"/>
          <w:sz w:val="24"/>
          <w:szCs w:val="24"/>
          <w:highlight w:val="white"/>
        </w:rPr>
        <w:t xml:space="preserve">— while ventral MCC was more strongly associated with affect and co-activated more strongly with subcortical regions, such as amygdala and striatum. Importantly, ventral MCC </w:t>
      </w:r>
      <w:ins w:id="93" w:author="Microsoft Office User" w:date="2016-03-27T20:29:00Z">
        <w:r w:rsidR="00F97B28">
          <w:rPr>
            <w:rFonts w:ascii="Times" w:hAnsi="Times"/>
            <w:color w:val="252525"/>
            <w:sz w:val="24"/>
            <w:szCs w:val="24"/>
            <w:highlight w:val="white"/>
          </w:rPr>
          <w:t>was associated</w:t>
        </w:r>
      </w:ins>
      <w:r w:rsidR="00935379" w:rsidRPr="00E11628">
        <w:rPr>
          <w:rFonts w:ascii="Times" w:hAnsi="Times"/>
          <w:color w:val="252525"/>
          <w:sz w:val="24"/>
          <w:szCs w:val="24"/>
          <w:highlight w:val="white"/>
        </w:rPr>
        <w:t xml:space="preserve"> not only </w:t>
      </w:r>
      <w:ins w:id="94" w:author="Microsoft Office User" w:date="2016-03-27T20:30:00Z">
        <w:r w:rsidR="00F97B28">
          <w:rPr>
            <w:rFonts w:ascii="Times" w:hAnsi="Times"/>
            <w:color w:val="252525"/>
            <w:sz w:val="24"/>
            <w:szCs w:val="24"/>
            <w:highlight w:val="white"/>
          </w:rPr>
          <w:t>with</w:t>
        </w:r>
        <w:r w:rsidR="00F97B28" w:rsidRPr="00E11628">
          <w:rPr>
            <w:rFonts w:ascii="Times" w:hAnsi="Times"/>
            <w:color w:val="252525"/>
            <w:sz w:val="24"/>
            <w:szCs w:val="24"/>
            <w:highlight w:val="white"/>
          </w:rPr>
          <w:t xml:space="preserve"> </w:t>
        </w:r>
      </w:ins>
      <w:r w:rsidR="00935379" w:rsidRPr="00E11628">
        <w:rPr>
          <w:rFonts w:ascii="Times" w:hAnsi="Times"/>
          <w:color w:val="252525"/>
          <w:sz w:val="24"/>
          <w:szCs w:val="24"/>
          <w:highlight w:val="white"/>
        </w:rPr>
        <w:t>negative affect and pain, but also reward. Thus, the present results suggest tha</w:t>
      </w:r>
      <w:r w:rsidR="002F4550" w:rsidRPr="00E11628">
        <w:rPr>
          <w:rFonts w:ascii="Times" w:hAnsi="Times"/>
          <w:color w:val="252525"/>
          <w:sz w:val="24"/>
          <w:szCs w:val="24"/>
          <w:highlight w:val="white"/>
        </w:rPr>
        <w:t>t ventral aspects of MCC may incorporate</w:t>
      </w:r>
      <w:r w:rsidR="00935379" w:rsidRPr="00E11628">
        <w:rPr>
          <w:rFonts w:ascii="Times" w:hAnsi="Times"/>
          <w:color w:val="252525"/>
          <w:sz w:val="24"/>
          <w:szCs w:val="24"/>
          <w:highlight w:val="white"/>
        </w:rPr>
        <w:t xml:space="preserve"> </w:t>
      </w:r>
      <w:r w:rsidR="002F4550" w:rsidRPr="00E11628">
        <w:rPr>
          <w:rFonts w:ascii="Times" w:hAnsi="Times"/>
          <w:color w:val="252525"/>
          <w:sz w:val="24"/>
          <w:szCs w:val="24"/>
          <w:highlight w:val="white"/>
        </w:rPr>
        <w:t>low-level affective signals</w:t>
      </w:r>
      <w:r w:rsidR="00935379" w:rsidRPr="00E11628">
        <w:rPr>
          <w:rFonts w:ascii="Times" w:hAnsi="Times"/>
          <w:color w:val="252525"/>
          <w:sz w:val="24"/>
          <w:szCs w:val="24"/>
          <w:highlight w:val="white"/>
        </w:rPr>
        <w:t xml:space="preserve"> into cognitive control, whereas dorsal MCC may be more important for </w:t>
      </w:r>
      <w:r w:rsidR="002F4550" w:rsidRPr="00E11628">
        <w:rPr>
          <w:rFonts w:ascii="Times" w:hAnsi="Times"/>
          <w:color w:val="252525"/>
          <w:sz w:val="24"/>
          <w:szCs w:val="24"/>
          <w:highlight w:val="white"/>
        </w:rPr>
        <w:t>aspects of cognitive motor control that require working-memory or resolving interference</w:t>
      </w:r>
      <w:r w:rsidR="00935379" w:rsidRPr="00E11628">
        <w:rPr>
          <w:rFonts w:ascii="Times" w:hAnsi="Times"/>
          <w:color w:val="252525"/>
          <w:sz w:val="24"/>
          <w:szCs w:val="24"/>
          <w:highlight w:val="white"/>
        </w:rPr>
        <w:t xml:space="preserve">. Finally, we also observed that both anterior </w:t>
      </w:r>
      <w:r w:rsidR="002F4550" w:rsidRPr="00E11628">
        <w:rPr>
          <w:rFonts w:ascii="Times" w:hAnsi="Times"/>
          <w:color w:val="252525"/>
          <w:sz w:val="24"/>
          <w:szCs w:val="24"/>
          <w:highlight w:val="white"/>
        </w:rPr>
        <w:t xml:space="preserve">MCC </w:t>
      </w:r>
      <w:r w:rsidR="00935379" w:rsidRPr="00E11628">
        <w:rPr>
          <w:rFonts w:ascii="Times" w:hAnsi="Times"/>
          <w:color w:val="252525"/>
          <w:sz w:val="24"/>
          <w:szCs w:val="24"/>
          <w:highlight w:val="white"/>
        </w:rPr>
        <w:t xml:space="preserve">clusters were more strongly associated with decision-making </w:t>
      </w:r>
      <w:r w:rsidR="00935379" w:rsidRPr="00E11628">
        <w:rPr>
          <w:rFonts w:ascii="Times" w:hAnsi="Times"/>
          <w:color w:val="252525"/>
          <w:sz w:val="24"/>
          <w:szCs w:val="24"/>
          <w:highlight w:val="white"/>
        </w:rPr>
        <w:lastRenderedPageBreak/>
        <w:t xml:space="preserve">than posterior </w:t>
      </w:r>
      <w:r w:rsidR="002F4550" w:rsidRPr="00E11628">
        <w:rPr>
          <w:rFonts w:ascii="Times" w:hAnsi="Times"/>
          <w:color w:val="252525"/>
          <w:sz w:val="24"/>
          <w:szCs w:val="24"/>
          <w:highlight w:val="white"/>
        </w:rPr>
        <w:t>clusters</w:t>
      </w:r>
      <w:r w:rsidR="00935379" w:rsidRPr="00E11628">
        <w:rPr>
          <w:rFonts w:ascii="Times" w:hAnsi="Times"/>
          <w:color w:val="252525"/>
          <w:sz w:val="24"/>
          <w:szCs w:val="24"/>
          <w:highlight w:val="white"/>
        </w:rPr>
        <w:t>, consistent with theories that incorporate reward-driven decision-making</w:t>
      </w:r>
      <w:r w:rsidR="003276A7" w:rsidRPr="00E11628">
        <w:rPr>
          <w:rFonts w:ascii="Times" w:hAnsi="Times"/>
          <w:color w:val="252525"/>
          <w:sz w:val="24"/>
          <w:szCs w:val="24"/>
          <w:highlight w:val="white"/>
        </w:rPr>
        <w:t xml:space="preserve"> processes</w:t>
      </w:r>
      <w:r w:rsidR="00935379" w:rsidRPr="00E11628">
        <w:rPr>
          <w:rFonts w:ascii="Times" w:hAnsi="Times"/>
          <w:color w:val="252525"/>
          <w:sz w:val="24"/>
          <w:szCs w:val="24"/>
          <w:highlight w:val="white"/>
        </w:rPr>
        <w:t xml:space="preserve"> into the optimization of cognitive control </w:t>
      </w:r>
      <w:r w:rsidR="00E2184D" w:rsidRPr="00E11628">
        <w:rPr>
          <w:rFonts w:ascii="Times" w:hAnsi="Times"/>
          <w:color w:val="252525"/>
          <w:sz w:val="24"/>
          <w:szCs w:val="24"/>
          <w:highlight w:val="white"/>
        </w:rPr>
        <w:fldChar w:fldCharType="begin"/>
      </w:r>
      <w:r w:rsidR="00E11628" w:rsidRPr="00E11628">
        <w:rPr>
          <w:rFonts w:ascii="Times" w:hAnsi="Times"/>
          <w:color w:val="252525"/>
          <w:sz w:val="24"/>
          <w:szCs w:val="24"/>
          <w:highlight w:val="white"/>
        </w:rPr>
        <w:instrText xml:space="preserve"> ADDIN PAPERS2_CITATIONS &lt;citation&gt;&lt;uuid&gt;7BE421EF-6DE2-4AD2-B286-0D7EB2A90358&lt;/uuid&gt;&lt;priority&gt;45&lt;/priority&gt;&lt;publications&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Science&lt;/publisher&gt;&lt;number&gt;5712&lt;/number&gt;&lt;subtype&gt;400&lt;/subtype&gt;&lt;endpage&gt;1121&lt;/endpage&gt;&lt;bundle&gt;&lt;publication&gt;&lt;publisher&gt;American Association for the Advancement of Science&lt;/publisher&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gt;&lt;uuid&gt;A22EA77D-272F-4638-82BF-599A71B33AE3&lt;/uuid&gt;&lt;volume&gt;14&lt;/volume&gt;&lt;doi&gt;10.1038/nn.2921&lt;/doi&gt;&lt;startpage&gt;1338&lt;/startpage&gt;&lt;publication_date&gt;99201110011200000000222000&lt;/publication_date&gt;&lt;url&gt;http://www.nature.com/doifinder/10.1038/nn.2921&lt;/url&gt;&lt;type&gt;400&lt;/type&gt;&lt;title&gt;Medial prefrontal cortex as an action-outcome predictor&lt;/title&gt;&lt;publisher&gt;Nature Publishing Group&lt;/publisher&gt;&lt;number&gt;10&lt;/number&gt;&lt;subtype&gt;400&lt;/subtype&gt;&lt;endpage&gt;1344&lt;/endpage&gt;&lt;bundle&gt;&lt;publication&gt;&lt;publisher&gt;Nature Publishing Group&lt;/publisher&gt;&lt;title&gt;Nature Neuroscience&lt;/title&gt;&lt;type&gt;-100&lt;/type&gt;&lt;subtype&gt;-100&lt;/subtype&gt;&lt;uuid&gt;6F802B6E-4FED-4E5C-819C-52A8B4816D54&lt;/uuid&gt;&lt;/publication&gt;&lt;/bundle&gt;&lt;authors&gt;&lt;author&gt;&lt;firstName&gt;William&lt;/firstName&gt;&lt;middleNames&gt;H&lt;/middleNames&gt;&lt;lastName&gt;Alexander&lt;/lastName&gt;&lt;/author&gt;&lt;author&gt;&lt;firstName&gt;Joshua&lt;/firstName&gt;&lt;middleNames&gt;W&lt;/middleNames&gt;&lt;lastName&gt;Brown&lt;/lastName&gt;&lt;/author&gt;&lt;/authors&gt;&lt;/publication&gt;&lt;/publications&gt;&lt;cites&gt;&lt;/cites&gt;&lt;/citation&gt;</w:instrText>
      </w:r>
      <w:r w:rsidR="00E2184D" w:rsidRPr="00E11628">
        <w:rPr>
          <w:rFonts w:ascii="Times" w:hAnsi="Times"/>
          <w:color w:val="252525"/>
          <w:sz w:val="24"/>
          <w:szCs w:val="24"/>
          <w:highlight w:val="white"/>
        </w:rPr>
        <w:fldChar w:fldCharType="separate"/>
      </w:r>
      <w:r w:rsidR="005E2031" w:rsidRPr="00E11628">
        <w:rPr>
          <w:rFonts w:ascii="Times" w:hAnsi="Times" w:cs="Times"/>
          <w:sz w:val="24"/>
          <w:szCs w:val="24"/>
        </w:rPr>
        <w:t>(Brown and Braver, 2005; Alexander and Brown, 2011)</w:t>
      </w:r>
      <w:r w:rsidR="00E2184D" w:rsidRPr="00E11628">
        <w:rPr>
          <w:rFonts w:ascii="Times" w:hAnsi="Times"/>
          <w:color w:val="252525"/>
          <w:sz w:val="24"/>
          <w:szCs w:val="24"/>
          <w:highlight w:val="white"/>
        </w:rPr>
        <w:fldChar w:fldCharType="end"/>
      </w:r>
      <w:r w:rsidR="00935379" w:rsidRPr="00E11628">
        <w:rPr>
          <w:rFonts w:ascii="Times" w:hAnsi="Times"/>
          <w:color w:val="252525"/>
          <w:sz w:val="24"/>
          <w:szCs w:val="24"/>
          <w:highlight w:val="white"/>
        </w:rPr>
        <w:t xml:space="preserve">. </w:t>
      </w:r>
    </w:p>
    <w:p w14:paraId="30B2629D" w14:textId="72076370" w:rsidR="009E7445" w:rsidRPr="00E11628" w:rsidRDefault="003B3D27" w:rsidP="0096185D">
      <w:pPr>
        <w:pStyle w:val="Normal1"/>
        <w:ind w:firstLine="0"/>
        <w:rPr>
          <w:rFonts w:ascii="Times" w:hAnsi="Times"/>
          <w:sz w:val="24"/>
          <w:szCs w:val="24"/>
        </w:rPr>
      </w:pPr>
      <w:r w:rsidRPr="00E11628">
        <w:rPr>
          <w:rFonts w:ascii="Times" w:hAnsi="Times"/>
          <w:sz w:val="24"/>
          <w:szCs w:val="24"/>
        </w:rPr>
        <w:t>Anterior</w:t>
      </w:r>
      <w:r w:rsidR="00332E1B" w:rsidRPr="00E11628">
        <w:rPr>
          <w:rFonts w:ascii="Times" w:hAnsi="Times"/>
          <w:sz w:val="24"/>
          <w:szCs w:val="24"/>
        </w:rPr>
        <w:t xml:space="preserve"> zone</w:t>
      </w:r>
    </w:p>
    <w:p w14:paraId="627F6E67" w14:textId="095775E2" w:rsidR="00B7452C" w:rsidRPr="00E11628" w:rsidRDefault="00571765" w:rsidP="00571765">
      <w:pPr>
        <w:pStyle w:val="Normal1"/>
        <w:ind w:firstLine="720"/>
        <w:rPr>
          <w:rFonts w:ascii="Times" w:hAnsi="Times"/>
          <w:sz w:val="24"/>
          <w:szCs w:val="24"/>
        </w:rPr>
      </w:pPr>
      <w:r w:rsidRPr="00E11628">
        <w:rPr>
          <w:rFonts w:ascii="Times" w:hAnsi="Times"/>
          <w:sz w:val="24"/>
          <w:szCs w:val="24"/>
        </w:rPr>
        <w:t xml:space="preserve">Our results for </w:t>
      </w:r>
      <w:r w:rsidR="007F249F" w:rsidRPr="00E11628">
        <w:rPr>
          <w:rFonts w:ascii="Times" w:hAnsi="Times"/>
          <w:sz w:val="24"/>
          <w:szCs w:val="24"/>
        </w:rPr>
        <w:t>a</w:t>
      </w:r>
      <w:r w:rsidR="00593F39" w:rsidRPr="00E11628">
        <w:rPr>
          <w:rFonts w:ascii="Times" w:hAnsi="Times"/>
          <w:sz w:val="24"/>
          <w:szCs w:val="24"/>
        </w:rPr>
        <w:t xml:space="preserve">nterior MFC </w:t>
      </w:r>
      <w:r w:rsidRPr="00E11628">
        <w:rPr>
          <w:rFonts w:ascii="Times" w:hAnsi="Times"/>
          <w:sz w:val="24"/>
          <w:szCs w:val="24"/>
        </w:rPr>
        <w:t>yielded</w:t>
      </w:r>
      <w:r w:rsidR="006F66F5" w:rsidRPr="00E11628">
        <w:rPr>
          <w:rFonts w:ascii="Times" w:hAnsi="Times"/>
          <w:sz w:val="24"/>
          <w:szCs w:val="24"/>
        </w:rPr>
        <w:t xml:space="preserve"> </w:t>
      </w:r>
      <w:r w:rsidR="006B0B75" w:rsidRPr="00E11628">
        <w:rPr>
          <w:rFonts w:ascii="Times" w:hAnsi="Times"/>
          <w:sz w:val="24"/>
          <w:szCs w:val="24"/>
        </w:rPr>
        <w:t xml:space="preserve">a </w:t>
      </w:r>
      <w:r w:rsidR="00766709" w:rsidRPr="00E11628">
        <w:rPr>
          <w:rFonts w:ascii="Times" w:hAnsi="Times"/>
          <w:sz w:val="24"/>
          <w:szCs w:val="24"/>
        </w:rPr>
        <w:t xml:space="preserve">distinct </w:t>
      </w:r>
      <w:r w:rsidR="006F66F5" w:rsidRPr="00E11628">
        <w:rPr>
          <w:rFonts w:ascii="Times" w:hAnsi="Times"/>
          <w:sz w:val="24"/>
          <w:szCs w:val="24"/>
        </w:rPr>
        <w:t xml:space="preserve">functional </w:t>
      </w:r>
      <w:r w:rsidR="00766709" w:rsidRPr="00E11628">
        <w:rPr>
          <w:rFonts w:ascii="Times" w:hAnsi="Times"/>
          <w:sz w:val="24"/>
          <w:szCs w:val="24"/>
        </w:rPr>
        <w:t xml:space="preserve">profile </w:t>
      </w:r>
      <w:r w:rsidR="006F66F5" w:rsidRPr="00E11628">
        <w:rPr>
          <w:rFonts w:ascii="Times" w:hAnsi="Times"/>
          <w:sz w:val="24"/>
          <w:szCs w:val="24"/>
        </w:rPr>
        <w:t xml:space="preserve">with </w:t>
      </w:r>
      <w:r w:rsidR="00D320A0" w:rsidRPr="00E11628">
        <w:rPr>
          <w:rFonts w:ascii="Times" w:hAnsi="Times"/>
          <w:sz w:val="24"/>
          <w:szCs w:val="24"/>
        </w:rPr>
        <w:t>st</w:t>
      </w:r>
      <w:r w:rsidR="00560699" w:rsidRPr="00E11628">
        <w:rPr>
          <w:rFonts w:ascii="Times" w:hAnsi="Times"/>
          <w:sz w:val="24"/>
          <w:szCs w:val="24"/>
        </w:rPr>
        <w:t>rong associations with affect</w:t>
      </w:r>
      <w:r w:rsidR="00D320A0" w:rsidRPr="00E11628">
        <w:rPr>
          <w:rFonts w:ascii="Times" w:hAnsi="Times"/>
          <w:sz w:val="24"/>
          <w:szCs w:val="24"/>
        </w:rPr>
        <w:t xml:space="preserve">, decision-making, </w:t>
      </w:r>
      <w:r w:rsidR="00560699" w:rsidRPr="00E11628">
        <w:rPr>
          <w:rFonts w:ascii="Times" w:hAnsi="Times"/>
          <w:sz w:val="24"/>
          <w:szCs w:val="24"/>
        </w:rPr>
        <w:t>social cognition, and episodic memory</w:t>
      </w:r>
      <w:r w:rsidR="00766709" w:rsidRPr="00E11628">
        <w:rPr>
          <w:rFonts w:ascii="Times" w:hAnsi="Times"/>
          <w:sz w:val="24"/>
          <w:szCs w:val="24"/>
        </w:rPr>
        <w:t>, a</w:t>
      </w:r>
      <w:r w:rsidR="00D320A0" w:rsidRPr="00E11628">
        <w:rPr>
          <w:rFonts w:ascii="Times" w:hAnsi="Times"/>
          <w:sz w:val="24"/>
          <w:szCs w:val="24"/>
        </w:rPr>
        <w:t xml:space="preserve">ccompanied </w:t>
      </w:r>
      <w:r w:rsidR="006F66F5" w:rsidRPr="00E11628">
        <w:rPr>
          <w:rFonts w:ascii="Times" w:hAnsi="Times"/>
          <w:sz w:val="24"/>
          <w:szCs w:val="24"/>
        </w:rPr>
        <w:t xml:space="preserve">by </w:t>
      </w:r>
      <w:r w:rsidR="00701FA8" w:rsidRPr="00E11628">
        <w:rPr>
          <w:rFonts w:ascii="Times" w:hAnsi="Times"/>
          <w:sz w:val="24"/>
          <w:szCs w:val="24"/>
        </w:rPr>
        <w:t xml:space="preserve">co-activation with </w:t>
      </w:r>
      <w:r w:rsidR="00D320A0" w:rsidRPr="00E11628">
        <w:rPr>
          <w:rFonts w:ascii="Times" w:hAnsi="Times"/>
          <w:sz w:val="24"/>
          <w:szCs w:val="24"/>
        </w:rPr>
        <w:t>regions of the default network</w:t>
      </w:r>
      <w:r w:rsidR="00766709" w:rsidRPr="00E11628">
        <w:rPr>
          <w:rFonts w:ascii="Times" w:hAnsi="Times"/>
          <w:sz w:val="24"/>
          <w:szCs w:val="24"/>
        </w:rPr>
        <w:t xml:space="preserve">. </w:t>
      </w:r>
      <w:r w:rsidRPr="00E11628">
        <w:rPr>
          <w:rFonts w:ascii="Times" w:hAnsi="Times"/>
          <w:sz w:val="24"/>
          <w:szCs w:val="24"/>
        </w:rPr>
        <w:t>Yet</w:t>
      </w:r>
      <w:r w:rsidR="00766709" w:rsidRPr="00E11628">
        <w:rPr>
          <w:rFonts w:ascii="Times" w:hAnsi="Times"/>
          <w:sz w:val="24"/>
          <w:szCs w:val="24"/>
        </w:rPr>
        <w:t>,</w:t>
      </w:r>
      <w:r w:rsidRPr="00E11628">
        <w:rPr>
          <w:rFonts w:ascii="Times" w:hAnsi="Times"/>
          <w:sz w:val="24"/>
          <w:szCs w:val="24"/>
        </w:rPr>
        <w:t xml:space="preserve"> </w:t>
      </w:r>
      <w:r w:rsidR="00701FA8" w:rsidRPr="00E11628">
        <w:rPr>
          <w:rFonts w:ascii="Times" w:hAnsi="Times"/>
          <w:sz w:val="24"/>
          <w:szCs w:val="24"/>
        </w:rPr>
        <w:t xml:space="preserve">our results suggest that </w:t>
      </w:r>
      <w:r w:rsidR="002F19A7" w:rsidRPr="00E11628">
        <w:rPr>
          <w:rFonts w:ascii="Times" w:hAnsi="Times"/>
          <w:sz w:val="24"/>
          <w:szCs w:val="24"/>
        </w:rPr>
        <w:t xml:space="preserve">anterior MFC </w:t>
      </w:r>
      <w:r w:rsidRPr="00E11628">
        <w:rPr>
          <w:rFonts w:ascii="Times" w:hAnsi="Times"/>
          <w:sz w:val="24"/>
          <w:szCs w:val="24"/>
        </w:rPr>
        <w:t xml:space="preserve">zone </w:t>
      </w:r>
      <w:r w:rsidR="002F19A7" w:rsidRPr="00E11628">
        <w:rPr>
          <w:rFonts w:ascii="Times" w:hAnsi="Times"/>
          <w:sz w:val="24"/>
          <w:szCs w:val="24"/>
        </w:rPr>
        <w:t xml:space="preserve">is not a unitary </w:t>
      </w:r>
      <w:r w:rsidR="00C767DE" w:rsidRPr="00E11628">
        <w:rPr>
          <w:rFonts w:ascii="Times" w:hAnsi="Times"/>
          <w:sz w:val="24"/>
          <w:szCs w:val="24"/>
        </w:rPr>
        <w:t>area</w:t>
      </w:r>
      <w:r w:rsidR="00F2258E" w:rsidRPr="00E11628">
        <w:rPr>
          <w:rFonts w:ascii="Times" w:hAnsi="Times"/>
          <w:sz w:val="24"/>
          <w:szCs w:val="24"/>
        </w:rPr>
        <w:t>,</w:t>
      </w:r>
      <w:r w:rsidR="002F19A7" w:rsidRPr="00E11628">
        <w:rPr>
          <w:rFonts w:ascii="Times" w:hAnsi="Times"/>
          <w:sz w:val="24"/>
          <w:szCs w:val="24"/>
        </w:rPr>
        <w:t xml:space="preserve"> and fractionated into </w:t>
      </w:r>
      <w:r w:rsidR="00F808EC" w:rsidRPr="00E11628">
        <w:rPr>
          <w:rFonts w:ascii="Times" w:hAnsi="Times"/>
          <w:sz w:val="24"/>
          <w:szCs w:val="24"/>
        </w:rPr>
        <w:t xml:space="preserve">functionally differentiable </w:t>
      </w:r>
      <w:r w:rsidR="006B0B75" w:rsidRPr="00E11628">
        <w:rPr>
          <w:rFonts w:ascii="Times" w:hAnsi="Times"/>
          <w:sz w:val="24"/>
          <w:szCs w:val="24"/>
        </w:rPr>
        <w:t>subregions</w:t>
      </w:r>
      <w:r w:rsidR="00F808EC" w:rsidRPr="00E11628">
        <w:rPr>
          <w:rFonts w:ascii="Times" w:hAnsi="Times"/>
          <w:sz w:val="24"/>
          <w:szCs w:val="24"/>
        </w:rPr>
        <w:t xml:space="preserve">. </w:t>
      </w:r>
      <w:r w:rsidR="00F2258E" w:rsidRPr="00E11628">
        <w:rPr>
          <w:rFonts w:ascii="Times" w:hAnsi="Times"/>
          <w:sz w:val="24"/>
          <w:szCs w:val="24"/>
        </w:rPr>
        <w:t>D</w:t>
      </w:r>
      <w:r w:rsidR="00D320A0" w:rsidRPr="00E11628">
        <w:rPr>
          <w:rFonts w:ascii="Times" w:hAnsi="Times"/>
          <w:sz w:val="24"/>
          <w:szCs w:val="24"/>
        </w:rPr>
        <w:t xml:space="preserve">mPFC </w:t>
      </w:r>
      <w:r w:rsidR="00F808EC" w:rsidRPr="00E11628">
        <w:rPr>
          <w:rFonts w:ascii="Times" w:hAnsi="Times"/>
          <w:sz w:val="24"/>
          <w:szCs w:val="24"/>
        </w:rPr>
        <w:t xml:space="preserve">[A1] </w:t>
      </w:r>
      <w:r w:rsidR="00D320A0" w:rsidRPr="00E11628">
        <w:rPr>
          <w:rFonts w:ascii="Times" w:hAnsi="Times"/>
          <w:sz w:val="24"/>
          <w:szCs w:val="24"/>
        </w:rPr>
        <w:t xml:space="preserve">was </w:t>
      </w:r>
      <w:r w:rsidR="000107A7" w:rsidRPr="00E11628">
        <w:rPr>
          <w:rFonts w:ascii="Times" w:hAnsi="Times"/>
          <w:sz w:val="24"/>
          <w:szCs w:val="24"/>
        </w:rPr>
        <w:t xml:space="preserve">the most strongly associated </w:t>
      </w:r>
      <w:r w:rsidR="00D320A0" w:rsidRPr="00E11628">
        <w:rPr>
          <w:rFonts w:ascii="Times" w:hAnsi="Times"/>
          <w:sz w:val="24"/>
          <w:szCs w:val="24"/>
        </w:rPr>
        <w:t xml:space="preserve">with social processing, consistent with studies linking dmPFC to social perception and self-referential thought </w:t>
      </w:r>
      <w:r w:rsidR="0088605C"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7CEEB9C0-8D0D-4200-BF77-7399BC1C301C&lt;/uuid&gt;&lt;priority&gt;34&lt;/priority&gt;&lt;publications&gt;&lt;publication&gt;&lt;uuid&gt;55CE25D4-0CB6-43C9-8C56-FF402155DF2D&lt;/uuid&gt;&lt;volume&gt;17&lt;/volume&gt;&lt;doi&gt;10.1162/0898929055002418&lt;/doi&gt;&lt;startpage&gt;1306&lt;/startpage&gt;&lt;publication_date&gt;99200603131200000000222000&lt;/publication_date&gt;&lt;url&gt;http://www.mitpressjournals.org/doi/abs/10.1162/0898929055002418&lt;/url&gt;&lt;type&gt;400&lt;/type&gt;&lt;title&gt;The Link between Social Cognition and Self-referential Thought in the Medial Prefrontal Cortex&lt;/title&gt;&lt;publisher&gt; MIT Press 238 Main St., Suite 500, Cambridge, MA 02142-1046 USA journals-info@mit.edu&lt;/publisher&gt;&lt;number&gt;8&lt;/number&gt;&lt;subtype&gt;400&lt;/subtype&gt;&lt;endpage&gt;1315&lt;/endpage&gt;&lt;bundle&gt;&lt;publication&gt;&lt;url&gt;http://dx.doi.org&lt;/url&gt;&lt;title&gt;dx.doi.org&lt;/title&gt;&lt;type&gt;-100&lt;/type&gt;&lt;subtype&gt;-100&lt;/subtype&gt;&lt;uuid&gt;730E6D56-A4EA-44A6-955A-8A425F0B1098&lt;/uuid&gt;&lt;/publication&gt;&lt;/bundle&gt;&lt;authors&gt;&lt;author&gt;&lt;firstName&gt;Jason&lt;/firstName&gt;&lt;middleNames&gt;P&lt;/middleNames&gt;&lt;lastName&gt;Mitchell&lt;/lastName&gt;&lt;/author&gt;&lt;author&gt;&lt;firstName&gt;Mahzarin&lt;/firstName&gt;&lt;middleNames&gt;R&lt;/middleNames&gt;&lt;lastName&gt;Banaji&lt;/lastName&gt;&lt;/author&gt;&lt;author&gt;&lt;firstName&gt;C&lt;/firstName&gt;&lt;middleNames&gt;Neil&lt;/middleNames&gt;&lt;lastName&gt;Macrae&lt;/lastName&gt;&lt;/author&gt;&lt;/authors&gt;&lt;/publication&gt;&lt;/publications&gt;&lt;cites&gt;&lt;/cites&gt;&lt;/citation&gt;</w:instrText>
      </w:r>
      <w:r w:rsidR="0088605C" w:rsidRPr="00E11628">
        <w:rPr>
          <w:rFonts w:ascii="Times" w:hAnsi="Times"/>
          <w:sz w:val="24"/>
          <w:szCs w:val="24"/>
        </w:rPr>
        <w:fldChar w:fldCharType="separate"/>
      </w:r>
      <w:r w:rsidR="00C366D9" w:rsidRPr="00E11628">
        <w:rPr>
          <w:rFonts w:ascii="Times" w:hAnsi="Times" w:cs="Cambria"/>
          <w:sz w:val="24"/>
          <w:szCs w:val="24"/>
        </w:rPr>
        <w:t>(Mitchell et al., 2006)</w:t>
      </w:r>
      <w:r w:rsidR="0088605C" w:rsidRPr="00E11628">
        <w:rPr>
          <w:rFonts w:ascii="Times" w:hAnsi="Times"/>
          <w:sz w:val="24"/>
          <w:szCs w:val="24"/>
        </w:rPr>
        <w:fldChar w:fldCharType="end"/>
      </w:r>
      <w:r w:rsidR="00701FA8" w:rsidRPr="00E11628">
        <w:rPr>
          <w:rFonts w:ascii="Times" w:hAnsi="Times"/>
          <w:sz w:val="24"/>
          <w:szCs w:val="24"/>
        </w:rPr>
        <w:t xml:space="preserve"> and </w:t>
      </w:r>
      <w:r w:rsidR="00F808EC" w:rsidRPr="00E11628">
        <w:rPr>
          <w:rFonts w:ascii="Times" w:hAnsi="Times"/>
          <w:sz w:val="24"/>
          <w:szCs w:val="24"/>
        </w:rPr>
        <w:t>consistent with its robust</w:t>
      </w:r>
      <w:r w:rsidR="00701FA8" w:rsidRPr="00E11628">
        <w:rPr>
          <w:rFonts w:ascii="Times" w:hAnsi="Times"/>
          <w:sz w:val="24"/>
          <w:szCs w:val="24"/>
        </w:rPr>
        <w:t xml:space="preserve"> </w:t>
      </w:r>
      <w:r w:rsidR="00D320A0" w:rsidRPr="00E11628">
        <w:rPr>
          <w:rFonts w:ascii="Times" w:hAnsi="Times"/>
          <w:sz w:val="24"/>
          <w:szCs w:val="24"/>
        </w:rPr>
        <w:t>co-activation with TPJ</w:t>
      </w:r>
      <w:r w:rsidR="00763243" w:rsidRPr="00E11628">
        <w:rPr>
          <w:rFonts w:ascii="Times" w:hAnsi="Times"/>
          <w:sz w:val="24"/>
          <w:szCs w:val="24"/>
        </w:rPr>
        <w:t>–</w:t>
      </w:r>
      <w:r w:rsidR="00D320A0" w:rsidRPr="00E11628">
        <w:rPr>
          <w:rFonts w:ascii="Times" w:hAnsi="Times"/>
          <w:sz w:val="24"/>
          <w:szCs w:val="24"/>
        </w:rPr>
        <w:t xml:space="preserve"> a region </w:t>
      </w:r>
      <w:r w:rsidR="00701FA8" w:rsidRPr="00E11628">
        <w:rPr>
          <w:rFonts w:ascii="Times" w:hAnsi="Times"/>
          <w:sz w:val="24"/>
          <w:szCs w:val="24"/>
        </w:rPr>
        <w:t xml:space="preserve">hypothesized </w:t>
      </w:r>
      <w:r w:rsidR="00D320A0" w:rsidRPr="00E11628">
        <w:rPr>
          <w:rFonts w:ascii="Times" w:hAnsi="Times"/>
          <w:sz w:val="24"/>
          <w:szCs w:val="24"/>
        </w:rPr>
        <w:t xml:space="preserve">to be important for mentalizing </w:t>
      </w:r>
      <w:r w:rsidR="0088605C"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B67C7842-5F76-4C48-A702-45D6CBF2093F&lt;/uuid&gt;&lt;priority&gt;35&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88605C" w:rsidRPr="00E11628">
        <w:rPr>
          <w:rFonts w:ascii="Times" w:hAnsi="Times"/>
          <w:sz w:val="24"/>
          <w:szCs w:val="24"/>
        </w:rPr>
        <w:fldChar w:fldCharType="separate"/>
      </w:r>
      <w:r w:rsidR="00E11628" w:rsidRPr="00E11628">
        <w:rPr>
          <w:rFonts w:ascii="Times" w:hAnsi="Times" w:cs="Times"/>
          <w:sz w:val="24"/>
          <w:szCs w:val="24"/>
        </w:rPr>
        <w:t>(Baumgartner et al., 2012; Denny et al., 2012)</w:t>
      </w:r>
      <w:r w:rsidR="0088605C" w:rsidRPr="00E11628">
        <w:rPr>
          <w:rFonts w:ascii="Times" w:hAnsi="Times"/>
          <w:sz w:val="24"/>
          <w:szCs w:val="24"/>
        </w:rPr>
        <w:fldChar w:fldCharType="end"/>
      </w:r>
      <w:r w:rsidR="00D320A0" w:rsidRPr="00E11628">
        <w:rPr>
          <w:rFonts w:ascii="Times" w:hAnsi="Times"/>
          <w:sz w:val="24"/>
          <w:szCs w:val="24"/>
        </w:rPr>
        <w:t xml:space="preserve">. </w:t>
      </w:r>
      <w:r w:rsidR="00F808EC" w:rsidRPr="00E11628">
        <w:rPr>
          <w:rFonts w:ascii="Times" w:hAnsi="Times"/>
          <w:sz w:val="24"/>
          <w:szCs w:val="24"/>
        </w:rPr>
        <w:t>pgACC [A2]</w:t>
      </w:r>
      <w:r w:rsidR="00D320A0" w:rsidRPr="00E11628">
        <w:rPr>
          <w:rFonts w:ascii="Times" w:hAnsi="Times"/>
          <w:sz w:val="24"/>
          <w:szCs w:val="24"/>
        </w:rPr>
        <w:t xml:space="preserve"> showed a less specific functional pattern, </w:t>
      </w:r>
      <w:r w:rsidR="007F249F" w:rsidRPr="00E11628">
        <w:rPr>
          <w:rFonts w:ascii="Times" w:hAnsi="Times"/>
          <w:sz w:val="24"/>
          <w:szCs w:val="24"/>
        </w:rPr>
        <w:t>showing moderate associations</w:t>
      </w:r>
      <w:r w:rsidR="00DC48F7" w:rsidRPr="00E11628">
        <w:rPr>
          <w:rFonts w:ascii="Times" w:hAnsi="Times"/>
          <w:sz w:val="24"/>
          <w:szCs w:val="24"/>
        </w:rPr>
        <w:t xml:space="preserve"> </w:t>
      </w:r>
      <w:r w:rsidR="00820D99" w:rsidRPr="00E11628">
        <w:rPr>
          <w:rFonts w:ascii="Times" w:hAnsi="Times"/>
          <w:sz w:val="24"/>
          <w:szCs w:val="24"/>
        </w:rPr>
        <w:t xml:space="preserve">with </w:t>
      </w:r>
      <w:r w:rsidR="00701FA8" w:rsidRPr="00E11628">
        <w:rPr>
          <w:rFonts w:ascii="Times" w:hAnsi="Times"/>
          <w:sz w:val="24"/>
          <w:szCs w:val="24"/>
        </w:rPr>
        <w:t xml:space="preserve">both </w:t>
      </w:r>
      <w:r w:rsidR="00D320A0" w:rsidRPr="00E11628">
        <w:rPr>
          <w:rFonts w:ascii="Times" w:hAnsi="Times"/>
          <w:sz w:val="24"/>
          <w:szCs w:val="24"/>
        </w:rPr>
        <w:t>affective processe</w:t>
      </w:r>
      <w:r w:rsidR="00B74212" w:rsidRPr="00E11628">
        <w:rPr>
          <w:rFonts w:ascii="Times" w:hAnsi="Times"/>
          <w:sz w:val="24"/>
          <w:szCs w:val="24"/>
        </w:rPr>
        <w:t>s</w:t>
      </w:r>
      <w:r w:rsidR="00701FA8" w:rsidRPr="00E11628">
        <w:rPr>
          <w:rFonts w:ascii="Times" w:hAnsi="Times"/>
          <w:sz w:val="24"/>
          <w:szCs w:val="24"/>
        </w:rPr>
        <w:t xml:space="preserve"> </w:t>
      </w:r>
      <w:r w:rsidR="003A1D42" w:rsidRPr="00E11628">
        <w:rPr>
          <w:rFonts w:ascii="Times" w:hAnsi="Times"/>
          <w:sz w:val="24"/>
          <w:szCs w:val="24"/>
        </w:rPr>
        <w:t>and decision-making, perhaps</w:t>
      </w:r>
      <w:r w:rsidR="00D320A0" w:rsidRPr="00E11628">
        <w:rPr>
          <w:rFonts w:ascii="Times" w:hAnsi="Times"/>
          <w:sz w:val="24"/>
          <w:szCs w:val="24"/>
        </w:rPr>
        <w:t xml:space="preserve"> consistent with descriptions of a default network ‘hub’ region in mPFC </w:t>
      </w:r>
      <w:r w:rsidR="0088605C"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3D0F79B2-7B41-461E-B3F2-462FEA5DD12D&lt;/uuid&gt;&lt;priority&gt;36&lt;/priority&gt;&lt;publications&gt;&lt;publication&gt;&lt;volume&gt;17&lt;/volume&gt;&lt;publication_date&gt;99201312001200000000220000&lt;/publication_date&gt;&lt;number&gt;12&lt;/number&gt;&lt;doi&gt;10.1016/j.tics.2013.09.012&lt;/doi&gt;&lt;startpage&gt;683&lt;/startpage&gt;&lt;title&gt;Network hubs in the human brain&lt;/title&gt;&lt;uuid&gt;08737E95-BAFD-4A3C-B051-3A8C5943FE0F&lt;/uuid&gt;&lt;subtype&gt;400&lt;/subtype&gt;&lt;endpage&gt;696&lt;/endpage&gt;&lt;type&gt;400&lt;/type&gt;&lt;url&gt;http://linkinghub.elsevier.com/retrieve/pii/S1364661313002167&lt;/url&gt;&lt;bundle&gt;&lt;publication&gt;&lt;publisher&gt;Elsevier Ltd&lt;/publisher&gt;&lt;title&gt;Trends in Cognitive Sciences&lt;/title&gt;&lt;type&gt;-100&lt;/type&gt;&lt;subtype&gt;-100&lt;/subtype&gt;&lt;uuid&gt;47F1C648-8EDF-4324-9FA1-69B78466A0BF&lt;/uuid&gt;&lt;/publication&gt;&lt;/bundle&gt;&lt;authors&gt;&lt;author&gt;&lt;lastName&gt;Heuvel&lt;/lastName&gt;&lt;nonDroppingParticle&gt;van den&lt;/nonDroppingParticle&gt;&lt;firstName&gt;Martijn&lt;/firstName&gt;&lt;middleNames&gt;P&lt;/middleNames&gt;&lt;/author&gt;&lt;author&gt;&lt;firstName&gt;Olaf&lt;/firstName&gt;&lt;lastName&gt;Sporns&lt;/lastName&gt;&lt;/author&gt;&lt;/authors&gt;&lt;/publication&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88605C" w:rsidRPr="00E11628">
        <w:rPr>
          <w:rFonts w:ascii="Times" w:hAnsi="Times"/>
          <w:sz w:val="24"/>
          <w:szCs w:val="24"/>
        </w:rPr>
        <w:fldChar w:fldCharType="separate"/>
      </w:r>
      <w:r w:rsidR="00C366D9" w:rsidRPr="00E11628">
        <w:rPr>
          <w:rFonts w:ascii="Times" w:hAnsi="Times" w:cs="Cambria"/>
          <w:sz w:val="24"/>
          <w:szCs w:val="24"/>
        </w:rPr>
        <w:t>(Andrews Hanna et al., 2010; van den Heuvel and Sporns, 2013)</w:t>
      </w:r>
      <w:r w:rsidR="0088605C" w:rsidRPr="00E11628">
        <w:rPr>
          <w:rFonts w:ascii="Times" w:hAnsi="Times"/>
          <w:sz w:val="24"/>
          <w:szCs w:val="24"/>
        </w:rPr>
        <w:fldChar w:fldCharType="end"/>
      </w:r>
      <w:r w:rsidR="003A1D42" w:rsidRPr="00E11628">
        <w:rPr>
          <w:rFonts w:ascii="Times" w:hAnsi="Times"/>
          <w:sz w:val="24"/>
          <w:szCs w:val="24"/>
        </w:rPr>
        <w:t xml:space="preserve">. </w:t>
      </w:r>
      <w:r w:rsidR="00D320A0" w:rsidRPr="00E11628">
        <w:rPr>
          <w:rFonts w:ascii="Times" w:hAnsi="Times"/>
          <w:sz w:val="24"/>
          <w:szCs w:val="24"/>
        </w:rPr>
        <w:t>Finally</w:t>
      </w:r>
      <w:r w:rsidR="002E7CCC" w:rsidRPr="00E11628">
        <w:rPr>
          <w:rFonts w:ascii="Times" w:hAnsi="Times"/>
          <w:sz w:val="24"/>
          <w:szCs w:val="24"/>
        </w:rPr>
        <w:t>,</w:t>
      </w:r>
      <w:r w:rsidR="00D320A0" w:rsidRPr="00E11628">
        <w:rPr>
          <w:rFonts w:ascii="Times" w:hAnsi="Times"/>
          <w:sz w:val="24"/>
          <w:szCs w:val="24"/>
        </w:rPr>
        <w:t xml:space="preserve"> vmPFC </w:t>
      </w:r>
      <w:r w:rsidR="00F808EC" w:rsidRPr="00E11628">
        <w:rPr>
          <w:rFonts w:ascii="Times" w:hAnsi="Times"/>
          <w:sz w:val="24"/>
          <w:szCs w:val="24"/>
        </w:rPr>
        <w:t xml:space="preserve">[A3] </w:t>
      </w:r>
      <w:r w:rsidR="00701FA8" w:rsidRPr="00E11628">
        <w:rPr>
          <w:rFonts w:ascii="Times" w:hAnsi="Times"/>
          <w:sz w:val="24"/>
          <w:szCs w:val="24"/>
        </w:rPr>
        <w:t>was</w:t>
      </w:r>
      <w:r w:rsidR="00D320A0" w:rsidRPr="00E11628">
        <w:rPr>
          <w:rFonts w:ascii="Times" w:hAnsi="Times"/>
          <w:sz w:val="24"/>
          <w:szCs w:val="24"/>
        </w:rPr>
        <w:t xml:space="preserve"> primarily associated </w:t>
      </w:r>
      <w:r w:rsidR="00AB4CCA" w:rsidRPr="00E11628">
        <w:rPr>
          <w:rFonts w:ascii="Times" w:hAnsi="Times"/>
          <w:sz w:val="24"/>
          <w:szCs w:val="24"/>
        </w:rPr>
        <w:t>with affect</w:t>
      </w:r>
      <w:r w:rsidR="00820D99" w:rsidRPr="00E11628">
        <w:rPr>
          <w:rFonts w:ascii="Times" w:hAnsi="Times"/>
          <w:sz w:val="24"/>
          <w:szCs w:val="24"/>
        </w:rPr>
        <w:t xml:space="preserve">ive processes, such </w:t>
      </w:r>
      <w:r w:rsidR="00D320A0" w:rsidRPr="00E11628">
        <w:rPr>
          <w:rFonts w:ascii="Times" w:hAnsi="Times"/>
          <w:sz w:val="24"/>
          <w:szCs w:val="24"/>
        </w:rPr>
        <w:t>as reward and fear</w:t>
      </w:r>
      <w:r w:rsidR="00701FA8" w:rsidRPr="00E11628">
        <w:rPr>
          <w:rFonts w:ascii="Times" w:hAnsi="Times"/>
          <w:sz w:val="24"/>
          <w:szCs w:val="24"/>
        </w:rPr>
        <w:t xml:space="preserve">, consistent with its </w:t>
      </w:r>
      <w:r w:rsidR="003A13FB" w:rsidRPr="00E11628">
        <w:rPr>
          <w:rFonts w:ascii="Times" w:hAnsi="Times"/>
          <w:sz w:val="24"/>
          <w:szCs w:val="24"/>
        </w:rPr>
        <w:t>robust</w:t>
      </w:r>
      <w:r w:rsidR="00D320A0" w:rsidRPr="00E11628">
        <w:rPr>
          <w:rFonts w:ascii="Times" w:hAnsi="Times"/>
          <w:sz w:val="24"/>
          <w:szCs w:val="24"/>
        </w:rPr>
        <w:t xml:space="preserve"> </w:t>
      </w:r>
      <w:r w:rsidR="00701FA8" w:rsidRPr="00E11628">
        <w:rPr>
          <w:rFonts w:ascii="Times" w:hAnsi="Times"/>
          <w:sz w:val="24"/>
          <w:szCs w:val="24"/>
        </w:rPr>
        <w:t xml:space="preserve">sub-cortical </w:t>
      </w:r>
      <w:r w:rsidR="00D320A0" w:rsidRPr="00E11628">
        <w:rPr>
          <w:rFonts w:ascii="Times" w:hAnsi="Times"/>
          <w:sz w:val="24"/>
          <w:szCs w:val="24"/>
        </w:rPr>
        <w:t>co-</w:t>
      </w:r>
      <w:r w:rsidR="00701FA8" w:rsidRPr="00E11628">
        <w:rPr>
          <w:rFonts w:ascii="Times" w:hAnsi="Times"/>
          <w:sz w:val="24"/>
          <w:szCs w:val="24"/>
        </w:rPr>
        <w:t>activation.</w:t>
      </w:r>
      <w:r w:rsidR="00D320A0" w:rsidRPr="00E11628">
        <w:rPr>
          <w:rFonts w:ascii="Times" w:hAnsi="Times"/>
          <w:sz w:val="24"/>
          <w:szCs w:val="24"/>
        </w:rPr>
        <w:t xml:space="preserve"> </w:t>
      </w:r>
      <w:r w:rsidR="00701FA8" w:rsidRPr="00E11628">
        <w:rPr>
          <w:rFonts w:ascii="Times" w:hAnsi="Times"/>
          <w:sz w:val="24"/>
          <w:szCs w:val="24"/>
        </w:rPr>
        <w:t>A</w:t>
      </w:r>
      <w:r w:rsidR="00D320A0" w:rsidRPr="00E11628">
        <w:rPr>
          <w:rFonts w:ascii="Times" w:hAnsi="Times"/>
          <w:sz w:val="24"/>
          <w:szCs w:val="24"/>
        </w:rPr>
        <w:t xml:space="preserve">lthough some have characterized vmPFC as a ‘valuation’ system </w:t>
      </w:r>
      <w:r w:rsidR="00D320A0"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47F7590D-82EE-4B03-8F55-B558C9FD669D&lt;/uuid&gt;&lt;priority&gt;0&lt;/priority&gt;&lt;publications&gt;&lt;publication&gt;&lt;volume&gt;64&lt;/volume&gt;&lt;publication_date&gt;99200911001200000000220000&lt;/publication_date&gt;&lt;number&gt;3&lt;/number&gt;&lt;doi&gt;10.1016/j.neuron.2009.09.040&lt;/doi&gt;&lt;startpage&gt;431&lt;/startpage&gt;&lt;title&gt;An Automatic Valuation System in the Human Brain: Evidence from Functional Neuroimaging&lt;/title&gt;&lt;uuid&gt;FD8C0D1A-9324-4E4E-AAEF-133FF9B63F3D&lt;/uuid&gt;&lt;subtype&gt;400&lt;/subtype&gt;&lt;endpage&gt;439&lt;/endpage&gt;&lt;type&gt;400&lt;/type&gt;&lt;url&gt;http://linkinghub.elsevier.com/retrieve/pii/S089662730900751X&lt;/url&gt;&lt;bundle&gt;&lt;publication&gt;&lt;publisher&gt;Elsevier Inc.&lt;/publisher&gt;&lt;title&gt;Neuron&lt;/title&gt;&lt;type&gt;-100&lt;/type&gt;&lt;subtype&gt;-100&lt;/subtype&gt;&lt;uuid&gt;4F760053-710C-45E0-BDA8-53102C65B1F7&lt;/uuid&gt;&lt;/publication&gt;&lt;/bundle&gt;&lt;authors&gt;&lt;author&gt;&lt;firstName&gt;Maël&lt;/firstName&gt;&lt;lastName&gt;Lebreton&lt;/lastName&gt;&lt;/author&gt;&lt;author&gt;&lt;firstName&gt;Soledad&lt;/firstName&gt;&lt;lastName&gt;Jorge&lt;/lastName&gt;&lt;/author&gt;&lt;author&gt;&lt;firstName&gt;Vincent&lt;/firstName&gt;&lt;lastName&gt;Michel&lt;/lastName&gt;&lt;/author&gt;&lt;author&gt;&lt;firstName&gt;Bertrand&lt;/firstName&gt;&lt;lastName&gt;Thirion&lt;/lastName&gt;&lt;/author&gt;&lt;author&gt;&lt;firstName&gt;Mathias&lt;/firstName&gt;&lt;lastName&gt;Pessiglione&lt;/lastName&gt;&lt;/author&gt;&lt;/authors&gt;&lt;/publication&gt;&lt;/publications&gt;&lt;cites&gt;&lt;/cites&gt;&lt;/citation&gt;</w:instrText>
      </w:r>
      <w:r w:rsidR="00D320A0" w:rsidRPr="00E11628">
        <w:rPr>
          <w:rFonts w:ascii="Times" w:hAnsi="Times"/>
          <w:sz w:val="24"/>
          <w:szCs w:val="24"/>
        </w:rPr>
        <w:fldChar w:fldCharType="separate"/>
      </w:r>
      <w:r w:rsidR="00C366D9" w:rsidRPr="00E11628">
        <w:rPr>
          <w:rFonts w:ascii="Times" w:hAnsi="Times" w:cs="Cambria"/>
          <w:sz w:val="24"/>
          <w:szCs w:val="24"/>
        </w:rPr>
        <w:t>(Lebreton et al., 2009)</w:t>
      </w:r>
      <w:r w:rsidR="00D320A0" w:rsidRPr="00E11628">
        <w:rPr>
          <w:rFonts w:ascii="Times" w:hAnsi="Times"/>
          <w:sz w:val="24"/>
          <w:szCs w:val="24"/>
        </w:rPr>
        <w:fldChar w:fldCharType="end"/>
      </w:r>
      <w:r w:rsidR="00D320A0" w:rsidRPr="00E11628">
        <w:rPr>
          <w:rFonts w:ascii="Times" w:hAnsi="Times"/>
          <w:sz w:val="24"/>
          <w:szCs w:val="24"/>
        </w:rPr>
        <w:t xml:space="preserve">, </w:t>
      </w:r>
      <w:r w:rsidR="003A1D42" w:rsidRPr="00E11628">
        <w:rPr>
          <w:rFonts w:ascii="Times" w:hAnsi="Times"/>
          <w:sz w:val="24"/>
          <w:szCs w:val="24"/>
        </w:rPr>
        <w:t>our</w:t>
      </w:r>
      <w:r w:rsidR="00D320A0" w:rsidRPr="00E11628">
        <w:rPr>
          <w:rFonts w:ascii="Times" w:hAnsi="Times"/>
          <w:sz w:val="24"/>
          <w:szCs w:val="24"/>
        </w:rPr>
        <w:t xml:space="preserve"> results suggest that </w:t>
      </w:r>
      <w:r w:rsidR="003A1D42" w:rsidRPr="00E11628">
        <w:rPr>
          <w:rFonts w:ascii="Times" w:hAnsi="Times"/>
          <w:sz w:val="24"/>
          <w:szCs w:val="24"/>
        </w:rPr>
        <w:t>vmPFC</w:t>
      </w:r>
      <w:r w:rsidR="00D320A0" w:rsidRPr="00E11628">
        <w:rPr>
          <w:rFonts w:ascii="Times" w:hAnsi="Times"/>
          <w:sz w:val="24"/>
          <w:szCs w:val="24"/>
        </w:rPr>
        <w:t xml:space="preserve"> is equally important for </w:t>
      </w:r>
      <w:r w:rsidR="003A1D42" w:rsidRPr="00E11628">
        <w:rPr>
          <w:rFonts w:ascii="Times" w:hAnsi="Times"/>
          <w:sz w:val="24"/>
          <w:szCs w:val="24"/>
        </w:rPr>
        <w:t xml:space="preserve">affective processes traditionally associated with the amygdala, </w:t>
      </w:r>
      <w:r w:rsidR="000B2530" w:rsidRPr="00E11628">
        <w:rPr>
          <w:rFonts w:ascii="Times" w:hAnsi="Times"/>
          <w:sz w:val="24"/>
          <w:szCs w:val="24"/>
        </w:rPr>
        <w:t xml:space="preserve">such as fear. </w:t>
      </w:r>
      <w:r w:rsidR="008F21AC" w:rsidRPr="00E11628">
        <w:rPr>
          <w:rFonts w:ascii="Times" w:hAnsi="Times"/>
          <w:sz w:val="24"/>
          <w:szCs w:val="24"/>
        </w:rPr>
        <w:t xml:space="preserve">vmPFC may play a </w:t>
      </w:r>
      <w:r w:rsidR="003A1D42" w:rsidRPr="00E11628">
        <w:rPr>
          <w:rFonts w:ascii="Times" w:hAnsi="Times"/>
          <w:sz w:val="24"/>
          <w:szCs w:val="24"/>
        </w:rPr>
        <w:t xml:space="preserve">more </w:t>
      </w:r>
      <w:r w:rsidR="008F21AC" w:rsidRPr="00E11628">
        <w:rPr>
          <w:rFonts w:ascii="Times" w:hAnsi="Times"/>
          <w:sz w:val="24"/>
          <w:szCs w:val="24"/>
        </w:rPr>
        <w:t xml:space="preserve">general role </w:t>
      </w:r>
      <w:r w:rsidR="007F3032" w:rsidRPr="00E11628">
        <w:rPr>
          <w:rFonts w:ascii="Times" w:hAnsi="Times"/>
          <w:sz w:val="24"/>
          <w:szCs w:val="24"/>
        </w:rPr>
        <w:t xml:space="preserve">of </w:t>
      </w:r>
      <w:r w:rsidR="008F21AC" w:rsidRPr="00E11628">
        <w:rPr>
          <w:rFonts w:ascii="Times" w:hAnsi="Times"/>
          <w:sz w:val="24"/>
          <w:szCs w:val="24"/>
        </w:rPr>
        <w:t xml:space="preserve">incorporating </w:t>
      </w:r>
      <w:r w:rsidR="007F3032" w:rsidRPr="00E11628">
        <w:rPr>
          <w:rFonts w:ascii="Times" w:hAnsi="Times"/>
          <w:sz w:val="24"/>
          <w:szCs w:val="24"/>
        </w:rPr>
        <w:t>into the cortex</w:t>
      </w:r>
      <w:r w:rsidR="003A1D42" w:rsidRPr="00E11628">
        <w:rPr>
          <w:rFonts w:ascii="Times" w:hAnsi="Times"/>
          <w:sz w:val="24"/>
          <w:szCs w:val="24"/>
        </w:rPr>
        <w:t xml:space="preserve"> various kinds</w:t>
      </w:r>
      <w:r w:rsidR="008F21AC" w:rsidRPr="00E11628">
        <w:rPr>
          <w:rFonts w:ascii="Times" w:hAnsi="Times"/>
          <w:sz w:val="24"/>
          <w:szCs w:val="24"/>
        </w:rPr>
        <w:t xml:space="preserve"> of </w:t>
      </w:r>
      <w:r w:rsidR="003A1D42" w:rsidRPr="00E11628">
        <w:rPr>
          <w:rFonts w:ascii="Times" w:hAnsi="Times"/>
          <w:sz w:val="24"/>
          <w:szCs w:val="24"/>
        </w:rPr>
        <w:t xml:space="preserve">sub-cortical </w:t>
      </w:r>
      <w:r w:rsidR="00D320A0" w:rsidRPr="00E11628">
        <w:rPr>
          <w:rFonts w:ascii="Times" w:hAnsi="Times"/>
          <w:sz w:val="24"/>
          <w:szCs w:val="24"/>
        </w:rPr>
        <w:t xml:space="preserve">affective signals, while more dorsal regions may </w:t>
      </w:r>
      <w:r w:rsidR="00701FA8" w:rsidRPr="00E11628">
        <w:rPr>
          <w:rFonts w:ascii="Times" w:hAnsi="Times"/>
          <w:sz w:val="24"/>
          <w:szCs w:val="24"/>
        </w:rPr>
        <w:t>integrate</w:t>
      </w:r>
      <w:r w:rsidR="00D320A0" w:rsidRPr="00E11628">
        <w:rPr>
          <w:rFonts w:ascii="Times" w:hAnsi="Times"/>
          <w:sz w:val="24"/>
          <w:szCs w:val="24"/>
        </w:rPr>
        <w:t xml:space="preserve"> these signals</w:t>
      </w:r>
      <w:r w:rsidR="008F21AC" w:rsidRPr="00E11628">
        <w:rPr>
          <w:rFonts w:ascii="Times" w:hAnsi="Times"/>
          <w:sz w:val="24"/>
          <w:szCs w:val="24"/>
        </w:rPr>
        <w:t xml:space="preserve"> with the rest of the default network</w:t>
      </w:r>
      <w:r w:rsidR="00D320A0" w:rsidRPr="00E11628">
        <w:rPr>
          <w:rFonts w:ascii="Times" w:hAnsi="Times"/>
          <w:sz w:val="24"/>
          <w:szCs w:val="24"/>
        </w:rPr>
        <w:t xml:space="preserve"> </w:t>
      </w:r>
      <w:r w:rsidR="00D320A0"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908CF010-B852-4F36-9D09-EE1A2F1F405E&lt;/uuid&gt;&lt;priority&gt;0&lt;/priority&gt;&lt;publications&gt;&lt;publication&gt;&lt;volume&gt;16&lt;/volume&gt;&lt;publication_date&gt;99201203001200000000220000&lt;/publication_date&gt;&lt;number&gt;3&lt;/number&gt;&lt;doi&gt;10.1016/j.tics.2012.01.005&lt;/doi&gt;&lt;startpage&gt;147&lt;/startpage&gt;&lt;title&gt;Ventromedial prefrontal-subcortical systems and the generation of affective meaning&lt;/title&gt;&lt;uuid&gt;0BE939F1-C11A-4810-BBA8-1502F9F39FA0&lt;/uuid&gt;&lt;subtype&gt;400&lt;/subtype&gt;&lt;endpage&gt;156&lt;/endpage&gt;&lt;type&gt;400&lt;/type&gt;&lt;url&gt;http://linkinghub.elsevier.com/retrieve/pii/S1364661312000277&lt;/url&gt;&lt;bundle&gt;&lt;publication&gt;&lt;publisher&gt;Elsevier Ltd&lt;/publisher&gt;&lt;title&gt;Trends in Cognitive Sciences&lt;/title&gt;&lt;type&gt;-100&lt;/type&gt;&lt;subtype&gt;-100&lt;/subtype&gt;&lt;uuid&gt;47F1C648-8EDF-4324-9FA1-69B78466A0BF&lt;/uuid&gt;&lt;/publication&gt;&lt;/bundle&gt;&lt;authors&gt;&lt;author&gt;&lt;firstName&gt;Mathieu&lt;/firstName&gt;&lt;lastName&gt;Roy&lt;/lastName&gt;&lt;/author&gt;&lt;author&gt;&lt;firstName&gt;Daphna&lt;/firstName&gt;&lt;lastName&gt;Shohamy&lt;/lastName&gt;&lt;/author&gt;&lt;author&gt;&lt;firstName&gt;Tor&lt;/firstName&gt;&lt;middleNames&gt;D&lt;/middleNames&gt;&lt;lastName&gt;Wager&lt;/lastName&gt;&lt;/author&gt;&lt;/authors&gt;&lt;/publication&gt;&lt;/publications&gt;&lt;cites&gt;&lt;/cites&gt;&lt;/citation&gt;</w:instrText>
      </w:r>
      <w:r w:rsidR="00D320A0" w:rsidRPr="00E11628">
        <w:rPr>
          <w:rFonts w:ascii="Times" w:hAnsi="Times"/>
          <w:sz w:val="24"/>
          <w:szCs w:val="24"/>
        </w:rPr>
        <w:fldChar w:fldCharType="separate"/>
      </w:r>
      <w:r w:rsidR="00C366D9" w:rsidRPr="00E11628">
        <w:rPr>
          <w:rFonts w:ascii="Times" w:hAnsi="Times" w:cs="Cambria"/>
          <w:sz w:val="24"/>
          <w:szCs w:val="24"/>
        </w:rPr>
        <w:t>(Roy et al., 2012)</w:t>
      </w:r>
      <w:r w:rsidR="00D320A0" w:rsidRPr="00E11628">
        <w:rPr>
          <w:rFonts w:ascii="Times" w:hAnsi="Times"/>
          <w:sz w:val="24"/>
          <w:szCs w:val="24"/>
        </w:rPr>
        <w:fldChar w:fldCharType="end"/>
      </w:r>
      <w:r w:rsidR="00D320A0" w:rsidRPr="00E11628">
        <w:rPr>
          <w:rFonts w:ascii="Times" w:hAnsi="Times"/>
          <w:sz w:val="24"/>
          <w:szCs w:val="24"/>
        </w:rPr>
        <w:t>.</w:t>
      </w:r>
    </w:p>
    <w:p w14:paraId="4BDBFC4D" w14:textId="0719DA15" w:rsidR="00C93C59" w:rsidRPr="00E11628" w:rsidRDefault="00F808EC" w:rsidP="00DB1E40">
      <w:pPr>
        <w:pStyle w:val="Normal1"/>
        <w:ind w:firstLine="0"/>
        <w:rPr>
          <w:rFonts w:ascii="Times" w:hAnsi="Times"/>
          <w:sz w:val="24"/>
          <w:szCs w:val="24"/>
        </w:rPr>
      </w:pPr>
      <w:r w:rsidRPr="00E11628">
        <w:rPr>
          <w:rFonts w:ascii="Times" w:hAnsi="Times"/>
          <w:sz w:val="24"/>
          <w:szCs w:val="24"/>
        </w:rPr>
        <w:t xml:space="preserve">Future </w:t>
      </w:r>
      <w:r w:rsidR="00647FA2" w:rsidRPr="00E11628">
        <w:rPr>
          <w:rFonts w:ascii="Times" w:hAnsi="Times"/>
          <w:sz w:val="24"/>
          <w:szCs w:val="24"/>
        </w:rPr>
        <w:t>challenges</w:t>
      </w:r>
    </w:p>
    <w:p w14:paraId="6EC0DB71" w14:textId="3D14EB3B" w:rsidR="008977E3" w:rsidRPr="00E11628" w:rsidRDefault="00404D1B" w:rsidP="005E2031">
      <w:pPr>
        <w:pStyle w:val="Normal1"/>
        <w:ind w:firstLine="720"/>
        <w:rPr>
          <w:rFonts w:ascii="Times" w:hAnsi="Times"/>
          <w:sz w:val="24"/>
          <w:szCs w:val="24"/>
        </w:rPr>
      </w:pPr>
      <w:r w:rsidRPr="00E11628">
        <w:rPr>
          <w:rFonts w:ascii="Times" w:hAnsi="Times"/>
          <w:sz w:val="24"/>
          <w:szCs w:val="24"/>
        </w:rPr>
        <w:lastRenderedPageBreak/>
        <w:t>While the present results provide valuable insights into the functional neuroanatomy of MFC</w:t>
      </w:r>
      <w:r w:rsidR="008F43B2" w:rsidRPr="00E11628">
        <w:rPr>
          <w:rFonts w:ascii="Times" w:hAnsi="Times"/>
          <w:sz w:val="24"/>
          <w:szCs w:val="24"/>
        </w:rPr>
        <w:t xml:space="preserve">, a number of important challenges remain for future research. Although the present analyses revealed distinct functional profiles for each region in MFC, it is notable that no region </w:t>
      </w:r>
      <w:r w:rsidR="007B0821" w:rsidRPr="00E11628">
        <w:rPr>
          <w:rFonts w:ascii="Times" w:hAnsi="Times"/>
          <w:sz w:val="24"/>
          <w:szCs w:val="24"/>
        </w:rPr>
        <w:t>was</w:t>
      </w:r>
      <w:r w:rsidR="008F43B2" w:rsidRPr="00E11628">
        <w:rPr>
          <w:rFonts w:ascii="Times" w:hAnsi="Times"/>
          <w:sz w:val="24"/>
          <w:szCs w:val="24"/>
        </w:rPr>
        <w:t xml:space="preserve"> selectively activated by a single psychological concept. This functional diversity is evident </w:t>
      </w:r>
      <w:r w:rsidR="007B0821" w:rsidRPr="00E11628">
        <w:rPr>
          <w:rFonts w:ascii="Times" w:hAnsi="Times"/>
          <w:sz w:val="24"/>
          <w:szCs w:val="24"/>
        </w:rPr>
        <w:t>from</w:t>
      </w:r>
      <w:r w:rsidR="008F43B2" w:rsidRPr="00E11628">
        <w:rPr>
          <w:rFonts w:ascii="Times" w:hAnsi="Times"/>
          <w:sz w:val="24"/>
          <w:szCs w:val="24"/>
        </w:rPr>
        <w:t xml:space="preserve"> the observation that at least two distinct topics significantly predict activation in each cluster</w:t>
      </w:r>
      <w:r w:rsidR="007F491E" w:rsidRPr="00E11628">
        <w:rPr>
          <w:rFonts w:ascii="Times" w:hAnsi="Times"/>
          <w:sz w:val="24"/>
          <w:szCs w:val="24"/>
        </w:rPr>
        <w:t>,</w:t>
      </w:r>
      <w:r w:rsidR="008F43B2" w:rsidRPr="00E11628">
        <w:rPr>
          <w:rFonts w:ascii="Times" w:hAnsi="Times"/>
          <w:sz w:val="24"/>
          <w:szCs w:val="24"/>
        </w:rPr>
        <w:t xml:space="preserve"> a</w:t>
      </w:r>
      <w:r w:rsidR="007B0821" w:rsidRPr="00E11628">
        <w:rPr>
          <w:rFonts w:ascii="Times" w:hAnsi="Times"/>
          <w:sz w:val="24"/>
          <w:szCs w:val="24"/>
        </w:rPr>
        <w:t>s well as</w:t>
      </w:r>
      <w:r w:rsidR="008F43B2" w:rsidRPr="00E11628">
        <w:rPr>
          <w:rFonts w:ascii="Times" w:hAnsi="Times"/>
          <w:sz w:val="24"/>
          <w:szCs w:val="24"/>
        </w:rPr>
        <w:t xml:space="preserve"> </w:t>
      </w:r>
      <w:r w:rsidR="006C0AF9" w:rsidRPr="00E11628">
        <w:rPr>
          <w:rFonts w:ascii="Times" w:hAnsi="Times"/>
          <w:sz w:val="24"/>
          <w:szCs w:val="24"/>
        </w:rPr>
        <w:t>our</w:t>
      </w:r>
      <w:r w:rsidR="008F43B2" w:rsidRPr="00E11628">
        <w:rPr>
          <w:rFonts w:ascii="Times" w:hAnsi="Times"/>
          <w:sz w:val="24"/>
          <w:szCs w:val="24"/>
        </w:rPr>
        <w:t xml:space="preserve"> classifier’s </w:t>
      </w:r>
      <w:r w:rsidR="006C0AF9" w:rsidRPr="00E11628">
        <w:rPr>
          <w:rFonts w:ascii="Times" w:hAnsi="Times"/>
          <w:sz w:val="24"/>
          <w:szCs w:val="24"/>
        </w:rPr>
        <w:t xml:space="preserve">poor ability </w:t>
      </w:r>
      <w:r w:rsidR="008F43B2" w:rsidRPr="00E11628">
        <w:rPr>
          <w:rFonts w:ascii="Times" w:hAnsi="Times"/>
          <w:sz w:val="24"/>
          <w:szCs w:val="24"/>
        </w:rPr>
        <w:t xml:space="preserve">to predict activation using only the single most strongly associated topic for each region. Our results suggest a complex many-to-many mapping between brain regions and cognitive processes in contrast to recent claims of functional selectivity in MFC </w:t>
      </w:r>
      <w:r w:rsidR="00E11628" w:rsidRPr="00E11628">
        <w:rPr>
          <w:rStyle w:val="CommentReference"/>
          <w:rFonts w:ascii="Times" w:hAnsi="Times"/>
          <w:sz w:val="24"/>
          <w:szCs w:val="24"/>
        </w:rPr>
        <w:t xml:space="preserve">(cf. Wager et al, in press). </w:t>
      </w:r>
      <w:r w:rsidR="00E11628" w:rsidRPr="00E11628">
        <w:rPr>
          <w:rFonts w:ascii="Times" w:hAnsi="Times"/>
          <w:sz w:val="24"/>
          <w:szCs w:val="24"/>
        </w:rPr>
        <w:t>This heterogeneity is consistent with an enormous wealth of electrophysiological data demonstrating that virtually all areas of association cortex contain distinct, but overlapping, neuron populations with heterogeneous functional profiles</w:t>
      </w:r>
      <w:r w:rsidR="00E11628" w:rsidRPr="00E11628">
        <w:rPr>
          <w:rStyle w:val="CommentReference"/>
          <w:rFonts w:ascii="Times" w:hAnsi="Times"/>
          <w:sz w:val="24"/>
          <w:szCs w:val="24"/>
        </w:rPr>
        <w:t xml:space="preserve"> </w:t>
      </w:r>
      <w:r w:rsidR="00E11628" w:rsidRPr="00E11628">
        <w:rPr>
          <w:rStyle w:val="CommentReference"/>
          <w:rFonts w:ascii="Times" w:hAnsi="Times"/>
          <w:sz w:val="24"/>
          <w:szCs w:val="24"/>
        </w:rPr>
        <w:fldChar w:fldCharType="begin"/>
      </w:r>
      <w:r w:rsidR="00E11628" w:rsidRPr="00E11628">
        <w:rPr>
          <w:rStyle w:val="CommentReference"/>
          <w:rFonts w:ascii="Times" w:hAnsi="Times"/>
          <w:sz w:val="24"/>
          <w:szCs w:val="24"/>
        </w:rPr>
        <w:instrText xml:space="preserve"> ADDIN PAPERS2_CITATIONS &lt;citation&gt;&lt;uuid&gt;390617C3-2DE1-4746-929A-316CE8A10AE0&lt;/uuid&gt;&lt;priority&gt;0&lt;/priority&gt;&lt;publications&gt;&lt;publication&gt;&lt;volume&gt;135&lt;/volume&gt;&lt;publication_date&gt;99200803001200000000220000&lt;/publication_date&gt;&lt;number&gt;1&lt;/number&gt;&lt;doi&gt;10.1016/j.pain.2007.09.024&lt;/doi&gt;&lt;startpage&gt;160&lt;/startpage&gt;&lt;title&gt;Distribution and properties of visceral nociceptive neurons in rabbit cingulate cortex&lt;/title&gt;&lt;uuid&gt;DD1B3A20-2C63-48E1-8AFA-2BE1B1D1CEB8&lt;/uuid&gt;&lt;subtype&gt;400&lt;/subtype&gt;&lt;endpage&gt;174&lt;/endpage&gt;&lt;type&gt;400&lt;/type&gt;&lt;url&gt;http://content.wkhealth.com/linkback/openurl?sid=WKPTLP:landingpage&amp;amp;an=00006396-200803000-00021&lt;/url&gt;&lt;bundle&gt;&lt;publication&gt;&lt;title&gt;Pain&lt;/title&gt;&lt;type&gt;-100&lt;/type&gt;&lt;subtype&gt;-100&lt;/subtype&gt;&lt;uuid&gt;2E4E64A0-E8A6-49DF-AE06-EC175808B33A&lt;/uuid&gt;&lt;/publication&gt;&lt;/bundle&gt;&lt;authors&gt;&lt;author&gt;&lt;firstName&gt;Robert&lt;/firstName&gt;&lt;middleNames&gt;W&lt;/middleNames&gt;&lt;lastName&gt;Sikes&lt;/lastName&gt;&lt;/author&gt;&lt;author&gt;&lt;firstName&gt;Leslie&lt;/firstName&gt;&lt;middleNames&gt;J&lt;/middleNames&gt;&lt;lastName&gt;Vogt&lt;/lastName&gt;&lt;/author&gt;&lt;author&gt;&lt;firstName&gt;Brent&lt;/firstName&gt;&lt;middleNames&gt;A&lt;/middleNames&gt;&lt;lastName&gt;Vogt&lt;/lastName&gt;&lt;/author&gt;&lt;/authors&gt;&lt;/publication&gt;&lt;publication&gt;&lt;uuid&gt;0257C2AE-7444-42EB-A86A-DBC6A225E8AC&lt;/uuid&gt;&lt;volume&gt;296&lt;/volume&gt;&lt;doi&gt;10.1126/science.1069504&lt;/doi&gt;&lt;startpage&gt;1709&lt;/startpage&gt;&lt;publication_date&gt;99200205311200000000222000&lt;/publication_date&gt;&lt;url&gt;http://www.sciencemag.org/cgi/doi/10.1126/science.1069504&lt;/url&gt;&lt;type&gt;400&lt;/type&gt;&lt;title&gt;Anterior Cingulate: Single Neuronal Signals Related to Degree of Reward Expectancy&lt;/title&gt;&lt;publisher&gt;American Association for the Advancement of Science&lt;/publisher&gt;&lt;number&gt;5573&lt;/number&gt;&lt;subtype&gt;400&lt;/subtype&gt;&lt;endpage&gt;1711&lt;/endpage&gt;&lt;bundle&gt;&lt;publication&gt;&lt;publisher&gt;American Association for the Advancement of Science&lt;/publisher&gt;&lt;title&gt;Science&lt;/title&gt;&lt;type&gt;-100&lt;/type&gt;&lt;subtype&gt;-100&lt;/subtype&gt;&lt;uuid&gt;B1015E0B-A786-4B5D-A419-B93A27FD0BD0&lt;/uuid&gt;&lt;/publication&gt;&lt;/bundle&gt;&lt;authors&gt;&lt;author&gt;&lt;firstName&gt;Munetaka&lt;/firstName&gt;&lt;lastName&gt;Shidara&lt;/lastName&gt;&lt;/author&gt;&lt;author&gt;&lt;firstName&gt;Barry&lt;/firstName&gt;&lt;middleNames&gt;J&lt;/middleNames&gt;&lt;lastName&gt;Richmond&lt;/lastName&gt;&lt;/author&gt;&lt;/authors&gt;&lt;/publication&gt;&lt;publication&gt;&lt;publication_date&gt;99201300001200000000200000&lt;/publication_date&gt;&lt;doi&gt;10.1038/nature12175&lt;/doi&gt;&lt;title&gt;Distinct behavioural and network correlates of two interneuron types in prefrontal cortex&lt;/title&gt;&lt;uuid&gt;4C3CAC87-E2DB-4A35-9180-63587C0CFDC2&lt;/uuid&gt;&lt;subtype&gt;400&lt;/subtype&gt;&lt;type&gt;400&lt;/type&gt;&lt;url&gt;http://www.nature.com/nature/journal/v498/n7454/abs/nature12176.html&lt;/url&gt;&lt;bundle&gt;&lt;publication&gt;&lt;publisher&gt;Nature Publishing Group&lt;/publisher&gt;&lt;title&gt;Nature&lt;/title&gt;&lt;type&gt;-100&lt;/type&gt;&lt;subtype&gt;-100&lt;/subtype&gt;&lt;uuid&gt;8922E81F-FDC7-4EEB-AD52-F35F2C771D5A&lt;/uuid&gt;&lt;/publication&gt;&lt;/bundle&gt;&lt;authors&gt;&lt;author&gt;&lt;firstName&gt;D&lt;/firstName&gt;&lt;lastName&gt;Kvitsiani&lt;/lastName&gt;&lt;/author&gt;&lt;author&gt;&lt;firstName&gt;S&lt;/firstName&gt;&lt;lastName&gt;Ranade&lt;/lastName&gt;&lt;/author&gt;&lt;author&gt;&lt;firstName&gt;B&lt;/firstName&gt;&lt;lastName&gt;Hangya&lt;/lastName&gt;&lt;/author&gt;&lt;author&gt;&lt;firstName&gt;H&lt;/firstName&gt;&lt;lastName&gt;Taniguchi&lt;/lastName&gt;&lt;/author&gt;&lt;/authors&gt;&lt;/publication&gt;&lt;/publications&gt;&lt;cites&gt;&lt;/cites&gt;&lt;/citation&gt;</w:instrText>
      </w:r>
      <w:r w:rsidR="00E11628" w:rsidRPr="00E11628">
        <w:rPr>
          <w:rStyle w:val="CommentReference"/>
          <w:rFonts w:ascii="Times" w:hAnsi="Times"/>
          <w:sz w:val="24"/>
          <w:szCs w:val="24"/>
        </w:rPr>
        <w:fldChar w:fldCharType="separate"/>
      </w:r>
      <w:r w:rsidR="00E11628" w:rsidRPr="00E11628">
        <w:rPr>
          <w:rFonts w:ascii="Times" w:hAnsi="Times" w:cs="Cambria"/>
          <w:sz w:val="24"/>
          <w:szCs w:val="24"/>
        </w:rPr>
        <w:t>(Shidara and Richmond, 2002; Sikes et al., 2008; Kvitsiani et al., 2013)</w:t>
      </w:r>
      <w:r w:rsidR="00E11628" w:rsidRPr="00E11628">
        <w:rPr>
          <w:rStyle w:val="CommentReference"/>
          <w:rFonts w:ascii="Times" w:hAnsi="Times"/>
          <w:sz w:val="24"/>
          <w:szCs w:val="24"/>
        </w:rPr>
        <w:fldChar w:fldCharType="end"/>
      </w:r>
      <w:r w:rsidR="00E11628" w:rsidRPr="00E11628">
        <w:rPr>
          <w:rStyle w:val="CommentReference"/>
          <w:rFonts w:ascii="Times" w:hAnsi="Times"/>
          <w:sz w:val="24"/>
          <w:szCs w:val="24"/>
        </w:rPr>
        <w:t xml:space="preserve">. </w:t>
      </w:r>
    </w:p>
    <w:p w14:paraId="470872EB" w14:textId="233B0A45" w:rsidR="008F43B2" w:rsidRPr="00E11628" w:rsidRDefault="0058308B" w:rsidP="005E2031">
      <w:pPr>
        <w:pStyle w:val="Normal1"/>
        <w:ind w:firstLine="720"/>
        <w:rPr>
          <w:rFonts w:ascii="Times" w:hAnsi="Times"/>
          <w:sz w:val="24"/>
          <w:szCs w:val="24"/>
        </w:rPr>
      </w:pPr>
      <w:r w:rsidRPr="00E11628">
        <w:rPr>
          <w:rFonts w:ascii="Times" w:hAnsi="Times"/>
          <w:sz w:val="24"/>
          <w:szCs w:val="24"/>
        </w:rPr>
        <w:t>Although</w:t>
      </w:r>
      <w:r w:rsidR="00665160" w:rsidRPr="00E11628">
        <w:rPr>
          <w:rFonts w:ascii="Times" w:hAnsi="Times"/>
          <w:sz w:val="24"/>
          <w:szCs w:val="24"/>
        </w:rPr>
        <w:t xml:space="preserve"> the present results provide a comprehensive snapshot MFC</w:t>
      </w:r>
      <w:r w:rsidR="005E2031" w:rsidRPr="00E11628">
        <w:rPr>
          <w:rFonts w:ascii="Times" w:hAnsi="Times"/>
          <w:sz w:val="24"/>
          <w:szCs w:val="24"/>
        </w:rPr>
        <w:t xml:space="preserve"> function</w:t>
      </w:r>
      <w:r w:rsidR="00665160" w:rsidRPr="00E11628">
        <w:rPr>
          <w:rFonts w:ascii="Times" w:hAnsi="Times"/>
          <w:sz w:val="24"/>
          <w:szCs w:val="24"/>
        </w:rPr>
        <w:t xml:space="preserve">, </w:t>
      </w:r>
      <w:r w:rsidR="008F43B2" w:rsidRPr="00E11628">
        <w:rPr>
          <w:rFonts w:ascii="Times" w:hAnsi="Times"/>
          <w:sz w:val="24"/>
          <w:szCs w:val="24"/>
        </w:rPr>
        <w:t xml:space="preserve">many have argued that brain regions dynamically assume different roles </w:t>
      </w:r>
      <w:r w:rsidR="008F43B2"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&lt;citation&gt;&lt;uuid&gt;3BD0735F-1FAA-4B78-B84B-2A26F1F3D875&lt;/uuid&gt;&lt;priority&gt;0&lt;/priority&gt;&lt;publications&gt;&lt;publication&gt;&lt;publication_date&gt;99201500001200000000200000&lt;/publication_date&gt;&lt;number&gt;38&lt;/number&gt;&lt;title&gt;The cognitive-emotional brain: Opportunitvnies and challenges for understanding neuropsychiatric disorders&lt;/title&gt;&lt;uuid&gt;D9EA4976-5660-4EE9-BE2C-38B28470D09A&lt;/uuid&gt;&lt;subtype&gt;400&lt;/subtype&gt;&lt;type&gt;400&lt;/type&gt;&lt;url&gt;http://search.proquest.com/openview/7a1c71f2ec1f31a6112debba5205a0f9/1?pq-origsite=gscholar&amp;amp;cbl=47829&lt;/url&gt;&lt;bundle&gt;&lt;publication&gt;&lt;publisher&gt;Cambridge University Press&lt;/publisher&gt;&lt;title&gt;Behavioral and Brain Sciences&lt;/title&gt;&lt;type&gt;-100&lt;/type&gt;&lt;subtype&gt;-100&lt;/subtype&gt;&lt;uuid&gt;89747A4B-A34C-4ED7-B27E-9E012D229556&lt;/uuid&gt;&lt;/publication&gt;&lt;/bundle&gt;&lt;authors&gt;&lt;author&gt;&lt;firstName&gt;Alexander&lt;/firstName&gt;&lt;middleNames&gt;J&lt;/middleNames&gt;&lt;lastName&gt;Shackman&lt;/lastName&gt;&lt;/author&gt;&lt;author&gt;&lt;firstName&gt;Andrew&lt;/firstName&gt;&lt;middleNames&gt;S&lt;/middleNames&gt;&lt;lastName&gt;Fox&lt;/lastName&gt;&lt;/author&gt;&lt;author&gt;&lt;firstName&gt;David&lt;/firstName&gt;&lt;middleNames&gt;A&lt;/middleNames&gt;&lt;lastName&gt;Seminowicz&lt;/lastName&gt;&lt;/author&gt;&lt;/authors&gt;&lt;/publication&gt;&lt;/publications&gt;&lt;cites&gt;&lt;/cites&gt;&lt;/citation&gt;</w:instrText>
      </w:r>
      <w:r w:rsidR="008F43B2" w:rsidRPr="00E11628">
        <w:rPr>
          <w:rFonts w:ascii="Times" w:hAnsi="Times"/>
          <w:sz w:val="24"/>
          <w:szCs w:val="24"/>
        </w:rPr>
        <w:fldChar w:fldCharType="separate"/>
      </w:r>
      <w:r w:rsidR="008977E3" w:rsidRPr="00E11628">
        <w:rPr>
          <w:rFonts w:ascii="Times" w:hAnsi="Times" w:cs="Cambria"/>
          <w:sz w:val="24"/>
          <w:szCs w:val="24"/>
        </w:rPr>
        <w:t>(Shackman et al., 2015)</w:t>
      </w:r>
      <w:r w:rsidR="008F43B2" w:rsidRPr="00E11628">
        <w:rPr>
          <w:rFonts w:ascii="Times" w:hAnsi="Times"/>
          <w:sz w:val="24"/>
          <w:szCs w:val="24"/>
        </w:rPr>
        <w:fldChar w:fldCharType="end"/>
      </w:r>
      <w:r w:rsidR="00665160" w:rsidRPr="00E11628">
        <w:rPr>
          <w:rFonts w:ascii="Times" w:hAnsi="Times"/>
          <w:sz w:val="24"/>
          <w:szCs w:val="24"/>
        </w:rPr>
        <w:t xml:space="preserve"> </w:t>
      </w:r>
      <w:r w:rsidR="008F43B2" w:rsidRPr="00E11628">
        <w:rPr>
          <w:rFonts w:ascii="Times" w:hAnsi="Times"/>
          <w:sz w:val="24"/>
          <w:szCs w:val="24"/>
        </w:rPr>
        <w:t xml:space="preserve">and </w:t>
      </w:r>
      <w:r w:rsidR="00665160" w:rsidRPr="00E11628">
        <w:rPr>
          <w:rFonts w:ascii="Times" w:hAnsi="Times"/>
          <w:sz w:val="24"/>
          <w:szCs w:val="24"/>
        </w:rPr>
        <w:t xml:space="preserve">modulate their connectivity </w:t>
      </w:r>
      <w:r w:rsidR="005E2031" w:rsidRPr="00E11628">
        <w:rPr>
          <w:rFonts w:ascii="Times" w:hAnsi="Times"/>
          <w:sz w:val="24"/>
          <w:szCs w:val="24"/>
        </w:rPr>
        <w:t xml:space="preserve">as a function of task demands </w:t>
      </w:r>
      <w:r w:rsidR="005E2031"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1F403569-41D6-4BE7-9BE7-5D5C2CC523F9&lt;/uuid&gt;&lt;priority&gt;0&lt;/priority&gt;&lt;publications&gt;&lt;publication&gt;&lt;volume&gt;83&lt;/volume&gt;&lt;publication_date&gt;99201407001200000000220000&lt;/publication_date&gt;&lt;number&gt;1&lt;/number&gt;&lt;doi&gt;10.1016/j.neuron.2014.05.014&lt;/doi&gt;&lt;startpage&gt;238&lt;/startpage&gt;&lt;title&gt;Intrinsic and Task-Evoked Network Architectures of the Human Brain&lt;/title&gt;&lt;uuid&gt;48796DFF-0B59-4B97-88C2-8A97DC13E6BB&lt;/uuid&gt;&lt;subtype&gt;400&lt;/subtype&gt;&lt;endpage&gt;251&lt;/endpage&gt;&lt;type&gt;400&lt;/type&gt;&lt;url&gt;http://linkinghub.elsevier.com/retrieve/pii/S0896627314004000&lt;/url&gt;&lt;bundle&gt;&lt;publication&gt;&lt;publisher&gt;Elsevier Inc.&lt;/publisher&gt;&lt;title&gt;Neuron&lt;/title&gt;&lt;type&gt;-100&lt;/type&gt;&lt;subtype&gt;-100&lt;/subtype&gt;&lt;uuid&gt;4F760053-710C-45E0-BDA8-53102C65B1F7&lt;/uuid&gt;&lt;/publication&gt;&lt;/bundle&gt;&lt;authors&gt;&lt;author&gt;&lt;firstName&gt;Michael&lt;/firstName&gt;&lt;middleNames&gt;W&lt;/middleNames&gt;&lt;lastName&gt;Cole&lt;/lastName&gt;&lt;/author&gt;&lt;author&gt;&lt;firstName&gt;Danielle&lt;/firstName&gt;&lt;middleNames&gt;S&lt;/middleNames&gt;&lt;lastName&gt;Bassett&lt;/lastName&gt;&lt;/author&gt;&lt;author&gt;&lt;firstName&gt;Jonathan&lt;/firstName&gt;&lt;middleNames&gt;D&lt;/middleNames&gt;&lt;lastName&gt;Power&lt;/lastName&gt;&lt;/author&gt;&lt;author&gt;&lt;firstName&gt;Todd&lt;/firstName&gt;&lt;middleNames&gt;S&lt;/middleNames&gt;&lt;lastName&gt;Braver&lt;/lastName&gt;&lt;/author&gt;&lt;author&gt;&lt;firstName&gt;Steven&lt;/firstName&gt;&lt;middleNames&gt;E&lt;/middleNames&gt;&lt;lastName&gt;Petersen&lt;/lastName&gt;&lt;/author&gt;&lt;/authors&gt;&lt;/publication&gt;&lt;publication&gt;&lt;volume&gt;11&lt;/volume&gt;&lt;publication_date&gt;99201512021200000000222000&lt;/publication_date&gt;&lt;number&gt;12&lt;/number&gt;&lt;doi&gt;10.1371/journal.pcbi.1004533&lt;/doi&gt;&lt;startpage&gt;e1004533&lt;/startpage&gt;&lt;title&gt;A Functional Cartography of Cognitive Systems&lt;/title&gt;&lt;uuid&gt;221D323D-6323-44DA-B8FB-39A438436AC5&lt;/uuid&gt;&lt;subtype&gt;400&lt;/subtype&gt;&lt;endpage&gt;26&lt;/endpage&gt;&lt;type&gt;400&lt;/type&gt;&lt;url&gt;http://dx.plos.org/10.1371/journal.pcbi.1004533&lt;/url&gt;&lt;bundle&gt;&lt;publication&gt;&lt;publisher&gt;Public Library of Science&lt;/publisher&gt;&lt;title&gt;PLoS Computational Biology&lt;/title&gt;&lt;type&gt;-100&lt;/type&gt;&lt;subtype&gt;-100&lt;/subtype&gt;&lt;uuid&gt;F3518F4A-9071-43C7-898D-0CD89B5CE73B&lt;/uuid&gt;&lt;/publication&gt;&lt;/bundle&gt;&lt;authors&gt;&lt;author&gt;&lt;firstName&gt;Marcelo&lt;/firstName&gt;&lt;middleNames&gt;G&lt;/middleNames&gt;&lt;lastName&gt;Mattar&lt;/lastName&gt;&lt;/author&gt;&lt;author&gt;&lt;firstName&gt;Michael&lt;/firstName&gt;&lt;middleNames&gt;W&lt;/middleNames&gt;&lt;lastName&gt;Cole&lt;/lastName&gt;&lt;/author&gt;&lt;author&gt;&lt;firstName&gt;Sharon&lt;/firstName&gt;&lt;middleNames&gt;L&lt;/middleNames&gt;&lt;lastName&gt;Thompson-Schill&lt;/lastName&gt;&lt;/author&gt;&lt;author&gt;&lt;firstName&gt;Danielle&lt;/firstName&gt;&lt;middleNames&gt;S&lt;/middleNames&gt;&lt;lastName&gt;Bassett&lt;/lastName&gt;&lt;/author&gt;&lt;/authors&gt;&lt;editors&gt;&lt;author&gt;&lt;firstName&gt;Christopher&lt;/firstName&gt;&lt;middleNames&gt;J&lt;/middleNames&gt;&lt;lastName&gt;Honey&lt;/lastName&gt;&lt;/author&gt;&lt;/editors&gt;&lt;/publication&gt;&lt;/publications&gt;&lt;cites&gt;&lt;/cites&gt;&lt;/citation&gt;</w:instrText>
      </w:r>
      <w:r w:rsidR="005E2031" w:rsidRPr="00E11628">
        <w:rPr>
          <w:rFonts w:ascii="Times" w:hAnsi="Times"/>
          <w:sz w:val="24"/>
          <w:szCs w:val="24"/>
        </w:rPr>
        <w:fldChar w:fldCharType="separate"/>
      </w:r>
      <w:r w:rsidR="005E2031" w:rsidRPr="00E11628">
        <w:rPr>
          <w:rFonts w:ascii="Times" w:hAnsi="Times" w:cs="Cambria"/>
          <w:sz w:val="24"/>
          <w:szCs w:val="24"/>
        </w:rPr>
        <w:t>(Cole et al., 2014; Mattar et al., 2015)</w:t>
      </w:r>
      <w:r w:rsidR="005E2031" w:rsidRPr="00E11628">
        <w:rPr>
          <w:rFonts w:ascii="Times" w:hAnsi="Times"/>
          <w:sz w:val="24"/>
          <w:szCs w:val="24"/>
        </w:rPr>
        <w:fldChar w:fldCharType="end"/>
      </w:r>
      <w:r w:rsidR="00665160" w:rsidRPr="00E11628">
        <w:rPr>
          <w:rFonts w:ascii="Times" w:hAnsi="Times"/>
          <w:sz w:val="24"/>
          <w:szCs w:val="24"/>
        </w:rPr>
        <w:t>.</w:t>
      </w:r>
      <w:r w:rsidR="005E2031" w:rsidRPr="00E11628">
        <w:rPr>
          <w:rFonts w:ascii="Times" w:hAnsi="Times"/>
          <w:sz w:val="24"/>
          <w:szCs w:val="24"/>
        </w:rPr>
        <w:t xml:space="preserve">  Moreover, MCC is likely to be among the most heterogeneous brain regions </w:t>
      </w:r>
      <w:r w:rsidR="005E2031"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61A0C2AE-E5A1-4826-9301-030C283AB736&lt;/uuid&gt;&lt;priority&gt;0&lt;/priority&gt;&lt;publications&gt;&lt;publication&gt;&lt;uuid&gt;3A7B5504-E822-4B7C-81FD-81315E8BD0AA&lt;/uuid&gt;&lt;volume&gt;73&lt;/volume&gt;&lt;doi&gt;10.1016/j.neuroimage.2013.01.071&lt;/doi&gt;&lt;startpage&gt;50&lt;/startpage&gt;&lt;publication_date&gt;99201306011200000000222000&lt;/publication_date&gt;&lt;url&gt;http://dx.doi.org/10.1016/j.neuroimage.2013.01.071&lt;/url&gt;&lt;type&gt;400&lt;/type&gt;&lt;title&gt;Describing functional diversity of brain regions and brain networks&lt;/title&gt;&lt;publisher&gt;Elsevier Inc.&lt;/publisher&gt;&lt;number&gt;C&lt;/number&gt;&lt;subtype&gt;400&lt;/subtype&gt;&lt;endpage&gt;58&lt;/endpage&gt;&lt;bundle&gt;&lt;publication&gt;&lt;publisher&gt;Elsevier Inc.&lt;/publisher&gt;&lt;title&gt;NeuroImage&lt;/title&gt;&lt;type&gt;-100&lt;/type&gt;&lt;subtype&gt;-100&lt;/subtype&gt;&lt;uuid&gt;C999927C-B94A-48FA-98D1-0626ECBA674C&lt;/uuid&gt;&lt;/publication&gt;&lt;/bundle&gt;&lt;authors&gt;&lt;author&gt;&lt;firstName&gt;Michael&lt;/firstName&gt;&lt;middleNames&gt;L&lt;/middleNames&gt;&lt;lastName&gt;Anderson&lt;/lastName&gt;&lt;/author&gt;&lt;author&gt;&lt;firstName&gt;Josh&lt;/firstName&gt;&lt;lastName&gt;Kinnison&lt;/lastName&gt;&lt;/author&gt;&lt;author&gt;&lt;firstName&gt;Luiz&lt;/firstName&gt;&lt;lastName&gt;Pessoa&lt;/lastName&gt;&lt;/author&gt;&lt;/authors&gt;&lt;/publication&gt;&lt;/publications&gt;&lt;cites&gt;&lt;/cites&gt;&lt;/citation&gt;</w:instrText>
      </w:r>
      <w:r w:rsidR="005E2031" w:rsidRPr="00E11628">
        <w:rPr>
          <w:rFonts w:ascii="Times" w:hAnsi="Times"/>
          <w:sz w:val="24"/>
          <w:szCs w:val="24"/>
        </w:rPr>
        <w:fldChar w:fldCharType="separate"/>
      </w:r>
      <w:r w:rsidR="005E2031" w:rsidRPr="00E11628">
        <w:rPr>
          <w:rFonts w:ascii="Times" w:hAnsi="Times" w:cs="Cambria"/>
          <w:sz w:val="24"/>
          <w:szCs w:val="24"/>
        </w:rPr>
        <w:t>(Anderson et al., 2013)</w:t>
      </w:r>
      <w:r w:rsidR="005E2031" w:rsidRPr="00E11628">
        <w:rPr>
          <w:rFonts w:ascii="Times" w:hAnsi="Times"/>
          <w:sz w:val="24"/>
          <w:szCs w:val="24"/>
        </w:rPr>
        <w:fldChar w:fldCharType="end"/>
      </w:r>
      <w:r w:rsidR="005E2031" w:rsidRPr="00E11628">
        <w:rPr>
          <w:rFonts w:ascii="Times" w:hAnsi="Times"/>
          <w:sz w:val="24"/>
          <w:szCs w:val="24"/>
        </w:rPr>
        <w:t xml:space="preserve"> as evidenced by its very high activation rate </w:t>
      </w:r>
      <w:r w:rsidR="005E2031"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7C79B7D9-6782-40C3-B4EB-9BDD2F85144F&lt;/uuid&gt;&lt;priority&gt;0&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5E2031" w:rsidRPr="00E11628">
        <w:rPr>
          <w:rFonts w:ascii="Times" w:hAnsi="Times"/>
          <w:sz w:val="24"/>
          <w:szCs w:val="24"/>
        </w:rPr>
        <w:fldChar w:fldCharType="separate"/>
      </w:r>
      <w:r w:rsidR="005E2031" w:rsidRPr="00E11628">
        <w:rPr>
          <w:rFonts w:ascii="Times" w:hAnsi="Times" w:cs="Cambria"/>
          <w:sz w:val="24"/>
          <w:szCs w:val="24"/>
        </w:rPr>
        <w:t>(Nelson et al., 2010a; Yarkoni et al., 2011)</w:t>
      </w:r>
      <w:r w:rsidR="005E2031" w:rsidRPr="00E11628">
        <w:rPr>
          <w:rFonts w:ascii="Times" w:hAnsi="Times"/>
          <w:sz w:val="24"/>
          <w:szCs w:val="24"/>
        </w:rPr>
        <w:fldChar w:fldCharType="end"/>
      </w:r>
      <w:r w:rsidR="005E2031" w:rsidRPr="00E11628">
        <w:rPr>
          <w:rFonts w:ascii="Times" w:hAnsi="Times"/>
          <w:sz w:val="24"/>
          <w:szCs w:val="24"/>
        </w:rPr>
        <w:t xml:space="preserve">. Thus, it is possible that the functional profiles presented herein represented an ‘average’; as such, regions may deviate from this average depending on task-demands. </w:t>
      </w:r>
      <w:r w:rsidR="00665160" w:rsidRPr="00E11628">
        <w:rPr>
          <w:rFonts w:ascii="Times" w:hAnsi="Times"/>
          <w:sz w:val="24"/>
          <w:szCs w:val="24"/>
        </w:rPr>
        <w:t>F</w:t>
      </w:r>
      <w:r w:rsidR="008F43B2" w:rsidRPr="00E11628">
        <w:rPr>
          <w:rFonts w:ascii="Times" w:hAnsi="Times"/>
          <w:sz w:val="24"/>
          <w:szCs w:val="24"/>
        </w:rPr>
        <w:t xml:space="preserve">or example, it’s possible that ventral MCC co-activates </w:t>
      </w:r>
      <w:r w:rsidR="005E2031" w:rsidRPr="00E11628">
        <w:rPr>
          <w:rFonts w:ascii="Times" w:hAnsi="Times"/>
          <w:sz w:val="24"/>
          <w:szCs w:val="24"/>
        </w:rPr>
        <w:t xml:space="preserve">more strongly </w:t>
      </w:r>
      <w:r w:rsidR="008F43B2" w:rsidRPr="00E11628">
        <w:rPr>
          <w:rFonts w:ascii="Times" w:hAnsi="Times"/>
          <w:sz w:val="24"/>
          <w:szCs w:val="24"/>
        </w:rPr>
        <w:t>with the amygdala during ‘fear’, but co-activates with posterior insula during ‘pain’. An interesting avenue of future research will be to</w:t>
      </w:r>
      <w:r w:rsidR="00665160" w:rsidRPr="00E11628">
        <w:rPr>
          <w:rFonts w:ascii="Times" w:hAnsi="Times"/>
          <w:sz w:val="24"/>
          <w:szCs w:val="24"/>
        </w:rPr>
        <w:t xml:space="preserve"> precisely</w:t>
      </w:r>
      <w:r w:rsidR="008F43B2" w:rsidRPr="00E11628">
        <w:rPr>
          <w:rFonts w:ascii="Times" w:hAnsi="Times"/>
          <w:sz w:val="24"/>
          <w:szCs w:val="24"/>
        </w:rPr>
        <w:t xml:space="preserve"> characterize </w:t>
      </w:r>
      <w:r w:rsidR="005E2031" w:rsidRPr="00E11628">
        <w:rPr>
          <w:rFonts w:ascii="Times" w:hAnsi="Times"/>
          <w:sz w:val="24"/>
          <w:szCs w:val="24"/>
        </w:rPr>
        <w:t>how co-activation and functional patterns of MCC change as a function of context</w:t>
      </w:r>
      <w:r w:rsidR="008F43B2" w:rsidRPr="00E11628">
        <w:rPr>
          <w:rFonts w:ascii="Times" w:hAnsi="Times"/>
          <w:sz w:val="24"/>
          <w:szCs w:val="24"/>
        </w:rPr>
        <w:t xml:space="preserve"> </w:t>
      </w:r>
      <w:r w:rsidR="008F43B2" w:rsidRPr="00E11628">
        <w:rPr>
          <w:rFonts w:ascii="Times" w:hAnsi="Times"/>
          <w:sz w:val="24"/>
          <w:szCs w:val="24"/>
        </w:rPr>
        <w:lastRenderedPageBreak/>
        <w:t xml:space="preserve">through large-scale meta-analysis and dynamic resting-state functional connectivity </w:t>
      </w:r>
      <w:r w:rsidR="008F43B2"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4FA71D6A-AE15-40CC-8C12-3512F3E71599&lt;/uuid&gt;&lt;priority&gt;0&lt;/priority&gt;&lt;publications&gt;&lt;publication&gt;&lt;uuid&gt;B5A2C926-CA89-45F2-9A6F-3E5E78143BE6&lt;/uuid&gt;&lt;volume&gt;80&lt;/volume&gt;&lt;doi&gt;10.1016/j.neuroimage.2013.05.079&lt;/doi&gt;&lt;startpage&gt;360&lt;/startpage&gt;&lt;publication_date&gt;99201310151200000000222000&lt;/publication_date&gt;&lt;url&gt;http://dx.doi.org/10.1016/j.neuroimage.2013.05.079&lt;/url&gt;&lt;type&gt;400&lt;/type&gt;&lt;title&gt;Dynamic functional connectivity: Promise, issues, and interpretations&lt;/title&gt;&lt;publisher&gt;Elsevier Inc.&lt;/publisher&gt;&lt;number&gt;C&lt;/number&gt;&lt;subtype&gt;400&lt;/subtype&gt;&lt;endpage&gt;378&lt;/endpage&gt;&lt;bundle&gt;&lt;publication&gt;&lt;publisher&gt;Elsevier Inc.&lt;/publisher&gt;&lt;title&gt;NeuroImage&lt;/title&gt;&lt;type&gt;-100&lt;/type&gt;&lt;subtype&gt;-100&lt;/subtype&gt;&lt;uuid&gt;C999927C-B94A-48FA-98D1-0626ECBA674C&lt;/uuid&gt;&lt;/publication&gt;&lt;/bundle&gt;&lt;authors&gt;&lt;author&gt;&lt;firstName&gt;R&lt;/firstName&gt;&lt;middleNames&gt;Matthew&lt;/middleNames&gt;&lt;lastName&gt;Hutchison&lt;/lastName&gt;&lt;/author&gt;&lt;author&gt;&lt;firstName&gt;Thilo&lt;/firstName&gt;&lt;lastName&gt;Womelsdorf&lt;/lastName&gt;&lt;/author&gt;&lt;author&gt;&lt;firstName&gt;Elena&lt;/firstName&gt;&lt;middleNames&gt;A&lt;/middleNames&gt;&lt;lastName&gt;Allen&lt;/lastName&gt;&lt;/author&gt;&lt;author&gt;&lt;firstName&gt;Peter&lt;/firstName&gt;&lt;middleNames&gt;A&lt;/middleNames&gt;&lt;lastName&gt;Bandettini&lt;/lastName&gt;&lt;/author&gt;&lt;author&gt;&lt;firstName&gt;Vince&lt;/firstName&gt;&lt;middleNames&gt;D&lt;/middleNames&gt;&lt;lastName&gt;Calhoun&lt;/lastName&gt;&lt;/author&gt;&lt;author&gt;&lt;firstName&gt;Maurizio&lt;/firstName&gt;&lt;lastName&gt;Corbetta&lt;/lastName&gt;&lt;/author&gt;&lt;author&gt;&lt;firstName&gt;Stefania&lt;/firstName&gt;&lt;droppingParticle&gt;Della&lt;/droppingParticle&gt;&lt;lastName&gt;Penna&lt;/lastName&gt;&lt;/author&gt;&lt;author&gt;&lt;firstName&gt;Jeff&lt;/firstName&gt;&lt;middleNames&gt;H&lt;/middleNames&gt;&lt;lastName&gt;Duyn&lt;/lastName&gt;&lt;/author&gt;&lt;author&gt;&lt;firstName&gt;Gary&lt;/firstName&gt;&lt;middleNames&gt;H&lt;/middleNames&gt;&lt;lastName&gt;Glover&lt;/lastName&gt;&lt;/author&gt;&lt;author&gt;&lt;firstName&gt;Javier&lt;/firstName&gt;&lt;lastName&gt;Gonzalez-Castillo&lt;/lastName&gt;&lt;/author&gt;&lt;author&gt;&lt;firstName&gt;Daniel&lt;/firstName&gt;&lt;middleNames&gt;A&lt;/middleNames&gt;&lt;lastName&gt;Handwerker&lt;/lastName&gt;&lt;/author&gt;&lt;author&gt;&lt;firstName&gt;Shella&lt;/firstName&gt;&lt;lastName&gt;Keilholz&lt;/lastName&gt;&lt;/author&gt;&lt;author&gt;&lt;firstName&gt;Vesa&lt;/firstName&gt;&lt;lastName&gt;Kiviniemi&lt;/lastName&gt;&lt;/author&gt;&lt;author&gt;&lt;firstName&gt;David&lt;/firstName&gt;&lt;middleNames&gt;A&lt;/middleNames&gt;&lt;lastName&gt;Leopold&lt;/lastName&gt;&lt;/author&gt;&lt;author&gt;&lt;nonDroppingParticle&gt;de&lt;/nonDroppingParticle&gt;&lt;firstName&gt;Francesco&lt;/firstName&gt;&lt;lastName&gt;Pasquale&lt;/lastName&gt;&lt;/author&gt;&lt;author&gt;&lt;firstName&gt;Olaf&lt;/firstName&gt;&lt;lastName&gt;Sporns&lt;/lastName&gt;&lt;/author&gt;&lt;author&gt;&lt;firstName&gt;Martin&lt;/firstName&gt;&lt;lastName&gt;Walter&lt;/lastName&gt;&lt;/author&gt;&lt;author&gt;&lt;firstName&gt;Catie&lt;/firstName&gt;&lt;lastName&gt;Chang&lt;/lastName&gt;&lt;/author&gt;&lt;/authors&gt;&lt;/publication&gt;&lt;/publications&gt;&lt;cites&gt;&lt;/cites&gt;&lt;/citation&gt;</w:instrText>
      </w:r>
      <w:r w:rsidR="008F43B2" w:rsidRPr="00E11628">
        <w:rPr>
          <w:rFonts w:ascii="Times" w:hAnsi="Times"/>
          <w:sz w:val="24"/>
          <w:szCs w:val="24"/>
        </w:rPr>
        <w:fldChar w:fldCharType="separate"/>
      </w:r>
      <w:r w:rsidR="008977E3" w:rsidRPr="00E11628">
        <w:rPr>
          <w:rFonts w:ascii="Times" w:hAnsi="Times" w:cs="Cambria"/>
          <w:sz w:val="24"/>
          <w:szCs w:val="24"/>
        </w:rPr>
        <w:t>(Hutchison et al., 2013)</w:t>
      </w:r>
      <w:r w:rsidR="008F43B2" w:rsidRPr="00E11628">
        <w:rPr>
          <w:rFonts w:ascii="Times" w:hAnsi="Times"/>
          <w:sz w:val="24"/>
          <w:szCs w:val="24"/>
        </w:rPr>
        <w:fldChar w:fldCharType="end"/>
      </w:r>
      <w:r w:rsidR="008F43B2" w:rsidRPr="00E11628">
        <w:rPr>
          <w:rFonts w:ascii="Times" w:hAnsi="Times"/>
          <w:sz w:val="24"/>
          <w:szCs w:val="24"/>
        </w:rPr>
        <w:t xml:space="preserve">. </w:t>
      </w:r>
    </w:p>
    <w:p w14:paraId="145D024C" w14:textId="4ED9FB60" w:rsidR="008F43B2" w:rsidRPr="00E11628" w:rsidRDefault="008F43B2">
      <w:pPr>
        <w:pStyle w:val="Normal1"/>
        <w:rPr>
          <w:rFonts w:ascii="Times" w:hAnsi="Times"/>
          <w:sz w:val="24"/>
          <w:szCs w:val="24"/>
        </w:rPr>
      </w:pPr>
      <w:r w:rsidRPr="00E11628">
        <w:rPr>
          <w:rFonts w:ascii="Times" w:hAnsi="Times"/>
          <w:sz w:val="24"/>
          <w:szCs w:val="24"/>
        </w:rPr>
        <w:t xml:space="preserve">The present report </w:t>
      </w:r>
      <w:r w:rsidR="005E2031" w:rsidRPr="00E11628">
        <w:rPr>
          <w:rFonts w:ascii="Times" w:hAnsi="Times"/>
          <w:sz w:val="24"/>
          <w:szCs w:val="24"/>
        </w:rPr>
        <w:t xml:space="preserve">also </w:t>
      </w:r>
      <w:commentRangeStart w:id="95"/>
      <w:r w:rsidRPr="00E11628">
        <w:rPr>
          <w:rFonts w:ascii="Times" w:hAnsi="Times"/>
          <w:sz w:val="24"/>
          <w:szCs w:val="24"/>
        </w:rPr>
        <w:t>provides</w:t>
      </w:r>
      <w:commentRangeEnd w:id="95"/>
      <w:r w:rsidR="004B2DF5">
        <w:rPr>
          <w:rStyle w:val="CommentReference"/>
          <w:rFonts w:ascii="Times" w:hAnsi="Times"/>
        </w:rPr>
        <w:commentReference w:id="95"/>
      </w:r>
      <w:r w:rsidRPr="00E11628">
        <w:rPr>
          <w:rFonts w:ascii="Times" w:hAnsi="Times"/>
          <w:sz w:val="24"/>
          <w:szCs w:val="24"/>
        </w:rPr>
        <w:t xml:space="preserve"> </w:t>
      </w:r>
      <w:ins w:id="96" w:author="Microsoft Office User" w:date="2016-03-27T20:33:00Z">
        <w:r w:rsidR="004B2DF5">
          <w:rPr>
            <w:rFonts w:ascii="Times" w:hAnsi="Times"/>
            <w:sz w:val="24"/>
            <w:szCs w:val="24"/>
          </w:rPr>
          <w:t>the ability to generate</w:t>
        </w:r>
        <w:r w:rsidR="004B2DF5" w:rsidRPr="00E11628">
          <w:rPr>
            <w:rFonts w:ascii="Times" w:hAnsi="Times"/>
            <w:sz w:val="24"/>
            <w:szCs w:val="24"/>
          </w:rPr>
          <w:t xml:space="preserve"> </w:t>
        </w:r>
      </w:ins>
      <w:r w:rsidRPr="00E11628">
        <w:rPr>
          <w:rFonts w:ascii="Times" w:hAnsi="Times"/>
          <w:sz w:val="24"/>
          <w:szCs w:val="24"/>
        </w:rPr>
        <w:t xml:space="preserve">hypotheses that can be more carefully tested in future studies using the candidate psychological </w:t>
      </w:r>
      <w:ins w:id="97" w:author="Microsoft Office User" w:date="2016-03-27T20:34:00Z">
        <w:r w:rsidR="004B2DF5">
          <w:rPr>
            <w:rFonts w:ascii="Times" w:hAnsi="Times"/>
            <w:sz w:val="24"/>
            <w:szCs w:val="24"/>
          </w:rPr>
          <w:t>functions</w:t>
        </w:r>
        <w:r w:rsidR="004B2DF5" w:rsidRPr="00E11628">
          <w:rPr>
            <w:rFonts w:ascii="Times" w:hAnsi="Times"/>
            <w:sz w:val="24"/>
            <w:szCs w:val="24"/>
          </w:rPr>
          <w:t xml:space="preserve"> </w:t>
        </w:r>
        <w:r w:rsidR="004B2DF5">
          <w:rPr>
            <w:rFonts w:ascii="Times" w:hAnsi="Times"/>
            <w:sz w:val="24"/>
            <w:szCs w:val="24"/>
          </w:rPr>
          <w:t xml:space="preserve">discussed </w:t>
        </w:r>
      </w:ins>
      <w:r w:rsidRPr="00E11628">
        <w:rPr>
          <w:rFonts w:ascii="Times" w:hAnsi="Times"/>
          <w:sz w:val="24"/>
          <w:szCs w:val="24"/>
        </w:rPr>
        <w:t xml:space="preserve">here. For example, </w:t>
      </w:r>
      <w:ins w:id="98" w:author="Microsoft Office User" w:date="2016-03-27T20:34:00Z">
        <w:r w:rsidR="004B2DF5">
          <w:rPr>
            <w:rFonts w:ascii="Times" w:hAnsi="Times"/>
            <w:sz w:val="24"/>
            <w:szCs w:val="24"/>
          </w:rPr>
          <w:t>our result suggests</w:t>
        </w:r>
      </w:ins>
      <w:r w:rsidRPr="00E11628">
        <w:rPr>
          <w:rFonts w:ascii="Times" w:hAnsi="Times"/>
          <w:sz w:val="24"/>
          <w:szCs w:val="24"/>
        </w:rPr>
        <w:t xml:space="preserve"> that ventral MCC </w:t>
      </w:r>
      <w:ins w:id="99" w:author="Microsoft Office User" w:date="2016-03-27T20:31:00Z">
        <w:r w:rsidR="004B2DF5">
          <w:rPr>
            <w:rFonts w:ascii="Times" w:hAnsi="Times"/>
            <w:sz w:val="24"/>
            <w:szCs w:val="24"/>
          </w:rPr>
          <w:t xml:space="preserve">had a higher association </w:t>
        </w:r>
        <w:commentRangeStart w:id="100"/>
        <w:r w:rsidR="004B2DF5">
          <w:rPr>
            <w:rFonts w:ascii="Times" w:hAnsi="Times"/>
            <w:sz w:val="24"/>
            <w:szCs w:val="24"/>
          </w:rPr>
          <w:t>with</w:t>
        </w:r>
      </w:ins>
      <w:commentRangeEnd w:id="100"/>
      <w:ins w:id="101" w:author="Microsoft Office User" w:date="2016-03-27T20:32:00Z">
        <w:r w:rsidR="004B2DF5">
          <w:rPr>
            <w:rStyle w:val="CommentReference"/>
            <w:rFonts w:ascii="Times" w:hAnsi="Times"/>
          </w:rPr>
          <w:commentReference w:id="100"/>
        </w:r>
      </w:ins>
      <w:r w:rsidRPr="00E11628">
        <w:rPr>
          <w:rFonts w:ascii="Times" w:hAnsi="Times"/>
          <w:sz w:val="24"/>
          <w:szCs w:val="24"/>
        </w:rPr>
        <w:t xml:space="preserve"> affect than dorsal MCC. However, given the wide inter-subject variability in paracingulate anatomy </w:t>
      </w:r>
      <w:r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9C8243E4-982A-40F7-89EE-11EEDB774492&lt;/uuid&gt;&lt;priority&gt;0&lt;/priority&gt;&lt;publications&gt;&lt;publication&gt;&lt;publication_date&gt;99200105141200000000222000&lt;/publication_date&gt;&lt;startpage&gt;1&lt;/startpage&gt;&lt;title&gt;Primate anterior cingulate cortex: where motor control, drive and cognition interface&lt;/title&gt;&lt;uuid&gt;5CB76A4F-31F6-4765-9B40-B483C12C46B7&lt;/uuid&gt;&lt;subtype&gt;400&lt;/subtype&gt;&lt;endpage&gt;8&lt;/endpage&gt;&lt;type&gt;400&lt;/type&gt;&lt;citekey&gt;Anonymous:XLdqTzH2&lt;/citekey&gt;&lt;url&gt;http://www.nature.com/nrn/journal/v2/n6/pdf/nrn0601_417a.pdf&lt;/url&gt;&lt;authors&gt;&lt;author&gt;&lt;firstName&gt;Tomas&lt;/firstName&gt;&lt;lastName&gt;Paus&lt;/lastName&gt;&lt;/author&gt;&lt;/authors&gt;&lt;/publication&gt;&lt;/publications&gt;&lt;cites&gt;&lt;/cites&gt;&lt;/citation&gt;</w:instrText>
      </w:r>
      <w:r w:rsidRPr="00E11628">
        <w:rPr>
          <w:rFonts w:ascii="Times" w:hAnsi="Times"/>
          <w:sz w:val="24"/>
          <w:szCs w:val="24"/>
        </w:rPr>
        <w:fldChar w:fldCharType="separate"/>
      </w:r>
      <w:r w:rsidRPr="00E11628">
        <w:rPr>
          <w:rFonts w:ascii="Times" w:hAnsi="Times" w:cs="Times"/>
          <w:sz w:val="24"/>
          <w:szCs w:val="24"/>
        </w:rPr>
        <w:t>(Paus, 2001)</w:t>
      </w:r>
      <w:r w:rsidRPr="00E11628">
        <w:rPr>
          <w:rFonts w:ascii="Times" w:hAnsi="Times"/>
          <w:sz w:val="24"/>
          <w:szCs w:val="24"/>
        </w:rPr>
        <w:fldChar w:fldCharType="end"/>
      </w:r>
      <w:ins w:id="102" w:author="Microsoft Office User" w:date="2016-03-27T20:35:00Z">
        <w:r w:rsidR="004B2DF5">
          <w:rPr>
            <w:rFonts w:ascii="Times" w:hAnsi="Times"/>
            <w:sz w:val="24"/>
            <w:szCs w:val="24"/>
          </w:rPr>
          <w:t xml:space="preserve">, it would be prudent to explore this suggestion </w:t>
        </w:r>
      </w:ins>
      <w:r w:rsidRPr="00E11628">
        <w:rPr>
          <w:rFonts w:ascii="Times" w:hAnsi="Times"/>
          <w:sz w:val="24"/>
          <w:szCs w:val="24"/>
        </w:rPr>
        <w:t>in a single sample with subject</w:t>
      </w:r>
      <w:r w:rsidR="005E2031" w:rsidRPr="00E11628">
        <w:rPr>
          <w:rFonts w:ascii="Times" w:hAnsi="Times"/>
          <w:sz w:val="24"/>
          <w:szCs w:val="24"/>
        </w:rPr>
        <w:t>-level</w:t>
      </w:r>
      <w:r w:rsidRPr="00E11628">
        <w:rPr>
          <w:rFonts w:ascii="Times" w:hAnsi="Times"/>
          <w:sz w:val="24"/>
          <w:szCs w:val="24"/>
        </w:rPr>
        <w:t xml:space="preserve"> anatomical registration.</w:t>
      </w:r>
      <w:r w:rsidR="005E2031" w:rsidRPr="00E11628">
        <w:rPr>
          <w:rFonts w:ascii="Times" w:hAnsi="Times"/>
          <w:sz w:val="24"/>
          <w:szCs w:val="24"/>
        </w:rPr>
        <w:t xml:space="preserve"> </w:t>
      </w:r>
      <w:ins w:id="103" w:author="Microsoft Office User" w:date="2016-03-27T20:36:00Z">
        <w:r w:rsidR="004B2DF5">
          <w:rPr>
            <w:rFonts w:ascii="Times" w:hAnsi="Times"/>
            <w:sz w:val="24"/>
            <w:szCs w:val="24"/>
          </w:rPr>
          <w:t xml:space="preserve">This hypothesis might also be explored by </w:t>
        </w:r>
      </w:ins>
      <w:r w:rsidRPr="00E11628">
        <w:rPr>
          <w:rFonts w:ascii="Times" w:hAnsi="Times"/>
          <w:sz w:val="24"/>
          <w:szCs w:val="24"/>
        </w:rPr>
        <w:t xml:space="preserve">large-scale meta-analyses that combine functional and anatomical data </w:t>
      </w:r>
      <w:r w:rsidR="005E2031" w:rsidRPr="00E11628">
        <w:rPr>
          <w:rFonts w:ascii="Times" w:hAnsi="Times"/>
          <w:sz w:val="24"/>
          <w:szCs w:val="24"/>
        </w:rPr>
        <w:t xml:space="preserve">to more precisely localize activity to </w:t>
      </w:r>
      <w:ins w:id="104" w:author="Microsoft Office User" w:date="2016-03-27T20:36:00Z">
        <w:r w:rsidR="004B2DF5">
          <w:rPr>
            <w:rFonts w:ascii="Times" w:hAnsi="Times"/>
            <w:sz w:val="24"/>
            <w:szCs w:val="24"/>
          </w:rPr>
          <w:t>detailed</w:t>
        </w:r>
      </w:ins>
      <w:r w:rsidR="005E2031" w:rsidRPr="00E11628">
        <w:rPr>
          <w:rFonts w:ascii="Times" w:hAnsi="Times"/>
          <w:sz w:val="24"/>
          <w:szCs w:val="24"/>
        </w:rPr>
        <w:t xml:space="preserve"> </w:t>
      </w:r>
      <w:ins w:id="105" w:author="Microsoft Office User" w:date="2016-03-27T20:36:00Z">
        <w:r w:rsidR="004B2DF5" w:rsidRPr="00E11628">
          <w:rPr>
            <w:rFonts w:ascii="Times" w:hAnsi="Times"/>
            <w:sz w:val="24"/>
            <w:szCs w:val="24"/>
          </w:rPr>
          <w:t>anatom</w:t>
        </w:r>
        <w:r w:rsidR="004B2DF5">
          <w:rPr>
            <w:rFonts w:ascii="Times" w:hAnsi="Times"/>
            <w:sz w:val="24"/>
            <w:szCs w:val="24"/>
          </w:rPr>
          <w:t>ical variation</w:t>
        </w:r>
      </w:ins>
      <w:r w:rsidR="005E2031" w:rsidRPr="00E11628">
        <w:rPr>
          <w:rFonts w:ascii="Times" w:hAnsi="Times"/>
          <w:sz w:val="24"/>
          <w:szCs w:val="24"/>
        </w:rPr>
        <w:t xml:space="preserve">. </w:t>
      </w:r>
    </w:p>
    <w:p w14:paraId="11C97C79" w14:textId="462E1E39" w:rsidR="008F43B2" w:rsidRPr="00E11628" w:rsidRDefault="008F43B2">
      <w:pPr>
        <w:pStyle w:val="Normal1"/>
        <w:rPr>
          <w:rFonts w:ascii="Times" w:hAnsi="Times"/>
          <w:sz w:val="24"/>
          <w:szCs w:val="24"/>
        </w:rPr>
      </w:pPr>
      <w:r w:rsidRPr="00E11628">
        <w:rPr>
          <w:rFonts w:ascii="Times" w:hAnsi="Times"/>
          <w:sz w:val="24"/>
          <w:szCs w:val="24"/>
        </w:rPr>
        <w:t>Finally, there are several limitations of Neurosy</w:t>
      </w:r>
      <w:r w:rsidR="00763243" w:rsidRPr="00E11628">
        <w:rPr>
          <w:rFonts w:ascii="Times" w:hAnsi="Times"/>
          <w:sz w:val="24"/>
          <w:szCs w:val="24"/>
        </w:rPr>
        <w:t>n</w:t>
      </w:r>
      <w:r w:rsidRPr="00E11628">
        <w:rPr>
          <w:rFonts w:ascii="Times" w:hAnsi="Times"/>
          <w:sz w:val="24"/>
          <w:szCs w:val="24"/>
        </w:rPr>
        <w:t xml:space="preserve">th that can be addressed in future research. </w:t>
      </w:r>
      <w:r w:rsidR="00B81805" w:rsidRPr="00E11628">
        <w:rPr>
          <w:rFonts w:ascii="Times" w:hAnsi="Times"/>
          <w:sz w:val="24"/>
          <w:szCs w:val="24"/>
        </w:rPr>
        <w:t xml:space="preserve">First, the </w:t>
      </w:r>
      <w:r w:rsidR="004A07EE" w:rsidRPr="00E11628">
        <w:rPr>
          <w:rFonts w:ascii="Times" w:hAnsi="Times"/>
          <w:sz w:val="24"/>
          <w:szCs w:val="24"/>
        </w:rPr>
        <w:t>topic model</w:t>
      </w:r>
      <w:r w:rsidR="005E2031" w:rsidRPr="00E11628">
        <w:rPr>
          <w:rFonts w:ascii="Times" w:hAnsi="Times"/>
          <w:sz w:val="24"/>
          <w:szCs w:val="24"/>
        </w:rPr>
        <w:t xml:space="preserve"> </w:t>
      </w:r>
      <w:r w:rsidR="00B81805" w:rsidRPr="00E11628">
        <w:rPr>
          <w:rFonts w:ascii="Times" w:hAnsi="Times"/>
          <w:sz w:val="24"/>
          <w:szCs w:val="24"/>
        </w:rPr>
        <w:t>we employ is data-derived from the semantic content of papers</w:t>
      </w:r>
      <w:r w:rsidR="005E2031" w:rsidRPr="00E11628">
        <w:rPr>
          <w:rFonts w:ascii="Times" w:hAnsi="Times"/>
          <w:sz w:val="24"/>
          <w:szCs w:val="24"/>
        </w:rPr>
        <w:t xml:space="preserve">. Although these topics provide a substantial improvement over term based meta-analysis </w:t>
      </w:r>
      <w:r w:rsidR="005E2031"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170BB1F8-7E4F-4A04-8D80-D0D83763E03D&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5E2031" w:rsidRPr="00E11628">
        <w:rPr>
          <w:rFonts w:ascii="Times" w:hAnsi="Times"/>
          <w:sz w:val="24"/>
          <w:szCs w:val="24"/>
        </w:rPr>
        <w:fldChar w:fldCharType="separate"/>
      </w:r>
      <w:r w:rsidR="005E2031" w:rsidRPr="00E11628">
        <w:rPr>
          <w:rFonts w:ascii="Times" w:hAnsi="Times" w:cs="Times"/>
          <w:sz w:val="24"/>
          <w:szCs w:val="24"/>
        </w:rPr>
        <w:t>(Poldrack et al., 2012b)</w:t>
      </w:r>
      <w:r w:rsidR="005E2031" w:rsidRPr="00E11628">
        <w:rPr>
          <w:rFonts w:ascii="Times" w:hAnsi="Times"/>
          <w:sz w:val="24"/>
          <w:szCs w:val="24"/>
        </w:rPr>
        <w:fldChar w:fldCharType="end"/>
      </w:r>
      <w:r w:rsidR="005E2031" w:rsidRPr="00E11628">
        <w:rPr>
          <w:rFonts w:ascii="Times" w:hAnsi="Times"/>
          <w:sz w:val="24"/>
          <w:szCs w:val="24"/>
        </w:rPr>
        <w:t>,</w:t>
      </w:r>
      <w:r w:rsidR="00B81805" w:rsidRPr="00E11628">
        <w:rPr>
          <w:rFonts w:ascii="Times" w:hAnsi="Times"/>
          <w:sz w:val="24"/>
          <w:szCs w:val="24"/>
        </w:rPr>
        <w:t xml:space="preserve"> these topics are still based purely on the frequency </w:t>
      </w:r>
      <w:r w:rsidR="0075494A" w:rsidRPr="00E11628">
        <w:rPr>
          <w:rFonts w:ascii="Times" w:hAnsi="Times"/>
          <w:sz w:val="24"/>
          <w:szCs w:val="24"/>
        </w:rPr>
        <w:t>with which terms appear in</w:t>
      </w:r>
      <w:r w:rsidR="005E2031" w:rsidRPr="00E11628">
        <w:rPr>
          <w:rFonts w:ascii="Times" w:hAnsi="Times"/>
          <w:sz w:val="24"/>
          <w:szCs w:val="24"/>
        </w:rPr>
        <w:t xml:space="preserve"> the </w:t>
      </w:r>
      <w:ins w:id="106" w:author="Microsoft Office User" w:date="2016-03-27T20:37:00Z">
        <w:r w:rsidR="004B2DF5">
          <w:rPr>
            <w:rFonts w:ascii="Times" w:hAnsi="Times"/>
            <w:sz w:val="24"/>
            <w:szCs w:val="24"/>
          </w:rPr>
          <w:t>ab</w:t>
        </w:r>
        <w:r w:rsidR="004B2DF5" w:rsidRPr="00E11628">
          <w:rPr>
            <w:rFonts w:ascii="Times" w:hAnsi="Times"/>
            <w:sz w:val="24"/>
            <w:szCs w:val="24"/>
          </w:rPr>
          <w:t xml:space="preserve">stracts </w:t>
        </w:r>
      </w:ins>
      <w:r w:rsidR="005E2031" w:rsidRPr="00E11628">
        <w:rPr>
          <w:rFonts w:ascii="Times" w:hAnsi="Times"/>
          <w:sz w:val="24"/>
          <w:szCs w:val="24"/>
        </w:rPr>
        <w:t xml:space="preserve">of </w:t>
      </w:r>
      <w:r w:rsidR="0075494A" w:rsidRPr="00E11628">
        <w:rPr>
          <w:rFonts w:ascii="Times" w:hAnsi="Times"/>
          <w:sz w:val="24"/>
          <w:szCs w:val="24"/>
        </w:rPr>
        <w:t>articles</w:t>
      </w:r>
      <w:r w:rsidR="005E2031" w:rsidRPr="00E11628">
        <w:rPr>
          <w:rFonts w:ascii="Times" w:hAnsi="Times"/>
          <w:sz w:val="24"/>
          <w:szCs w:val="24"/>
        </w:rPr>
        <w:t xml:space="preserve"> </w:t>
      </w:r>
      <w:r w:rsidR="00B81805" w:rsidRPr="00E11628">
        <w:rPr>
          <w:rFonts w:ascii="Times" w:hAnsi="Times"/>
          <w:sz w:val="24"/>
          <w:szCs w:val="24"/>
        </w:rPr>
        <w:t>and are not able to capture more complex</w:t>
      </w:r>
      <w:r w:rsidR="006F66F5" w:rsidRPr="00E11628">
        <w:rPr>
          <w:rFonts w:ascii="Times" w:hAnsi="Times"/>
          <w:sz w:val="24"/>
          <w:szCs w:val="24"/>
        </w:rPr>
        <w:t xml:space="preserve"> semantic</w:t>
      </w:r>
      <w:r w:rsidR="00B81805" w:rsidRPr="00E11628">
        <w:rPr>
          <w:rFonts w:ascii="Times" w:hAnsi="Times"/>
          <w:sz w:val="24"/>
          <w:szCs w:val="24"/>
        </w:rPr>
        <w:t xml:space="preserve"> </w:t>
      </w:r>
      <w:r w:rsidR="006F66F5" w:rsidRPr="00E11628">
        <w:rPr>
          <w:rFonts w:ascii="Times" w:hAnsi="Times"/>
          <w:sz w:val="24"/>
          <w:szCs w:val="24"/>
        </w:rPr>
        <w:t xml:space="preserve">structures. </w:t>
      </w:r>
      <w:r w:rsidR="00647FA2" w:rsidRPr="00E11628">
        <w:rPr>
          <w:rFonts w:ascii="Times" w:hAnsi="Times"/>
          <w:sz w:val="24"/>
          <w:szCs w:val="24"/>
        </w:rPr>
        <w:t xml:space="preserve">The adoption of a standardized ontology of psychological concepts and tasks, such as the cognitive atlas </w:t>
      </w:r>
      <w:r w:rsidR="00647FA2"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F72AB4AD-941D-44D4-ADC7-220816231CF5&lt;/uuid&gt;&lt;priority&gt;0&lt;/priority&gt;&lt;publications&gt;&lt;publication&gt;&lt;publication_date&gt;99201100001200000000200000&lt;/publication_date&gt;&lt;doi&gt;10.3389/fninf.2011.00017/abstract&lt;/doi&gt;&lt;title&gt;The cognitive atlas: toward a knowledge foundation for cognitive neuroscience&lt;/title&gt;&lt;uuid&gt;1C22729D-144B-4C49-90BE-2D6C123A4B88&lt;/uuid&gt;&lt;subtype&gt;400&lt;/subtype&gt;&lt;type&gt;400&lt;/type&gt;&lt;url&gt;http://homepage.psy.utexas.edu/HomePage/Class/psy394U/hayhoe/cognitive%20science%202011/readings/poldrack/Frontiers%20in%20neuroinformatics%202011%20Poldrack.pdf&lt;/url&gt;&lt;bundle&gt;&lt;publication&gt;&lt;title&gt;Frontiers in …&lt;/title&gt;&lt;type&gt;-100&lt;/type&gt;&lt;subtype&gt;-100&lt;/subtype&gt;&lt;uuid&gt;C1DD0608-4D48-47EC-A66D-00438E8C1508&lt;/uuid&gt;&lt;/publication&gt;&lt;/bundle&gt;&lt;authors&gt;&lt;author&gt;&lt;firstName&gt;Russell&lt;/firstName&gt;&lt;middleNames&gt;A&lt;/middleNames&gt;&lt;lastName&gt;Poldrack&lt;/lastName&gt;&lt;/author&gt;&lt;author&gt;&lt;firstName&gt;A&lt;/firstName&gt;&lt;lastName&gt;Kittur&lt;/lastName&gt;&lt;/author&gt;&lt;author&gt;&lt;firstName&gt;D&lt;/firstName&gt;&lt;lastName&gt;Kalar&lt;/lastName&gt;&lt;/author&gt;&lt;/authors&gt;&lt;/publication&gt;&lt;/publications&gt;&lt;cites&gt;&lt;/cites&gt;&lt;/citation&gt;</w:instrText>
      </w:r>
      <w:r w:rsidR="00647FA2" w:rsidRPr="00E11628">
        <w:rPr>
          <w:rFonts w:ascii="Times" w:hAnsi="Times"/>
          <w:sz w:val="24"/>
          <w:szCs w:val="24"/>
        </w:rPr>
        <w:fldChar w:fldCharType="separate"/>
      </w:r>
      <w:r w:rsidR="005E2031" w:rsidRPr="00E11628">
        <w:rPr>
          <w:rFonts w:ascii="Times" w:hAnsi="Times" w:cs="Times"/>
          <w:sz w:val="24"/>
          <w:szCs w:val="24"/>
        </w:rPr>
        <w:t>(Poldrack et al., 2011)</w:t>
      </w:r>
      <w:r w:rsidR="00647FA2" w:rsidRPr="00E11628">
        <w:rPr>
          <w:rFonts w:ascii="Times" w:hAnsi="Times"/>
          <w:sz w:val="24"/>
          <w:szCs w:val="24"/>
        </w:rPr>
        <w:fldChar w:fldCharType="end"/>
      </w:r>
      <w:r w:rsidR="00647FA2" w:rsidRPr="00E11628">
        <w:rPr>
          <w:rFonts w:ascii="Times" w:hAnsi="Times"/>
          <w:sz w:val="24"/>
          <w:szCs w:val="24"/>
        </w:rPr>
        <w:t>, will greatly improve</w:t>
      </w:r>
      <w:r w:rsidR="005E2031" w:rsidRPr="00E11628">
        <w:rPr>
          <w:rFonts w:ascii="Times" w:hAnsi="Times"/>
          <w:sz w:val="24"/>
          <w:szCs w:val="24"/>
        </w:rPr>
        <w:t xml:space="preserve"> the ability of</w:t>
      </w:r>
      <w:r w:rsidR="00647FA2" w:rsidRPr="00E11628">
        <w:rPr>
          <w:rFonts w:ascii="Times" w:hAnsi="Times"/>
          <w:sz w:val="24"/>
          <w:szCs w:val="24"/>
        </w:rPr>
        <w:t xml:space="preserve"> future meta-analyses</w:t>
      </w:r>
      <w:r w:rsidR="005E2031" w:rsidRPr="00E11628">
        <w:rPr>
          <w:rFonts w:ascii="Times" w:hAnsi="Times"/>
          <w:sz w:val="24"/>
          <w:szCs w:val="24"/>
        </w:rPr>
        <w:t xml:space="preserve"> to discriminate more fine-grained theories</w:t>
      </w:r>
      <w:r w:rsidR="00647FA2" w:rsidRPr="00E11628">
        <w:rPr>
          <w:rFonts w:ascii="Times" w:hAnsi="Times"/>
          <w:sz w:val="24"/>
          <w:szCs w:val="24"/>
        </w:rPr>
        <w:t xml:space="preserve">. </w:t>
      </w:r>
    </w:p>
    <w:p w14:paraId="04155576" w14:textId="21ECA00D" w:rsidR="00647FA2" w:rsidRPr="00E11628" w:rsidRDefault="00B81805">
      <w:pPr>
        <w:pStyle w:val="Normal1"/>
        <w:rPr>
          <w:rFonts w:ascii="Times" w:hAnsi="Times"/>
          <w:sz w:val="24"/>
          <w:szCs w:val="24"/>
        </w:rPr>
      </w:pPr>
      <w:r w:rsidRPr="00E11628">
        <w:rPr>
          <w:rFonts w:ascii="Times" w:hAnsi="Times"/>
          <w:sz w:val="24"/>
          <w:szCs w:val="24"/>
        </w:rPr>
        <w:t>Second, the quality of activation data in Neurosynth is inherently limited</w:t>
      </w:r>
      <w:r w:rsidR="00647FA2" w:rsidRPr="00E11628">
        <w:rPr>
          <w:rFonts w:ascii="Times" w:hAnsi="Times"/>
          <w:sz w:val="24"/>
          <w:szCs w:val="24"/>
        </w:rPr>
        <w:t xml:space="preserve"> due to </w:t>
      </w:r>
      <w:r w:rsidR="0043487B" w:rsidRPr="00E11628">
        <w:rPr>
          <w:rFonts w:ascii="Times" w:hAnsi="Times"/>
          <w:sz w:val="24"/>
          <w:szCs w:val="24"/>
        </w:rPr>
        <w:t>its</w:t>
      </w:r>
      <w:r w:rsidR="00647FA2" w:rsidRPr="00E11628">
        <w:rPr>
          <w:rFonts w:ascii="Times" w:hAnsi="Times"/>
          <w:sz w:val="24"/>
          <w:szCs w:val="24"/>
        </w:rPr>
        <w:t xml:space="preserve"> automatically generated nature. </w:t>
      </w:r>
      <w:r w:rsidR="005E2031" w:rsidRPr="00E11628">
        <w:rPr>
          <w:rFonts w:ascii="Times" w:hAnsi="Times"/>
          <w:sz w:val="24"/>
          <w:szCs w:val="24"/>
        </w:rPr>
        <w:t>Although</w:t>
      </w:r>
      <w:r w:rsidRPr="00E11628">
        <w:rPr>
          <w:rFonts w:ascii="Times" w:hAnsi="Times"/>
          <w:sz w:val="24"/>
          <w:szCs w:val="24"/>
        </w:rPr>
        <w:t xml:space="preserve"> previous validation analyses have shown that these limitations are unlikely to contribute systematic biases </w:t>
      </w:r>
      <w:r w:rsidR="006E5BEF"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11EF0929-5FFC-4776-B389-B083EE50B3D6&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E5BEF" w:rsidRPr="00E11628">
        <w:rPr>
          <w:rFonts w:ascii="Times" w:hAnsi="Times"/>
          <w:sz w:val="24"/>
          <w:szCs w:val="24"/>
        </w:rPr>
        <w:fldChar w:fldCharType="separate"/>
      </w:r>
      <w:r w:rsidR="00C366D9" w:rsidRPr="00E11628">
        <w:rPr>
          <w:rFonts w:ascii="Times" w:hAnsi="Times" w:cs="Cambria"/>
          <w:sz w:val="24"/>
          <w:szCs w:val="24"/>
        </w:rPr>
        <w:t>(Yarkoni et al., 2011)</w:t>
      </w:r>
      <w:r w:rsidR="006E5BEF" w:rsidRPr="00E11628">
        <w:rPr>
          <w:rFonts w:ascii="Times" w:hAnsi="Times"/>
          <w:sz w:val="24"/>
          <w:szCs w:val="24"/>
        </w:rPr>
        <w:fldChar w:fldCharType="end"/>
      </w:r>
      <w:r w:rsidR="005E2031" w:rsidRPr="00E11628">
        <w:rPr>
          <w:rFonts w:ascii="Times" w:hAnsi="Times"/>
          <w:sz w:val="24"/>
          <w:szCs w:val="24"/>
        </w:rPr>
        <w:t xml:space="preserve">, </w:t>
      </w:r>
      <w:r w:rsidR="00647FA2" w:rsidRPr="00E11628">
        <w:rPr>
          <w:rFonts w:ascii="Times" w:hAnsi="Times"/>
          <w:sz w:val="24"/>
          <w:szCs w:val="24"/>
        </w:rPr>
        <w:t xml:space="preserve">coordinate based meta-analyses are </w:t>
      </w:r>
      <w:r w:rsidR="005E2031" w:rsidRPr="00E11628">
        <w:rPr>
          <w:rFonts w:ascii="Times" w:hAnsi="Times"/>
          <w:sz w:val="24"/>
          <w:szCs w:val="24"/>
        </w:rPr>
        <w:t>generally</w:t>
      </w:r>
      <w:r w:rsidR="00647FA2" w:rsidRPr="00E11628">
        <w:rPr>
          <w:rFonts w:ascii="Times" w:hAnsi="Times"/>
          <w:sz w:val="24"/>
          <w:szCs w:val="24"/>
        </w:rPr>
        <w:t xml:space="preserve"> limited in comparison to their image-based counterparts </w:t>
      </w:r>
      <w:r w:rsidR="00647FA2"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CC06D86A-5377-49CF-9263-53A548EBF943&lt;/uuid&gt;&lt;priority&gt;0&lt;/priority&gt;&lt;publications&gt;&lt;publication&gt;&lt;volume&gt;45&lt;/volume&gt;&lt;publication_date&gt;99200904001200000000220000&lt;/publication_date&gt;&lt;number&gt;3&lt;/number&gt;&lt;doi&gt;10.1016/j.neuroimage.2008.12.039&lt;/doi&gt;&lt;startpage&gt;810&lt;/startpage&gt;&lt;title&gt;Meta-analysis of neuroimaging data: A comparison of image-based and coordinate-based pooling of studies&lt;/title&gt;&lt;uuid&gt;1C370EE2-D9A5-4F4F-876A-7D5E3A6DA7D0&lt;/uuid&gt;&lt;subtype&gt;400&lt;/subtype&gt;&lt;endpage&gt;823&lt;/endpage&gt;&lt;type&gt;400&lt;/type&gt;&lt;url&gt;http://linkinghub.elsevier.com/retrieve/pii/S1053811908012901&lt;/url&gt;&lt;bundle&gt;&lt;publication&gt;&lt;publisher&gt;Elsevier Inc.&lt;/publisher&gt;&lt;title&gt;NeuroImage&lt;/title&gt;&lt;type&gt;-100&lt;/type&gt;&lt;subtype&gt;-100&lt;/subtype&gt;&lt;uuid&gt;C999927C-B94A-48FA-98D1-0626ECBA674C&lt;/uuid&gt;&lt;/publication&gt;&lt;/bundle&gt;&lt;authors&gt;&lt;author&gt;&lt;firstName&gt;Gholamreza&lt;/firstName&gt;&lt;lastName&gt;Salimi-Khorshidi&lt;/lastName&gt;&lt;/author&gt;&lt;author&gt;&lt;firstName&gt;Stephen&lt;/firstName&gt;&lt;middleNames&gt;M&lt;/middleNames&gt;&lt;lastName&gt;Smith&lt;/lastName&gt;&lt;/author&gt;&lt;author&gt;&lt;firstName&gt;John&lt;/firstName&gt;&lt;middleNames&gt;R&lt;/middleNames&gt;&lt;lastName&gt;Keltner&lt;/lastName&gt;&lt;/author&gt;&lt;author&gt;&lt;firstName&gt;Tor&lt;/firstName&gt;&lt;middleNames&gt;D&lt;/middleNames&gt;&lt;lastName&gt;Wager&lt;/lastName&gt;&lt;/author&gt;&lt;author&gt;&lt;firstName&gt;Thomas&lt;/firstName&gt;&lt;middleNames&gt;E&lt;/middleNames&gt;&lt;lastName&gt;Nichols&lt;/lastName&gt;&lt;/author&gt;&lt;/authors&gt;&lt;/publication&gt;&lt;/publications&gt;&lt;cites&gt;&lt;/cites&gt;&lt;/citation&gt;</w:instrText>
      </w:r>
      <w:r w:rsidR="00647FA2" w:rsidRPr="00E11628">
        <w:rPr>
          <w:rFonts w:ascii="Times" w:hAnsi="Times"/>
          <w:sz w:val="24"/>
          <w:szCs w:val="24"/>
        </w:rPr>
        <w:fldChar w:fldCharType="separate"/>
      </w:r>
      <w:r w:rsidR="00C93C59" w:rsidRPr="00E11628">
        <w:rPr>
          <w:rFonts w:ascii="Times" w:hAnsi="Times" w:cs="Cambria"/>
          <w:sz w:val="24"/>
          <w:szCs w:val="24"/>
        </w:rPr>
        <w:t>(Salimi-</w:t>
      </w:r>
      <w:r w:rsidR="00C93C59" w:rsidRPr="00E11628">
        <w:rPr>
          <w:rFonts w:ascii="Times" w:hAnsi="Times" w:cs="Cambria"/>
          <w:sz w:val="24"/>
          <w:szCs w:val="24"/>
        </w:rPr>
        <w:lastRenderedPageBreak/>
        <w:t>Khorshidi et al., 2009)</w:t>
      </w:r>
      <w:r w:rsidR="00647FA2" w:rsidRPr="00E11628">
        <w:rPr>
          <w:rFonts w:ascii="Times" w:hAnsi="Times"/>
          <w:sz w:val="24"/>
          <w:szCs w:val="24"/>
        </w:rPr>
        <w:fldChar w:fldCharType="end"/>
      </w:r>
      <w:r w:rsidR="00647FA2" w:rsidRPr="00E11628">
        <w:rPr>
          <w:rFonts w:ascii="Times" w:hAnsi="Times"/>
          <w:sz w:val="24"/>
          <w:szCs w:val="24"/>
        </w:rPr>
        <w:t xml:space="preserve">. </w:t>
      </w:r>
      <w:r w:rsidR="005E2031" w:rsidRPr="00E11628">
        <w:rPr>
          <w:rFonts w:ascii="Times" w:hAnsi="Times"/>
          <w:sz w:val="24"/>
          <w:szCs w:val="24"/>
        </w:rPr>
        <w:t>S</w:t>
      </w:r>
      <w:r w:rsidR="00647FA2" w:rsidRPr="00E11628">
        <w:rPr>
          <w:rFonts w:ascii="Times" w:hAnsi="Times"/>
          <w:sz w:val="24"/>
          <w:szCs w:val="24"/>
        </w:rPr>
        <w:t xml:space="preserve">haring of statistical </w:t>
      </w:r>
      <w:r w:rsidR="0043487B" w:rsidRPr="00E11628">
        <w:rPr>
          <w:rFonts w:ascii="Times" w:hAnsi="Times"/>
          <w:sz w:val="24"/>
          <w:szCs w:val="24"/>
        </w:rPr>
        <w:t>images</w:t>
      </w:r>
      <w:r w:rsidR="00647FA2" w:rsidRPr="00E11628">
        <w:rPr>
          <w:rFonts w:ascii="Times" w:hAnsi="Times"/>
          <w:sz w:val="24"/>
          <w:szCs w:val="24"/>
        </w:rPr>
        <w:t xml:space="preserve"> in databases such as NeuroVault </w:t>
      </w:r>
      <w:r w:rsidR="00647FA2"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3E1B74D9-A7E1-463A-8E1D-969E8645351F&lt;/uuid&gt;&lt;priority&gt;0&lt;/priority&gt;&lt;publications&gt;&lt;publication&gt;&lt;volume&gt;9&lt;/volume&gt;&lt;publication_date&gt;99201500001200000000200000&lt;/publication_date&gt;&lt;doi&gt;10.3389/fninf.2015.00008&lt;/doi&gt;&lt;title&gt;NeuroVault.org: a web-based repository for collecting and sharing unthresholded statistical maps of the human brain&lt;/title&gt;&lt;uuid&gt;A4F8A03D-5710-4079-8B7B-C89225246E82&lt;/uuid&gt;&lt;subtype&gt;400&lt;/subtype&gt;&lt;publisher&gt;Frontiers Media SA&lt;/publisher&gt;&lt;type&gt;400&lt;/type&gt;&lt;url&gt;http://journal.frontiersin.org/article/10.3389/fninf.2015.00008/abstract&lt;/url&gt;&lt;bundle&gt;&lt;publication&gt;&lt;publisher&gt;Frontiers Media SA&lt;/publisher&gt;&lt;title&gt;Frontiers in Neuroinformatics&lt;/title&gt;&lt;type&gt;-100&lt;/type&gt;&lt;subtype&gt;-100&lt;/subtype&gt;&lt;uuid&gt;A59AB1B2-3595-4D35-B53D-B7BA9E197A5A&lt;/uuid&gt;&lt;/publication&gt;&lt;/bundle&gt;&lt;authors&gt;&lt;author&gt;&lt;firstName&gt;Krzysztof&lt;/firstName&gt;&lt;middleNames&gt;J&lt;/middleNames&gt;&lt;lastName&gt;Gorgolewski&lt;/lastName&gt;&lt;/author&gt;&lt;author&gt;&lt;firstName&gt;Gael&lt;/firstName&gt;&lt;lastName&gt;Varoquaux&lt;/lastName&gt;&lt;/author&gt;&lt;author&gt;&lt;firstName&gt;Gabriel&lt;/firstName&gt;&lt;lastName&gt;Rivera&lt;/lastName&gt;&lt;/author&gt;&lt;author&gt;&lt;firstName&gt;Yannick&lt;/firstName&gt;&lt;lastName&gt;Schwarz&lt;/lastName&gt;&lt;/author&gt;&lt;author&gt;&lt;firstName&gt;Satrajit&lt;/firstName&gt;&lt;middleNames&gt;S&lt;/middleNames&gt;&lt;lastName&gt;Ghosh&lt;/lastName&gt;&lt;/author&gt;&lt;author&gt;&lt;firstName&gt;Camille&lt;/firstName&gt;&lt;lastName&gt;Maumet&lt;/lastName&gt;&lt;/author&gt;&lt;author&gt;&lt;firstName&gt;Vanessa&lt;/firstName&gt;&lt;middleNames&gt;V&lt;/middleNames&gt;&lt;lastName&gt;Sochat&lt;/lastName&gt;&lt;/author&gt;&lt;author&gt;&lt;firstName&gt;Thomas&lt;/firstName&gt;&lt;middleNames&gt;E&lt;/middleNames&gt;&lt;lastName&gt;Nichols&lt;/lastName&gt;&lt;/author&gt;&lt;author&gt;&lt;firstName&gt;Russell&lt;/firstName&gt;&lt;middleNames&gt;A&lt;/middleNames&gt;&lt;lastName&gt;Poldrack&lt;/lastName&gt;&lt;/author&gt;&lt;author&gt;&lt;firstName&gt;Jean-Baptiste&lt;/firstName&gt;&lt;lastName&gt;Poline&lt;/lastName&gt;&lt;/author&gt;&lt;author&gt;&lt;firstName&gt;Tal&lt;/firstName&gt;&lt;lastName&gt;Yarkoni&lt;/lastName&gt;&lt;/author&gt;&lt;author&gt;&lt;firstName&gt;Daniel&lt;/firstName&gt;&lt;middleNames&gt;S&lt;/middleNames&gt;&lt;lastName&gt;Margulies&lt;/lastName&gt;&lt;/author&gt;&lt;/authors&gt;&lt;/publication&gt;&lt;/publications&gt;&lt;cites&gt;&lt;/cites&gt;&lt;/citation&gt;</w:instrText>
      </w:r>
      <w:r w:rsidR="00647FA2" w:rsidRPr="00E11628">
        <w:rPr>
          <w:rFonts w:ascii="Times" w:hAnsi="Times"/>
          <w:sz w:val="24"/>
          <w:szCs w:val="24"/>
        </w:rPr>
        <w:fldChar w:fldCharType="separate"/>
      </w:r>
      <w:r w:rsidR="00C93C59" w:rsidRPr="00E11628">
        <w:rPr>
          <w:rFonts w:ascii="Times" w:hAnsi="Times" w:cs="Cambria"/>
          <w:sz w:val="24"/>
          <w:szCs w:val="24"/>
        </w:rPr>
        <w:t>(Gorgolewski et al., 2015)</w:t>
      </w:r>
      <w:r w:rsidR="00647FA2" w:rsidRPr="00E11628">
        <w:rPr>
          <w:rFonts w:ascii="Times" w:hAnsi="Times"/>
          <w:sz w:val="24"/>
          <w:szCs w:val="24"/>
        </w:rPr>
        <w:fldChar w:fldCharType="end"/>
      </w:r>
      <w:r w:rsidR="00647FA2" w:rsidRPr="00E11628">
        <w:rPr>
          <w:rFonts w:ascii="Times" w:hAnsi="Times"/>
          <w:sz w:val="24"/>
          <w:szCs w:val="24"/>
        </w:rPr>
        <w:t xml:space="preserve"> </w:t>
      </w:r>
      <w:r w:rsidR="0043487B" w:rsidRPr="00E11628">
        <w:rPr>
          <w:rFonts w:ascii="Times" w:hAnsi="Times"/>
          <w:sz w:val="24"/>
          <w:szCs w:val="24"/>
        </w:rPr>
        <w:t>will</w:t>
      </w:r>
      <w:r w:rsidR="00647FA2" w:rsidRPr="00E11628">
        <w:rPr>
          <w:rFonts w:ascii="Times" w:hAnsi="Times"/>
          <w:sz w:val="24"/>
          <w:szCs w:val="24"/>
        </w:rPr>
        <w:t xml:space="preserve"> greatly improve the </w:t>
      </w:r>
      <w:r w:rsidR="005E2031" w:rsidRPr="00E11628">
        <w:rPr>
          <w:rFonts w:ascii="Times" w:hAnsi="Times"/>
          <w:sz w:val="24"/>
          <w:szCs w:val="24"/>
        </w:rPr>
        <w:t>fidelity</w:t>
      </w:r>
      <w:r w:rsidR="00647FA2" w:rsidRPr="00E11628">
        <w:rPr>
          <w:rFonts w:ascii="Times" w:hAnsi="Times"/>
          <w:sz w:val="24"/>
          <w:szCs w:val="24"/>
        </w:rPr>
        <w:t xml:space="preserve"> of future meta-analyses.</w:t>
      </w:r>
    </w:p>
    <w:p w14:paraId="1C093EBD" w14:textId="0E1A0FCB" w:rsidR="0043487B" w:rsidRPr="00E11628" w:rsidRDefault="0043487B" w:rsidP="00665160">
      <w:pPr>
        <w:pStyle w:val="Normal1"/>
        <w:ind w:firstLine="0"/>
        <w:rPr>
          <w:rFonts w:ascii="Times" w:hAnsi="Times"/>
          <w:sz w:val="24"/>
          <w:szCs w:val="24"/>
        </w:rPr>
      </w:pPr>
      <w:r w:rsidRPr="00E11628">
        <w:rPr>
          <w:rFonts w:ascii="Times" w:hAnsi="Times"/>
          <w:sz w:val="24"/>
          <w:szCs w:val="24"/>
        </w:rPr>
        <w:t>Conclusion</w:t>
      </w:r>
    </w:p>
    <w:p w14:paraId="34255287" w14:textId="16F8DC08" w:rsidR="00647FA2" w:rsidRPr="00E11628" w:rsidRDefault="005E2031">
      <w:pPr>
        <w:rPr>
          <w:rFonts w:eastAsia="Times New Roman" w:cs="Times New Roman"/>
          <w:szCs w:val="24"/>
        </w:rPr>
      </w:pPr>
      <w:r w:rsidRPr="00E11628">
        <w:rPr>
          <w:szCs w:val="24"/>
        </w:rPr>
        <w:t>In the present study, we provide a</w:t>
      </w:r>
      <w:r w:rsidR="008977E3" w:rsidRPr="00E11628">
        <w:rPr>
          <w:rFonts w:eastAsia="Times New Roman" w:cs="Arial"/>
          <w:color w:val="231F20"/>
          <w:szCs w:val="24"/>
        </w:rPr>
        <w:t xml:space="preserve"> comprehensive functional map of the human medial frontal cortex using unbiased data-driven methods. </w:t>
      </w:r>
      <w:r w:rsidR="00B7452C" w:rsidRPr="00E11628">
        <w:rPr>
          <w:szCs w:val="24"/>
        </w:rPr>
        <w:t xml:space="preserve">Although the </w:t>
      </w:r>
      <w:r w:rsidR="00652FF0" w:rsidRPr="00E11628">
        <w:rPr>
          <w:szCs w:val="24"/>
        </w:rPr>
        <w:t>anatomy</w:t>
      </w:r>
      <w:r w:rsidR="00B7452C" w:rsidRPr="00E11628">
        <w:rPr>
          <w:szCs w:val="24"/>
        </w:rPr>
        <w:t xml:space="preserve"> of this area has been extensively studied</w:t>
      </w:r>
      <w:r w:rsidRPr="00E11628">
        <w:rPr>
          <w:szCs w:val="24"/>
        </w:rPr>
        <w:t xml:space="preserve">, the present study more directly identified putative sub-regions with distinct functional profiles across </w:t>
      </w:r>
      <w:r w:rsidR="00652FF0" w:rsidRPr="00E11628">
        <w:rPr>
          <w:szCs w:val="24"/>
        </w:rPr>
        <w:t>a wide-</w:t>
      </w:r>
      <w:r w:rsidR="00B7452C" w:rsidRPr="00E11628">
        <w:rPr>
          <w:szCs w:val="24"/>
        </w:rPr>
        <w:t>variety of psychological states</w:t>
      </w:r>
      <w:r w:rsidRPr="00E11628">
        <w:rPr>
          <w:szCs w:val="24"/>
        </w:rPr>
        <w:t xml:space="preserve">. The </w:t>
      </w:r>
      <w:bookmarkStart w:id="107" w:name="h.tfbchimqq9jy" w:colFirst="0" w:colLast="0"/>
      <w:bookmarkEnd w:id="107"/>
      <w:r w:rsidR="008977E3" w:rsidRPr="00E11628">
        <w:rPr>
          <w:rFonts w:eastAsia="Times New Roman" w:cs="Arial"/>
          <w:color w:val="231F20"/>
          <w:szCs w:val="24"/>
        </w:rPr>
        <w:t xml:space="preserve">present results </w:t>
      </w:r>
      <w:r w:rsidRPr="00E11628">
        <w:rPr>
          <w:rFonts w:eastAsia="Times New Roman" w:cs="Arial"/>
          <w:color w:val="231F20"/>
          <w:szCs w:val="24"/>
        </w:rPr>
        <w:t xml:space="preserve">can serve as a </w:t>
      </w:r>
      <w:r w:rsidR="004B2DF5">
        <w:rPr>
          <w:rFonts w:eastAsia="Times New Roman" w:cs="Arial"/>
          <w:color w:val="231F20"/>
          <w:szCs w:val="24"/>
        </w:rPr>
        <w:t>foundation</w:t>
      </w:r>
      <w:r w:rsidRPr="00E11628">
        <w:rPr>
          <w:rFonts w:eastAsia="Times New Roman" w:cs="Arial"/>
          <w:color w:val="231F20"/>
          <w:szCs w:val="24"/>
        </w:rPr>
        <w:t xml:space="preserve"> to generate and test more fine-grained hypotheses in future studies.</w:t>
      </w:r>
    </w:p>
    <w:p w14:paraId="09FD85A8" w14:textId="16DBD8F7" w:rsidR="003E6356" w:rsidRPr="00E11628" w:rsidRDefault="00647FA2" w:rsidP="00763243">
      <w:pPr>
        <w:pStyle w:val="Normal1"/>
        <w:rPr>
          <w:rFonts w:ascii="Times" w:hAnsi="Times"/>
          <w:sz w:val="24"/>
          <w:szCs w:val="24"/>
        </w:rPr>
      </w:pPr>
      <w:r w:rsidRPr="00E11628">
        <w:rPr>
          <w:rFonts w:ascii="Times" w:eastAsia="Trebuchet MS" w:hAnsi="Times" w:cs="Trebuchet MS"/>
          <w:b/>
          <w:sz w:val="24"/>
          <w:szCs w:val="24"/>
        </w:rPr>
        <w:t xml:space="preserve"> </w:t>
      </w:r>
      <w:r w:rsidR="00AA0DCB" w:rsidRPr="00E11628">
        <w:rPr>
          <w:rFonts w:ascii="Times" w:eastAsia="Trebuchet MS" w:hAnsi="Times" w:cs="Trebuchet MS"/>
          <w:b/>
          <w:sz w:val="24"/>
          <w:szCs w:val="24"/>
        </w:rPr>
        <w:br w:type="page"/>
      </w:r>
      <w:r w:rsidR="006B0B75" w:rsidRPr="00E11628">
        <w:rPr>
          <w:rFonts w:ascii="Times" w:eastAsia="Trebuchet MS" w:hAnsi="Times" w:cs="Trebuchet MS"/>
          <w:b/>
          <w:sz w:val="24"/>
          <w:szCs w:val="24"/>
        </w:rPr>
        <w:lastRenderedPageBreak/>
        <w:t>References</w:t>
      </w:r>
      <w:bookmarkStart w:id="108" w:name="h.cnz3dsam77ex" w:colFirst="0" w:colLast="0"/>
      <w:bookmarkStart w:id="109" w:name="h.tx7iv0w5769r" w:colFirst="0" w:colLast="0"/>
      <w:bookmarkStart w:id="110" w:name="h.bnzn0jxog6io" w:colFirst="0" w:colLast="0"/>
      <w:bookmarkEnd w:id="108"/>
      <w:bookmarkEnd w:id="109"/>
      <w:bookmarkEnd w:id="110"/>
    </w:p>
    <w:p w14:paraId="050158C3" w14:textId="77777777" w:rsidR="00E11628" w:rsidRPr="00E11628" w:rsidRDefault="003E6356"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szCs w:val="24"/>
        </w:rPr>
        <w:fldChar w:fldCharType="begin"/>
      </w:r>
      <w:r w:rsidRPr="00E11628">
        <w:rPr>
          <w:szCs w:val="24"/>
        </w:rPr>
        <w:instrText xml:space="preserve"> ADDIN PAPERS2_CITATIONS &lt;papers2_bibliography/&gt;</w:instrText>
      </w:r>
      <w:r w:rsidRPr="00E11628">
        <w:rPr>
          <w:szCs w:val="24"/>
        </w:rPr>
        <w:fldChar w:fldCharType="separate"/>
      </w:r>
      <w:r w:rsidR="00E11628" w:rsidRPr="00E11628">
        <w:rPr>
          <w:rFonts w:cs="Times"/>
          <w:szCs w:val="24"/>
        </w:rPr>
        <w:t>Alexander WH, Brown JW (2011) Medial prefrontal cortex as an action-outcome predictor. Nat Neurosci 14:1338–1344.</w:t>
      </w:r>
    </w:p>
    <w:p w14:paraId="1FB6F507"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Anderson ML, Kinnison J, Pessoa L (2013) Describing functional diversity of brain regions and brain networks. NeuroImage 73:50–58.</w:t>
      </w:r>
    </w:p>
    <w:p w14:paraId="48E2CC42"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Andrews Hanna JR, Reidler JS, Sepulcre J, Poulin R, Buckner RL (2010) Functional-Anatomic Fractionation of the Brain's Default Network. Neuron 65:550–562.</w:t>
      </w:r>
    </w:p>
    <w:p w14:paraId="3FC2DB17"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Andrews-Hanna JR (2012) The Brain's Default Network and Its Adaptive Role in Internal Mentation. The Neuroscientist 18:251–270.</w:t>
      </w:r>
    </w:p>
    <w:p w14:paraId="315BD666"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Androutsopoulos I, Koutsias J, Chandrinos KV, Paliouras G, Spyropoulos CD (2000) An evaluation of Naive Bayesian anti-spam filtering.</w:t>
      </w:r>
    </w:p>
    <w:p w14:paraId="2B3CE71D"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Baumgartner T, Götte L, Gügler R, Fehr E (2012) The mentalizing network orchestrates the impact of parochial altruism on social norm enforcement. Hum Brain Mapp 33:1452–1469.</w:t>
      </w:r>
    </w:p>
    <w:p w14:paraId="5A7B1821"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Beckmann M, Johansen-Berg H, Rushworth MFS (2009) Connectivity-Based Parcellation of Human Cingulate Cortex and Its Relation to Functional Specialization. Journal of Neuroscience 29:1175–1190.</w:t>
      </w:r>
    </w:p>
    <w:p w14:paraId="3F59869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Blei DM, Ng AY, Jordan MI (2003) Latent dirichlet allocation. The Journal of Machine Learning Research 3:993–1022.</w:t>
      </w:r>
    </w:p>
    <w:p w14:paraId="688D88E6"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Botvinick M, Nystrom LE, Fissell K, Carter CS, Cohen JD (1999) Conflict monitoring versus </w:t>
      </w:r>
      <w:r w:rsidRPr="00E11628">
        <w:rPr>
          <w:rFonts w:cs="Times"/>
          <w:szCs w:val="24"/>
        </w:rPr>
        <w:lastRenderedPageBreak/>
        <w:t>selection-for-action in anterior cingulate cortex. Nature 402:179–181.</w:t>
      </w:r>
    </w:p>
    <w:p w14:paraId="18C9E049"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Brown JW, Braver TS (2005) Learned Predictions of Error Likelihood in the Anterior Cingulate Cortex. Science 307:1118–1121.</w:t>
      </w:r>
    </w:p>
    <w:p w14:paraId="13AE063F"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Carter RM, Huettel SA (2013) A nexus model of the temporal–parietal junction. Trends in Cognitive Sciences 17:328–336.</w:t>
      </w:r>
    </w:p>
    <w:p w14:paraId="16325B6F"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Cavanagh JF, Shackman AJ (2015) Frontal midline theta reflects anxiety and cognitive control: Meta-analytic evidence. Journal of Physiology-Paris 109:3–15.</w:t>
      </w:r>
    </w:p>
    <w:p w14:paraId="24EA5BCF"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Chang LJ, Yarkoni T, Khaw MW, Sanfey AG (2013) Decoding the Role of the Insula in Human Cognition: Functional Parcellation and Large-Scale Reverse Inference. Cerebral Cortex 23:739–749.</w:t>
      </w:r>
    </w:p>
    <w:p w14:paraId="4DD0EDA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Cole MW, Bassett DS, Power JD, Braver TS, Petersen SE (2014) Intrinsic and Task-Evoked Network Architectures of the Human Brain. Neuron 83:238–251.</w:t>
      </w:r>
    </w:p>
    <w:p w14:paraId="633A67F3"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Critchley HD, Mathias CJ, Josephs O, O’Doherty J, Zanini S, Dewar BK, Cipolotti L, Shallice T, Dolan RJ (2003) Human cingulate cortex and autonomic control: converging neuroimaging and clinical evidence. Brain 126:2139–2152.</w:t>
      </w:r>
    </w:p>
    <w:p w14:paraId="52B2C345"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Denny BT, Kober H, Wager TD, Ochsner KN (2012) A Meta-analysis of Functional Neuroimaging Studies of Self- and Other Judgments Reveals a Spatial Gradient for Mentalizing in Medial Prefrontal Cortex. http://dxdoiorg/101162/jocn_a_00233 24:1742–1752.</w:t>
      </w:r>
    </w:p>
    <w:p w14:paraId="2EFA20C8"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Eickhoff SB, Thirion B, Varoquaux G, Bzdok D (2015) Connectivity-based parcellation: </w:t>
      </w:r>
      <w:r w:rsidRPr="00E11628">
        <w:rPr>
          <w:rFonts w:cs="Times"/>
          <w:szCs w:val="24"/>
        </w:rPr>
        <w:lastRenderedPageBreak/>
        <w:t>Critique and implications. Hum Brain Mapp:n/a–n/a.</w:t>
      </w:r>
    </w:p>
    <w:p w14:paraId="4CC87604"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Etkin A, Egner T, Kalisch R (2011) Emotional processing in anterior cingulate and medial prefrontal cortex. Trends in Cognitive Sciences 15:85–93.</w:t>
      </w:r>
    </w:p>
    <w:p w14:paraId="41645DBB"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Gorgolewski KJ, Varoquaux G, Rivera G, Schwarz Y, Ghosh SS, Maumet C, Sochat VV, Nichols TE, Poldrack RA, Poline J-B, Yarkoni T, Margulies DS (2015) NeuroVault.org: a web-based repository for collecting and sharing unthresholded statistical maps of the human brain. Frontiers in Neuroinformatics 9.</w:t>
      </w:r>
    </w:p>
    <w:p w14:paraId="426CA673"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Hare TA, Camerer CF, Rangel A (2009) Self-Control in Decision-Making Involves Modulation of the vmPFC Valuation System. Science 324:646–648.</w:t>
      </w:r>
    </w:p>
    <w:p w14:paraId="5D3A699C"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Holroyd CB, Nieuwenhuis S, Yeung N (2004) Dorsal anterior cingulate cortex shows fMRI response to internal and external error signals. Nature.</w:t>
      </w:r>
    </w:p>
    <w:p w14:paraId="24F26BB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Hutchison RM, Womelsdorf T, Allen EA, Bandettini PA, Calhoun VD, Corbetta M, Penna Della S, Duyn JH, Glover GH, Gonzalez-Castillo J, Handwerker DA, Keilholz S, Kiviniemi V, Leopold DA, de Pasquale F, Sporns O, Walter M, Chang C (2013) Dynamic functional connectivity: Promise, issues, and interpretations. NeuroImage 80:360–378.</w:t>
      </w:r>
    </w:p>
    <w:p w14:paraId="031B8130"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Jeni LA, Cohn JF, la Torre De F (2013) Facing Imbalanced Data--Recommendations for the Use of Performance Metrics. 2013 Humaine Association Conference on Affective Computing and Intelligent Interaction (ACII):245–251.</w:t>
      </w:r>
    </w:p>
    <w:p w14:paraId="5137ADE8"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Kennerley SW, Sakai K (2004) Organization of action sequences and the role of the pre-SMA. Journal of ….</w:t>
      </w:r>
    </w:p>
    <w:p w14:paraId="60178236"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lastRenderedPageBreak/>
        <w:t>Kim J-H, Lee J-M, Jo HJ, Kim SH, Lee JH, Kim ST, Seo SW, Cox RW, Na DL, Kim SI, Saad ZS (2010) Defining functional SMA and pre-SMA subregions in human MFC using resting state fMRI: Functional connectivity-based parcellation method. NeuroImage 49:2375–2386.</w:t>
      </w:r>
    </w:p>
    <w:p w14:paraId="00EB35CD"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Kvitsiani D, Ranade S, Hangya B, Taniguchi H (2013) Distinct behavioural and network correlates of two interneuron types in prefrontal cortex. Nature.</w:t>
      </w:r>
    </w:p>
    <w:p w14:paraId="5A7BA754"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Lebreton M, Jorge S, Michel V, Thirion B, Pessiglione M (2009) An Automatic Valuation System in the Human Brain: Evidence from Functional Neuroimaging. Neuron 64:431–439.</w:t>
      </w:r>
    </w:p>
    <w:p w14:paraId="54CF21A6"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Leek EC, Johnston SJ (2009) Functional specialization in the supplementary motor complex. Nat Rev Neurosci.</w:t>
      </w:r>
    </w:p>
    <w:p w14:paraId="294AC455"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Lieberman MD, Eisenberger NI (2015) The dorsal anterior cingulate cortex is selective for pain: Results from large-scale reverse inference. PNAS:1–6.</w:t>
      </w:r>
    </w:p>
    <w:p w14:paraId="345AC15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Lindquist KA, Wager TD, Kober H, Bliss-Moreau E, Barrett LF (2012) The brain basis of emotion: A meta-analytic review. Behavioral and Brain Sciences 35:121–143.</w:t>
      </w:r>
    </w:p>
    <w:p w14:paraId="18B876AF"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Mackey S, Petrides M (2014) Architecture and morphology of the human ventromedial prefrontal cortex. European Journal of Neuroscience 40:2777–2796.</w:t>
      </w:r>
    </w:p>
    <w:p w14:paraId="77ADDB02"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Mattar MG, Cole MW, Thompson-Schill SL, Bassett DS (2015) A Functional Cartography of Cognitive Systems Honey CJ, ed. PLoS Comput Biol 11:e1004533–26.</w:t>
      </w:r>
    </w:p>
    <w:p w14:paraId="63B7C7D9"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Milad MR, Quirk GJ, Pitman RK, Orr SP, Fischl B, Rauch SL (2007) A Role for the Human Dorsal Anterior Cingulate Cortex in Fear Expression. Biological Psychiatry 62:1191–1194.</w:t>
      </w:r>
    </w:p>
    <w:p w14:paraId="1C7AADDF"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lastRenderedPageBreak/>
        <w:t>Milham MP, Banich MT, Webb A, Barad V, Cohen NJ, Wszalek T, Kramer AF (2001) The relative involvement of anterior cingulate and prefrontal cortex in attentional control depends on nature of conflict. Cognitive Brain Research 12:467–473.</w:t>
      </w:r>
    </w:p>
    <w:p w14:paraId="296CF5E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Mitchell JP, Banaji MR, Macrae CN (2006) The Link between Social Cognition and Self-referential Thought in the Medial Prefrontal Cortex. http://dxdoiorg/101162/0898929055002418 17:1306–1315.</w:t>
      </w:r>
    </w:p>
    <w:p w14:paraId="5422EACC"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Nelson SM, Dosenbach NUF, Cohen AL, Wheeler ME, Schlaggar BL, Petersen SE (2010a) Role of the anterior insula in task-level control and focal attention. Brain Structure and Function 214:669–680.</w:t>
      </w:r>
    </w:p>
    <w:p w14:paraId="5A967750"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Nelson SM, Dosenbach NUF, Cohen AL, Wheeler ME, Schlaggar BL, Petersen SE (2010b) Role of the anterior insula in task-level control and focal attention. Brain Structure and Function 214:669–680.</w:t>
      </w:r>
    </w:p>
    <w:p w14:paraId="596C24C8"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Neubert F-X, Mars RB, Sallet J, Rushworth MFS (2015) Connectivity reveals relationship of brain areas for reward-guided learning and decision making in human and monkey frontal cortex. PNAS:201410767–10.</w:t>
      </w:r>
    </w:p>
    <w:p w14:paraId="24CBFC00"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Palomero-Gallagher N, Eickhoff SB, Hoffstaedter F, Schleicher A, Mohlberg H, Vogt BA, Amunts K, Zilles K (2015) Functional organization of human subgenual cortical areas: Relationship between architectonical segregation and connectional heterogeneity. NeuroImage 115:177–190.</w:t>
      </w:r>
    </w:p>
    <w:p w14:paraId="408F62B1"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Palomero-Gallagher N, Zilles K, Schleicher A, Vogt BA (2013) Cyto- and receptor architecture of area 32 in human and macaque brains. J Comp Neurol 521:3272–3286.</w:t>
      </w:r>
    </w:p>
    <w:p w14:paraId="57CA0035"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lastRenderedPageBreak/>
        <w:t>Paus T (2001) Primate anterior cingulate cortex: where motor control, drive and cognition interface. :1–8.</w:t>
      </w:r>
    </w:p>
    <w:p w14:paraId="7B76DE45"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Pedregosa F, Varoquaux G, Gamfort A, Michel V, Thirion B, Grisel O, Blondel M, Prettenhofer P (2011) Scikit-learn: Machine Learning in Python. Journal of Machine Learning Research 12:2825–2830.</w:t>
      </w:r>
    </w:p>
    <w:p w14:paraId="1A3A0849"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Picard N, Strick PL (1996) Motor Areas of the Medial Wall: A Review of Their Location and Functional Activation. Cerebral Cortex 6:342–353.</w:t>
      </w:r>
    </w:p>
    <w:p w14:paraId="3F5C9EE1"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Poldrack RA (2006) Can cognitive processes be inferred from neuroimaging data? Trends in Cognitive Sciences.</w:t>
      </w:r>
    </w:p>
    <w:p w14:paraId="5F47E6B8"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Poldrack RA, Kittur A, Kalar D (2011) The cognitive atlas: toward a knowledge foundation for cognitive neuroscience. Frontiers in ….</w:t>
      </w:r>
    </w:p>
    <w:p w14:paraId="646AF789"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Poldrack RA, Mumford JA, Schonberg T, Kalar D, Barman B, Yarkoni T (2012a) Discovering Relations Between Mind, Brain, and Mental Disorders Using Topic Mapping Sporns O, ed. PLoS Comput Biol 8:e1002707.</w:t>
      </w:r>
    </w:p>
    <w:p w14:paraId="76A722AD"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Poldrack RA, Mumford JA, Schonberg T, Kalar D, Barman B, Yarkoni T (2012b) Discovering Relations Between Mind, Brain, and Mental Disorders Using Topic Mapping Sporns O, ed. PLoS Comput Biol 8:e1002707.</w:t>
      </w:r>
    </w:p>
    <w:p w14:paraId="04EA33DF"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Poldrack RA, Yarkoni T (2016) From brain maps to cognitive ontologies: informatics and the search for mental structure. Annual Review of Psychology 67:587–612.</w:t>
      </w:r>
    </w:p>
    <w:p w14:paraId="27D4B094"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Robinson JL, Laird AR, Glahn DC, Lovallo WR, Fox PT (2010) Metaanalytic connectivity </w:t>
      </w:r>
      <w:r w:rsidRPr="00E11628">
        <w:rPr>
          <w:rFonts w:cs="Times"/>
          <w:szCs w:val="24"/>
        </w:rPr>
        <w:lastRenderedPageBreak/>
        <w:t>modeling: Delineating the functional connectivity of the human amygdala. Hum Brain Mapp 31:173–184.</w:t>
      </w:r>
    </w:p>
    <w:p w14:paraId="2586EAF2"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Roland PE, Larsen B, Lassen NA (1980) Supplementary motor area and other cortical areas in organization of voluntary movements in man. Journal of ….</w:t>
      </w:r>
    </w:p>
    <w:p w14:paraId="43EFFCD6"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Rolls ET, O'Doherty J, Kringelbach ML, Francis S, Bowtell R, McGlone F (2003) Representations of Pleasant and Painful Touch in the Human Orbitofrontal and Cingulate Cortices. Cerebral Cortex 13:308–317.</w:t>
      </w:r>
    </w:p>
    <w:p w14:paraId="68C37D0C"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Roy M, Shohamy D, Wager TD (2012) Ventromedial prefrontal-subcortical systems and the generation of affective meaning. Trends in Cognitive Sciences 16:147–156.</w:t>
      </w:r>
    </w:p>
    <w:p w14:paraId="2EA1375D"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Salimi-Khorshidi G, Smith SM, Keltner JR, Wager TD, Nichols TE (2009) Meta-analysis of neuroimaging data: A comparison of image-based and coordinate-based pooling of studies. NeuroImage 45:810–823.</w:t>
      </w:r>
    </w:p>
    <w:p w14:paraId="79D5A3E1"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Sallet J, Mars RB, Noonan MP, Neubert FX, Jbabdi S, O'Reilly JX, Filippini N, Thomas AG, Rushworth MF (2013) The Organization of Dorsal Frontal Cortex in Humans and Macaques. Journal of Neuroscience 33:12255–12274.</w:t>
      </w:r>
    </w:p>
    <w:p w14:paraId="13FCD851"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Shackman AJ, Fox AS, Seminowicz DA (2015) The cognitive-emotional brain: Opportunitvnies and challenges for understanding neuropsychiatric disorders. Behavioral and Brain Sciences.</w:t>
      </w:r>
    </w:p>
    <w:p w14:paraId="66034C5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Shackman AJ, Salomons TV, Slagter HA, Fox AS, Winter JJ, Davidson RJ (2011) The integration of negative affect, pain and cognitive control in the cingulate cortex. Nat Rev Neurosci 12:154–167.</w:t>
      </w:r>
    </w:p>
    <w:p w14:paraId="279509FD"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lastRenderedPageBreak/>
        <w:t>Shenhav A, Botvinick MM, Cohen JD (2013) The Expected Value of Control: An Integrative Theory of Anterior Cingulate Cortex Function. Neuron 79:217–240.</w:t>
      </w:r>
    </w:p>
    <w:p w14:paraId="1BACFAF7"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Shidara M, Richmond BJ (2002) Anterior Cingulate: Single Neuronal Signals Related to Degree of Reward Expectancy. Science 296:1709–1711.</w:t>
      </w:r>
    </w:p>
    <w:p w14:paraId="56249737"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Sikes RW, Vogt LJ, Vogt BA (2008) Distribution and properties of visceral nociceptive neurons in rabbit cingulate cortex. Pain 135:160–174.</w:t>
      </w:r>
    </w:p>
    <w:p w14:paraId="54CA0FBE"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Smith SM, Fox PT, Miller KL, Glahn DC, Fox PM, Mackay CE, Filippini N, Watkins KE, Toro R, Laird AR, Beckmann CF (2009) Correspondence of the brain's functional architecture during activation and rest. PNAS 106:13040–13045.</w:t>
      </w:r>
    </w:p>
    <w:p w14:paraId="66CAC20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Spreng RN, Grady CL (2010) Patterns of Brain Activity Supporting Autobiographical Memory, Prospection, and Theory of Mind, and Their Relationship to the Default Mode Network. http://dxdoiorg/101162/jocn200921282 22:1112–1123.</w:t>
      </w:r>
    </w:p>
    <w:p w14:paraId="0B82E78E"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Stalnaker TA, Cooch NK, Schoenbaum G (2015) What the orbitofrontal cortex does not do. Nat Neurosci 18:620–627.</w:t>
      </w:r>
    </w:p>
    <w:p w14:paraId="37F9F7F8"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Thirion B, Varoquaux G, Dohmatob E, Poline J-B (2014) Which fMRI clustering gives good brain parcellations? Frontiers in Neuroscience 8.</w:t>
      </w:r>
    </w:p>
    <w:p w14:paraId="0BAAC694"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Toro R, Fox PT, Paus T (2008) Functional Coactivation Map of the Human Brain. Cerebral Cortex 18:2553–2559.</w:t>
      </w:r>
    </w:p>
    <w:p w14:paraId="3190DB4E"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van den Heuvel MP, Sporns O (2013) Network hubs in the human brain. Trends in Cognitive Sciences 17:683–696.</w:t>
      </w:r>
    </w:p>
    <w:p w14:paraId="1D3A1A60"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lastRenderedPageBreak/>
        <w:t>Varoquaux G, Thirion B (2014) How machine learning is shaping cognitive neuroimaging. GigaScience.</w:t>
      </w:r>
    </w:p>
    <w:p w14:paraId="5912A2F3"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Vogt B (2009) Cingulate Neurobiology and Disease. Oxford University Press.</w:t>
      </w:r>
    </w:p>
    <w:p w14:paraId="3B022875"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Vogt BA (2005) Pain and emotion interactions in subregions of the cingulate gyrus. Nat Rev Neurosci 6:533–544.</w:t>
      </w:r>
    </w:p>
    <w:p w14:paraId="5CD6E4B9"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Vogt BA, Berger GR, Derbyshire SWG (2003) Structural and functional dichotomy of human midcingulate cortex. European Journal of Neuroscience 18:3134–3144.</w:t>
      </w:r>
    </w:p>
    <w:p w14:paraId="3B116D57"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Vorobiev V, Govoni P, Rizzolatti G, Matelli M, Luppino G (1998) Parcellation of human mesial area 6: cytoarchitectonic evidence for three separate areas. European Journal of Neuroscience 10:2199–2203.</w:t>
      </w:r>
    </w:p>
    <w:p w14:paraId="269C7E2B"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Wager TD, Atlas LY, Lindquist MA, Roy M, Woo C-W, Kross E (2013) An fMRI-Based Neurologic Signature of Physical Pain. N Engl J Med 368:1388–1397.</w:t>
      </w:r>
    </w:p>
    <w:p w14:paraId="5CA1101C"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Wager TD, Davidson ML, Hughes BL, Lindquist MA, Ochsner KN (2008) Prefrontal-Subcortical Pathways Mediating Successful Emotion Regulation. Neuron 59:1037–1050.</w:t>
      </w:r>
    </w:p>
    <w:p w14:paraId="29F3EFDE"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Yarkoni T, Poldrack RA, Nichols TE, Van Essen DC, Wager TD (2011) Large-scale automated synthesis of human functional neuroimaging data. Nat Meth 8:665–670.</w:t>
      </w:r>
    </w:p>
    <w:p w14:paraId="0E45EE7E"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Zilbovicius M, Meresse I, Chabane N, Brunelle F, Samson Y, Boddaert N (2006) Autism, the superior temporal sulcus and social perception. Trends in Neurosciences 29:359–366.</w:t>
      </w:r>
    </w:p>
    <w:p w14:paraId="04712576" w14:textId="1F495092" w:rsidR="007F249F" w:rsidRPr="00E11628" w:rsidRDefault="003E6356"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szCs w:val="24"/>
        </w:rPr>
      </w:pPr>
      <w:r w:rsidRPr="00E11628">
        <w:rPr>
          <w:szCs w:val="24"/>
        </w:rPr>
        <w:fldChar w:fldCharType="end"/>
      </w:r>
    </w:p>
    <w:sectPr w:rsidR="007F249F" w:rsidRPr="00E11628" w:rsidSect="003615A9">
      <w:headerReference w:type="even" r:id="rId15"/>
      <w:headerReference w:type="default" r:id="rId16"/>
      <w:pgSz w:w="12240" w:h="15840"/>
      <w:pgMar w:top="1440" w:right="1440" w:bottom="1440" w:left="1440" w:header="720" w:footer="720" w:gutter="0"/>
      <w:lnNumType w:countBy="1" w:restart="continuous"/>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Tor Dessart Wager" w:date="2016-03-29T18:12:00Z" w:initials="TDW">
    <w:p w14:paraId="24F26B39" w14:textId="4158D148" w:rsidR="00572AC3" w:rsidRDefault="00572AC3">
      <w:pPr>
        <w:pStyle w:val="CommentText"/>
      </w:pPr>
      <w:r>
        <w:rPr>
          <w:rStyle w:val="CommentReference"/>
        </w:rPr>
        <w:annotationRef/>
      </w:r>
      <w:r>
        <w:t>See my comments about citations in Response – and minor grammatical edits there.</w:t>
      </w:r>
    </w:p>
  </w:comment>
  <w:comment w:id="61" w:author="Tor Dessart Wager" w:date="2016-03-29T18:14:00Z" w:initials="TDW">
    <w:p w14:paraId="5C238BF1" w14:textId="6D34E0A1" w:rsidR="00584DC7" w:rsidRDefault="00584DC7">
      <w:pPr>
        <w:pStyle w:val="CommentText"/>
      </w:pPr>
      <w:r>
        <w:rPr>
          <w:rStyle w:val="CommentReference"/>
        </w:rPr>
        <w:annotationRef/>
      </w:r>
      <w:r>
        <w:t>DO you want to say something specifically about how this can complement other types of data (structural connectivity [e.g., rushworth], neurochemistry [zilles], histochemistry that defines cytoarchitectural regions [zilles/amunts/eickhoff] – whose boundaries may or may not match those of functional parcellations?  This would be more responsive to R2 especially.</w:t>
      </w:r>
      <w:r w:rsidR="00382748">
        <w:t xml:space="preserve"> It’s still pretty much ignored.</w:t>
      </w:r>
    </w:p>
  </w:comment>
  <w:comment w:id="65" w:author="Tor Dessart Wager" w:date="2016-03-29T18:17:00Z" w:initials="TDW">
    <w:p w14:paraId="1B2171E0" w14:textId="33D5F89A" w:rsidR="00522AC3" w:rsidRDefault="00522AC3">
      <w:pPr>
        <w:pStyle w:val="CommentText"/>
      </w:pPr>
      <w:r>
        <w:rPr>
          <w:rStyle w:val="CommentReference"/>
        </w:rPr>
        <w:annotationRef/>
      </w:r>
      <w:r>
        <w:t>Please cite Kober et al. 2008 NIMG</w:t>
      </w:r>
    </w:p>
  </w:comment>
  <w:comment w:id="66" w:author="Tor Dessart Wager" w:date="2016-03-29T18:17:00Z" w:initials="TDW">
    <w:p w14:paraId="441570AD" w14:textId="77DA3EBD" w:rsidR="00312231" w:rsidRDefault="00312231">
      <w:pPr>
        <w:pStyle w:val="CommentText"/>
      </w:pPr>
      <w:r>
        <w:rPr>
          <w:rStyle w:val="CommentReference"/>
        </w:rPr>
        <w:annotationRef/>
      </w:r>
      <w:r>
        <w:t>...of activation given terms?</w:t>
      </w:r>
    </w:p>
  </w:comment>
  <w:comment w:id="75" w:author="Microsoft Office User" w:date="2016-03-27T19:46:00Z" w:initials="Office">
    <w:p w14:paraId="35E490DD" w14:textId="47698558" w:rsidR="001B2C6B" w:rsidRDefault="001B2C6B">
      <w:pPr>
        <w:pStyle w:val="CommentText"/>
      </w:pPr>
      <w:r>
        <w:rPr>
          <w:rStyle w:val="CommentReference"/>
        </w:rPr>
        <w:annotationRef/>
      </w:r>
      <w:r>
        <w:t>Not clear what a “control cluster” is….other clusters within the same zone?</w:t>
      </w:r>
    </w:p>
  </w:comment>
  <w:comment w:id="83" w:author="Tor Dessart Wager" w:date="2016-03-29T19:09:00Z" w:initials="TDW">
    <w:p w14:paraId="39A18795" w14:textId="5BBD056B" w:rsidR="008B62A7" w:rsidRDefault="008B62A7">
      <w:pPr>
        <w:pStyle w:val="CommentText"/>
      </w:pPr>
      <w:r>
        <w:rPr>
          <w:rStyle w:val="CommentReference"/>
        </w:rPr>
        <w:annotationRef/>
      </w:r>
      <w:r>
        <w:t xml:space="preserve">I was thinking: In the reply you defend k = 9 against reviewer 2. Another thing to add is that the diff between 9 and 12 is probably noise, and it is typical to choose solutions that fall at “the elbow” of </w:t>
      </w:r>
      <w:r w:rsidR="00BF76A5">
        <w:t>plots, e.g., in PCA. There are classic refs for this that you could find easily and cite.</w:t>
      </w:r>
    </w:p>
  </w:comment>
  <w:comment w:id="85" w:author="Tor Dessart Wager" w:date="2016-03-29T19:12:00Z" w:initials="TDW">
    <w:p w14:paraId="7DCC3EF9" w14:textId="093820EC" w:rsidR="00800513" w:rsidRDefault="00800513">
      <w:pPr>
        <w:pStyle w:val="CommentText"/>
      </w:pPr>
      <w:r>
        <w:rPr>
          <w:rStyle w:val="CommentReference"/>
        </w:rPr>
        <w:annotationRef/>
      </w:r>
      <w:r>
        <w:t xml:space="preserve">It looks like red </w:t>
      </w:r>
      <w:r w:rsidR="00930BA1">
        <w:t>a</w:t>
      </w:r>
      <w:r>
        <w:t xml:space="preserve">nd yellow – at least – overlap </w:t>
      </w:r>
      <w:r w:rsidR="00930BA1">
        <w:t>here, which is impossible, r</w:t>
      </w:r>
      <w:r>
        <w:t>ight?  I don't understand this…</w:t>
      </w:r>
    </w:p>
  </w:comment>
  <w:comment w:id="88" w:author="Tor Dessart Wager" w:date="2016-03-29T19:13:00Z" w:initials="TDW">
    <w:p w14:paraId="099803AB" w14:textId="0716FC22" w:rsidR="00C417C4" w:rsidRDefault="00C417C4">
      <w:pPr>
        <w:pStyle w:val="CommentText"/>
      </w:pPr>
      <w:r>
        <w:rPr>
          <w:rStyle w:val="CommentReference"/>
        </w:rPr>
        <w:annotationRef/>
      </w:r>
      <w:r>
        <w:t>And don't you mean th topics jointly?  I still find this confusing , a bit…</w:t>
      </w:r>
    </w:p>
  </w:comment>
  <w:comment w:id="87" w:author="Microsoft Office User" w:date="2016-03-27T20:25:00Z" w:initials="Office">
    <w:p w14:paraId="1D01DCC6" w14:textId="6909F937" w:rsidR="00241700" w:rsidRDefault="00241700">
      <w:pPr>
        <w:pStyle w:val="CommentText"/>
      </w:pPr>
      <w:r>
        <w:rPr>
          <w:rStyle w:val="CommentReference"/>
        </w:rPr>
        <w:annotationRef/>
      </w:r>
      <w:r>
        <w:t>What is your baseline here?  The odds of that word applying to that cluster as compared to all other clusters?  The odds of that word applying to that cluster as compared to all other words?  It would help to be clear.</w:t>
      </w:r>
    </w:p>
  </w:comment>
  <w:comment w:id="89" w:author="Microsoft Office User" w:date="2016-03-27T20:21:00Z" w:initials="Office">
    <w:p w14:paraId="2F0F2E8D" w14:textId="1CE07753" w:rsidR="00F96CFB" w:rsidRDefault="00F96CFB">
      <w:pPr>
        <w:pStyle w:val="CommentText"/>
      </w:pPr>
      <w:r>
        <w:rPr>
          <w:rStyle w:val="CommentReference"/>
        </w:rPr>
        <w:annotationRef/>
      </w:r>
      <w:r>
        <w:t xml:space="preserve">What is the metric here?  </w:t>
      </w:r>
      <w:r w:rsidR="00241700">
        <w:t xml:space="preserve"> Log-odds ratio of what?  Word for that cluster versus other words?  Word for that cluster versus other clusters?</w:t>
      </w:r>
    </w:p>
  </w:comment>
  <w:comment w:id="95" w:author="Microsoft Office User" w:date="2016-03-27T20:34:00Z" w:initials="Office">
    <w:p w14:paraId="76470E90" w14:textId="5B2EDABA" w:rsidR="004B2DF5" w:rsidRDefault="004B2DF5">
      <w:pPr>
        <w:pStyle w:val="CommentText"/>
      </w:pPr>
      <w:r>
        <w:rPr>
          <w:rStyle w:val="CommentReference"/>
        </w:rPr>
        <w:annotationRef/>
      </w:r>
      <w:r>
        <w:t>You say “several hypotheses” but then only present one.</w:t>
      </w:r>
    </w:p>
  </w:comment>
  <w:comment w:id="100" w:author="Microsoft Office User" w:date="2016-03-27T20:32:00Z" w:initials="Office">
    <w:p w14:paraId="2CDEF6C9" w14:textId="75920246" w:rsidR="004B2DF5" w:rsidRDefault="004B2DF5">
      <w:pPr>
        <w:pStyle w:val="CommentText"/>
      </w:pPr>
      <w:r>
        <w:rPr>
          <w:rStyle w:val="CommentReference"/>
        </w:rPr>
        <w:annotationRef/>
      </w:r>
      <w:r>
        <w:t>Don’t anthropomorphize – these brain regions are not showing  preference for anything – they are not animate objects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9AAB95" w15:done="0"/>
  <w15:commentEx w15:paraId="24F26B39" w15:done="0"/>
  <w15:commentEx w15:paraId="5C238BF1" w15:done="0"/>
  <w15:commentEx w15:paraId="1B2171E0" w15:done="0"/>
  <w15:commentEx w15:paraId="441570AD" w15:done="0"/>
  <w15:commentEx w15:paraId="319EADA6" w15:done="0"/>
  <w15:commentEx w15:paraId="24DDC7F7" w15:done="0"/>
  <w15:commentEx w15:paraId="7EEA28CA" w15:done="0"/>
  <w15:commentEx w15:paraId="35E490DD" w15:done="0"/>
  <w15:commentEx w15:paraId="34309687" w15:done="0"/>
  <w15:commentEx w15:paraId="39A18795" w15:done="0"/>
  <w15:commentEx w15:paraId="48BC8771" w15:done="0"/>
  <w15:commentEx w15:paraId="7DCC3EF9" w15:paraIdParent="48BC8771" w15:done="0"/>
  <w15:commentEx w15:paraId="099803AB" w15:done="0"/>
  <w15:commentEx w15:paraId="1D01DCC6" w15:done="0"/>
  <w15:commentEx w15:paraId="2F0F2E8D" w15:done="0"/>
  <w15:commentEx w15:paraId="76470E90" w15:done="0"/>
  <w15:commentEx w15:paraId="2CDEF6C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1DEAE4" w14:textId="77777777" w:rsidR="00750F51" w:rsidRDefault="00750F51" w:rsidP="00876801">
      <w:pPr>
        <w:spacing w:line="240" w:lineRule="auto"/>
      </w:pPr>
      <w:r>
        <w:separator/>
      </w:r>
    </w:p>
  </w:endnote>
  <w:endnote w:type="continuationSeparator" w:id="0">
    <w:p w14:paraId="2223618D" w14:textId="77777777" w:rsidR="00750F51" w:rsidRDefault="00750F51" w:rsidP="00876801">
      <w:pPr>
        <w:spacing w:line="240" w:lineRule="auto"/>
      </w:pPr>
      <w:r>
        <w:continuationSeparator/>
      </w:r>
    </w:p>
  </w:endnote>
  <w:endnote w:type="continuationNotice" w:id="1">
    <w:p w14:paraId="47760FE3" w14:textId="77777777" w:rsidR="00750F51" w:rsidRDefault="00750F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7E3869" w14:textId="77777777" w:rsidR="00750F51" w:rsidRDefault="00750F51" w:rsidP="00876801">
      <w:pPr>
        <w:spacing w:line="240" w:lineRule="auto"/>
      </w:pPr>
      <w:r>
        <w:separator/>
      </w:r>
    </w:p>
  </w:footnote>
  <w:footnote w:type="continuationSeparator" w:id="0">
    <w:p w14:paraId="3B6EE854" w14:textId="77777777" w:rsidR="00750F51" w:rsidRDefault="00750F51" w:rsidP="00876801">
      <w:pPr>
        <w:spacing w:line="240" w:lineRule="auto"/>
      </w:pPr>
      <w:r>
        <w:continuationSeparator/>
      </w:r>
    </w:p>
  </w:footnote>
  <w:footnote w:type="continuationNotice" w:id="1">
    <w:p w14:paraId="5A888CEE" w14:textId="77777777" w:rsidR="00750F51" w:rsidRDefault="00750F51">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D3977" w14:textId="77777777" w:rsidR="00443C66" w:rsidRDefault="00443C66"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BBA2B1" w14:textId="77777777" w:rsidR="00443C66" w:rsidRDefault="00443C66" w:rsidP="0056695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8AC7B" w14:textId="77777777" w:rsidR="00443C66" w:rsidRDefault="00443C66"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14B0E">
      <w:rPr>
        <w:rStyle w:val="PageNumber"/>
        <w:noProof/>
      </w:rPr>
      <w:t>2</w:t>
    </w:r>
    <w:r>
      <w:rPr>
        <w:rStyle w:val="PageNumber"/>
      </w:rPr>
      <w:fldChar w:fldCharType="end"/>
    </w:r>
  </w:p>
  <w:p w14:paraId="20560E20" w14:textId="5335C6C6" w:rsidR="00443C66" w:rsidRDefault="00443C66" w:rsidP="0056695D">
    <w:pPr>
      <w:pStyle w:val="Header"/>
      <w:ind w:right="360"/>
      <w:jc w:val="right"/>
    </w:pPr>
    <w:r>
      <w:t>De La Vega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50CAF"/>
    <w:multiLevelType w:val="hybridMultilevel"/>
    <w:tmpl w:val="E94C8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725E46"/>
    <w:multiLevelType w:val="hybridMultilevel"/>
    <w:tmpl w:val="0ADE60D6"/>
    <w:lvl w:ilvl="0" w:tplc="8EA6EF82">
      <w:start w:val="1"/>
      <w:numFmt w:val="decimal"/>
      <w:lvlText w:val="%1)"/>
      <w:lvlJc w:val="left"/>
      <w:pPr>
        <w:ind w:left="1000" w:hanging="6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1C13EC"/>
    <w:multiLevelType w:val="hybridMultilevel"/>
    <w:tmpl w:val="61429644"/>
    <w:lvl w:ilvl="0" w:tplc="0EB6CD1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Tor Dessart Wager">
    <w15:presenceInfo w15:providerId="None" w15:userId="Tor Dessart Wa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ctiveWritingStyle w:appName="MSWord" w:lang="en-US" w:vendorID="64" w:dllVersion="131078" w:nlCheck="1" w:checkStyle="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
  <w:rsids>
    <w:rsidRoot w:val="009E7445"/>
    <w:rsid w:val="00000694"/>
    <w:rsid w:val="00002306"/>
    <w:rsid w:val="0000309A"/>
    <w:rsid w:val="000107A7"/>
    <w:rsid w:val="00010B9D"/>
    <w:rsid w:val="000123FD"/>
    <w:rsid w:val="00016275"/>
    <w:rsid w:val="00016524"/>
    <w:rsid w:val="0002234A"/>
    <w:rsid w:val="0002437C"/>
    <w:rsid w:val="00024839"/>
    <w:rsid w:val="00026443"/>
    <w:rsid w:val="00033951"/>
    <w:rsid w:val="00034552"/>
    <w:rsid w:val="00037D8A"/>
    <w:rsid w:val="0004108C"/>
    <w:rsid w:val="000414E8"/>
    <w:rsid w:val="000441BE"/>
    <w:rsid w:val="00044BD6"/>
    <w:rsid w:val="000455DB"/>
    <w:rsid w:val="000506C1"/>
    <w:rsid w:val="00051D65"/>
    <w:rsid w:val="000523DE"/>
    <w:rsid w:val="000526B9"/>
    <w:rsid w:val="0005354D"/>
    <w:rsid w:val="00054F75"/>
    <w:rsid w:val="000625C6"/>
    <w:rsid w:val="000646FC"/>
    <w:rsid w:val="00070050"/>
    <w:rsid w:val="00070689"/>
    <w:rsid w:val="0007421C"/>
    <w:rsid w:val="0007422E"/>
    <w:rsid w:val="00074CE9"/>
    <w:rsid w:val="00075CF7"/>
    <w:rsid w:val="000800F3"/>
    <w:rsid w:val="000854A2"/>
    <w:rsid w:val="00087081"/>
    <w:rsid w:val="00091C3F"/>
    <w:rsid w:val="0009677C"/>
    <w:rsid w:val="000A39CD"/>
    <w:rsid w:val="000A4873"/>
    <w:rsid w:val="000A5214"/>
    <w:rsid w:val="000A78AE"/>
    <w:rsid w:val="000B042F"/>
    <w:rsid w:val="000B2530"/>
    <w:rsid w:val="000B2F0E"/>
    <w:rsid w:val="000B2F2D"/>
    <w:rsid w:val="000B344B"/>
    <w:rsid w:val="000B4674"/>
    <w:rsid w:val="000C0807"/>
    <w:rsid w:val="000C16DB"/>
    <w:rsid w:val="000C4606"/>
    <w:rsid w:val="000C4A44"/>
    <w:rsid w:val="000C4DAC"/>
    <w:rsid w:val="000D04AA"/>
    <w:rsid w:val="000D4A3D"/>
    <w:rsid w:val="000D4C63"/>
    <w:rsid w:val="000D5C07"/>
    <w:rsid w:val="000D7123"/>
    <w:rsid w:val="000E18FA"/>
    <w:rsid w:val="000E24FD"/>
    <w:rsid w:val="000E2BF0"/>
    <w:rsid w:val="000E4182"/>
    <w:rsid w:val="000E6846"/>
    <w:rsid w:val="000F0364"/>
    <w:rsid w:val="000F1D68"/>
    <w:rsid w:val="000F41C1"/>
    <w:rsid w:val="000F4DBC"/>
    <w:rsid w:val="000F7B0B"/>
    <w:rsid w:val="00101C88"/>
    <w:rsid w:val="00104669"/>
    <w:rsid w:val="00104D1A"/>
    <w:rsid w:val="001059A2"/>
    <w:rsid w:val="001127E3"/>
    <w:rsid w:val="00113948"/>
    <w:rsid w:val="0011617D"/>
    <w:rsid w:val="001165B6"/>
    <w:rsid w:val="00117802"/>
    <w:rsid w:val="00121731"/>
    <w:rsid w:val="00122CE8"/>
    <w:rsid w:val="00123AE8"/>
    <w:rsid w:val="00124191"/>
    <w:rsid w:val="001267C4"/>
    <w:rsid w:val="0013377B"/>
    <w:rsid w:val="001367FD"/>
    <w:rsid w:val="00142B82"/>
    <w:rsid w:val="00157EAB"/>
    <w:rsid w:val="00161ED9"/>
    <w:rsid w:val="00162F92"/>
    <w:rsid w:val="001740DA"/>
    <w:rsid w:val="001832A3"/>
    <w:rsid w:val="0018525A"/>
    <w:rsid w:val="00185EB4"/>
    <w:rsid w:val="00186494"/>
    <w:rsid w:val="001879FE"/>
    <w:rsid w:val="00190783"/>
    <w:rsid w:val="001909AA"/>
    <w:rsid w:val="0019335D"/>
    <w:rsid w:val="00193BEB"/>
    <w:rsid w:val="00195B6B"/>
    <w:rsid w:val="001965DC"/>
    <w:rsid w:val="00197DDF"/>
    <w:rsid w:val="001A0C27"/>
    <w:rsid w:val="001A1148"/>
    <w:rsid w:val="001A2181"/>
    <w:rsid w:val="001A28D8"/>
    <w:rsid w:val="001A4BC2"/>
    <w:rsid w:val="001B060D"/>
    <w:rsid w:val="001B09FD"/>
    <w:rsid w:val="001B2C6B"/>
    <w:rsid w:val="001B304B"/>
    <w:rsid w:val="001B3117"/>
    <w:rsid w:val="001B7AB4"/>
    <w:rsid w:val="001C0008"/>
    <w:rsid w:val="001C003D"/>
    <w:rsid w:val="001C0866"/>
    <w:rsid w:val="001C0F0F"/>
    <w:rsid w:val="001C230A"/>
    <w:rsid w:val="001C6F8C"/>
    <w:rsid w:val="001D1767"/>
    <w:rsid w:val="001D55BF"/>
    <w:rsid w:val="001D6C98"/>
    <w:rsid w:val="001D7CD5"/>
    <w:rsid w:val="001E39DA"/>
    <w:rsid w:val="001E51C6"/>
    <w:rsid w:val="001F5C0A"/>
    <w:rsid w:val="001F66B3"/>
    <w:rsid w:val="00200271"/>
    <w:rsid w:val="00203532"/>
    <w:rsid w:val="00210C11"/>
    <w:rsid w:val="00211737"/>
    <w:rsid w:val="002117EC"/>
    <w:rsid w:val="00211D7F"/>
    <w:rsid w:val="00216FE0"/>
    <w:rsid w:val="002202AC"/>
    <w:rsid w:val="00223178"/>
    <w:rsid w:val="00231EA0"/>
    <w:rsid w:val="00233C32"/>
    <w:rsid w:val="00240E1D"/>
    <w:rsid w:val="00241700"/>
    <w:rsid w:val="00242C71"/>
    <w:rsid w:val="00243F1F"/>
    <w:rsid w:val="00244579"/>
    <w:rsid w:val="002458BC"/>
    <w:rsid w:val="00247ED6"/>
    <w:rsid w:val="00250E5C"/>
    <w:rsid w:val="0025180C"/>
    <w:rsid w:val="002534CF"/>
    <w:rsid w:val="002535EE"/>
    <w:rsid w:val="00253A81"/>
    <w:rsid w:val="002547A7"/>
    <w:rsid w:val="00254899"/>
    <w:rsid w:val="0026040F"/>
    <w:rsid w:val="00261ED1"/>
    <w:rsid w:val="00262111"/>
    <w:rsid w:val="00265D8D"/>
    <w:rsid w:val="002666F4"/>
    <w:rsid w:val="00267F32"/>
    <w:rsid w:val="00272761"/>
    <w:rsid w:val="002729BA"/>
    <w:rsid w:val="00280AF6"/>
    <w:rsid w:val="002830E6"/>
    <w:rsid w:val="00284B74"/>
    <w:rsid w:val="00285906"/>
    <w:rsid w:val="0029028B"/>
    <w:rsid w:val="00290772"/>
    <w:rsid w:val="00293F5F"/>
    <w:rsid w:val="002954A7"/>
    <w:rsid w:val="00295560"/>
    <w:rsid w:val="002957B5"/>
    <w:rsid w:val="002965E8"/>
    <w:rsid w:val="00297B97"/>
    <w:rsid w:val="002A023A"/>
    <w:rsid w:val="002A24A5"/>
    <w:rsid w:val="002A2C56"/>
    <w:rsid w:val="002B2CC6"/>
    <w:rsid w:val="002B3B88"/>
    <w:rsid w:val="002B3FED"/>
    <w:rsid w:val="002B4530"/>
    <w:rsid w:val="002C0C3E"/>
    <w:rsid w:val="002C19DF"/>
    <w:rsid w:val="002C2843"/>
    <w:rsid w:val="002C3FAA"/>
    <w:rsid w:val="002C6F5B"/>
    <w:rsid w:val="002D1FD0"/>
    <w:rsid w:val="002D21E8"/>
    <w:rsid w:val="002D2F31"/>
    <w:rsid w:val="002D3B3C"/>
    <w:rsid w:val="002D69A3"/>
    <w:rsid w:val="002E1AB7"/>
    <w:rsid w:val="002E4057"/>
    <w:rsid w:val="002E4129"/>
    <w:rsid w:val="002E540D"/>
    <w:rsid w:val="002E6CDF"/>
    <w:rsid w:val="002E75AA"/>
    <w:rsid w:val="002E7CCC"/>
    <w:rsid w:val="002F0AC8"/>
    <w:rsid w:val="002F19A7"/>
    <w:rsid w:val="002F212C"/>
    <w:rsid w:val="002F2537"/>
    <w:rsid w:val="002F4550"/>
    <w:rsid w:val="002F73F6"/>
    <w:rsid w:val="003011F0"/>
    <w:rsid w:val="00304555"/>
    <w:rsid w:val="0030667C"/>
    <w:rsid w:val="003078D2"/>
    <w:rsid w:val="003078F4"/>
    <w:rsid w:val="00312231"/>
    <w:rsid w:val="00312F75"/>
    <w:rsid w:val="003275C1"/>
    <w:rsid w:val="003276A7"/>
    <w:rsid w:val="00327A1E"/>
    <w:rsid w:val="003320E2"/>
    <w:rsid w:val="00332808"/>
    <w:rsid w:val="00332E1B"/>
    <w:rsid w:val="00334471"/>
    <w:rsid w:val="003559A1"/>
    <w:rsid w:val="003576A5"/>
    <w:rsid w:val="003615A9"/>
    <w:rsid w:val="00361B02"/>
    <w:rsid w:val="00363D52"/>
    <w:rsid w:val="00363EE3"/>
    <w:rsid w:val="00365CA5"/>
    <w:rsid w:val="00366249"/>
    <w:rsid w:val="00373084"/>
    <w:rsid w:val="003741E6"/>
    <w:rsid w:val="00374228"/>
    <w:rsid w:val="003764F5"/>
    <w:rsid w:val="00377C4D"/>
    <w:rsid w:val="0038158E"/>
    <w:rsid w:val="00382748"/>
    <w:rsid w:val="00393625"/>
    <w:rsid w:val="003A0501"/>
    <w:rsid w:val="003A13FB"/>
    <w:rsid w:val="003A17BF"/>
    <w:rsid w:val="003A1D42"/>
    <w:rsid w:val="003A5590"/>
    <w:rsid w:val="003A5786"/>
    <w:rsid w:val="003A5AD9"/>
    <w:rsid w:val="003B3A40"/>
    <w:rsid w:val="003B3D27"/>
    <w:rsid w:val="003C0D4D"/>
    <w:rsid w:val="003C2FF9"/>
    <w:rsid w:val="003C4083"/>
    <w:rsid w:val="003C48E8"/>
    <w:rsid w:val="003C57AA"/>
    <w:rsid w:val="003C6F6E"/>
    <w:rsid w:val="003D23FD"/>
    <w:rsid w:val="003D4696"/>
    <w:rsid w:val="003E259F"/>
    <w:rsid w:val="003E2C66"/>
    <w:rsid w:val="003E5763"/>
    <w:rsid w:val="003E6356"/>
    <w:rsid w:val="003F0D2E"/>
    <w:rsid w:val="003F383D"/>
    <w:rsid w:val="003F4860"/>
    <w:rsid w:val="003F4BAD"/>
    <w:rsid w:val="004010F0"/>
    <w:rsid w:val="00402EC2"/>
    <w:rsid w:val="00404D1B"/>
    <w:rsid w:val="004104ED"/>
    <w:rsid w:val="00410541"/>
    <w:rsid w:val="004166D6"/>
    <w:rsid w:val="00425AF9"/>
    <w:rsid w:val="004265AB"/>
    <w:rsid w:val="00427176"/>
    <w:rsid w:val="004272B9"/>
    <w:rsid w:val="0043487B"/>
    <w:rsid w:val="004353C2"/>
    <w:rsid w:val="004423BC"/>
    <w:rsid w:val="00443C66"/>
    <w:rsid w:val="00445634"/>
    <w:rsid w:val="00446AD0"/>
    <w:rsid w:val="0044757C"/>
    <w:rsid w:val="004507F2"/>
    <w:rsid w:val="00454DAB"/>
    <w:rsid w:val="00460A1C"/>
    <w:rsid w:val="00464E42"/>
    <w:rsid w:val="004655B9"/>
    <w:rsid w:val="00465FBF"/>
    <w:rsid w:val="00476279"/>
    <w:rsid w:val="00477060"/>
    <w:rsid w:val="004773B6"/>
    <w:rsid w:val="004774D7"/>
    <w:rsid w:val="0048404B"/>
    <w:rsid w:val="004846C9"/>
    <w:rsid w:val="00485ED7"/>
    <w:rsid w:val="004900D2"/>
    <w:rsid w:val="00492B5C"/>
    <w:rsid w:val="00493ADB"/>
    <w:rsid w:val="0049485E"/>
    <w:rsid w:val="00497B40"/>
    <w:rsid w:val="004A03A9"/>
    <w:rsid w:val="004A0746"/>
    <w:rsid w:val="004A07EE"/>
    <w:rsid w:val="004A28E2"/>
    <w:rsid w:val="004A462E"/>
    <w:rsid w:val="004A5866"/>
    <w:rsid w:val="004A7E49"/>
    <w:rsid w:val="004B254B"/>
    <w:rsid w:val="004B2DF5"/>
    <w:rsid w:val="004B2E68"/>
    <w:rsid w:val="004B44F9"/>
    <w:rsid w:val="004B59F3"/>
    <w:rsid w:val="004C0073"/>
    <w:rsid w:val="004C431F"/>
    <w:rsid w:val="004C4D27"/>
    <w:rsid w:val="004C7C5F"/>
    <w:rsid w:val="004D23FA"/>
    <w:rsid w:val="004D2409"/>
    <w:rsid w:val="004D452B"/>
    <w:rsid w:val="004D4F37"/>
    <w:rsid w:val="004D52DB"/>
    <w:rsid w:val="004D5962"/>
    <w:rsid w:val="004D612F"/>
    <w:rsid w:val="004D67B9"/>
    <w:rsid w:val="004E3585"/>
    <w:rsid w:val="004E45A6"/>
    <w:rsid w:val="004E5C42"/>
    <w:rsid w:val="004E78E2"/>
    <w:rsid w:val="004F70C0"/>
    <w:rsid w:val="00503CE6"/>
    <w:rsid w:val="00503FD6"/>
    <w:rsid w:val="00504D7F"/>
    <w:rsid w:val="00505EF5"/>
    <w:rsid w:val="00510ECB"/>
    <w:rsid w:val="005133F3"/>
    <w:rsid w:val="00517E2B"/>
    <w:rsid w:val="00520320"/>
    <w:rsid w:val="00520E48"/>
    <w:rsid w:val="00521850"/>
    <w:rsid w:val="0052209F"/>
    <w:rsid w:val="00522AC3"/>
    <w:rsid w:val="00525A30"/>
    <w:rsid w:val="00526713"/>
    <w:rsid w:val="005274F6"/>
    <w:rsid w:val="00527EA3"/>
    <w:rsid w:val="00530F97"/>
    <w:rsid w:val="005330C1"/>
    <w:rsid w:val="00535253"/>
    <w:rsid w:val="00536402"/>
    <w:rsid w:val="00543AA8"/>
    <w:rsid w:val="00545025"/>
    <w:rsid w:val="005451E2"/>
    <w:rsid w:val="0054586E"/>
    <w:rsid w:val="00560699"/>
    <w:rsid w:val="00560BAC"/>
    <w:rsid w:val="005611BD"/>
    <w:rsid w:val="00562923"/>
    <w:rsid w:val="00562FFC"/>
    <w:rsid w:val="00564C73"/>
    <w:rsid w:val="00566111"/>
    <w:rsid w:val="0056692E"/>
    <w:rsid w:val="0056695D"/>
    <w:rsid w:val="00571206"/>
    <w:rsid w:val="00571765"/>
    <w:rsid w:val="00572AC3"/>
    <w:rsid w:val="005749C4"/>
    <w:rsid w:val="00574B72"/>
    <w:rsid w:val="00575F39"/>
    <w:rsid w:val="00581FD7"/>
    <w:rsid w:val="0058308B"/>
    <w:rsid w:val="00584DC7"/>
    <w:rsid w:val="005865B5"/>
    <w:rsid w:val="005902D6"/>
    <w:rsid w:val="005917D1"/>
    <w:rsid w:val="00593F39"/>
    <w:rsid w:val="005A49A8"/>
    <w:rsid w:val="005A4A6A"/>
    <w:rsid w:val="005A6338"/>
    <w:rsid w:val="005B54E4"/>
    <w:rsid w:val="005B587B"/>
    <w:rsid w:val="005B609C"/>
    <w:rsid w:val="005B7932"/>
    <w:rsid w:val="005C190C"/>
    <w:rsid w:val="005D1439"/>
    <w:rsid w:val="005D1770"/>
    <w:rsid w:val="005D3319"/>
    <w:rsid w:val="005D3416"/>
    <w:rsid w:val="005D6CAD"/>
    <w:rsid w:val="005D7B00"/>
    <w:rsid w:val="005E1249"/>
    <w:rsid w:val="005E1A40"/>
    <w:rsid w:val="005E2031"/>
    <w:rsid w:val="005E4035"/>
    <w:rsid w:val="005E4563"/>
    <w:rsid w:val="005F19C4"/>
    <w:rsid w:val="005F1BC7"/>
    <w:rsid w:val="005F3685"/>
    <w:rsid w:val="00603CCE"/>
    <w:rsid w:val="006057CF"/>
    <w:rsid w:val="00606FCE"/>
    <w:rsid w:val="006108DE"/>
    <w:rsid w:val="00611741"/>
    <w:rsid w:val="0061345F"/>
    <w:rsid w:val="00613DCA"/>
    <w:rsid w:val="00614B0E"/>
    <w:rsid w:val="006158D2"/>
    <w:rsid w:val="006204A8"/>
    <w:rsid w:val="00620A9C"/>
    <w:rsid w:val="00622818"/>
    <w:rsid w:val="006256FC"/>
    <w:rsid w:val="0062662F"/>
    <w:rsid w:val="00626C0D"/>
    <w:rsid w:val="006274F8"/>
    <w:rsid w:val="00627769"/>
    <w:rsid w:val="0063716C"/>
    <w:rsid w:val="00641AFE"/>
    <w:rsid w:val="0064274B"/>
    <w:rsid w:val="006443F7"/>
    <w:rsid w:val="00644D69"/>
    <w:rsid w:val="00647800"/>
    <w:rsid w:val="00647FA2"/>
    <w:rsid w:val="006529E1"/>
    <w:rsid w:val="00652FF0"/>
    <w:rsid w:val="00654027"/>
    <w:rsid w:val="00657727"/>
    <w:rsid w:val="00665100"/>
    <w:rsid w:val="00665160"/>
    <w:rsid w:val="006706F2"/>
    <w:rsid w:val="006731C2"/>
    <w:rsid w:val="006837AB"/>
    <w:rsid w:val="00685414"/>
    <w:rsid w:val="006863C2"/>
    <w:rsid w:val="00693138"/>
    <w:rsid w:val="00694960"/>
    <w:rsid w:val="006B0B75"/>
    <w:rsid w:val="006B0BCB"/>
    <w:rsid w:val="006B0F89"/>
    <w:rsid w:val="006B27F7"/>
    <w:rsid w:val="006B6989"/>
    <w:rsid w:val="006C0AF9"/>
    <w:rsid w:val="006C18A7"/>
    <w:rsid w:val="006C282E"/>
    <w:rsid w:val="006C58E6"/>
    <w:rsid w:val="006C6C7B"/>
    <w:rsid w:val="006C7026"/>
    <w:rsid w:val="006C7AB3"/>
    <w:rsid w:val="006D4008"/>
    <w:rsid w:val="006D5581"/>
    <w:rsid w:val="006D5C72"/>
    <w:rsid w:val="006E5161"/>
    <w:rsid w:val="006E549D"/>
    <w:rsid w:val="006E5BEF"/>
    <w:rsid w:val="006E610C"/>
    <w:rsid w:val="006E7CF7"/>
    <w:rsid w:val="006F0EEB"/>
    <w:rsid w:val="006F4134"/>
    <w:rsid w:val="006F66F5"/>
    <w:rsid w:val="00700622"/>
    <w:rsid w:val="0070135B"/>
    <w:rsid w:val="0070146E"/>
    <w:rsid w:val="00701FA8"/>
    <w:rsid w:val="007040CE"/>
    <w:rsid w:val="00707BBE"/>
    <w:rsid w:val="00710AA7"/>
    <w:rsid w:val="00710AD4"/>
    <w:rsid w:val="0071263D"/>
    <w:rsid w:val="00717C10"/>
    <w:rsid w:val="0072067A"/>
    <w:rsid w:val="007215DE"/>
    <w:rsid w:val="00721730"/>
    <w:rsid w:val="0072210B"/>
    <w:rsid w:val="00724411"/>
    <w:rsid w:val="007245B8"/>
    <w:rsid w:val="00727A6A"/>
    <w:rsid w:val="007416AB"/>
    <w:rsid w:val="0074293D"/>
    <w:rsid w:val="00744B80"/>
    <w:rsid w:val="00750445"/>
    <w:rsid w:val="00750B6C"/>
    <w:rsid w:val="00750F51"/>
    <w:rsid w:val="00754814"/>
    <w:rsid w:val="0075494A"/>
    <w:rsid w:val="00760370"/>
    <w:rsid w:val="00761222"/>
    <w:rsid w:val="00763243"/>
    <w:rsid w:val="00763C95"/>
    <w:rsid w:val="00763D22"/>
    <w:rsid w:val="00765C2A"/>
    <w:rsid w:val="00765F38"/>
    <w:rsid w:val="00766709"/>
    <w:rsid w:val="00772863"/>
    <w:rsid w:val="00776733"/>
    <w:rsid w:val="00777DE2"/>
    <w:rsid w:val="007801A0"/>
    <w:rsid w:val="007805EB"/>
    <w:rsid w:val="00781EFE"/>
    <w:rsid w:val="00787E33"/>
    <w:rsid w:val="0079042C"/>
    <w:rsid w:val="007937F8"/>
    <w:rsid w:val="00793DED"/>
    <w:rsid w:val="007940D9"/>
    <w:rsid w:val="007955CF"/>
    <w:rsid w:val="007976E7"/>
    <w:rsid w:val="007A4495"/>
    <w:rsid w:val="007A4FF9"/>
    <w:rsid w:val="007A5E27"/>
    <w:rsid w:val="007A64D0"/>
    <w:rsid w:val="007B0821"/>
    <w:rsid w:val="007B2210"/>
    <w:rsid w:val="007B40A8"/>
    <w:rsid w:val="007B4126"/>
    <w:rsid w:val="007B5215"/>
    <w:rsid w:val="007B6F31"/>
    <w:rsid w:val="007B7EEE"/>
    <w:rsid w:val="007C3F7F"/>
    <w:rsid w:val="007C5433"/>
    <w:rsid w:val="007C7A13"/>
    <w:rsid w:val="007D0A3F"/>
    <w:rsid w:val="007D3EE8"/>
    <w:rsid w:val="007D6354"/>
    <w:rsid w:val="007E6C2D"/>
    <w:rsid w:val="007F249F"/>
    <w:rsid w:val="007F3032"/>
    <w:rsid w:val="007F491E"/>
    <w:rsid w:val="007F74EE"/>
    <w:rsid w:val="00800513"/>
    <w:rsid w:val="00800C46"/>
    <w:rsid w:val="008010F9"/>
    <w:rsid w:val="00801C9F"/>
    <w:rsid w:val="00802E7F"/>
    <w:rsid w:val="00807F78"/>
    <w:rsid w:val="00812BE3"/>
    <w:rsid w:val="00820D99"/>
    <w:rsid w:val="008224EC"/>
    <w:rsid w:val="00826CFF"/>
    <w:rsid w:val="00830228"/>
    <w:rsid w:val="00832DD5"/>
    <w:rsid w:val="00834CA9"/>
    <w:rsid w:val="00835CCB"/>
    <w:rsid w:val="0083755D"/>
    <w:rsid w:val="0084371C"/>
    <w:rsid w:val="00853D1B"/>
    <w:rsid w:val="008604D8"/>
    <w:rsid w:val="0086259A"/>
    <w:rsid w:val="00865AD0"/>
    <w:rsid w:val="00866B6C"/>
    <w:rsid w:val="00873DF1"/>
    <w:rsid w:val="00873E71"/>
    <w:rsid w:val="008752CA"/>
    <w:rsid w:val="00876801"/>
    <w:rsid w:val="00877BF2"/>
    <w:rsid w:val="00882F06"/>
    <w:rsid w:val="00884240"/>
    <w:rsid w:val="00885419"/>
    <w:rsid w:val="0088605C"/>
    <w:rsid w:val="00886535"/>
    <w:rsid w:val="0088776F"/>
    <w:rsid w:val="00890353"/>
    <w:rsid w:val="00890697"/>
    <w:rsid w:val="008916E4"/>
    <w:rsid w:val="008928F3"/>
    <w:rsid w:val="00893479"/>
    <w:rsid w:val="00893628"/>
    <w:rsid w:val="00894FE1"/>
    <w:rsid w:val="008955AD"/>
    <w:rsid w:val="00896A4B"/>
    <w:rsid w:val="008977E3"/>
    <w:rsid w:val="00897E52"/>
    <w:rsid w:val="008A256D"/>
    <w:rsid w:val="008A3349"/>
    <w:rsid w:val="008A3C3D"/>
    <w:rsid w:val="008A4E86"/>
    <w:rsid w:val="008B0EE9"/>
    <w:rsid w:val="008B0FFE"/>
    <w:rsid w:val="008B38D6"/>
    <w:rsid w:val="008B424D"/>
    <w:rsid w:val="008B62A7"/>
    <w:rsid w:val="008C1831"/>
    <w:rsid w:val="008C2752"/>
    <w:rsid w:val="008C28BF"/>
    <w:rsid w:val="008C31B9"/>
    <w:rsid w:val="008C34CC"/>
    <w:rsid w:val="008C7C2F"/>
    <w:rsid w:val="008D2D8B"/>
    <w:rsid w:val="008D5D6F"/>
    <w:rsid w:val="008D67CD"/>
    <w:rsid w:val="008D6A5D"/>
    <w:rsid w:val="008E1338"/>
    <w:rsid w:val="008E3B07"/>
    <w:rsid w:val="008E454B"/>
    <w:rsid w:val="008E677C"/>
    <w:rsid w:val="008E766F"/>
    <w:rsid w:val="008E7E0B"/>
    <w:rsid w:val="008F21AC"/>
    <w:rsid w:val="008F43B2"/>
    <w:rsid w:val="008F6649"/>
    <w:rsid w:val="00902E80"/>
    <w:rsid w:val="00903E3E"/>
    <w:rsid w:val="00904295"/>
    <w:rsid w:val="00906ED8"/>
    <w:rsid w:val="0090716A"/>
    <w:rsid w:val="00910101"/>
    <w:rsid w:val="00911F14"/>
    <w:rsid w:val="00915EA6"/>
    <w:rsid w:val="00917068"/>
    <w:rsid w:val="00920C80"/>
    <w:rsid w:val="00921771"/>
    <w:rsid w:val="00925478"/>
    <w:rsid w:val="00927332"/>
    <w:rsid w:val="00927895"/>
    <w:rsid w:val="00930BA1"/>
    <w:rsid w:val="00931AC1"/>
    <w:rsid w:val="00932323"/>
    <w:rsid w:val="00935379"/>
    <w:rsid w:val="009354E6"/>
    <w:rsid w:val="009405A7"/>
    <w:rsid w:val="00941322"/>
    <w:rsid w:val="00943363"/>
    <w:rsid w:val="009470B9"/>
    <w:rsid w:val="0095350F"/>
    <w:rsid w:val="00955AAE"/>
    <w:rsid w:val="0095625D"/>
    <w:rsid w:val="0096185D"/>
    <w:rsid w:val="00963610"/>
    <w:rsid w:val="0096422C"/>
    <w:rsid w:val="009644E7"/>
    <w:rsid w:val="009730AD"/>
    <w:rsid w:val="00976D45"/>
    <w:rsid w:val="00987B14"/>
    <w:rsid w:val="0099166A"/>
    <w:rsid w:val="00991DD4"/>
    <w:rsid w:val="00991E7E"/>
    <w:rsid w:val="00991FE0"/>
    <w:rsid w:val="0099618C"/>
    <w:rsid w:val="00996F98"/>
    <w:rsid w:val="009A310E"/>
    <w:rsid w:val="009B0C5A"/>
    <w:rsid w:val="009B11F0"/>
    <w:rsid w:val="009B29AA"/>
    <w:rsid w:val="009B3AA9"/>
    <w:rsid w:val="009B517D"/>
    <w:rsid w:val="009B52C1"/>
    <w:rsid w:val="009C2E58"/>
    <w:rsid w:val="009C325C"/>
    <w:rsid w:val="009C459D"/>
    <w:rsid w:val="009C67DC"/>
    <w:rsid w:val="009C751C"/>
    <w:rsid w:val="009E63AE"/>
    <w:rsid w:val="009E7445"/>
    <w:rsid w:val="009F05F6"/>
    <w:rsid w:val="009F07F7"/>
    <w:rsid w:val="009F16EE"/>
    <w:rsid w:val="009F5D17"/>
    <w:rsid w:val="00A004FE"/>
    <w:rsid w:val="00A00ED3"/>
    <w:rsid w:val="00A02703"/>
    <w:rsid w:val="00A030FD"/>
    <w:rsid w:val="00A05160"/>
    <w:rsid w:val="00A0662B"/>
    <w:rsid w:val="00A114C1"/>
    <w:rsid w:val="00A1181B"/>
    <w:rsid w:val="00A146C8"/>
    <w:rsid w:val="00A1524E"/>
    <w:rsid w:val="00A165E1"/>
    <w:rsid w:val="00A175F7"/>
    <w:rsid w:val="00A20614"/>
    <w:rsid w:val="00A21242"/>
    <w:rsid w:val="00A217DB"/>
    <w:rsid w:val="00A23808"/>
    <w:rsid w:val="00A254EA"/>
    <w:rsid w:val="00A275E3"/>
    <w:rsid w:val="00A31B03"/>
    <w:rsid w:val="00A35936"/>
    <w:rsid w:val="00A42334"/>
    <w:rsid w:val="00A43251"/>
    <w:rsid w:val="00A444AC"/>
    <w:rsid w:val="00A44608"/>
    <w:rsid w:val="00A4497A"/>
    <w:rsid w:val="00A4541A"/>
    <w:rsid w:val="00A465AC"/>
    <w:rsid w:val="00A466DB"/>
    <w:rsid w:val="00A5060E"/>
    <w:rsid w:val="00A517CA"/>
    <w:rsid w:val="00A53564"/>
    <w:rsid w:val="00A55CEB"/>
    <w:rsid w:val="00A57429"/>
    <w:rsid w:val="00A63099"/>
    <w:rsid w:val="00A642A4"/>
    <w:rsid w:val="00A65BD3"/>
    <w:rsid w:val="00A65DEC"/>
    <w:rsid w:val="00A66FCD"/>
    <w:rsid w:val="00A71E2E"/>
    <w:rsid w:val="00A73D61"/>
    <w:rsid w:val="00A77F40"/>
    <w:rsid w:val="00A80FB6"/>
    <w:rsid w:val="00A84A51"/>
    <w:rsid w:val="00A85122"/>
    <w:rsid w:val="00A853D1"/>
    <w:rsid w:val="00A85B81"/>
    <w:rsid w:val="00A9037D"/>
    <w:rsid w:val="00A91BE9"/>
    <w:rsid w:val="00A968D6"/>
    <w:rsid w:val="00A96D75"/>
    <w:rsid w:val="00A973F4"/>
    <w:rsid w:val="00AA0DCB"/>
    <w:rsid w:val="00AA4D4A"/>
    <w:rsid w:val="00AA61AF"/>
    <w:rsid w:val="00AA76F7"/>
    <w:rsid w:val="00AA78BC"/>
    <w:rsid w:val="00AB2828"/>
    <w:rsid w:val="00AB4CCA"/>
    <w:rsid w:val="00AC0CA6"/>
    <w:rsid w:val="00AC0F77"/>
    <w:rsid w:val="00AC22AF"/>
    <w:rsid w:val="00AC3346"/>
    <w:rsid w:val="00AC3A0C"/>
    <w:rsid w:val="00AC49E5"/>
    <w:rsid w:val="00AD3195"/>
    <w:rsid w:val="00AD3480"/>
    <w:rsid w:val="00AD47C0"/>
    <w:rsid w:val="00AD561B"/>
    <w:rsid w:val="00AE11C8"/>
    <w:rsid w:val="00AE3888"/>
    <w:rsid w:val="00AE72EE"/>
    <w:rsid w:val="00AF24FD"/>
    <w:rsid w:val="00AF4A2B"/>
    <w:rsid w:val="00AF4DB3"/>
    <w:rsid w:val="00AF6A9A"/>
    <w:rsid w:val="00AF6E70"/>
    <w:rsid w:val="00B067A5"/>
    <w:rsid w:val="00B06CC0"/>
    <w:rsid w:val="00B14EB3"/>
    <w:rsid w:val="00B15843"/>
    <w:rsid w:val="00B20F8A"/>
    <w:rsid w:val="00B21279"/>
    <w:rsid w:val="00B21B80"/>
    <w:rsid w:val="00B24675"/>
    <w:rsid w:val="00B32069"/>
    <w:rsid w:val="00B335D3"/>
    <w:rsid w:val="00B35381"/>
    <w:rsid w:val="00B42392"/>
    <w:rsid w:val="00B50410"/>
    <w:rsid w:val="00B52AE4"/>
    <w:rsid w:val="00B60E57"/>
    <w:rsid w:val="00B6138E"/>
    <w:rsid w:val="00B624B4"/>
    <w:rsid w:val="00B624BC"/>
    <w:rsid w:val="00B62944"/>
    <w:rsid w:val="00B63602"/>
    <w:rsid w:val="00B64BA8"/>
    <w:rsid w:val="00B70B1B"/>
    <w:rsid w:val="00B71520"/>
    <w:rsid w:val="00B74212"/>
    <w:rsid w:val="00B7452C"/>
    <w:rsid w:val="00B81242"/>
    <w:rsid w:val="00B81805"/>
    <w:rsid w:val="00B82C0F"/>
    <w:rsid w:val="00B87F05"/>
    <w:rsid w:val="00B926D2"/>
    <w:rsid w:val="00B9451E"/>
    <w:rsid w:val="00BA3C91"/>
    <w:rsid w:val="00BA5AB1"/>
    <w:rsid w:val="00BA6238"/>
    <w:rsid w:val="00BA764B"/>
    <w:rsid w:val="00BB072E"/>
    <w:rsid w:val="00BB349A"/>
    <w:rsid w:val="00BB5E35"/>
    <w:rsid w:val="00BB61A2"/>
    <w:rsid w:val="00BC48C8"/>
    <w:rsid w:val="00BC75CB"/>
    <w:rsid w:val="00BD020D"/>
    <w:rsid w:val="00BD05F1"/>
    <w:rsid w:val="00BD1283"/>
    <w:rsid w:val="00BD2E7C"/>
    <w:rsid w:val="00BD522F"/>
    <w:rsid w:val="00BD74AA"/>
    <w:rsid w:val="00BD7B4C"/>
    <w:rsid w:val="00BE1275"/>
    <w:rsid w:val="00BE1AE7"/>
    <w:rsid w:val="00BE2BE9"/>
    <w:rsid w:val="00BE6EC8"/>
    <w:rsid w:val="00BF105C"/>
    <w:rsid w:val="00BF108C"/>
    <w:rsid w:val="00BF1EB4"/>
    <w:rsid w:val="00BF2484"/>
    <w:rsid w:val="00BF2C4B"/>
    <w:rsid w:val="00BF4B1D"/>
    <w:rsid w:val="00BF62A4"/>
    <w:rsid w:val="00BF76A5"/>
    <w:rsid w:val="00C01A02"/>
    <w:rsid w:val="00C06667"/>
    <w:rsid w:val="00C15F07"/>
    <w:rsid w:val="00C15F9E"/>
    <w:rsid w:val="00C212CF"/>
    <w:rsid w:val="00C21F35"/>
    <w:rsid w:val="00C2645B"/>
    <w:rsid w:val="00C30940"/>
    <w:rsid w:val="00C30F82"/>
    <w:rsid w:val="00C317D3"/>
    <w:rsid w:val="00C366D9"/>
    <w:rsid w:val="00C37C2C"/>
    <w:rsid w:val="00C417C4"/>
    <w:rsid w:val="00C555DA"/>
    <w:rsid w:val="00C55EF7"/>
    <w:rsid w:val="00C565A6"/>
    <w:rsid w:val="00C628A3"/>
    <w:rsid w:val="00C65153"/>
    <w:rsid w:val="00C652D9"/>
    <w:rsid w:val="00C654F9"/>
    <w:rsid w:val="00C66431"/>
    <w:rsid w:val="00C7078F"/>
    <w:rsid w:val="00C7483A"/>
    <w:rsid w:val="00C767DE"/>
    <w:rsid w:val="00C804E9"/>
    <w:rsid w:val="00C87897"/>
    <w:rsid w:val="00C92679"/>
    <w:rsid w:val="00C933A1"/>
    <w:rsid w:val="00C93C59"/>
    <w:rsid w:val="00C94550"/>
    <w:rsid w:val="00C971B5"/>
    <w:rsid w:val="00CA0CE5"/>
    <w:rsid w:val="00CA1704"/>
    <w:rsid w:val="00CA209E"/>
    <w:rsid w:val="00CA29CD"/>
    <w:rsid w:val="00CA3B40"/>
    <w:rsid w:val="00CA4183"/>
    <w:rsid w:val="00CB0B2D"/>
    <w:rsid w:val="00CB287C"/>
    <w:rsid w:val="00CB5F01"/>
    <w:rsid w:val="00CB6A82"/>
    <w:rsid w:val="00CC2414"/>
    <w:rsid w:val="00CD30DF"/>
    <w:rsid w:val="00CD3115"/>
    <w:rsid w:val="00CD67C8"/>
    <w:rsid w:val="00CE02FA"/>
    <w:rsid w:val="00CE09DD"/>
    <w:rsid w:val="00CE20D6"/>
    <w:rsid w:val="00CE3C5E"/>
    <w:rsid w:val="00CE4D23"/>
    <w:rsid w:val="00CE6A5D"/>
    <w:rsid w:val="00CF059F"/>
    <w:rsid w:val="00CF18D7"/>
    <w:rsid w:val="00CF28A6"/>
    <w:rsid w:val="00CF3004"/>
    <w:rsid w:val="00CF5D2A"/>
    <w:rsid w:val="00CF7D2D"/>
    <w:rsid w:val="00D02C03"/>
    <w:rsid w:val="00D02E7F"/>
    <w:rsid w:val="00D054C6"/>
    <w:rsid w:val="00D0739B"/>
    <w:rsid w:val="00D102D1"/>
    <w:rsid w:val="00D12B9B"/>
    <w:rsid w:val="00D13DCA"/>
    <w:rsid w:val="00D15E5A"/>
    <w:rsid w:val="00D21095"/>
    <w:rsid w:val="00D320A0"/>
    <w:rsid w:val="00D33819"/>
    <w:rsid w:val="00D34CF2"/>
    <w:rsid w:val="00D3591E"/>
    <w:rsid w:val="00D37CE8"/>
    <w:rsid w:val="00D4126A"/>
    <w:rsid w:val="00D461C0"/>
    <w:rsid w:val="00D50741"/>
    <w:rsid w:val="00D55F23"/>
    <w:rsid w:val="00D65EA5"/>
    <w:rsid w:val="00D706C2"/>
    <w:rsid w:val="00D70BFF"/>
    <w:rsid w:val="00D71C13"/>
    <w:rsid w:val="00D73A1F"/>
    <w:rsid w:val="00D74C1C"/>
    <w:rsid w:val="00D76502"/>
    <w:rsid w:val="00D770BD"/>
    <w:rsid w:val="00D86FE9"/>
    <w:rsid w:val="00D92DC8"/>
    <w:rsid w:val="00DA1A92"/>
    <w:rsid w:val="00DA288E"/>
    <w:rsid w:val="00DA6262"/>
    <w:rsid w:val="00DB1B50"/>
    <w:rsid w:val="00DB1E40"/>
    <w:rsid w:val="00DB5837"/>
    <w:rsid w:val="00DC48F7"/>
    <w:rsid w:val="00DC5FC7"/>
    <w:rsid w:val="00DC75B9"/>
    <w:rsid w:val="00DD0815"/>
    <w:rsid w:val="00DD0DEB"/>
    <w:rsid w:val="00DD4EB9"/>
    <w:rsid w:val="00DD6E4C"/>
    <w:rsid w:val="00DE09FD"/>
    <w:rsid w:val="00DE15D9"/>
    <w:rsid w:val="00DE5DC9"/>
    <w:rsid w:val="00DE7623"/>
    <w:rsid w:val="00DE7E46"/>
    <w:rsid w:val="00DF1BE3"/>
    <w:rsid w:val="00DF70A1"/>
    <w:rsid w:val="00E001A4"/>
    <w:rsid w:val="00E02905"/>
    <w:rsid w:val="00E036ED"/>
    <w:rsid w:val="00E111A0"/>
    <w:rsid w:val="00E11628"/>
    <w:rsid w:val="00E14A5D"/>
    <w:rsid w:val="00E16D2B"/>
    <w:rsid w:val="00E170C6"/>
    <w:rsid w:val="00E170EC"/>
    <w:rsid w:val="00E2184D"/>
    <w:rsid w:val="00E22F7B"/>
    <w:rsid w:val="00E2461E"/>
    <w:rsid w:val="00E25FAA"/>
    <w:rsid w:val="00E320AD"/>
    <w:rsid w:val="00E322FE"/>
    <w:rsid w:val="00E40345"/>
    <w:rsid w:val="00E45C08"/>
    <w:rsid w:val="00E50118"/>
    <w:rsid w:val="00E50519"/>
    <w:rsid w:val="00E50B96"/>
    <w:rsid w:val="00E5257A"/>
    <w:rsid w:val="00E609FF"/>
    <w:rsid w:val="00E62F82"/>
    <w:rsid w:val="00E77236"/>
    <w:rsid w:val="00E80C21"/>
    <w:rsid w:val="00E8261D"/>
    <w:rsid w:val="00E878A6"/>
    <w:rsid w:val="00E915E2"/>
    <w:rsid w:val="00E952AB"/>
    <w:rsid w:val="00E954C8"/>
    <w:rsid w:val="00E95DDB"/>
    <w:rsid w:val="00EA20DC"/>
    <w:rsid w:val="00EA2FF4"/>
    <w:rsid w:val="00EA4AE9"/>
    <w:rsid w:val="00EA4DB1"/>
    <w:rsid w:val="00EB0085"/>
    <w:rsid w:val="00EB1A5D"/>
    <w:rsid w:val="00EB41E4"/>
    <w:rsid w:val="00EB5022"/>
    <w:rsid w:val="00EB60B5"/>
    <w:rsid w:val="00EC12B3"/>
    <w:rsid w:val="00EC2478"/>
    <w:rsid w:val="00EC6CC1"/>
    <w:rsid w:val="00ED6D9E"/>
    <w:rsid w:val="00EE06BC"/>
    <w:rsid w:val="00EE4862"/>
    <w:rsid w:val="00EE7544"/>
    <w:rsid w:val="00EF3A9B"/>
    <w:rsid w:val="00EF41B3"/>
    <w:rsid w:val="00F02D00"/>
    <w:rsid w:val="00F03218"/>
    <w:rsid w:val="00F104F0"/>
    <w:rsid w:val="00F1162F"/>
    <w:rsid w:val="00F12ACE"/>
    <w:rsid w:val="00F13CFA"/>
    <w:rsid w:val="00F14318"/>
    <w:rsid w:val="00F16A87"/>
    <w:rsid w:val="00F1733A"/>
    <w:rsid w:val="00F2009F"/>
    <w:rsid w:val="00F2258E"/>
    <w:rsid w:val="00F31305"/>
    <w:rsid w:val="00F40EDF"/>
    <w:rsid w:val="00F5123A"/>
    <w:rsid w:val="00F51DC3"/>
    <w:rsid w:val="00F56E66"/>
    <w:rsid w:val="00F57F1B"/>
    <w:rsid w:val="00F603FF"/>
    <w:rsid w:val="00F627FA"/>
    <w:rsid w:val="00F63852"/>
    <w:rsid w:val="00F652BA"/>
    <w:rsid w:val="00F70A5D"/>
    <w:rsid w:val="00F71A4F"/>
    <w:rsid w:val="00F72939"/>
    <w:rsid w:val="00F73C96"/>
    <w:rsid w:val="00F74C7B"/>
    <w:rsid w:val="00F75378"/>
    <w:rsid w:val="00F765DC"/>
    <w:rsid w:val="00F80415"/>
    <w:rsid w:val="00F805D0"/>
    <w:rsid w:val="00F808EC"/>
    <w:rsid w:val="00F84754"/>
    <w:rsid w:val="00F91F6A"/>
    <w:rsid w:val="00F92EB6"/>
    <w:rsid w:val="00F9375E"/>
    <w:rsid w:val="00F957CB"/>
    <w:rsid w:val="00F95DFD"/>
    <w:rsid w:val="00F9689E"/>
    <w:rsid w:val="00F96CFB"/>
    <w:rsid w:val="00F97B28"/>
    <w:rsid w:val="00FA3C42"/>
    <w:rsid w:val="00FB0337"/>
    <w:rsid w:val="00FB184C"/>
    <w:rsid w:val="00FC037A"/>
    <w:rsid w:val="00FC2732"/>
    <w:rsid w:val="00FC3506"/>
    <w:rsid w:val="00FC5F87"/>
    <w:rsid w:val="00FC712B"/>
    <w:rsid w:val="00FD09E6"/>
    <w:rsid w:val="00FD1186"/>
    <w:rsid w:val="00FD4B23"/>
    <w:rsid w:val="00FD4F1A"/>
    <w:rsid w:val="00FE018A"/>
    <w:rsid w:val="00FE01AD"/>
    <w:rsid w:val="00FE1134"/>
    <w:rsid w:val="00FE1D1D"/>
    <w:rsid w:val="00FE29F4"/>
    <w:rsid w:val="00FE4C33"/>
    <w:rsid w:val="00FE4CD6"/>
    <w:rsid w:val="00FF0248"/>
    <w:rsid w:val="00FF1B37"/>
    <w:rsid w:val="00FF23D9"/>
    <w:rsid w:val="00FF3668"/>
    <w:rsid w:val="00FF40DC"/>
    <w:rsid w:val="00FF5519"/>
    <w:rsid w:val="00FF5AA8"/>
    <w:rsid w:val="53EA20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7AD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 w:type="character" w:styleId="LineNumber">
    <w:name w:val="line number"/>
    <w:basedOn w:val="DefaultParagraphFont"/>
    <w:uiPriority w:val="99"/>
    <w:semiHidden/>
    <w:unhideWhenUsed/>
    <w:rsid w:val="003D469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 w:type="character" w:styleId="LineNumber">
    <w:name w:val="line number"/>
    <w:basedOn w:val="DefaultParagraphFont"/>
    <w:uiPriority w:val="99"/>
    <w:semiHidden/>
    <w:unhideWhenUsed/>
    <w:rsid w:val="003D46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74546">
      <w:bodyDiv w:val="1"/>
      <w:marLeft w:val="0"/>
      <w:marRight w:val="0"/>
      <w:marTop w:val="0"/>
      <w:marBottom w:val="0"/>
      <w:divBdr>
        <w:top w:val="none" w:sz="0" w:space="0" w:color="auto"/>
        <w:left w:val="none" w:sz="0" w:space="0" w:color="auto"/>
        <w:bottom w:val="none" w:sz="0" w:space="0" w:color="auto"/>
        <w:right w:val="none" w:sz="0" w:space="0" w:color="auto"/>
      </w:divBdr>
    </w:div>
    <w:div w:id="208885003">
      <w:bodyDiv w:val="1"/>
      <w:marLeft w:val="0"/>
      <w:marRight w:val="0"/>
      <w:marTop w:val="0"/>
      <w:marBottom w:val="0"/>
      <w:divBdr>
        <w:top w:val="none" w:sz="0" w:space="0" w:color="auto"/>
        <w:left w:val="none" w:sz="0" w:space="0" w:color="auto"/>
        <w:bottom w:val="none" w:sz="0" w:space="0" w:color="auto"/>
        <w:right w:val="none" w:sz="0" w:space="0" w:color="auto"/>
      </w:divBdr>
    </w:div>
    <w:div w:id="288974232">
      <w:bodyDiv w:val="1"/>
      <w:marLeft w:val="0"/>
      <w:marRight w:val="0"/>
      <w:marTop w:val="0"/>
      <w:marBottom w:val="0"/>
      <w:divBdr>
        <w:top w:val="none" w:sz="0" w:space="0" w:color="auto"/>
        <w:left w:val="none" w:sz="0" w:space="0" w:color="auto"/>
        <w:bottom w:val="none" w:sz="0" w:space="0" w:color="auto"/>
        <w:right w:val="none" w:sz="0" w:space="0" w:color="auto"/>
      </w:divBdr>
    </w:div>
    <w:div w:id="322781050">
      <w:bodyDiv w:val="1"/>
      <w:marLeft w:val="0"/>
      <w:marRight w:val="0"/>
      <w:marTop w:val="0"/>
      <w:marBottom w:val="0"/>
      <w:divBdr>
        <w:top w:val="none" w:sz="0" w:space="0" w:color="auto"/>
        <w:left w:val="none" w:sz="0" w:space="0" w:color="auto"/>
        <w:bottom w:val="none" w:sz="0" w:space="0" w:color="auto"/>
        <w:right w:val="none" w:sz="0" w:space="0" w:color="auto"/>
      </w:divBdr>
    </w:div>
    <w:div w:id="503012665">
      <w:bodyDiv w:val="1"/>
      <w:marLeft w:val="0"/>
      <w:marRight w:val="0"/>
      <w:marTop w:val="0"/>
      <w:marBottom w:val="0"/>
      <w:divBdr>
        <w:top w:val="none" w:sz="0" w:space="0" w:color="auto"/>
        <w:left w:val="none" w:sz="0" w:space="0" w:color="auto"/>
        <w:bottom w:val="none" w:sz="0" w:space="0" w:color="auto"/>
        <w:right w:val="none" w:sz="0" w:space="0" w:color="auto"/>
      </w:divBdr>
    </w:div>
    <w:div w:id="508251691">
      <w:bodyDiv w:val="1"/>
      <w:marLeft w:val="0"/>
      <w:marRight w:val="0"/>
      <w:marTop w:val="0"/>
      <w:marBottom w:val="0"/>
      <w:divBdr>
        <w:top w:val="none" w:sz="0" w:space="0" w:color="auto"/>
        <w:left w:val="none" w:sz="0" w:space="0" w:color="auto"/>
        <w:bottom w:val="none" w:sz="0" w:space="0" w:color="auto"/>
        <w:right w:val="none" w:sz="0" w:space="0" w:color="auto"/>
      </w:divBdr>
    </w:div>
    <w:div w:id="518474756">
      <w:bodyDiv w:val="1"/>
      <w:marLeft w:val="0"/>
      <w:marRight w:val="0"/>
      <w:marTop w:val="0"/>
      <w:marBottom w:val="0"/>
      <w:divBdr>
        <w:top w:val="none" w:sz="0" w:space="0" w:color="auto"/>
        <w:left w:val="none" w:sz="0" w:space="0" w:color="auto"/>
        <w:bottom w:val="none" w:sz="0" w:space="0" w:color="auto"/>
        <w:right w:val="none" w:sz="0" w:space="0" w:color="auto"/>
      </w:divBdr>
    </w:div>
    <w:div w:id="530457196">
      <w:bodyDiv w:val="1"/>
      <w:marLeft w:val="0"/>
      <w:marRight w:val="0"/>
      <w:marTop w:val="0"/>
      <w:marBottom w:val="0"/>
      <w:divBdr>
        <w:top w:val="none" w:sz="0" w:space="0" w:color="auto"/>
        <w:left w:val="none" w:sz="0" w:space="0" w:color="auto"/>
        <w:bottom w:val="none" w:sz="0" w:space="0" w:color="auto"/>
        <w:right w:val="none" w:sz="0" w:space="0" w:color="auto"/>
      </w:divBdr>
    </w:div>
    <w:div w:id="544760915">
      <w:bodyDiv w:val="1"/>
      <w:marLeft w:val="0"/>
      <w:marRight w:val="0"/>
      <w:marTop w:val="0"/>
      <w:marBottom w:val="0"/>
      <w:divBdr>
        <w:top w:val="none" w:sz="0" w:space="0" w:color="auto"/>
        <w:left w:val="none" w:sz="0" w:space="0" w:color="auto"/>
        <w:bottom w:val="none" w:sz="0" w:space="0" w:color="auto"/>
        <w:right w:val="none" w:sz="0" w:space="0" w:color="auto"/>
      </w:divBdr>
    </w:div>
    <w:div w:id="696930879">
      <w:bodyDiv w:val="1"/>
      <w:marLeft w:val="0"/>
      <w:marRight w:val="0"/>
      <w:marTop w:val="0"/>
      <w:marBottom w:val="0"/>
      <w:divBdr>
        <w:top w:val="none" w:sz="0" w:space="0" w:color="auto"/>
        <w:left w:val="none" w:sz="0" w:space="0" w:color="auto"/>
        <w:bottom w:val="none" w:sz="0" w:space="0" w:color="auto"/>
        <w:right w:val="none" w:sz="0" w:space="0" w:color="auto"/>
      </w:divBdr>
    </w:div>
    <w:div w:id="703529264">
      <w:bodyDiv w:val="1"/>
      <w:marLeft w:val="0"/>
      <w:marRight w:val="0"/>
      <w:marTop w:val="0"/>
      <w:marBottom w:val="0"/>
      <w:divBdr>
        <w:top w:val="none" w:sz="0" w:space="0" w:color="auto"/>
        <w:left w:val="none" w:sz="0" w:space="0" w:color="auto"/>
        <w:bottom w:val="none" w:sz="0" w:space="0" w:color="auto"/>
        <w:right w:val="none" w:sz="0" w:space="0" w:color="auto"/>
      </w:divBdr>
    </w:div>
    <w:div w:id="762073813">
      <w:bodyDiv w:val="1"/>
      <w:marLeft w:val="0"/>
      <w:marRight w:val="0"/>
      <w:marTop w:val="0"/>
      <w:marBottom w:val="0"/>
      <w:divBdr>
        <w:top w:val="none" w:sz="0" w:space="0" w:color="auto"/>
        <w:left w:val="none" w:sz="0" w:space="0" w:color="auto"/>
        <w:bottom w:val="none" w:sz="0" w:space="0" w:color="auto"/>
        <w:right w:val="none" w:sz="0" w:space="0" w:color="auto"/>
      </w:divBdr>
    </w:div>
    <w:div w:id="782966280">
      <w:bodyDiv w:val="1"/>
      <w:marLeft w:val="0"/>
      <w:marRight w:val="0"/>
      <w:marTop w:val="0"/>
      <w:marBottom w:val="0"/>
      <w:divBdr>
        <w:top w:val="none" w:sz="0" w:space="0" w:color="auto"/>
        <w:left w:val="none" w:sz="0" w:space="0" w:color="auto"/>
        <w:bottom w:val="none" w:sz="0" w:space="0" w:color="auto"/>
        <w:right w:val="none" w:sz="0" w:space="0" w:color="auto"/>
      </w:divBdr>
    </w:div>
    <w:div w:id="859585808">
      <w:bodyDiv w:val="1"/>
      <w:marLeft w:val="0"/>
      <w:marRight w:val="0"/>
      <w:marTop w:val="0"/>
      <w:marBottom w:val="0"/>
      <w:divBdr>
        <w:top w:val="none" w:sz="0" w:space="0" w:color="auto"/>
        <w:left w:val="none" w:sz="0" w:space="0" w:color="auto"/>
        <w:bottom w:val="none" w:sz="0" w:space="0" w:color="auto"/>
        <w:right w:val="none" w:sz="0" w:space="0" w:color="auto"/>
      </w:divBdr>
    </w:div>
    <w:div w:id="862474811">
      <w:bodyDiv w:val="1"/>
      <w:marLeft w:val="0"/>
      <w:marRight w:val="0"/>
      <w:marTop w:val="0"/>
      <w:marBottom w:val="0"/>
      <w:divBdr>
        <w:top w:val="none" w:sz="0" w:space="0" w:color="auto"/>
        <w:left w:val="none" w:sz="0" w:space="0" w:color="auto"/>
        <w:bottom w:val="none" w:sz="0" w:space="0" w:color="auto"/>
        <w:right w:val="none" w:sz="0" w:space="0" w:color="auto"/>
      </w:divBdr>
    </w:div>
    <w:div w:id="867984251">
      <w:bodyDiv w:val="1"/>
      <w:marLeft w:val="0"/>
      <w:marRight w:val="0"/>
      <w:marTop w:val="0"/>
      <w:marBottom w:val="0"/>
      <w:divBdr>
        <w:top w:val="none" w:sz="0" w:space="0" w:color="auto"/>
        <w:left w:val="none" w:sz="0" w:space="0" w:color="auto"/>
        <w:bottom w:val="none" w:sz="0" w:space="0" w:color="auto"/>
        <w:right w:val="none" w:sz="0" w:space="0" w:color="auto"/>
      </w:divBdr>
    </w:div>
    <w:div w:id="878054425">
      <w:bodyDiv w:val="1"/>
      <w:marLeft w:val="0"/>
      <w:marRight w:val="0"/>
      <w:marTop w:val="0"/>
      <w:marBottom w:val="0"/>
      <w:divBdr>
        <w:top w:val="none" w:sz="0" w:space="0" w:color="auto"/>
        <w:left w:val="none" w:sz="0" w:space="0" w:color="auto"/>
        <w:bottom w:val="none" w:sz="0" w:space="0" w:color="auto"/>
        <w:right w:val="none" w:sz="0" w:space="0" w:color="auto"/>
      </w:divBdr>
    </w:div>
    <w:div w:id="902258466">
      <w:bodyDiv w:val="1"/>
      <w:marLeft w:val="0"/>
      <w:marRight w:val="0"/>
      <w:marTop w:val="0"/>
      <w:marBottom w:val="0"/>
      <w:divBdr>
        <w:top w:val="none" w:sz="0" w:space="0" w:color="auto"/>
        <w:left w:val="none" w:sz="0" w:space="0" w:color="auto"/>
        <w:bottom w:val="none" w:sz="0" w:space="0" w:color="auto"/>
        <w:right w:val="none" w:sz="0" w:space="0" w:color="auto"/>
      </w:divBdr>
    </w:div>
    <w:div w:id="1027414122">
      <w:bodyDiv w:val="1"/>
      <w:marLeft w:val="0"/>
      <w:marRight w:val="0"/>
      <w:marTop w:val="0"/>
      <w:marBottom w:val="0"/>
      <w:divBdr>
        <w:top w:val="none" w:sz="0" w:space="0" w:color="auto"/>
        <w:left w:val="none" w:sz="0" w:space="0" w:color="auto"/>
        <w:bottom w:val="none" w:sz="0" w:space="0" w:color="auto"/>
        <w:right w:val="none" w:sz="0" w:space="0" w:color="auto"/>
      </w:divBdr>
    </w:div>
    <w:div w:id="1057511259">
      <w:bodyDiv w:val="1"/>
      <w:marLeft w:val="0"/>
      <w:marRight w:val="0"/>
      <w:marTop w:val="0"/>
      <w:marBottom w:val="0"/>
      <w:divBdr>
        <w:top w:val="none" w:sz="0" w:space="0" w:color="auto"/>
        <w:left w:val="none" w:sz="0" w:space="0" w:color="auto"/>
        <w:bottom w:val="none" w:sz="0" w:space="0" w:color="auto"/>
        <w:right w:val="none" w:sz="0" w:space="0" w:color="auto"/>
      </w:divBdr>
    </w:div>
    <w:div w:id="1072702250">
      <w:bodyDiv w:val="1"/>
      <w:marLeft w:val="0"/>
      <w:marRight w:val="0"/>
      <w:marTop w:val="0"/>
      <w:marBottom w:val="0"/>
      <w:divBdr>
        <w:top w:val="none" w:sz="0" w:space="0" w:color="auto"/>
        <w:left w:val="none" w:sz="0" w:space="0" w:color="auto"/>
        <w:bottom w:val="none" w:sz="0" w:space="0" w:color="auto"/>
        <w:right w:val="none" w:sz="0" w:space="0" w:color="auto"/>
      </w:divBdr>
    </w:div>
    <w:div w:id="1122918998">
      <w:bodyDiv w:val="1"/>
      <w:marLeft w:val="0"/>
      <w:marRight w:val="0"/>
      <w:marTop w:val="0"/>
      <w:marBottom w:val="0"/>
      <w:divBdr>
        <w:top w:val="none" w:sz="0" w:space="0" w:color="auto"/>
        <w:left w:val="none" w:sz="0" w:space="0" w:color="auto"/>
        <w:bottom w:val="none" w:sz="0" w:space="0" w:color="auto"/>
        <w:right w:val="none" w:sz="0" w:space="0" w:color="auto"/>
      </w:divBdr>
    </w:div>
    <w:div w:id="1131629345">
      <w:bodyDiv w:val="1"/>
      <w:marLeft w:val="0"/>
      <w:marRight w:val="0"/>
      <w:marTop w:val="0"/>
      <w:marBottom w:val="0"/>
      <w:divBdr>
        <w:top w:val="none" w:sz="0" w:space="0" w:color="auto"/>
        <w:left w:val="none" w:sz="0" w:space="0" w:color="auto"/>
        <w:bottom w:val="none" w:sz="0" w:space="0" w:color="auto"/>
        <w:right w:val="none" w:sz="0" w:space="0" w:color="auto"/>
      </w:divBdr>
    </w:div>
    <w:div w:id="1304964072">
      <w:bodyDiv w:val="1"/>
      <w:marLeft w:val="0"/>
      <w:marRight w:val="0"/>
      <w:marTop w:val="0"/>
      <w:marBottom w:val="0"/>
      <w:divBdr>
        <w:top w:val="none" w:sz="0" w:space="0" w:color="auto"/>
        <w:left w:val="none" w:sz="0" w:space="0" w:color="auto"/>
        <w:bottom w:val="none" w:sz="0" w:space="0" w:color="auto"/>
        <w:right w:val="none" w:sz="0" w:space="0" w:color="auto"/>
      </w:divBdr>
    </w:div>
    <w:div w:id="1441029536">
      <w:bodyDiv w:val="1"/>
      <w:marLeft w:val="0"/>
      <w:marRight w:val="0"/>
      <w:marTop w:val="0"/>
      <w:marBottom w:val="0"/>
      <w:divBdr>
        <w:top w:val="none" w:sz="0" w:space="0" w:color="auto"/>
        <w:left w:val="none" w:sz="0" w:space="0" w:color="auto"/>
        <w:bottom w:val="none" w:sz="0" w:space="0" w:color="auto"/>
        <w:right w:val="none" w:sz="0" w:space="0" w:color="auto"/>
      </w:divBdr>
    </w:div>
    <w:div w:id="1511027468">
      <w:bodyDiv w:val="1"/>
      <w:marLeft w:val="0"/>
      <w:marRight w:val="0"/>
      <w:marTop w:val="0"/>
      <w:marBottom w:val="0"/>
      <w:divBdr>
        <w:top w:val="none" w:sz="0" w:space="0" w:color="auto"/>
        <w:left w:val="none" w:sz="0" w:space="0" w:color="auto"/>
        <w:bottom w:val="none" w:sz="0" w:space="0" w:color="auto"/>
        <w:right w:val="none" w:sz="0" w:space="0" w:color="auto"/>
      </w:divBdr>
    </w:div>
    <w:div w:id="1547526085">
      <w:bodyDiv w:val="1"/>
      <w:marLeft w:val="0"/>
      <w:marRight w:val="0"/>
      <w:marTop w:val="0"/>
      <w:marBottom w:val="0"/>
      <w:divBdr>
        <w:top w:val="none" w:sz="0" w:space="0" w:color="auto"/>
        <w:left w:val="none" w:sz="0" w:space="0" w:color="auto"/>
        <w:bottom w:val="none" w:sz="0" w:space="0" w:color="auto"/>
        <w:right w:val="none" w:sz="0" w:space="0" w:color="auto"/>
      </w:divBdr>
    </w:div>
    <w:div w:id="1618220315">
      <w:bodyDiv w:val="1"/>
      <w:marLeft w:val="0"/>
      <w:marRight w:val="0"/>
      <w:marTop w:val="0"/>
      <w:marBottom w:val="0"/>
      <w:divBdr>
        <w:top w:val="none" w:sz="0" w:space="0" w:color="auto"/>
        <w:left w:val="none" w:sz="0" w:space="0" w:color="auto"/>
        <w:bottom w:val="none" w:sz="0" w:space="0" w:color="auto"/>
        <w:right w:val="none" w:sz="0" w:space="0" w:color="auto"/>
      </w:divBdr>
    </w:div>
    <w:div w:id="1859544708">
      <w:bodyDiv w:val="1"/>
      <w:marLeft w:val="0"/>
      <w:marRight w:val="0"/>
      <w:marTop w:val="0"/>
      <w:marBottom w:val="0"/>
      <w:divBdr>
        <w:top w:val="none" w:sz="0" w:space="0" w:color="auto"/>
        <w:left w:val="none" w:sz="0" w:space="0" w:color="auto"/>
        <w:bottom w:val="none" w:sz="0" w:space="0" w:color="auto"/>
        <w:right w:val="none" w:sz="0" w:space="0" w:color="auto"/>
      </w:divBdr>
    </w:div>
    <w:div w:id="1863977548">
      <w:bodyDiv w:val="1"/>
      <w:marLeft w:val="0"/>
      <w:marRight w:val="0"/>
      <w:marTop w:val="0"/>
      <w:marBottom w:val="0"/>
      <w:divBdr>
        <w:top w:val="none" w:sz="0" w:space="0" w:color="auto"/>
        <w:left w:val="none" w:sz="0" w:space="0" w:color="auto"/>
        <w:bottom w:val="none" w:sz="0" w:space="0" w:color="auto"/>
        <w:right w:val="none" w:sz="0" w:space="0" w:color="auto"/>
      </w:divBdr>
    </w:div>
    <w:div w:id="1869415783">
      <w:bodyDiv w:val="1"/>
      <w:marLeft w:val="0"/>
      <w:marRight w:val="0"/>
      <w:marTop w:val="0"/>
      <w:marBottom w:val="0"/>
      <w:divBdr>
        <w:top w:val="none" w:sz="0" w:space="0" w:color="auto"/>
        <w:left w:val="none" w:sz="0" w:space="0" w:color="auto"/>
        <w:bottom w:val="none" w:sz="0" w:space="0" w:color="auto"/>
        <w:right w:val="none" w:sz="0" w:space="0" w:color="auto"/>
      </w:divBdr>
    </w:div>
    <w:div w:id="206991871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microsoft.com/office/2011/relationships/commentsExtended" Target="commentsExtended.xml"/><Relationship Id="rId10" Type="http://schemas.openxmlformats.org/officeDocument/2006/relationships/comments" Target="comments.xml"/><Relationship Id="rId11" Type="http://schemas.openxmlformats.org/officeDocument/2006/relationships/image" Target="media/image1.png"/><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ntTable" Target="fontTable.xml"/><Relationship Id="rId18" Type="http://schemas.openxmlformats.org/officeDocument/2006/relationships/theme" Target="theme/theme1.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7A753F-5FEA-B744-8E42-71BAEC4BAC64}">
  <ds:schemaRefs>
    <ds:schemaRef ds:uri="http://schemas.openxmlformats.org/officeDocument/2006/bibliography"/>
  </ds:schemaRefs>
</ds:datastoreItem>
</file>

<file path=customXml/itemProps2.xml><?xml version="1.0" encoding="utf-8"?>
<ds:datastoreItem xmlns:ds="http://schemas.openxmlformats.org/officeDocument/2006/customXml" ds:itemID="{81E1D5DF-6C03-2846-9CBF-BE8723960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36</Pages>
  <Words>26039</Words>
  <Characters>148423</Characters>
  <Application>Microsoft Macintosh Word</Application>
  <DocSecurity>0</DocSecurity>
  <Lines>1236</Lines>
  <Paragraphs>348</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174114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De La Vega</cp:lastModifiedBy>
  <cp:revision>22</cp:revision>
  <cp:lastPrinted>2016-03-15T20:22:00Z</cp:lastPrinted>
  <dcterms:created xsi:type="dcterms:W3CDTF">2016-03-28T03:58:00Z</dcterms:created>
  <dcterms:modified xsi:type="dcterms:W3CDTF">2016-03-30T05:13:00Z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id="http://www.zotero.org/styles/the-journal-of-neuroscience"/&gt;&lt;hasBiblio/&gt;&lt;format class="21"/&gt;&lt;count citations="64" publications="74"/&gt;&lt;/info&gt;PAPERS2_INFO_END</vt:lpwstr>
  </property>
</Properties>
</file>