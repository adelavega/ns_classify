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84EC470" w14:textId="77777777" w:rsidR="00373084" w:rsidRPr="00A35936" w:rsidRDefault="006B0B75" w:rsidP="003B3A40">
      <w:pPr>
        <w:pStyle w:val="Title"/>
        <w:tabs>
          <w:tab w:val="left" w:pos="1890"/>
        </w:tabs>
        <w:rPr>
          <w:i w:val="0"/>
          <w:sz w:val="32"/>
          <w:szCs w:val="32"/>
        </w:rPr>
      </w:pPr>
      <w:bookmarkStart w:id="0" w:name="h.avbk8ta41pt" w:colFirst="0" w:colLast="0"/>
      <w:bookmarkEnd w:id="0"/>
      <w:r w:rsidRPr="00A35936">
        <w:rPr>
          <w:i w:val="0"/>
          <w:sz w:val="32"/>
          <w:szCs w:val="32"/>
        </w:rPr>
        <w:t>Functional s</w:t>
      </w:r>
      <w:r w:rsidR="00373084" w:rsidRPr="00A35936">
        <w:rPr>
          <w:i w:val="0"/>
          <w:sz w:val="32"/>
          <w:szCs w:val="32"/>
        </w:rPr>
        <w:t xml:space="preserve">pecialization and complexity in </w:t>
      </w:r>
      <w:r w:rsidRPr="00A35936">
        <w:rPr>
          <w:i w:val="0"/>
          <w:sz w:val="32"/>
          <w:szCs w:val="32"/>
        </w:rPr>
        <w:t>medial frontal cortex</w:t>
      </w:r>
    </w:p>
    <w:p w14:paraId="37123033" w14:textId="1205C596" w:rsidR="009E7445" w:rsidRPr="00A35936" w:rsidRDefault="006B0B75" w:rsidP="00A35936">
      <w:pPr>
        <w:pStyle w:val="Title"/>
        <w:spacing w:line="360" w:lineRule="auto"/>
        <w:rPr>
          <w:i w:val="0"/>
        </w:rPr>
      </w:pPr>
      <w:r w:rsidRPr="00A35936">
        <w:rPr>
          <w:i w:val="0"/>
          <w:sz w:val="24"/>
          <w:szCs w:val="24"/>
        </w:rPr>
        <w:t>Alejandro de la Vega</w:t>
      </w:r>
    </w:p>
    <w:p w14:paraId="1D580352" w14:textId="3EE480D5" w:rsidR="00BB5E35" w:rsidRDefault="006B0B75" w:rsidP="00A35936">
      <w:pPr>
        <w:pStyle w:val="Normal1"/>
        <w:spacing w:line="360" w:lineRule="auto"/>
        <w:rPr>
          <w:ins w:id="1" w:author="Alejandro Isaac De La Vega" w:date="2015-07-29T19:03:00Z"/>
        </w:rPr>
      </w:pPr>
      <w:r>
        <w:tab/>
        <w:t>The medial frontal cortex (</w:t>
      </w:r>
      <w:ins w:id="2" w:author="Alejandro De La Vega" w:date="2015-08-09T16:24:00Z">
        <w:r w:rsidR="001A0C27">
          <w:t>MFC</w:t>
        </w:r>
      </w:ins>
      <w:ins w:id="3" w:author="Alejandro Isaac De La Vega" w:date="2015-07-29T19:01:00Z">
        <w:r w:rsidR="00BB5E35">
          <w:t xml:space="preserve">) is a broad area of the brain encompassing many functionally distinct </w:t>
        </w:r>
      </w:ins>
      <w:ins w:id="4" w:author="Alejandro Isaac De La Vega" w:date="2015-07-30T13:35:00Z">
        <w:r w:rsidR="00571206">
          <w:t>foci</w:t>
        </w:r>
      </w:ins>
      <w:ins w:id="5" w:author="Alejandro Isaac De La Vega" w:date="2015-07-29T19:01:00Z">
        <w:r w:rsidR="00BB5E35">
          <w:t xml:space="preserve"> </w:t>
        </w:r>
      </w:ins>
      <w:ins w:id="6" w:author="Alejandro Isaac De La Vega" w:date="2015-07-30T13:10:00Z">
        <w:r w:rsidR="000E18FA">
          <w:t>that have been</w:t>
        </w:r>
      </w:ins>
      <w:r>
        <w:t xml:space="preserve"> associated with a wide</w:t>
      </w:r>
      <w:ins w:id="7" w:author="Tal Yarkoni" w:date="2015-07-13T07:08:00Z">
        <w:r>
          <w:t xml:space="preserve"> </w:t>
        </w:r>
      </w:ins>
      <w:r>
        <w:t>variety of cognitive states</w:t>
      </w:r>
      <w:r w:rsidR="002D2F31">
        <w:t xml:space="preserve"> using functional neuroimaging</w:t>
      </w:r>
      <w:ins w:id="8" w:author="Alejandro Isaac De La Vega" w:date="2015-07-29T18:54:00Z">
        <w:r w:rsidR="00FD1186">
          <w:t>.</w:t>
        </w:r>
      </w:ins>
      <w:r w:rsidR="00373084">
        <w:t xml:space="preserve"> </w:t>
      </w:r>
      <w:ins w:id="9" w:author="Alejandro Isaac De La Vega" w:date="2015-07-29T19:01:00Z">
        <w:r w:rsidR="00BB5E35">
          <w:t>For example</w:t>
        </w:r>
      </w:ins>
      <w:ins w:id="10" w:author="Alejandro Isaac De La Vega" w:date="2015-07-30T13:27:00Z">
        <w:r w:rsidR="000E18FA">
          <w:t>, the supplementary motor area (SMA) and pre-SMA</w:t>
        </w:r>
      </w:ins>
      <w:ins w:id="11" w:author="Alejandro Isaac De La Vega" w:date="2015-07-29T18:55:00Z">
        <w:r w:rsidR="00FD1186">
          <w:t>, have been associated with the planning and initiation of movements</w:t>
        </w:r>
      </w:ins>
      <w:ins w:id="12" w:author="Alejandro Isaac De La Vega" w:date="2015-08-03T18:12:00Z">
        <w:r w:rsidR="006108DE">
          <w:t xml:space="preserve"> </w:t>
        </w:r>
        <w:r w:rsidR="006108DE">
          <w:fldChar w:fldCharType="begin"/>
        </w:r>
      </w:ins>
      <w:r w:rsidR="00B81805">
        <w:instrText xml:space="preserve"> ADDIN PAPERS2_CITATIONS &lt;citation&gt;&lt;uuid&gt;90BCD778-A704-40FF-AF84-8FE1E7564FFA&lt;/uuid&gt;&lt;priority&gt;0&lt;/priority&gt;&lt;publications&gt;&lt;publication&gt;&lt;type&gt;400&lt;/type&gt;&lt;publication_date&gt;99200900001200000000200000&lt;/publication_date&gt;&lt;title&gt;Functional specialization in the supplementary motor complex&lt;/title&gt;&lt;url&gt;http://www.researchgate.net/profile/Stephen_Johnston/publication/23677296_Functional_specialization_in_the_supplementary_motor_complex/links/00b49535a21ec378ac000000.pdf&lt;/url&gt;&lt;subtype&gt;400&lt;/subtype&gt;&lt;uuid&gt;B8B9CA41-97A8-4C59-8188-EC2510DEA649&lt;/uuid&gt;&lt;bundle&gt;&lt;publication&gt;&lt;title&gt;Nature Reviews Neuroscience&lt;/title&gt;&lt;type&gt;-100&lt;/type&gt;&lt;subtype&gt;-100&lt;/subtype&gt;&lt;uuid&gt;11514A1C-6519-4C71-8114-9CD7A2F183DE&lt;/uuid&gt;&lt;/publication&gt;&lt;/bundle&gt;&lt;authors&gt;&lt;author&gt;&lt;firstName&gt;E&lt;/firstName&gt;&lt;middleNames&gt;C&lt;/middleNames&gt;&lt;lastName&gt;Leek&lt;/lastName&gt;&lt;/author&gt;&lt;author&gt;&lt;firstName&gt;S&lt;/firstName&gt;&lt;middleNames&gt;J&lt;/middleNames&gt;&lt;lastName&gt;Johnston&lt;/lastName&gt;&lt;/author&gt;&lt;/authors&gt;&lt;/publication&gt;&lt;publication&gt;&lt;volume&gt;10&lt;/volume&gt;&lt;publication_date&gt;99199900001200000000200000&lt;/publication_date&gt;&lt;number&gt;6&lt;/number&gt;&lt;doi&gt;10.1006/nimg.1999.0507&lt;/doi&gt;&lt;startpage&gt;682&lt;/startpage&gt;&lt;title&gt;The role of higher-order motor areas in voluntary movement as revealed by high-resolution EEG and fMRI&lt;/title&gt;&lt;uuid&gt;4E627173-2EA5-4A4D-B69F-D053ABE9713F&lt;/uuid&gt;&lt;subtype&gt;400&lt;/subtype&gt;&lt;endpage&gt;694&lt;/endpage&gt;&lt;type&gt;400&lt;/type&gt;&lt;url&gt;http://linkinghub.elsevier.com/retrieve/pii/S1053811999905074&lt;/url&gt;&lt;bundle&gt;&lt;publication&gt;&lt;publisher&gt;Elsevier Inc.&lt;/publisher&gt;&lt;title&gt;NeuroImage&lt;/title&gt;&lt;type&gt;-100&lt;/type&gt;&lt;subtype&gt;-100&lt;/subtype&gt;&lt;uuid&gt;C999927C-B94A-48FA-98D1-0626ECBA674C&lt;/uuid&gt;&lt;/publication&gt;&lt;/bundle&gt;&lt;authors&gt;&lt;author&gt;&lt;firstName&gt;T&lt;/firstName&gt;&lt;lastName&gt;Ball&lt;/lastName&gt;&lt;/author&gt;&lt;author&gt;&lt;firstName&gt;A&lt;/firstName&gt;&lt;lastName&gt;Schreiber&lt;/lastName&gt;&lt;/author&gt;&lt;author&gt;&lt;firstName&gt;B&lt;/firstName&gt;&lt;lastName&gt;Feige&lt;/lastName&gt;&lt;/author&gt;&lt;author&gt;&lt;firstName&gt;M&lt;/firstName&gt;&lt;lastName&gt;Wagner&lt;/lastName&gt;&lt;/author&gt;&lt;author&gt;&lt;firstName&gt;C&lt;/firstName&gt;&lt;middleNames&gt;H&lt;/middleNames&gt;&lt;lastName&gt;Lücking&lt;/lastName&gt;&lt;/author&gt;&lt;/authors&gt;&lt;/publication&gt;&lt;publication&gt;&lt;type&gt;400&lt;/type&gt;&lt;publication_date&gt;99198000001200000000200000&lt;/publication_date&gt;&lt;title&gt;Supplementary motor area and other cortical areas in organization of voluntary movements in man&lt;/title&gt;&lt;url&gt;http://jn.physiology.org/content/jn/43/1/118.full.pdf&lt;/url&gt;&lt;subtype&gt;400&lt;/subtype&gt;&lt;uuid&gt;3545DFDE-F854-4F31-B1A0-A86767E8B2BF&lt;/uuid&gt;&lt;bundle&gt;&lt;publication&gt;&lt;title&gt;Journal of …&lt;/title&gt;&lt;type&gt;-100&lt;/type&gt;&lt;subtype&gt;-100&lt;/subtype&gt;&lt;uuid&gt;77DB5F03-B8EC-410F-91B2-649495FC43DB&lt;/uuid&gt;&lt;/publication&gt;&lt;/bundle&gt;&lt;authors&gt;&lt;author&gt;&lt;firstName&gt;P&lt;/firstName&gt;&lt;middleNames&gt;E&lt;/middleNames&gt;&lt;lastName&gt;Roland&lt;/lastName&gt;&lt;/author&gt;&lt;author&gt;&lt;firstName&gt;B&lt;/firstName&gt;&lt;lastName&gt;Larsen&lt;/lastName&gt;&lt;/author&gt;&lt;author&gt;&lt;firstName&gt;N&lt;/firstName&gt;&lt;middleNames&gt;A&lt;/middleNames&gt;&lt;lastName&gt;Lassen&lt;/lastName&gt;&lt;/author&gt;&lt;/authors&gt;&lt;/publication&gt;&lt;publication&gt;&lt;volume&gt;9&lt;/volume&gt;&lt;publication_date&gt;99199900001200000000200000&lt;/publication_date&gt;&lt;number&gt;1&lt;/number&gt;&lt;doi&gt;10.1006/nimg.1998.0393&lt;/doi&gt;&lt;startpage&gt;117&lt;/startpage&gt;&lt;title&gt;Subregions within the supplementary motor area activated at different stages of movement preparation and execution&lt;/title&gt;&lt;uuid&gt;4815B05C-884F-4CEE-8139-18594D494008&lt;/uuid&gt;&lt;subtype&gt;400&lt;/subtype&gt;&lt;endpage&gt;123&lt;/endpage&gt;&lt;type&gt;400&lt;/type&gt;&lt;url&gt;http://linkinghub.elsevier.com/retrieve/pii/S1053811998903937&lt;/url&gt;&lt;bundle&gt;&lt;publication&gt;&lt;publisher&gt;Elsevier Inc.&lt;/publisher&gt;&lt;title&gt;NeuroImage&lt;/title&gt;&lt;type&gt;-100&lt;/type&gt;&lt;subtype&gt;-100&lt;/subtype&gt;&lt;uuid&gt;C999927C-B94A-48FA-98D1-0626ECBA674C&lt;/uuid&gt;&lt;/publication&gt;&lt;/bundle&gt;&lt;authors&gt;&lt;author&gt;&lt;firstName&gt;K&lt;/firstName&gt;&lt;middleNames&gt;M&lt;/middleNames&gt;&lt;lastName&gt;Lee&lt;/lastName&gt;&lt;/author&gt;&lt;author&gt;&lt;firstName&gt;K&lt;/firstName&gt;&lt;middleNames&gt;H&lt;/middleNames&gt;&lt;lastName&gt;Chang&lt;/lastName&gt;&lt;/author&gt;&lt;author&gt;&lt;firstName&gt;J&lt;/firstName&gt;&lt;middleNames&gt;K&lt;/middleNames&gt;&lt;lastName&gt;Roh&lt;/lastName&gt;&lt;/author&gt;&lt;/authors&gt;&lt;/publication&gt;&lt;publication&gt;&lt;publication_date&gt;99200400001200000000200000&lt;/publication_date&gt;&lt;doi&gt;10.1152/jn.00651.2003&lt;/doi&gt;&lt;title&gt;Organization of action sequences and the role of the pre-SMA&lt;/title&gt;&lt;uuid&gt;DAB4D168-EFEB-4741-8406-7833ACE89796&lt;/uuid&gt;&lt;subtype&gt;400&lt;/subtype&gt;&lt;type&gt;400&lt;/type&gt;&lt;url&gt;http://jn.physiology.org/content/91/2/978.short&lt;/url&gt;&lt;bundle&gt;&lt;publication&gt;&lt;title&gt;Journal of …&lt;/title&gt;&lt;type&gt;-100&lt;/type&gt;&lt;subtype&gt;-100&lt;/subtype&gt;&lt;uuid&gt;77DB5F03-B8EC-410F-91B2-649495FC43DB&lt;/uuid&gt;&lt;/publication&gt;&lt;/bundle&gt;&lt;authors&gt;&lt;author&gt;&lt;firstName&gt;S&lt;/firstName&gt;&lt;middleNames&gt;W&lt;/middleNames&gt;&lt;lastName&gt;Kennerley&lt;/lastName&gt;&lt;/author&gt;&lt;author&gt;&lt;firstName&gt;K&lt;/firstName&gt;&lt;lastName&gt;Sakai&lt;/lastName&gt;&lt;/author&gt;&lt;/authors&gt;&lt;/publication&gt;&lt;/publications&gt;&lt;cites&gt;&lt;/cites&gt;&lt;/citation&gt;</w:instrText>
      </w:r>
      <w:r w:rsidR="006108DE">
        <w:fldChar w:fldCharType="separate"/>
      </w:r>
      <w:ins w:id="13" w:author="Alejandro Isaac De La Vega" w:date="2015-08-03T18:43:00Z">
        <w:r w:rsidR="00A00ED3">
          <w:t>(Ball, Schreiber, Feige, Wagner, &amp; Lücking, 1999; Kennerley &amp; Sakai, 2004; Lee, Chang, &amp; Roh, 1999; Leek &amp; Johnston, 2009; Roland, Larsen, &amp; Lassen, 1980)</w:t>
        </w:r>
      </w:ins>
      <w:ins w:id="14" w:author="Alejandro Isaac De La Vega" w:date="2015-08-03T18:12:00Z">
        <w:r w:rsidR="006108DE">
          <w:fldChar w:fldCharType="end"/>
        </w:r>
      </w:ins>
      <w:ins w:id="15" w:author="Alejandro Isaac De La Vega" w:date="2015-07-29T18:55:00Z">
        <w:r w:rsidR="00FD1186">
          <w:t xml:space="preserve">, </w:t>
        </w:r>
      </w:ins>
      <w:ins w:id="16" w:author="Alejandro Isaac De La Vega" w:date="2015-07-29T18:58:00Z">
        <w:r w:rsidR="00FD1186">
          <w:t xml:space="preserve">while </w:t>
        </w:r>
      </w:ins>
      <w:ins w:id="17" w:author="Alejandro Isaac De La Vega" w:date="2015-07-30T13:27:00Z">
        <w:r w:rsidR="00571206">
          <w:t xml:space="preserve">nearby </w:t>
        </w:r>
      </w:ins>
      <w:ins w:id="18" w:author="Alejandro Isaac De La Vega" w:date="2015-07-29T18:58:00Z">
        <w:r w:rsidR="00FD1186">
          <w:t xml:space="preserve">dorsal </w:t>
        </w:r>
      </w:ins>
      <w:ins w:id="19" w:author="Alejandro Isaac De La Vega" w:date="2015-07-30T13:27:00Z">
        <w:r w:rsidR="00571206">
          <w:t>anterior cingulate cortex (ACC)</w:t>
        </w:r>
      </w:ins>
      <w:ins w:id="20" w:author="Alejandro Isaac De La Vega" w:date="2015-07-29T18:58:00Z">
        <w:r w:rsidR="00571206">
          <w:t xml:space="preserve"> </w:t>
        </w:r>
      </w:ins>
      <w:ins w:id="21" w:author="Alejandro Isaac De La Vega" w:date="2015-07-30T13:49:00Z">
        <w:r w:rsidR="00C565A6">
          <w:t xml:space="preserve">has been implicated in </w:t>
        </w:r>
      </w:ins>
      <w:ins w:id="22" w:author="Alejandro Isaac De La Vega" w:date="2015-07-30T13:57:00Z">
        <w:r w:rsidR="00C565A6">
          <w:t xml:space="preserve">various </w:t>
        </w:r>
      </w:ins>
      <w:ins w:id="23" w:author="Alejandro Isaac De La Vega" w:date="2015-07-30T13:49:00Z">
        <w:r w:rsidR="00C565A6">
          <w:t>aspects of cognitive control, such as conflict</w:t>
        </w:r>
      </w:ins>
      <w:ins w:id="24" w:author="Alejandro Isaac De La Vega" w:date="2015-08-03T18:27:00Z">
        <w:r w:rsidR="000A4873">
          <w:t xml:space="preserve"> </w:t>
        </w:r>
      </w:ins>
      <w:ins w:id="25" w:author="Alejandro Isaac De La Vega" w:date="2015-08-03T18:43:00Z">
        <w:r w:rsidR="00A00ED3">
          <w:fldChar w:fldCharType="begin"/>
        </w:r>
      </w:ins>
      <w:r w:rsidR="00B81805">
        <w:instrText xml:space="preserve"> ADDIN PAPERS2_CITATIONS &lt;citation&gt;&lt;uuid&gt;4EBE8EEC-1CB4-44F8-9811-586FD2D10CF3&lt;/uuid&gt;&lt;priority&gt;1&lt;/priority&gt;&lt;publications&gt;&lt;publication&gt;&lt;uuid&gt;D8EB9142-D8B5-4D58-BD11-2347E6FBB943&lt;/uuid&gt;&lt;volume&gt;402&lt;/volume&gt;&lt;doi&gt;10.1038/46035&lt;/doi&gt;&lt;startpage&gt;179&lt;/startpage&gt;&lt;publication_date&gt;99199911111200000000222000&lt;/publication_date&gt;&lt;url&gt;http://www.nature.com/doifinder/10.1038/46035&lt;/url&gt;&lt;type&gt;400&lt;/type&gt;&lt;title&gt;Conflict monitoring versus selection-for-action in anterior cingulate cortex&lt;/title&gt;&lt;publisher&gt;Nature Publishing Group&lt;/publisher&gt;&lt;number&gt;6758&lt;/number&gt;&lt;subtype&gt;400&lt;/subtype&gt;&lt;endpage&gt;181&lt;/endpage&gt;&lt;bundle&gt;&lt;publication&gt;&lt;publisher&gt;Nature Publishing Group&lt;/publisher&gt;&lt;title&gt;Nature&lt;/title&gt;&lt;type&gt;-100&lt;/type&gt;&lt;subtype&gt;-100&lt;/subtype&gt;&lt;uuid&gt;8922E81F-FDC7-4EEB-AD52-F35F2C771D5A&lt;/uuid&gt;&lt;/publication&gt;&lt;/bundle&gt;&lt;authors&gt;&lt;author&gt;&lt;firstName&gt;Matthew&lt;/firstName&gt;&lt;lastName&gt;Botvinick&lt;/lastName&gt;&lt;/author&gt;&lt;author&gt;&lt;firstName&gt;Leigh&lt;/firstName&gt;&lt;middleNames&gt;E&lt;/middleNames&gt;&lt;lastName&gt;Nystrom&lt;/lastName&gt;&lt;/author&gt;&lt;author&gt;&lt;firstName&gt;Kate&lt;/firstName&gt;&lt;lastName&gt;Fissell&lt;/lastName&gt;&lt;/author&gt;&lt;author&gt;&lt;firstName&gt;Cameron&lt;/firstName&gt;&lt;middleNames&gt;S&lt;/middleNames&gt;&lt;lastName&gt;Carter&lt;/lastName&gt;&lt;/author&gt;&lt;author&gt;&lt;firstName&gt;Jonathan&lt;/firstName&gt;&lt;middleNames&gt;D&lt;/middleNames&gt;&lt;lastName&gt;Cohen&lt;/lastName&gt;&lt;/author&gt;&lt;/authors&gt;&lt;/publication&gt;&lt;publication&gt;&lt;uuid&gt;A3261465-7FA3-497F-A473-F8F0C40E0C66&lt;/uuid&gt;&lt;volume&gt;12&lt;/volume&gt;&lt;doi&gt;10.1016/S0926-6410(01)00076-3&lt;/doi&gt;&lt;startpage&gt;467&lt;/startpage&gt;&lt;publication_date&gt;99200112001200000000220000&lt;/publication_date&gt;&lt;url&gt;http://linkinghub.elsevier.com/retrieve/pii/S0926641001000763&lt;/url&gt;&lt;citekey&gt;Milham:2001ef&lt;/citekey&gt;&lt;type&gt;400&lt;/type&gt;&lt;title&gt;The relative involvement of anterior cingulate and prefrontal cortex in attentional control depends on nature of conflict&lt;/title&gt;&lt;number&gt;3&lt;/number&gt;&lt;subtype&gt;400&lt;/subtype&gt;&lt;endpage&gt;473&lt;/endpage&gt;&lt;bundle&gt;&lt;publication&gt;&lt;title&gt;Cognitive Brain Research&lt;/title&gt;&lt;type&gt;-100&lt;/type&gt;&lt;subtype&gt;-100&lt;/subtype&gt;&lt;uuid&gt;D101AE1C-695C-4866-9D4D-940642DB095C&lt;/uuid&gt;&lt;/publication&gt;&lt;/bundle&gt;&lt;authors&gt;&lt;author&gt;&lt;firstName&gt;M&lt;/firstName&gt;&lt;middleNames&gt;P&lt;/middleNames&gt;&lt;lastName&gt;Milham&lt;/lastName&gt;&lt;/author&gt;&lt;author&gt;&lt;firstName&gt;M&lt;/firstName&gt;&lt;middleNames&gt;T&lt;/middleNames&gt;&lt;lastName&gt;Banich&lt;/lastName&gt;&lt;/author&gt;&lt;author&gt;&lt;firstName&gt;A&lt;/firstName&gt;&lt;lastName&gt;Webb&lt;/lastName&gt;&lt;/author&gt;&lt;author&gt;&lt;firstName&gt;V&lt;/firstName&gt;&lt;lastName&gt;Barad&lt;/lastName&gt;&lt;/author&gt;&lt;author&gt;&lt;firstName&gt;N&lt;/firstName&gt;&lt;middleNames&gt;J&lt;/middleNames&gt;&lt;lastName&gt;Cohen&lt;/lastName&gt;&lt;/author&gt;&lt;author&gt;&lt;firstName&gt;T&lt;/firstName&gt;&lt;lastName&gt;Wszalek&lt;/lastName&gt;&lt;/author&gt;&lt;author&gt;&lt;firstName&gt;A&lt;/firstName&gt;&lt;middleNames&gt;F&lt;/middleNames&gt;&lt;lastName&gt;Kramer&lt;/lastName&gt;&lt;/author&gt;&lt;/authors&gt;&lt;/publication&gt;&lt;publication&gt;&lt;publication_date&gt;99200400001200000000200000&lt;/publication_date&gt;&lt;doi&gt;10.1016/j.tics.2004.07.009&lt;/doi&gt;&lt;title&gt;Action sets and decisions in the medial frontal cortex&lt;/title&gt;&lt;uuid&gt;F37B0DD0-F3F3-44F8-8618-F736D60C3E6C&lt;/uuid&gt;&lt;subtype&gt;400&lt;/subtype&gt;&lt;type&gt;400&lt;/type&gt;&lt;url&gt;http://www.sciencedirect.com/science/article/pii/S1364661304001913&lt;/url&gt;&lt;bundle&gt;&lt;publication&gt;&lt;title&gt;Trends in cognitive …&lt;/title&gt;&lt;type&gt;-100&lt;/type&gt;&lt;subtype&gt;-100&lt;/subtype&gt;&lt;uuid&gt;431E5FE3-FF34-45C7-94E0-450D1B0751F0&lt;/uuid&gt;&lt;/publication&gt;&lt;/bundle&gt;&lt;authors&gt;&lt;author&gt;&lt;firstName&gt;MFS&lt;/firstName&gt;&lt;lastName&gt;Rushworth&lt;/lastName&gt;&lt;/author&gt;&lt;author&gt;&lt;firstName&gt;M&lt;/firstName&gt;&lt;middleNames&gt;E&lt;/middleNames&gt;&lt;lastName&gt;Walton&lt;/lastName&gt;&lt;/author&gt;&lt;author&gt;&lt;firstName&gt;S&lt;/firstName&gt;&lt;middleNames&gt;W&lt;/middleNames&gt;&lt;lastName&gt;Kennerley&lt;/lastName&gt;&lt;/author&gt;&lt;/authors&gt;&lt;/publication&gt;&lt;/publications&gt;&lt;cites&gt;&lt;/cites&gt;&lt;/citation&gt;</w:instrText>
      </w:r>
      <w:r w:rsidR="00A00ED3">
        <w:fldChar w:fldCharType="separate"/>
      </w:r>
      <w:ins w:id="26" w:author="Alejandro Isaac De La Vega" w:date="2015-08-03T18:43:00Z">
        <w:r w:rsidR="00A00ED3">
          <w:t>(Botvinick, Nystrom, Fissell, Carter, &amp; Cohen, 1999; Milham et al., 2001; Rushworth, Walton, &amp; Kennerley, 2004)</w:t>
        </w:r>
        <w:r w:rsidR="00A00ED3">
          <w:fldChar w:fldCharType="end"/>
        </w:r>
      </w:ins>
      <w:ins w:id="27" w:author="Alejandro Isaac De La Vega" w:date="2015-07-30T13:49:00Z">
        <w:r w:rsidR="00C565A6">
          <w:t xml:space="preserve"> </w:t>
        </w:r>
      </w:ins>
      <w:ins w:id="28" w:author="Alejandro Isaac De La Vega" w:date="2015-07-30T13:57:00Z">
        <w:r w:rsidR="00C565A6">
          <w:t xml:space="preserve">and error </w:t>
        </w:r>
      </w:ins>
      <w:ins w:id="29" w:author="Alejandro Isaac De La Vega" w:date="2015-08-03T18:27:00Z">
        <w:r w:rsidR="000A4873">
          <w:t>processing</w:t>
        </w:r>
      </w:ins>
      <w:ins w:id="30" w:author="Alejandro Isaac De La Vega" w:date="2015-08-03T18:28:00Z">
        <w:r w:rsidR="000A4873">
          <w:t xml:space="preserve"> </w:t>
        </w:r>
      </w:ins>
      <w:ins w:id="31" w:author="Alejandro Isaac De La Vega" w:date="2015-08-03T18:43:00Z">
        <w:r w:rsidR="00A00ED3">
          <w:fldChar w:fldCharType="begin"/>
        </w:r>
      </w:ins>
      <w:r w:rsidR="00B81805">
        <w:instrText xml:space="preserve"> ADDIN PAPERS2_CITATIONS &lt;citation&gt;&lt;uuid&gt;482797A2-0B33-49BD-8AC6-4AE9720B6670&lt;/uuid&gt;&lt;priority&gt;2&lt;/priority&gt;&lt;publications&gt;&lt;publication&gt;&lt;type&gt;400&lt;/type&gt;&lt;publication_date&gt;99200400001200000000200000&lt;/publication_date&gt;&lt;title&gt;Dorsal anterior cingulate cortex shows fMRI response to internal and external error signals&lt;/title&gt;&lt;url&gt;http://www.sandernieuwenhuis.nl/pdfs/HolroydNieuwenhuis_etal_2004_Nat_Neurosci.pdf.pdf&lt;/url&gt;&lt;subtype&gt;400&lt;/subtype&gt;&lt;uuid&gt;D7B42D8B-AE7F-4386-90C9-FC7AECFF5B94&lt;/uuid&gt;&lt;bundle&gt;&lt;publication&gt;&lt;publisher&gt;Nature Publishing Group&lt;/publisher&gt;&lt;title&gt;Nature&lt;/title&gt;&lt;type&gt;-100&lt;/type&gt;&lt;subtype&gt;-100&lt;/subtype&gt;&lt;uuid&gt;8922E81F-FDC7-4EEB-AD52-F35F2C771D5A&lt;/uuid&gt;&lt;/publication&gt;&lt;/bundle&gt;&lt;authors&gt;&lt;author&gt;&lt;firstName&gt;C&lt;/firstName&gt;&lt;middleNames&gt;B&lt;/middleNames&gt;&lt;lastName&gt;Holroyd&lt;/lastName&gt;&lt;/author&gt;&lt;author&gt;&lt;firstName&gt;S&lt;/firstName&gt;&lt;lastName&gt;Nieuwenhuis&lt;/lastName&gt;&lt;/author&gt;&lt;author&gt;&lt;firstName&gt;N&lt;/firstName&gt;&lt;lastName&gt;Yeung&lt;/lastName&gt;&lt;/author&gt;&lt;/authors&gt;&lt;/publication&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gt;&lt;uuid&gt;ED14566C-7F2A-48D1-9317-BD1248DCF71B&lt;/uuid&gt;&lt;volume&gt;280&lt;/volume&gt;&lt;doi&gt;10.1126/science.280.5364.747&lt;/doi&gt;&lt;startpage&gt;747&lt;/startpage&gt;&lt;publication_date&gt;99199805011200000000222000&lt;/publication_date&gt;&lt;url&gt;http://www.sciencemag.org/content/280/5364/747.full&lt;/url&gt;&lt;type&gt;400&lt;/type&gt;&lt;title&gt;Anterior Cingulate Cortex, Error Detection, and the Online Monitoring of Performance&lt;/title&gt;&lt;publisher&gt;American Association for the Advancement of Science&lt;/publisher&gt;&lt;number&gt;5364&lt;/number&gt;&lt;subtype&gt;400&lt;/subtype&gt;&lt;endpage&gt;749&lt;/endpage&gt;&lt;bundle&gt;&lt;publication&gt;&lt;title&gt;Science&lt;/title&gt;&lt;type&gt;-100&lt;/type&gt;&lt;subtype&gt;-100&lt;/subtype&gt;&lt;uuid&gt;B1015E0B-A786-4B5D-A419-B93A27FD0BD0&lt;/uuid&gt;&lt;/publication&gt;&lt;/bundle&gt;&lt;authors&gt;&lt;author&gt;&lt;firstName&gt;Cameron&lt;/firstName&gt;&lt;middleNames&gt;S&lt;/middleNames&gt;&lt;lastName&gt;Carter&lt;/lastName&gt;&lt;/author&gt;&lt;author&gt;&lt;firstName&gt;Todd&lt;/firstName&gt;&lt;middleNames&gt;S&lt;/middleNames&gt;&lt;lastName&gt;Braver&lt;/lastName&gt;&lt;/author&gt;&lt;author&gt;&lt;firstName&gt;Deanna&lt;/firstName&gt;&lt;middleNames&gt;M&lt;/middleNames&gt;&lt;lastName&gt;Barch&lt;/lastName&gt;&lt;/author&gt;&lt;author&gt;&lt;firstName&gt;Matthew&lt;/firstName&gt;&lt;middleNames&gt;M&lt;/middleNames&gt;&lt;lastName&gt;Botvinick&lt;/lastName&gt;&lt;/author&gt;&lt;author&gt;&lt;firstName&gt;Douglas&lt;/firstName&gt;&lt;lastName&gt;Noll&lt;/lastName&gt;&lt;/author&gt;&lt;author&gt;&lt;firstName&gt;Jonathan&lt;/firstName&gt;&lt;middleNames&gt;D&lt;/middleNames&gt;&lt;lastName&gt;Cohen&lt;/lastName&gt;&lt;/author&gt;&lt;/authors&gt;&lt;/publication&gt;&lt;/publications&gt;&lt;cites&gt;&lt;/cites&gt;&lt;/citation&gt;</w:instrText>
      </w:r>
      <w:r w:rsidR="00A00ED3">
        <w:fldChar w:fldCharType="separate"/>
      </w:r>
      <w:r w:rsidR="004E78E2">
        <w:rPr>
          <w:rFonts w:ascii="Cambria" w:hAnsi="Cambria" w:cs="Cambria"/>
        </w:rPr>
        <w:t>(Brown &amp; Braver, 2005; C. S. Carter et al., 1998; Holroyd, Nieuwenhuis, &amp; Yeung, 2004)</w:t>
      </w:r>
      <w:ins w:id="32" w:author="Alejandro Isaac De La Vega" w:date="2015-08-03T18:43:00Z">
        <w:r w:rsidR="00A00ED3">
          <w:fldChar w:fldCharType="end"/>
        </w:r>
      </w:ins>
      <w:ins w:id="33" w:author="Alejandro Isaac De La Vega" w:date="2015-07-30T13:50:00Z">
        <w:r w:rsidR="00C565A6">
          <w:t xml:space="preserve">, </w:t>
        </w:r>
      </w:ins>
      <w:ins w:id="34" w:author="Alejandro Isaac De La Vega" w:date="2015-07-30T13:58:00Z">
        <w:r w:rsidR="004353C2">
          <w:t>and</w:t>
        </w:r>
      </w:ins>
      <w:ins w:id="35" w:author="Alejandro Isaac De La Vega" w:date="2015-07-30T13:57:00Z">
        <w:r w:rsidR="00C565A6">
          <w:t xml:space="preserve"> </w:t>
        </w:r>
      </w:ins>
      <w:ins w:id="36" w:author="Alejandro Isaac De La Vega" w:date="2015-07-30T13:50:00Z">
        <w:r w:rsidR="00C565A6">
          <w:t xml:space="preserve">is thought to be important </w:t>
        </w:r>
      </w:ins>
      <w:ins w:id="37" w:author="Alejandro Isaac De La Vega" w:date="2015-07-30T13:58:00Z">
        <w:r w:rsidR="004353C2">
          <w:t>region for</w:t>
        </w:r>
      </w:ins>
      <w:ins w:id="38" w:author="Alejandro Isaac De La Vega" w:date="2015-07-30T13:57:00Z">
        <w:r w:rsidR="00C565A6">
          <w:t xml:space="preserve"> pain processing</w:t>
        </w:r>
      </w:ins>
      <w:ins w:id="39" w:author="Alejandro Isaac De La Vega" w:date="2015-08-02T20:25:00Z">
        <w:r w:rsidR="003E6356">
          <w:t xml:space="preserve"> </w:t>
        </w:r>
        <w:r w:rsidR="00FC3506">
          <w:fldChar w:fldCharType="begin"/>
        </w:r>
      </w:ins>
      <w:r w:rsidR="00B81805">
        <w:instrText xml:space="preserve"> ADDIN PAPERS2_CITATIONS &lt;citation&gt;&lt;uuid&gt;E1794108-3784-48C7-988F-9F79713C9AF4&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volume&gt;79&lt;/volume&gt;&lt;publication_date&gt;99199902001200000000220000&lt;/publication_date&gt;&lt;number&gt;2&lt;/number&gt;&lt;doi&gt;10.1016/S0304-3959(98)00184-5&lt;/doi&gt;&lt;startpage&gt;105&lt;/startpage&gt;&lt;title&gt;The cortical representation of pain&lt;/title&gt;&lt;uuid&gt;0CE12187-318A-4A33-9C32-4AE9FD5DC200&lt;/uuid&gt;&lt;subtype&gt;400&lt;/subtype&gt;&lt;endpage&gt;111&lt;/endpage&gt;&lt;type&gt;400&lt;/type&gt;&lt;url&gt;http://content.wkhealth.com/linkback/openurl?sid=WKPTLP:landingpage&amp;amp;an=00006396-199902010-00001&lt;/url&gt;&lt;bundle&gt;&lt;publication&gt;&lt;title&gt;Pain&lt;/title&gt;&lt;type&gt;-100&lt;/type&gt;&lt;subtype&gt;-100&lt;/subtype&gt;&lt;uuid&gt;2E4E64A0-E8A6-49DF-AE06-EC175808B33A&lt;/uuid&gt;&lt;/publication&gt;&lt;/bundle&gt;&lt;authors&gt;&lt;author&gt;&lt;firstName&gt;Rolf-Detlef&lt;/firstName&gt;&lt;lastName&gt;Treede&lt;/lastName&gt;&lt;/author&gt;&lt;author&gt;&lt;firstName&gt;Daniel&lt;/firstName&gt;&lt;middleNames&gt;R&lt;/middleNames&gt;&lt;lastName&gt;Kenshalo&lt;/lastName&gt;&lt;/author&gt;&lt;author&gt;&lt;firstName&gt;Richard&lt;/firstName&gt;&lt;middleNames&gt;H&lt;/middleNames&gt;&lt;lastName&gt;Gracely&lt;/lastName&gt;&lt;/author&gt;&lt;author&gt;&lt;firstName&gt;Anthony&lt;/firstName&gt;&lt;middleNames&gt;K P&lt;/middleNames&gt;&lt;lastName&gt;Jones&lt;/lastName&gt;&lt;/author&gt;&lt;/authors&gt;&lt;/publication&gt;&lt;publication&gt;&lt;uuid&gt;637CDC23-DF51-4E5A-8DDA-B85CCFBAE619&lt;/uuid&gt;&lt;volume&gt;13&lt;/volume&gt;&lt;doi&gt;10.1093/cercor/13.3.308&lt;/doi&gt;&lt;startpage&gt;308&lt;/startpage&gt;&lt;publication_date&gt;99200303011200000000222000&lt;/publication_date&gt;&lt;url&gt;http://cercor.oxfordjournals.org/content/13/3/308.full&lt;/url&gt;&lt;type&gt;400&lt;/type&gt;&lt;title&gt;Representations of Pleasant and Painful Touch in the Human Orbitofrontal and Cingulate Cortices&lt;/title&gt;&lt;publisher&gt;Oxford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E&lt;/firstName&gt;&lt;middleNames&gt;T&lt;/middleNames&gt;&lt;lastName&gt;Rolls&lt;/lastName&gt;&lt;/author&gt;&lt;author&gt;&lt;firstName&gt;J&lt;/firstName&gt;&lt;lastName&gt;O'Doherty&lt;/lastName&gt;&lt;/author&gt;&lt;author&gt;&lt;firstName&gt;M&lt;/firstName&gt;&lt;middleNames&gt;L&lt;/middleNames&gt;&lt;lastName&gt;Kringelbach&lt;/lastName&gt;&lt;/author&gt;&lt;author&gt;&lt;firstName&gt;S&lt;/firstName&gt;&lt;lastName&gt;Francis&lt;/lastName&gt;&lt;/author&gt;&lt;author&gt;&lt;firstName&gt;R&lt;/firstName&gt;&lt;lastName&gt;Bowtell&lt;/lastName&gt;&lt;/author&gt;&lt;author&gt;&lt;firstName&gt;F&lt;/firstName&gt;&lt;lastName&gt;McGlone&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FC3506">
        <w:fldChar w:fldCharType="separate"/>
      </w:r>
      <w:ins w:id="40" w:author="Alejandro Isaac De La Vega" w:date="2015-08-03T18:43:00Z">
        <w:r w:rsidR="00A00ED3">
          <w:t>(Rolls et al., 2003; Treede, Kenshalo, Gracely, &amp; Jones, 1999; Vogt, 2005; Wager et al., 2013)</w:t>
        </w:r>
      </w:ins>
      <w:ins w:id="41" w:author="Alejandro Isaac De La Vega" w:date="2015-08-02T20:25:00Z">
        <w:r w:rsidR="00FC3506">
          <w:fldChar w:fldCharType="end"/>
        </w:r>
      </w:ins>
      <w:ins w:id="42" w:author="Alejandro Isaac De La Vega" w:date="2015-07-30T13:50:00Z">
        <w:r w:rsidR="00C565A6">
          <w:t xml:space="preserve">. </w:t>
        </w:r>
      </w:ins>
      <w:ins w:id="43" w:author="Alejandro Isaac De La Vega" w:date="2015-07-30T13:37:00Z">
        <w:r w:rsidR="00571206">
          <w:t>Further anterior</w:t>
        </w:r>
      </w:ins>
      <w:ins w:id="44" w:author="Alejandro Isaac De La Vega" w:date="2015-07-30T13:28:00Z">
        <w:r w:rsidR="00571206">
          <w:t>,</w:t>
        </w:r>
      </w:ins>
      <w:ins w:id="45" w:author="Alejandro Isaac De La Vega" w:date="2015-07-30T13:37:00Z">
        <w:r w:rsidR="00C565A6">
          <w:t xml:space="preserve"> medial prefrontal cortex </w:t>
        </w:r>
      </w:ins>
      <w:ins w:id="46" w:author="Alejandro Isaac De La Vega" w:date="2015-07-30T13:50:00Z">
        <w:r w:rsidR="00C565A6">
          <w:t xml:space="preserve">(mPFC) </w:t>
        </w:r>
      </w:ins>
      <w:ins w:id="47" w:author="Alejandro Isaac De La Vega" w:date="2015-07-30T13:37:00Z">
        <w:r w:rsidR="00C565A6">
          <w:t xml:space="preserve">and </w:t>
        </w:r>
      </w:ins>
      <w:ins w:id="48" w:author="Alejandro Isaac De La Vega" w:date="2015-07-30T13:48:00Z">
        <w:r w:rsidR="00C565A6">
          <w:t>subgenual</w:t>
        </w:r>
      </w:ins>
      <w:ins w:id="49" w:author="Alejandro Isaac De La Vega" w:date="2015-07-30T13:37:00Z">
        <w:r w:rsidR="00C565A6">
          <w:t xml:space="preserve"> ACC have</w:t>
        </w:r>
        <w:r w:rsidR="00571206">
          <w:t xml:space="preserve"> been </w:t>
        </w:r>
      </w:ins>
      <w:ins w:id="50" w:author="Alejandro Isaac De La Vega" w:date="2015-07-29T18:59:00Z">
        <w:r w:rsidR="00BB5E35">
          <w:t xml:space="preserve">shown to be important </w:t>
        </w:r>
      </w:ins>
      <w:ins w:id="51" w:author="Alejandro Isaac De La Vega" w:date="2015-07-30T14:09:00Z">
        <w:r w:rsidR="00FC2732">
          <w:t>for a variety of</w:t>
        </w:r>
      </w:ins>
      <w:ins w:id="52" w:author="Alejandro Isaac De La Vega" w:date="2015-07-29T18:59:00Z">
        <w:r w:rsidR="00BB5E35">
          <w:t xml:space="preserve"> affective process</w:t>
        </w:r>
      </w:ins>
      <w:ins w:id="53" w:author="Alejandro Isaac De La Vega" w:date="2015-08-03T18:29:00Z">
        <w:r w:rsidR="000A4873">
          <w:t>es</w:t>
        </w:r>
      </w:ins>
      <w:ins w:id="54" w:author="Alejandro Isaac De La Vega" w:date="2015-07-29T18:59:00Z">
        <w:r w:rsidR="00BB5E35">
          <w:t xml:space="preserve">, </w:t>
        </w:r>
      </w:ins>
      <w:ins w:id="55" w:author="Alejandro Isaac De La Vega" w:date="2015-08-03T18:38:00Z">
        <w:r w:rsidR="00A00ED3">
          <w:t>including</w:t>
        </w:r>
      </w:ins>
      <w:ins w:id="56" w:author="Alejandro Isaac De La Vega" w:date="2015-07-29T18:59:00Z">
        <w:r w:rsidR="00BB5E35">
          <w:t xml:space="preserve"> emotion</w:t>
        </w:r>
      </w:ins>
      <w:ins w:id="57" w:author="Alejandro Isaac De La Vega" w:date="2015-08-03T18:31:00Z">
        <w:r w:rsidR="000A4873">
          <w:t xml:space="preserve"> </w:t>
        </w:r>
      </w:ins>
      <w:ins w:id="58" w:author="Alejandro Isaac De La Vega" w:date="2015-08-03T18:43:00Z">
        <w:r w:rsidR="00A00ED3">
          <w:fldChar w:fldCharType="begin"/>
        </w:r>
      </w:ins>
      <w:r w:rsidR="00B81805">
        <w:instrText xml:space="preserve"> ADDIN PAPERS2_CITATIONS &lt;citation&gt;&lt;uuid&gt;76265D8B-AF87-4E9F-A22D-505969F431D4&lt;/uuid&gt;&lt;priority&gt;4&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volume&gt;33&lt;/volume&gt;&lt;publication_date&gt;99201307031200000000222000&lt;/publication_date&gt;&lt;number&gt;27&lt;/number&gt;&lt;doi&gt;10.1523/JNEUROSCI.4317-12.2013&lt;/doi&gt;&lt;startpage&gt;11032&lt;/startpage&gt;&lt;title&gt;Ventromedial Prefrontal Cortex Encodes Emotional Value&lt;/title&gt;&lt;uuid&gt;35C03D79-D4A5-4626-82B4-C46835D8FC9C&lt;/uuid&gt;&lt;subtype&gt;400&lt;/subtype&gt;&lt;endpage&gt;11039&lt;/endpage&gt;&lt;type&gt;400&lt;/type&gt;&lt;url&gt;http://www.jneurosci.org/cgi/doi/10.1523/JNEUROSCI.4317-12.2013&lt;/url&gt;&lt;bundle&gt;&lt;publication&gt;&lt;title&gt;Journal of Neuroscience&lt;/title&gt;&lt;type&gt;-100&lt;/type&gt;&lt;subtype&gt;-100&lt;/subtype&gt;&lt;uuid&gt;CC88A2A9-C75C-400B-A600-3E9CED9CB2E1&lt;/uuid&gt;&lt;/publication&gt;&lt;/bundle&gt;&lt;authors&gt;&lt;author&gt;&lt;firstName&gt;A&lt;/firstName&gt;&lt;lastName&gt;Winecoff&lt;/lastName&gt;&lt;/author&gt;&lt;author&gt;&lt;firstName&gt;J&lt;/firstName&gt;&lt;middleNames&gt;A&lt;/middleNames&gt;&lt;lastName&gt;Clithero&lt;/lastName&gt;&lt;/author&gt;&lt;author&gt;&lt;firstName&gt;R&lt;/firstName&gt;&lt;middleNames&gt;M&lt;/middleNames&gt;&lt;lastName&gt;Carter&lt;/lastName&gt;&lt;/author&gt;&lt;author&gt;&lt;firstName&gt;S&lt;/firstName&gt;&lt;middleNames&gt;R&lt;/middleNames&gt;&lt;lastName&gt;Bergman&lt;/lastName&gt;&lt;/author&gt;&lt;author&gt;&lt;firstName&gt;L&lt;/firstName&gt;&lt;lastName&gt;Wang&lt;/lastName&gt;&lt;/author&gt;&lt;author&gt;&lt;firstName&gt;S&lt;/firstName&gt;&lt;middleNames&gt;A&lt;/middleNames&gt;&lt;lastName&gt;Huettel&lt;/lastName&gt;&lt;/author&gt;&lt;/authors&gt;&lt;/publication&gt;&lt;publication&gt;&lt;uuid&gt;4F373003-66CB-4CD0-93DA-98E96E3FF609&lt;/uuid&gt;&lt;volume&gt;35&lt;/volume&gt;&lt;doi&gt;10.1017/S0140525X11000446&lt;/doi&gt;&lt;startpage&gt;121&lt;/startpage&gt;&lt;publication_date&gt;99201206011200000000222000&lt;/publication_date&gt;&lt;url&gt;http://journals.cambridge.org/action/displayAbstract?aid=8593980&lt;/url&gt;&lt;type&gt;400&lt;/type&gt;&lt;title&gt;The brain basis of emotion: A meta-analytic review&lt;/title&gt;&lt;publisher&gt;Cambridge University Press&lt;/publisher&gt;&lt;number&gt;03&lt;/number&gt;&lt;subtype&gt;400&lt;/subtype&gt;&lt;endpage&gt;143&lt;/endpage&gt;&lt;bundle&gt;&lt;publication&gt;&lt;publisher&gt;Cambridge University Press&lt;/publisher&gt;&lt;title&gt;Behavioral and Brain Sciences&lt;/title&gt;&lt;type&gt;-100&lt;/type&gt;&lt;subtype&gt;-100&lt;/subtype&gt;&lt;uuid&gt;89747A4B-A34C-4ED7-B27E-9E012D229556&lt;/uuid&gt;&lt;/publication&gt;&lt;/bundle&gt;&lt;authors&gt;&lt;author&gt;&lt;firstName&gt;Kristen&lt;/firstName&gt;&lt;middleNames&gt;A&lt;/middleNames&gt;&lt;lastName&gt;Lindquist&lt;/lastName&gt;&lt;/author&gt;&lt;author&gt;&lt;firstName&gt;Tor&lt;/firstName&gt;&lt;middleNames&gt;D&lt;/middleNames&gt;&lt;lastName&gt;Wager&lt;/lastName&gt;&lt;/author&gt;&lt;author&gt;&lt;firstName&gt;Hedy&lt;/firstName&gt;&lt;lastName&gt;Kober&lt;/lastName&gt;&lt;/author&gt;&lt;author&gt;&lt;firstName&gt;Eliza&lt;/firstName&gt;&lt;lastName&gt;Bliss-Moreau&lt;/lastName&gt;&lt;/author&gt;&lt;author&gt;&lt;firstName&gt;Lisa&lt;/firstName&gt;&lt;middleNames&gt;Feldman&lt;/middleNames&gt;&lt;lastName&gt;Barrett&lt;/lastName&gt;&lt;/author&gt;&lt;/authors&gt;&lt;/publication&gt;&lt;/publications&gt;&lt;cites&gt;&lt;/cites&gt;&lt;/citation&gt;</w:instrText>
      </w:r>
      <w:r w:rsidR="00A00ED3">
        <w:fldChar w:fldCharType="separate"/>
      </w:r>
      <w:ins w:id="59" w:author="Alejandro Isaac De La Vega" w:date="2015-08-03T18:43:00Z">
        <w:r w:rsidR="00A00ED3">
          <w:t>(Bush, Luu, &amp; Posner, 2000; Lindquist, Wager, Kober, Bliss-Moreau, &amp; Barrett, 2012; Winecoff et al., 2013)</w:t>
        </w:r>
        <w:r w:rsidR="00A00ED3">
          <w:fldChar w:fldCharType="end"/>
        </w:r>
      </w:ins>
      <w:ins w:id="60" w:author="Alejandro Isaac De La Vega" w:date="2015-07-29T18:59:00Z">
        <w:r w:rsidR="00A00ED3">
          <w:t xml:space="preserve">, </w:t>
        </w:r>
      </w:ins>
      <w:ins w:id="61" w:author="Alejandro Isaac De La Vega" w:date="2015-07-29T19:00:00Z">
        <w:r w:rsidR="00BB5E35">
          <w:t>autonomic</w:t>
        </w:r>
      </w:ins>
      <w:ins w:id="62" w:author="Alejandro Isaac De La Vega" w:date="2015-07-29T18:59:00Z">
        <w:r w:rsidR="00FC2732">
          <w:t xml:space="preserve"> function</w:t>
        </w:r>
      </w:ins>
      <w:ins w:id="63" w:author="Alejandro Isaac De La Vega" w:date="2015-08-03T18:40:00Z">
        <w:r w:rsidR="00A00ED3">
          <w:t xml:space="preserve"> </w:t>
        </w:r>
        <w:r w:rsidR="00A00ED3">
          <w:fldChar w:fldCharType="begin"/>
        </w:r>
      </w:ins>
      <w:r w:rsidR="00B81805">
        <w:instrText xml:space="preserve"> ADDIN PAPERS2_CITATIONS &lt;citation&gt;&lt;uuid&gt;E75DCC7F-EF1F-490D-B25D-020C241C16D6&lt;/uuid&gt;&lt;priority&gt;0&lt;/priority&gt;&lt;publications&gt;&lt;publication&gt;&lt;uuid&gt;F68763E6-318B-4AE2-885E-B71DCFC539F2&lt;/uuid&gt;&lt;volume&gt;126&lt;/volume&gt;&lt;doi&gt;10.1093/brain/awg216&lt;/doi&gt;&lt;startpage&gt;2139&lt;/startpage&gt;&lt;publication_date&gt;99200310011200000000222000&lt;/publication_date&gt;&lt;url&gt;http://www.brain.oupjournals.org/cgi/doi/10.1093/brain/awg216&lt;/url&gt;&lt;type&gt;400&lt;/type&gt;&lt;title&gt;Human cingulate cortex and autonomic control: converging neuroimaging and clinical evidence&lt;/title&gt;&lt;publisher&gt;Oxford University Press&lt;/publisher&gt;&lt;number&gt;10&lt;/number&gt;&lt;subtype&gt;400&lt;/subtype&gt;&lt;endpage&gt;2152&lt;/endpage&gt;&lt;bundle&gt;&lt;publication&gt;&lt;publisher&gt;Oxford University Press&lt;/publisher&gt;&lt;title&gt;Brain&lt;/title&gt;&lt;type&gt;-100&lt;/type&gt;&lt;subtype&gt;-100&lt;/subtype&gt;&lt;uuid&gt;C01DFF14-3650-455E-B3A7-17A98FDF4C1D&lt;/uuid&gt;&lt;/publication&gt;&lt;/bundle&gt;&lt;authors&gt;&lt;author&gt;&lt;firstName&gt;Hugo&lt;/firstName&gt;&lt;middleNames&gt;D&lt;/middleNames&gt;&lt;lastName&gt;Critchley&lt;/lastName&gt;&lt;/author&gt;&lt;author&gt;&lt;firstName&gt;Christopher&lt;/firstName&gt;&lt;middleNames&gt;J&lt;/middleNames&gt;&lt;lastName&gt;Mathias&lt;/lastName&gt;&lt;/author&gt;&lt;author&gt;&lt;firstName&gt;Oliver&lt;/firstName&gt;&lt;lastName&gt;Josephs&lt;/lastName&gt;&lt;/author&gt;&lt;author&gt;&lt;firstName&gt;John&lt;/firstName&gt;&lt;lastName&gt;O’Doherty&lt;/lastName&gt;&lt;/author&gt;&lt;author&gt;&lt;firstName&gt;Sergio&lt;/firstName&gt;&lt;lastName&gt;Zanini&lt;/lastName&gt;&lt;/author&gt;&lt;author&gt;&lt;firstName&gt;Bonnie&lt;/firstName&gt;&lt;middleNames&gt;Kate&lt;/middleNames&gt;&lt;lastName&gt;Dewar&lt;/lastName&gt;&lt;/author&gt;&lt;author&gt;&lt;firstName&gt;Lisa&lt;/firstName&gt;&lt;lastName&gt;Cipolotti&lt;/lastName&gt;&lt;/author&gt;&lt;author&gt;&lt;firstName&gt;Tim&lt;/firstName&gt;&lt;lastName&gt;Shallice&lt;/lastName&gt;&lt;/author&gt;&lt;author&gt;&lt;firstName&gt;Raymond&lt;/firstName&gt;&lt;middleNames&gt;J&lt;/middleNames&gt;&lt;lastName&gt;Dolan&lt;/lastName&gt;&lt;/author&gt;&lt;/authors&gt;&lt;/publication&gt;&lt;/publications&gt;&lt;cites&gt;&lt;/cites&gt;&lt;/citation&gt;</w:instrText>
      </w:r>
      <w:r w:rsidR="00A00ED3">
        <w:fldChar w:fldCharType="separate"/>
      </w:r>
      <w:ins w:id="64" w:author="Alejandro Isaac De La Vega" w:date="2015-08-03T18:43:00Z">
        <w:r w:rsidR="00A00ED3">
          <w:t>(Critchley et al., 2003)</w:t>
        </w:r>
      </w:ins>
      <w:ins w:id="65" w:author="Alejandro Isaac De La Vega" w:date="2015-08-03T18:40:00Z">
        <w:r w:rsidR="00A00ED3">
          <w:fldChar w:fldCharType="end"/>
        </w:r>
      </w:ins>
      <w:ins w:id="66" w:author="Alejandro Isaac De La Vega" w:date="2015-08-03T18:35:00Z">
        <w:r w:rsidR="00A00ED3">
          <w:t xml:space="preserve">, </w:t>
        </w:r>
      </w:ins>
      <w:ins w:id="67" w:author="Alejandro Isaac De La Vega" w:date="2015-08-03T18:38:00Z">
        <w:r w:rsidR="00A00ED3">
          <w:t>and valuation</w:t>
        </w:r>
      </w:ins>
      <w:ins w:id="68" w:author="Alejandro Isaac De La Vega" w:date="2015-08-03T18:35:00Z">
        <w:r w:rsidR="00A00ED3">
          <w:t xml:space="preserve"> </w:t>
        </w:r>
      </w:ins>
      <w:ins w:id="69" w:author="Alejandro Isaac De La Vega" w:date="2015-08-03T18:43:00Z">
        <w:r w:rsidR="00A00ED3">
          <w:fldChar w:fldCharType="begin"/>
        </w:r>
      </w:ins>
      <w:r w:rsidR="00B81805">
        <w:instrText xml:space="preserve"> ADDIN PAPERS2_CITATIONS &lt;citation&gt;&lt;uuid&gt;EEC8BEB4-ADAD-4891-98C6-36D132164B87&lt;/uuid&gt;&lt;priority&gt;6&lt;/priority&gt;&lt;publications&gt;&lt;publication&gt;&lt;volume&gt;55&lt;/volume&gt;&lt;publication_date&gt;99200403001200000000220000&lt;/publication_date&gt;&lt;number&gt;6&lt;/number&gt;&lt;doi&gt;10.1016/j.biopsych.2003.11.012&lt;/doi&gt;&lt;startpage&gt;594&lt;/startpage&gt;&lt;title&gt;Distinct portions of anterior cingulate cortex and medial prefrontal cortex are activated by reward processing in separable phases of decision-making cognition&lt;/title&gt;&lt;uuid&gt;9D9B7057-178B-439D-A50B-752564BC9E24&lt;/uuid&gt;&lt;subtype&gt;400&lt;/subtype&gt;&lt;endpage&gt;602&lt;/endpage&gt;&lt;type&gt;400&lt;/type&gt;&lt;url&gt;http://linkinghub.elsevier.com/retrieve/pii/S0006322303012113&lt;/url&gt;&lt;bundle&gt;&lt;publication&gt;&lt;title&gt;Biological Psychiatry&lt;/title&gt;&lt;type&gt;-100&lt;/type&gt;&lt;subtype&gt;-100&lt;/subtype&gt;&lt;uuid&gt;44CF95C3-A4A3-4E14-99B0-C75FAFA595AD&lt;/uuid&gt;&lt;/publication&gt;&lt;/bundle&gt;&lt;authors&gt;&lt;author&gt;&lt;firstName&gt;Robert&lt;/firstName&gt;&lt;middleNames&gt;D&lt;/middleNames&gt;&lt;lastName&gt;Rogers&lt;/lastName&gt;&lt;/author&gt;&lt;author&gt;&lt;firstName&gt;Narender&lt;/firstName&gt;&lt;lastName&gt;Ramnani&lt;/lastName&gt;&lt;/author&gt;&lt;author&gt;&lt;firstName&gt;Clare&lt;/firstName&gt;&lt;lastName&gt;Mackay&lt;/lastName&gt;&lt;/author&gt;&lt;author&gt;&lt;firstName&gt;James&lt;/firstName&gt;&lt;middleNames&gt;L&lt;/middleNames&gt;&lt;lastName&gt;Wilson&lt;/lastName&gt;&lt;/author&gt;&lt;author&gt;&lt;firstName&gt;Peter&lt;/firstName&gt;&lt;lastName&gt;Jezzard&lt;/lastName&gt;&lt;/author&gt;&lt;author&gt;&lt;firstName&gt;Cameron&lt;/firstName&gt;&lt;middleNames&gt;S&lt;/middleNames&gt;&lt;lastName&gt;Carter&lt;/lastName&gt;&lt;/author&gt;&lt;author&gt;&lt;firstName&gt;Stephen&lt;/firstName&gt;&lt;middleNames&gt;M&lt;/middleNames&gt;&lt;lastName&gt;Smith&lt;/lastName&gt;&lt;/author&gt;&lt;/authors&gt;&lt;/publication&gt;&lt;publication&gt;&lt;volume&gt;76&lt;/volume&gt;&lt;publication_date&gt;99201308001200000000220000&lt;/publication_date&gt;&lt;doi&gt;10.1016/j.neuroimage.2013.02.063&lt;/doi&gt;&lt;startpage&gt;412&lt;/startpage&gt;&lt;title&gt;The valuation system: A coordinate-based meta-analysis of BOLD fMRI experiments examining neural correlates of subjective value&lt;/title&gt;&lt;uuid&gt;FFF762DC-BB11-4D0A-A224-80AB7761F84F&lt;/uuid&gt;&lt;subtype&gt;400&lt;/subtype&gt;&lt;endpage&gt;427&lt;/endpage&gt;&lt;type&gt;400&lt;/type&gt;&lt;url&gt;http://linkinghub.elsevier.com/retrieve/pii/S1053811913002188&lt;/url&gt;&lt;bundle&gt;&lt;publication&gt;&lt;publisher&gt;Elsevier Inc.&lt;/publisher&gt;&lt;title&gt;NeuroImage&lt;/title&gt;&lt;type&gt;-100&lt;/type&gt;&lt;subtype&gt;-100&lt;/subtype&gt;&lt;uuid&gt;C999927C-B94A-48FA-98D1-0626ECBA674C&lt;/uuid&gt;&lt;/publication&gt;&lt;/bundle&gt;&lt;authors&gt;&lt;author&gt;&lt;firstName&gt;Oscar&lt;/firstName&gt;&lt;lastName&gt;Bartra&lt;/lastName&gt;&lt;/author&gt;&lt;author&gt;&lt;firstName&gt;Joseph&lt;/firstName&gt;&lt;middleNames&gt;T&lt;/middleNames&gt;&lt;lastName&gt;McGuire&lt;/lastName&gt;&lt;/author&gt;&lt;author&gt;&lt;firstName&gt;Joseph&lt;/firstName&gt;&lt;middleNames&gt;W&lt;/middleNames&gt;&lt;lastName&gt;Kable&lt;/lastName&gt;&lt;/author&gt;&lt;/authors&gt;&lt;/publication&gt;&lt;publication&gt;&lt;uuid&gt;418B0B74-D1D3-44DC-A4A4-5C03AD506FCE&lt;/uuid&gt;&lt;volume&gt;324&lt;/volume&gt;&lt;doi&gt;10.1126/science.1168450&lt;/doi&gt;&lt;startpage&gt;646&lt;/startpage&gt;&lt;publication_date&gt;99200905011200000000222000&lt;/publication_date&gt;&lt;url&gt;http://www.sciencemag.org/content/324/5927/646.full&lt;/url&gt;&lt;type&gt;400&lt;/type&gt;&lt;title&gt;Self-Control in Decision-Making Involves Modulation of the vmPFC Valuation System&lt;/title&gt;&lt;publisher&gt;American Association for the Advancement of Science&lt;/publisher&gt;&lt;number&gt;5927&lt;/number&gt;&lt;subtype&gt;400&lt;/subtype&gt;&lt;endpage&gt;648&lt;/endpage&gt;&lt;bundle&gt;&lt;publication&gt;&lt;title&gt;Science&lt;/title&gt;&lt;type&gt;-100&lt;/type&gt;&lt;subtype&gt;-100&lt;/subtype&gt;&lt;uuid&gt;B1015E0B-A786-4B5D-A419-B93A27FD0BD0&lt;/uuid&gt;&lt;/publication&gt;&lt;/bundle&gt;&lt;authors&gt;&lt;author&gt;&lt;firstName&gt;Todd&lt;/firstName&gt;&lt;middleNames&gt;A&lt;/middleNames&gt;&lt;lastName&gt;Hare&lt;/lastName&gt;&lt;/author&gt;&lt;author&gt;&lt;firstName&gt;Colin&lt;/firstName&gt;&lt;middleNames&gt;F&lt;/middleNames&gt;&lt;lastName&gt;Camerer&lt;/lastName&gt;&lt;/author&gt;&lt;author&gt;&lt;firstName&gt;Antonio&lt;/firstName&gt;&lt;lastName&gt;Rangel&lt;/lastName&gt;&lt;/author&gt;&lt;/authors&gt;&lt;/publication&gt;&lt;/publications&gt;&lt;cites&gt;&lt;/cites&gt;&lt;/citation&gt;</w:instrText>
      </w:r>
      <w:r w:rsidR="00A00ED3">
        <w:fldChar w:fldCharType="separate"/>
      </w:r>
      <w:ins w:id="70" w:author="Alejandro Isaac De La Vega" w:date="2015-08-03T18:43:00Z">
        <w:r w:rsidR="00A00ED3">
          <w:t>(Bartra, McGuire, &amp; Kable, 2013; Hare, Camerer, &amp; Rangel, 2009; Rogers et al., 2004)</w:t>
        </w:r>
        <w:r w:rsidR="00A00ED3">
          <w:fldChar w:fldCharType="end"/>
        </w:r>
      </w:ins>
      <w:ins w:id="71" w:author="Alejandro Isaac De La Vega" w:date="2015-07-29T18:59:00Z">
        <w:r w:rsidR="00FC2732">
          <w:t>. Furthermore, p</w:t>
        </w:r>
      </w:ins>
      <w:ins w:id="72" w:author="Alejandro Isaac De La Vega" w:date="2015-07-30T13:54:00Z">
        <w:r w:rsidR="00C565A6">
          <w:t xml:space="preserve">ortions of </w:t>
        </w:r>
      </w:ins>
      <w:ins w:id="73" w:author="Alejandro Isaac De La Vega" w:date="2015-07-30T13:48:00Z">
        <w:r w:rsidR="00C565A6">
          <w:t>mPFC</w:t>
        </w:r>
      </w:ins>
      <w:ins w:id="74" w:author="Alejandro Isaac De La Vega" w:date="2015-07-30T13:29:00Z">
        <w:r w:rsidR="00571206">
          <w:t xml:space="preserve"> </w:t>
        </w:r>
      </w:ins>
      <w:ins w:id="75" w:author="Alejandro Isaac De La Vega" w:date="2015-07-30T13:37:00Z">
        <w:r w:rsidR="00C565A6">
          <w:t>have</w:t>
        </w:r>
        <w:r w:rsidR="00571206">
          <w:t xml:space="preserve"> also been</w:t>
        </w:r>
      </w:ins>
      <w:ins w:id="76" w:author="Alejandro Isaac De La Vega" w:date="2015-07-30T13:29:00Z">
        <w:r w:rsidR="00571206">
          <w:t xml:space="preserve"> associated with</w:t>
        </w:r>
      </w:ins>
      <w:ins w:id="77" w:author="Alejandro Isaac De La Vega" w:date="2015-07-30T13:37:00Z">
        <w:r w:rsidR="00571206">
          <w:t xml:space="preserve"> a variety of</w:t>
        </w:r>
      </w:ins>
      <w:ins w:id="78" w:author="Alejandro Isaac De La Vega" w:date="2015-07-30T13:29:00Z">
        <w:r w:rsidR="00571206">
          <w:t xml:space="preserve"> </w:t>
        </w:r>
      </w:ins>
      <w:ins w:id="79" w:author="Alejandro Isaac De La Vega" w:date="2015-07-30T14:10:00Z">
        <w:r w:rsidR="00FC2732">
          <w:t xml:space="preserve">stimulus-independent </w:t>
        </w:r>
      </w:ins>
      <w:ins w:id="80" w:author="Alejandro Isaac De La Vega" w:date="2015-07-30T13:30:00Z">
        <w:r w:rsidR="00571206">
          <w:t xml:space="preserve">internally oriented processes, such as </w:t>
        </w:r>
      </w:ins>
      <w:proofErr w:type="spellStart"/>
      <w:ins w:id="81" w:author="Alejandro Isaac De La Vega" w:date="2015-07-29T19:02:00Z">
        <w:r w:rsidR="00BB5E35">
          <w:t>mentalizing</w:t>
        </w:r>
        <w:proofErr w:type="spellEnd"/>
        <w:r w:rsidR="00BB5E35">
          <w:t xml:space="preserve"> </w:t>
        </w:r>
      </w:ins>
      <w:ins w:id="82" w:author="Alejandro Isaac De La Vega" w:date="2015-08-03T18:43:00Z">
        <w:r w:rsidR="00A00ED3">
          <w:fldChar w:fldCharType="begin"/>
        </w:r>
      </w:ins>
      <w:r w:rsidR="00B81805">
        <w:instrText xml:space="preserve"> ADDIN PAPERS2_CITATIONS &lt;citation&gt;&lt;uuid&gt;1770B426-030B-4955-848D-CEF919E26C73&lt;/uuid&gt;&lt;priority&gt;7&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A00ED3">
        <w:fldChar w:fldCharType="separate"/>
      </w:r>
      <w:ins w:id="83" w:author="Alejandro Isaac De La Vega" w:date="2015-08-03T18:43:00Z">
        <w:r w:rsidR="00A00ED3">
          <w:t xml:space="preserve">(Baumgartner, </w:t>
        </w:r>
        <w:proofErr w:type="spellStart"/>
        <w:r w:rsidR="00A00ED3">
          <w:t>Götte</w:t>
        </w:r>
        <w:proofErr w:type="spellEnd"/>
        <w:r w:rsidR="00A00ED3">
          <w:t xml:space="preserve">, </w:t>
        </w:r>
        <w:proofErr w:type="spellStart"/>
        <w:r w:rsidR="00A00ED3">
          <w:t>Gügler</w:t>
        </w:r>
        <w:proofErr w:type="spellEnd"/>
        <w:r w:rsidR="00A00ED3">
          <w:t>, &amp; Fehr, 2012; Denny, Kober, Wager, &amp; Ochsner, 2012)</w:t>
        </w:r>
        <w:r w:rsidR="00A00ED3">
          <w:fldChar w:fldCharType="end"/>
        </w:r>
      </w:ins>
      <w:ins w:id="84" w:author="Alejandro Isaac De La Vega" w:date="2015-08-03T18:42:00Z">
        <w:r w:rsidR="00A00ED3">
          <w:t xml:space="preserve"> </w:t>
        </w:r>
      </w:ins>
      <w:ins w:id="85" w:author="Alejandro Isaac De La Vega" w:date="2015-07-29T19:02:00Z">
        <w:r w:rsidR="00BB5E35">
          <w:t xml:space="preserve">and </w:t>
        </w:r>
      </w:ins>
      <w:ins w:id="86" w:author="Alejandro Isaac De La Vega" w:date="2015-07-30T13:34:00Z">
        <w:r w:rsidR="00571206">
          <w:t>autobiographical memory</w:t>
        </w:r>
      </w:ins>
      <w:ins w:id="87" w:author="Alejandro Isaac De La Vega" w:date="2015-08-03T18:42:00Z">
        <w:r w:rsidR="00A00ED3">
          <w:t xml:space="preserve"> </w:t>
        </w:r>
      </w:ins>
      <w:ins w:id="88" w:author="Alejandro Isaac De La Vega" w:date="2015-08-03T18:43:00Z">
        <w:r w:rsidR="00A00ED3">
          <w:fldChar w:fldCharType="begin"/>
        </w:r>
      </w:ins>
      <w:r w:rsidR="00B81805">
        <w:instrText xml:space="preserve"> ADDIN PAPERS2_CITATIONS &lt;citation&gt;&lt;uuid&gt;0EF65866-A71B-44B7-911F-C0F674A6E6AE&lt;/uuid&gt;&lt;priority&gt;8&lt;/priority&gt;&lt;publications&gt;&lt;publication&gt;&lt;uuid&gt;3124F4D6-FD53-4021-8DAC-D062361E08FB&lt;/uuid&gt;&lt;volume&gt;22&lt;/volume&gt;&lt;doi&gt;10.1162/jocn.2009.21282&lt;/doi&gt;&lt;startpage&gt;1112&lt;/startpage&gt;&lt;publication_date&gt;99201003181200000000222000&lt;/publication_date&gt;&lt;url&gt;http://www.mitpressjournals.org/doi/abs/10.1162/jocn.2009.21282&lt;/url&gt;&lt;type&gt;400&lt;/type&gt;&lt;title&gt;Patterns of Brain Activity Supporting Autobiographical Memory, Prospection, and Theory of Mind, and Their Relationship to the Default Mode Network&lt;/title&gt;&lt;publisher&gt;MIT Press238 Main St., Suite 500, Cambridge, MA 02142-1046, USA journals-info@mit.edu&lt;/publisher&gt;&lt;number&gt;6&lt;/number&gt;&lt;subtype&gt;400&lt;/subtype&gt;&lt;endpage&gt;1123&lt;/endpage&gt;&lt;bundle&gt;&lt;publication&gt;&lt;url&gt;http://dx.doi.org&lt;/url&gt;&lt;title&gt;dx.doi.org&lt;/title&gt;&lt;type&gt;-100&lt;/type&gt;&lt;subtype&gt;-100&lt;/subtype&gt;&lt;uuid&gt;63855A97-01EB-49E1-8077-E37DC3D8257F&lt;/uuid&gt;&lt;/publication&gt;&lt;/bundle&gt;&lt;authors&gt;&lt;author&gt;&lt;firstName&gt;R&lt;/firstName&gt;&lt;middleNames&gt;Nathan&lt;/middleNames&gt;&lt;lastName&gt;Spreng&lt;/lastName&gt;&lt;/author&gt;&lt;author&gt;&lt;firstName&gt;Cheryl&lt;/firstName&gt;&lt;middleNames&gt;L&lt;/middleNames&gt;&lt;lastName&gt;Grady&lt;/lastName&gt;&lt;/author&gt;&lt;/authors&gt;&lt;/publication&gt;&lt;publication&gt;&lt;volume&gt;44&lt;/volume&gt;&lt;publication_date&gt;99200902001200000000220000&lt;/publication_date&gt;&lt;number&gt;3&lt;/number&gt;&lt;doi&gt;10.1016/j.neuroimage.2008.09.033&lt;/doi&gt;&lt;startpage&gt;1188&lt;/startpage&gt;&lt;title&gt;Cortical midline involvement in autobiographical memory&lt;/title&gt;&lt;uuid&gt;5D2ED910-0D19-4F58-B601-A5F4F5642829&lt;/uuid&gt;&lt;subtype&gt;400&lt;/subtype&gt;&lt;endpage&gt;1200&lt;/endpage&gt;&lt;type&gt;400&lt;/type&gt;&lt;url&gt;http://linkinghub.elsevier.com/retrieve/pii/S1053811908010379&lt;/url&gt;&lt;bundle&gt;&lt;publication&gt;&lt;publisher&gt;Elsevier Inc.&lt;/publisher&gt;&lt;title&gt;NeuroImage&lt;/title&gt;&lt;type&gt;-100&lt;/type&gt;&lt;subtype&gt;-100&lt;/subtype&gt;&lt;uuid&gt;C999927C-B94A-48FA-98D1-0626ECBA674C&lt;/uuid&gt;&lt;/publication&gt;&lt;/bundle&gt;&lt;authors&gt;&lt;author&gt;&lt;firstName&gt;Jennifer&lt;/firstName&gt;&lt;middleNames&gt;J&lt;/middleNames&gt;&lt;lastName&gt;Summerfield&lt;/lastName&gt;&lt;/author&gt;&lt;author&gt;&lt;firstName&gt;Demis&lt;/firstName&gt;&lt;lastName&gt;Hassabis&lt;/lastName&gt;&lt;/author&gt;&lt;author&gt;&lt;firstName&gt;Eleanor&lt;/firstName&gt;&lt;middleNames&gt;A&lt;/middleNames&gt;&lt;lastName&gt;Maguire&lt;/lastName&gt;&lt;/author&gt;&lt;/authors&gt;&lt;/publication&gt;&lt;/publications&gt;&lt;cites&gt;&lt;/cites&gt;&lt;/citation&gt;</w:instrText>
      </w:r>
      <w:r w:rsidR="00A00ED3">
        <w:fldChar w:fldCharType="separate"/>
      </w:r>
      <w:ins w:id="89" w:author="Alejandro Isaac De La Vega" w:date="2015-08-03T18:43:00Z">
        <w:r w:rsidR="00A00ED3">
          <w:t>(Spreng &amp; Grady, 2010; Summerfield, Hassabis, &amp; Maguire, 2009)</w:t>
        </w:r>
        <w:r w:rsidR="00A00ED3">
          <w:fldChar w:fldCharType="end"/>
        </w:r>
      </w:ins>
      <w:ins w:id="90" w:author="Alejandro Isaac De La Vega" w:date="2015-07-30T13:34:00Z">
        <w:r w:rsidR="00571206">
          <w:t xml:space="preserve">. </w:t>
        </w:r>
      </w:ins>
      <w:ins w:id="91" w:author="Alejandro Isaac De La Vega" w:date="2015-07-29T19:02:00Z">
        <w:r w:rsidR="00BB5E35">
          <w:t xml:space="preserve"> </w:t>
        </w:r>
      </w:ins>
    </w:p>
    <w:p w14:paraId="3DE00C01" w14:textId="0054D361" w:rsidR="00A4541A" w:rsidRDefault="0007422E" w:rsidP="00DE15D9">
      <w:pPr>
        <w:pStyle w:val="Normal1"/>
        <w:spacing w:line="360" w:lineRule="auto"/>
        <w:ind w:firstLine="720"/>
        <w:rPr>
          <w:ins w:id="92" w:author="Alejandro De La Vega" w:date="2015-08-10T19:04:00Z"/>
        </w:rPr>
      </w:pPr>
      <w:ins w:id="93" w:author="Alejandro Isaac De La Vega" w:date="2015-07-29T19:11:00Z">
        <w:r>
          <w:t xml:space="preserve">Despite the enormous amount </w:t>
        </w:r>
      </w:ins>
      <w:ins w:id="94" w:author="Alejandro Isaac De La Vega" w:date="2015-07-30T13:55:00Z">
        <w:r w:rsidR="00C565A6">
          <w:t xml:space="preserve">of </w:t>
        </w:r>
      </w:ins>
      <w:ins w:id="95" w:author="Alejandro Isaac De La Vega" w:date="2015-07-30T13:58:00Z">
        <w:r w:rsidR="004353C2">
          <w:t>neuroimaging research</w:t>
        </w:r>
      </w:ins>
      <w:ins w:id="96" w:author="Alejandro Isaac De La Vega" w:date="2015-07-30T13:55:00Z">
        <w:r w:rsidR="00C565A6">
          <w:t xml:space="preserve"> </w:t>
        </w:r>
      </w:ins>
      <w:ins w:id="97" w:author="Alejandro Isaac De La Vega" w:date="2015-07-29T19:12:00Z">
        <w:r>
          <w:t xml:space="preserve">on </w:t>
        </w:r>
        <w:r w:rsidRPr="003E6356">
          <w:t>focal</w:t>
        </w:r>
      </w:ins>
      <w:ins w:id="98" w:author="Alejandro Isaac De La Vega" w:date="2015-07-29T19:11:00Z">
        <w:r>
          <w:t xml:space="preserve"> regions of </w:t>
        </w:r>
      </w:ins>
      <w:r w:rsidR="001A0C27">
        <w:t>MFC</w:t>
      </w:r>
      <w:ins w:id="99" w:author="Alejandro Isaac De La Vega" w:date="2015-07-29T19:11:00Z">
        <w:r>
          <w:t xml:space="preserve">, </w:t>
        </w:r>
      </w:ins>
      <w:r w:rsidR="006B0B75">
        <w:t xml:space="preserve">there have been few large-scale efforts to comprehensively map </w:t>
      </w:r>
      <w:ins w:id="100" w:author="Alejandro Isaac De La Vega" w:date="2015-07-30T13:59:00Z">
        <w:r w:rsidR="004353C2">
          <w:t>function</w:t>
        </w:r>
      </w:ins>
      <w:r w:rsidR="006B0B75">
        <w:t xml:space="preserve"> to medial frontal anatomy across the full range of cognitive </w:t>
      </w:r>
      <w:r w:rsidR="007A64D0">
        <w:t>and affective</w:t>
      </w:r>
      <w:r w:rsidR="0099166A">
        <w:t xml:space="preserve"> states</w:t>
      </w:r>
      <w:r w:rsidR="006B0B75">
        <w:t>.</w:t>
      </w:r>
      <w:r>
        <w:t xml:space="preserve"> </w:t>
      </w:r>
      <w:ins w:id="101" w:author="Alejandro Isaac De La Vega" w:date="2015-07-30T14:11:00Z">
        <w:r w:rsidR="00FC2732">
          <w:t>Since</w:t>
        </w:r>
      </w:ins>
      <w:r w:rsidR="006B0B75">
        <w:t xml:space="preserve"> most researchers are intimately familiar with one particular domain of cognition, most meta-analyses are necessarily restricted to a small subset of empirical findings</w:t>
      </w:r>
      <w:r w:rsidR="00FC5F87">
        <w:t xml:space="preserve"> </w:t>
      </w:r>
      <w:ins w:id="102" w:author="Alejandro Isaac De La Vega" w:date="2015-07-30T14:11:00Z">
        <w:r w:rsidR="00FC2732">
          <w:t xml:space="preserve">relevant to </w:t>
        </w:r>
      </w:ins>
      <w:ins w:id="103" w:author="Alejandro Isaac De La Vega" w:date="2015-07-30T14:12:00Z">
        <w:r w:rsidR="00FC2732">
          <w:t xml:space="preserve">the </w:t>
        </w:r>
      </w:ins>
      <w:ins w:id="104" w:author="Alejandro Isaac De La Vega" w:date="2015-07-30T14:11:00Z">
        <w:r w:rsidR="00FC2732">
          <w:t xml:space="preserve">cognitive states </w:t>
        </w:r>
      </w:ins>
      <w:ins w:id="105" w:author="Alejandro Isaac De La Vega" w:date="2015-07-30T14:15:00Z">
        <w:r w:rsidR="00FC2732">
          <w:t xml:space="preserve">or region </w:t>
        </w:r>
      </w:ins>
      <w:ins w:id="106" w:author="Alejandro Isaac De La Vega" w:date="2015-07-30T14:12:00Z">
        <w:r w:rsidR="009E63AE">
          <w:t>under investigation</w:t>
        </w:r>
      </w:ins>
      <w:r w:rsidR="006B0B75">
        <w:t xml:space="preserve">. Even those meta-analyses that attempt to take a </w:t>
      </w:r>
      <w:ins w:id="107" w:author="Alejandro Isaac De La Vega" w:date="2015-07-30T14:13:00Z">
        <w:r w:rsidR="00FC2732">
          <w:t xml:space="preserve">inter-disciplinary </w:t>
        </w:r>
      </w:ins>
      <w:r w:rsidR="006B0B75">
        <w:t xml:space="preserve">look at </w:t>
      </w:r>
      <w:r w:rsidR="001A0C27">
        <w:t>MFC</w:t>
      </w:r>
      <w:r w:rsidR="006B0B75">
        <w:t xml:space="preserve"> </w:t>
      </w:r>
      <w:ins w:id="108" w:author="Alejandro Isaac De La Vega" w:date="2015-07-30T14:15:00Z">
        <w:r w:rsidR="00FC2732">
          <w:t>typically</w:t>
        </w:r>
      </w:ins>
      <w:r w:rsidR="006B0B75">
        <w:t xml:space="preserve"> only include a subset of cognitive </w:t>
      </w:r>
      <w:ins w:id="109" w:author="Alejandro Isaac De La Vega" w:date="2015-07-30T14:12:00Z">
        <w:r w:rsidR="00FC2732">
          <w:t>states</w:t>
        </w:r>
      </w:ins>
      <w:ins w:id="110" w:author="Alejandro Isaac De La Vega" w:date="2015-07-30T14:13:00Z">
        <w:r w:rsidR="00FC2732">
          <w:t xml:space="preserve"> hypothesized to be important</w:t>
        </w:r>
      </w:ins>
      <w:ins w:id="111" w:author="Alejandro Isaac De La Vega" w:date="2015-07-30T14:12:00Z">
        <w:r w:rsidR="00FC2732">
          <w:t xml:space="preserve"> </w:t>
        </w:r>
      </w:ins>
      <w:r w:rsidR="006B0B75">
        <w:t xml:space="preserve">(e.g. </w:t>
      </w:r>
      <w:ins w:id="112" w:author="Alejandro Isaac De La Vega" w:date="2015-08-03T19:22:00Z">
        <w:r w:rsidR="00CF28A6">
          <w:fldChar w:fldCharType="begin"/>
        </w:r>
      </w:ins>
      <w:r w:rsidR="00B81805">
        <w:instrText xml:space="preserve"> ADDIN PAPERS2_CITATIONS &lt;citation&gt;&lt;uuid&gt;ADFBABE4-8DCF-402B-A6DE-1C370724ABFC&lt;/uuid&gt;&lt;priority&gt;9&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CF28A6">
        <w:fldChar w:fldCharType="separate"/>
      </w:r>
      <w:r w:rsidR="004E78E2">
        <w:rPr>
          <w:rFonts w:ascii="Cambria" w:hAnsi="Cambria" w:cs="Cambria"/>
        </w:rPr>
        <w:t>Bush et al., 2000; Shackman et al., 2011)</w:t>
      </w:r>
      <w:ins w:id="113" w:author="Alejandro Isaac De La Vega" w:date="2015-08-03T19:22:00Z">
        <w:r w:rsidR="00CF28A6">
          <w:fldChar w:fldCharType="end"/>
        </w:r>
      </w:ins>
      <w:r w:rsidR="0099166A">
        <w:t xml:space="preserve">. </w:t>
      </w:r>
      <w:ins w:id="114" w:author="Alejandro Isaac De La Vega" w:date="2015-07-30T14:16:00Z">
        <w:r w:rsidR="00FC2732">
          <w:t xml:space="preserve">The constrained scope of such meta-analyses is further hampered by the </w:t>
        </w:r>
      </w:ins>
      <w:ins w:id="115" w:author="Alejandro Isaac De La Vega" w:date="2015-07-30T14:17:00Z">
        <w:r w:rsidR="00FC2732">
          <w:t>l</w:t>
        </w:r>
      </w:ins>
      <w:r w:rsidR="006B0B75">
        <w:t>imited ability to draw conclusions about the relative specificity of brain activity to particular cognitive processes</w:t>
      </w:r>
      <w:r w:rsidR="00DE15D9">
        <w:t xml:space="preserve">— </w:t>
      </w:r>
      <w:r w:rsidR="006B0B75">
        <w:t xml:space="preserve">a limitation widely known as the reverse inference problem </w:t>
      </w:r>
      <w:ins w:id="116" w:author="Alejandro Isaac De La Vega" w:date="2015-08-03T19:16:00Z">
        <w:r w:rsidR="009E63AE">
          <w:fldChar w:fldCharType="begin"/>
        </w:r>
      </w:ins>
      <w:r w:rsidR="00B81805">
        <w:instrText xml:space="preserve"> ADDIN PAPERS2_CITATIONS &lt;citation&gt;&lt;uuid&gt;8CA8BFEE-F5CA-43C4-99F7-E99A155CA2BB&lt;/uuid&gt;&lt;priority&gt;0&lt;/priority&gt;&lt;publications&gt;&lt;publication&gt;&lt;publication_date&gt;99200600001200000000200000&lt;/publication_date&gt;&lt;doi&gt;10.1016/j.tics.2005.12.004&lt;/doi&gt;&lt;title&gt;Can cognitive processes be inferred from neuroimaging data?&lt;/title&gt;&lt;uuid&gt;F08668B5-95CB-4EEA-A3B4-D59A7B6E0B11&lt;/uuid&gt;&lt;subtype&gt;400&lt;/subtype&gt;&lt;type&gt;400&lt;/type&gt;&lt;url&gt;http://www.sciencedirect.com/science/article/pii/S1364661305003360&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A&lt;/middleNames&gt;&lt;lastName&gt;Poldrack&lt;/lastName&gt;&lt;/author&gt;&lt;/authors&gt;&lt;/publication&gt;&lt;/publications&gt;&lt;cites&gt;&lt;/cites&gt;&lt;/citation&gt;</w:instrText>
      </w:r>
      <w:r w:rsidR="009E63AE">
        <w:fldChar w:fldCharType="separate"/>
      </w:r>
      <w:ins w:id="117" w:author="Alejandro Isaac De La Vega" w:date="2015-08-03T19:22:00Z">
        <w:r w:rsidR="00CF28A6">
          <w:t>(Poldrack, 2006)</w:t>
        </w:r>
      </w:ins>
      <w:ins w:id="118" w:author="Alejandro Isaac De La Vega" w:date="2015-08-03T19:16:00Z">
        <w:r w:rsidR="009E63AE">
          <w:fldChar w:fldCharType="end"/>
        </w:r>
      </w:ins>
      <w:ins w:id="119" w:author="Alejandro Isaac De La Vega" w:date="2015-08-03T19:17:00Z">
        <w:r w:rsidR="009E63AE">
          <w:t>.</w:t>
        </w:r>
      </w:ins>
      <w:r w:rsidR="00AD64FC">
        <w:t xml:space="preserve"> </w:t>
      </w:r>
      <w:r w:rsidR="006B0B75">
        <w:t xml:space="preserve">This concern is </w:t>
      </w:r>
      <w:r w:rsidR="006B0B75">
        <w:lastRenderedPageBreak/>
        <w:t xml:space="preserve">particularly </w:t>
      </w:r>
      <w:ins w:id="120" w:author="Alejandro Isaac De La Vega" w:date="2015-07-30T17:02:00Z">
        <w:r w:rsidR="006E7CF7">
          <w:t xml:space="preserve">acute in the case of pre-SMA and dACC, </w:t>
        </w:r>
      </w:ins>
      <w:r w:rsidR="006B0B75">
        <w:t>suggesting low selectivity</w:t>
      </w:r>
      <w:r w:rsidR="00FC5F87">
        <w:t xml:space="preserve"> to a given domain</w:t>
      </w:r>
      <w:ins w:id="121" w:author="Tal Yarkoni" w:date="2015-07-13T07:21:00Z">
        <w:r w:rsidR="006B0B75">
          <w:t xml:space="preserve"> </w:t>
        </w:r>
      </w:ins>
      <w:ins w:id="122" w:author="Alejandro Isaac De La Vega" w:date="2015-08-03T19:22:00Z">
        <w:r w:rsidR="00CF28A6">
          <w:fldChar w:fldCharType="begin"/>
        </w:r>
      </w:ins>
      <w:r w:rsidR="00B81805">
        <w:instrText xml:space="preserve"> ADDIN PAPERS2_CITATIONS &lt;citation&gt;&lt;uuid&gt;C9A5049E-1FC1-492E-88D7-52B641D884B7&lt;/uuid&gt;&lt;priority&gt;11&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CF28A6">
        <w:fldChar w:fldCharType="separate"/>
      </w:r>
      <w:ins w:id="123" w:author="Alejandro Isaac De La Vega" w:date="2015-08-03T19:22:00Z">
        <w:r w:rsidR="00CF28A6">
          <w:t>(Nelson et al., 2010; Yarkoni, Poldrack, Nichols, Van Essen, &amp; Wager, 2011)</w:t>
        </w:r>
        <w:r w:rsidR="00CF28A6">
          <w:fldChar w:fldCharType="end"/>
        </w:r>
      </w:ins>
      <w:ins w:id="124" w:author="Alejandro Isaac De La Vega" w:date="2015-08-03T19:17:00Z">
        <w:r w:rsidR="009E63AE">
          <w:t>.</w:t>
        </w:r>
      </w:ins>
    </w:p>
    <w:p w14:paraId="2EB960BA" w14:textId="3682FD69" w:rsidR="009E7445" w:rsidRDefault="00BE6EC8" w:rsidP="00161ED9">
      <w:pPr>
        <w:pStyle w:val="Normal1"/>
        <w:spacing w:line="360" w:lineRule="auto"/>
        <w:ind w:firstLine="720"/>
      </w:pPr>
      <w:ins w:id="125" w:author="Luke J. Chang" w:date="2015-07-24T06:50:00Z">
        <w:r>
          <w:t xml:space="preserve">Here we attempt </w:t>
        </w:r>
      </w:ins>
      <w:ins w:id="126" w:author="Luke J. Chang" w:date="2015-07-24T06:53:00Z">
        <w:r>
          <w:t>systematically create a comprehensive functional-anatomical mapping of medial frontal cortex</w:t>
        </w:r>
      </w:ins>
      <w:ins w:id="127" w:author="Marie Banich" w:date="2015-07-22T07:43:00Z">
        <w:r w:rsidR="004A28E2">
          <w:t xml:space="preserve"> </w:t>
        </w:r>
      </w:ins>
      <w:r w:rsidR="006B0B75">
        <w:t>us</w:t>
      </w:r>
      <w:ins w:id="128" w:author="Luke J. Chang" w:date="2015-07-24T06:50:00Z">
        <w:r>
          <w:t>ing</w:t>
        </w:r>
      </w:ins>
      <w:r w:rsidR="006B0B75">
        <w:t xml:space="preserve"> </w:t>
      </w:r>
      <w:proofErr w:type="spellStart"/>
      <w:r w:rsidR="006B0B75">
        <w:t>Neurosynth</w:t>
      </w:r>
      <w:proofErr w:type="spellEnd"/>
      <w:r w:rsidR="006B0B75">
        <w:t>, a diverse large-scale functional neuroimaging database of over 10,000 studies</w:t>
      </w:r>
      <w:ins w:id="129" w:author="Alejandro Isaac De La Vega" w:date="2015-08-03T19:17:00Z">
        <w:r w:rsidR="009E63AE">
          <w:t xml:space="preserve"> </w:t>
        </w:r>
      </w:ins>
      <w:ins w:id="130" w:author="Alejandro Isaac De La Vega" w:date="2015-08-03T19:18:00Z">
        <w:r w:rsidR="009E63AE">
          <w:fldChar w:fldCharType="begin"/>
        </w:r>
      </w:ins>
      <w:r w:rsidR="00B81805">
        <w:instrText xml:space="preserve"> ADDIN PAPERS2_CITATIONS &lt;citation&gt;&lt;uuid&gt;E876930F-82ED-4894-8642-302EA2AE2C6F&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9E63AE">
        <w:fldChar w:fldCharType="separate"/>
      </w:r>
      <w:ins w:id="131" w:author="Alejandro Isaac De La Vega" w:date="2015-08-03T19:22:00Z">
        <w:r w:rsidR="00CF28A6">
          <w:t>(Yarkoni et al., 2011)</w:t>
        </w:r>
      </w:ins>
      <w:ins w:id="132" w:author="Alejandro Isaac De La Vega" w:date="2015-08-03T19:18:00Z">
        <w:r w:rsidR="009E63AE">
          <w:fldChar w:fldCharType="end"/>
        </w:r>
      </w:ins>
      <w:r w:rsidR="006B0B75">
        <w:t>.</w:t>
      </w:r>
      <w:ins w:id="133" w:author="Tal Yarkoni" w:date="2015-07-13T07:35:00Z">
        <w:r w:rsidR="006B0B75">
          <w:t xml:space="preserve"> We </w:t>
        </w:r>
      </w:ins>
      <w:ins w:id="134" w:author="Luke J. Chang" w:date="2015-07-24T06:55:00Z">
        <w:r w:rsidR="007B40A8">
          <w:t xml:space="preserve">first </w:t>
        </w:r>
      </w:ins>
      <w:ins w:id="135" w:author="Luke J. Chang" w:date="2015-07-24T06:54:00Z">
        <w:r w:rsidR="007B40A8">
          <w:t>clustered</w:t>
        </w:r>
      </w:ins>
      <w:ins w:id="136" w:author="Tal Yarkoni" w:date="2015-07-13T07:35:00Z">
        <w:r w:rsidR="006B0B75">
          <w:t xml:space="preserve"> </w:t>
        </w:r>
      </w:ins>
      <w:ins w:id="137" w:author="Alejandro De La Vega" w:date="2015-08-09T16:24:00Z">
        <w:r w:rsidR="001A0C27">
          <w:t>MFC</w:t>
        </w:r>
      </w:ins>
      <w:ins w:id="138" w:author="Tal Yarkoni" w:date="2015-07-13T07:35:00Z">
        <w:r w:rsidR="006B0B75">
          <w:t xml:space="preserve"> voxels into functionally homogeneous </w:t>
        </w:r>
      </w:ins>
      <w:ins w:id="139" w:author="Alejandro Isaac De La Vega" w:date="2015-07-30T17:06:00Z">
        <w:r w:rsidR="006E7CF7">
          <w:t>clusters</w:t>
        </w:r>
      </w:ins>
      <w:ins w:id="140" w:author="Tal Yarkoni" w:date="2015-07-13T07:35:00Z">
        <w:r w:rsidR="006B0B75">
          <w:t xml:space="preserve"> at different spatial scales based on their meta-analytic co</w:t>
        </w:r>
      </w:ins>
      <w:r w:rsidR="003A5786">
        <w:t>-</w:t>
      </w:r>
      <w:ins w:id="141" w:author="Tal Yarkoni" w:date="2015-07-13T07:35:00Z">
        <w:r w:rsidR="006B0B75">
          <w:t xml:space="preserve">activation with </w:t>
        </w:r>
      </w:ins>
      <w:r w:rsidR="00B20F8A">
        <w:t>the rest of the brain</w:t>
      </w:r>
      <w:ins w:id="142" w:author="Alejandro Isaac De La Vega" w:date="2015-07-30T17:06:00Z">
        <w:r w:rsidR="006E7CF7">
          <w:t xml:space="preserve"> </w:t>
        </w:r>
      </w:ins>
      <w:ins w:id="143" w:author="Alejandro Isaac De La Vega" w:date="2015-08-03T19:22:00Z">
        <w:r w:rsidR="00CF28A6">
          <w:fldChar w:fldCharType="begin"/>
        </w:r>
      </w:ins>
      <w:r w:rsidR="00B81805">
        <w:instrText xml:space="preserve"> ADDIN PAPERS2_CITATIONS &lt;citation&gt;&lt;uuid&gt;A635B731-E00D-4B7A-A330-58033B155470&lt;/uuid&gt;&lt;priority&gt;13&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87FA5EB0-CE68-4338-A866-AAE504963A3C&lt;/uuid&gt;&lt;volume&gt;31&lt;/volume&gt;&lt;doi&gt;10.1002/hbm.20854&lt;/doi&gt;&lt;startpage&gt;173&lt;/startpage&gt;&lt;publication_date&gt;99201002011200000000222000&lt;/publication_date&gt;&lt;url&gt;http://onlinelibrary.wiley.com/doi/10.1002/hbm.20854/full&lt;/url&gt;&lt;type&gt;400&lt;/type&gt;&lt;title&gt;Metaanalytic connectivity modeling: Delineating the functional connectivity of the human amygdala&lt;/title&gt;&lt;publisher&gt;Wiley Subscription Services, Inc., A Wiley Company&lt;/publisher&gt;&lt;number&gt;2&lt;/number&gt;&lt;subtype&gt;400&lt;/subtype&gt;&lt;endpage&gt;184&lt;/endpage&gt;&lt;bundle&gt;&lt;publication&gt;&lt;publisher&gt;Wiley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Jennifer&lt;/firstName&gt;&lt;middleNames&gt;L&lt;/middleNames&gt;&lt;lastName&gt;Robinson&lt;/lastName&gt;&lt;/author&gt;&lt;author&gt;&lt;firstName&gt;Angela&lt;/firstName&gt;&lt;middleNames&gt;R&lt;/middleNames&gt;&lt;lastName&gt;Laird&lt;/lastName&gt;&lt;/author&gt;&lt;author&gt;&lt;firstName&gt;David&lt;/firstName&gt;&lt;middleNames&gt;C&lt;/middleNames&gt;&lt;lastName&gt;Glahn&lt;/lastName&gt;&lt;/author&gt;&lt;author&gt;&lt;firstName&gt;William&lt;/firstName&gt;&lt;middleNames&gt;R&lt;/middleNames&gt;&lt;lastName&gt;Lovallo&lt;/lastName&gt;&lt;/author&gt;&lt;author&gt;&lt;firstName&gt;Peter&lt;/firstName&gt;&lt;middleNames&gt;T&lt;/middleNames&gt;&lt;lastName&gt;Fox&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s&gt;&lt;cites&gt;&lt;/cites&gt;&lt;/citation&gt;</w:instrText>
      </w:r>
      <w:r w:rsidR="00CF28A6">
        <w:fldChar w:fldCharType="separate"/>
      </w:r>
      <w:ins w:id="144" w:author="Alejandro Isaac De La Vega" w:date="2015-08-03T19:22:00Z">
        <w:r w:rsidR="00CF28A6">
          <w:t>(Robinson, Laird, Glahn, Lovallo, &amp; Fox, 2010; Smith et al., 2009; Toro, Fox, &amp; Paus, 2008)</w:t>
        </w:r>
        <w:r w:rsidR="00CF28A6">
          <w:fldChar w:fldCharType="end"/>
        </w:r>
      </w:ins>
      <w:ins w:id="145" w:author="Alejandro Isaac De La Vega" w:date="2015-08-03T19:19:00Z">
        <w:r w:rsidR="009E63AE">
          <w:t>,</w:t>
        </w:r>
      </w:ins>
      <w:ins w:id="146" w:author="Alejandro Isaac De La Vega" w:date="2015-07-30T17:04:00Z">
        <w:r w:rsidR="006E7CF7">
          <w:t xml:space="preserve"> revealing three </w:t>
        </w:r>
      </w:ins>
      <w:ins w:id="147" w:author="Alejandro Isaac De La Vega" w:date="2015-07-30T17:05:00Z">
        <w:r w:rsidR="006E7CF7">
          <w:t>distinct</w:t>
        </w:r>
      </w:ins>
      <w:ins w:id="148" w:author="Alejandro Isaac De La Vega" w:date="2015-07-30T17:04:00Z">
        <w:r w:rsidR="006E7CF7">
          <w:t xml:space="preserve"> </w:t>
        </w:r>
      </w:ins>
      <w:ins w:id="149" w:author="Alejandro Isaac De La Vega" w:date="2015-07-30T17:05:00Z">
        <w:r w:rsidR="00AF4DB3">
          <w:t>zone</w:t>
        </w:r>
      </w:ins>
      <w:ins w:id="150" w:author="Alejandro Isaac De La Vega" w:date="2015-08-02T19:51:00Z">
        <w:r w:rsidR="00B52AE4">
          <w:t>s</w:t>
        </w:r>
      </w:ins>
      <w:r w:rsidR="00B20F8A">
        <w:t xml:space="preserve"> along the </w:t>
      </w:r>
      <w:proofErr w:type="spellStart"/>
      <w:r w:rsidR="00B20F8A">
        <w:t>rostro</w:t>
      </w:r>
      <w:proofErr w:type="spellEnd"/>
      <w:r w:rsidR="00B20F8A">
        <w:t>-caudal axis</w:t>
      </w:r>
      <w:ins w:id="151" w:author="Alejandro Isaac De La Vega" w:date="2015-07-30T17:05:00Z">
        <w:r w:rsidR="00AF4DB3">
          <w:t xml:space="preserve"> </w:t>
        </w:r>
        <w:r w:rsidR="006E7CF7">
          <w:t xml:space="preserve">which further </w:t>
        </w:r>
      </w:ins>
      <w:ins w:id="152" w:author="Alejandro Isaac De La Vega" w:date="2015-08-02T19:52:00Z">
        <w:r w:rsidR="00363D52">
          <w:t>fractionated</w:t>
        </w:r>
      </w:ins>
      <w:ins w:id="153" w:author="Alejandro Isaac De La Vega" w:date="2015-07-30T17:05:00Z">
        <w:r w:rsidR="006E7CF7">
          <w:t xml:space="preserve"> into nine </w:t>
        </w:r>
      </w:ins>
      <w:r w:rsidR="00B20F8A">
        <w:t>sub-</w:t>
      </w:r>
      <w:ins w:id="154" w:author="Alejandro Isaac De La Vega" w:date="2015-07-30T17:05:00Z">
        <w:r w:rsidR="006E7CF7">
          <w:t>regions</w:t>
        </w:r>
      </w:ins>
      <w:ins w:id="155" w:author="Tal Yarkoni" w:date="2015-07-13T07:35:00Z">
        <w:r w:rsidR="006B0B75">
          <w:t xml:space="preserve">. We characterized the cognitive profiles of these clusters using multivariate classification analyses </w:t>
        </w:r>
      </w:ins>
      <w:ins w:id="156" w:author="Alejandro Isaac De La Vega" w:date="2015-07-30T17:05:00Z">
        <w:r w:rsidR="006E7CF7">
          <w:t>and found that</w:t>
        </w:r>
      </w:ins>
      <w:ins w:id="157" w:author="Alejandro Isaac De La Vega" w:date="2015-07-30T17:14:00Z">
        <w:r w:rsidR="00AF4DB3">
          <w:t xml:space="preserve"> the three </w:t>
        </w:r>
      </w:ins>
      <w:ins w:id="158" w:author="Alejandro Isaac De La Vega" w:date="2015-07-30T17:39:00Z">
        <w:r w:rsidR="00E952AB">
          <w:t xml:space="preserve">functional zones accounted for </w:t>
        </w:r>
        <w:r w:rsidR="005D7B00">
          <w:t xml:space="preserve">a large portion of functional variation; however, we also found fine-grained variation </w:t>
        </w:r>
      </w:ins>
      <w:r w:rsidR="00B20F8A">
        <w:t>in functional specialization between sub-regions within a functional zone</w:t>
      </w:r>
      <w:ins w:id="159" w:author="Alejandro Isaac De La Vega" w:date="2015-07-30T17:39:00Z">
        <w:r w:rsidR="005D7B00">
          <w:t xml:space="preserve">. </w:t>
        </w:r>
      </w:ins>
      <w:ins w:id="160" w:author="Luke J. Chang" w:date="2015-07-24T06:57:00Z">
        <w:r w:rsidR="00223178">
          <w:t xml:space="preserve">Collectively, our results reveal considerable diversity in the functional roles of discrete </w:t>
        </w:r>
      </w:ins>
      <w:ins w:id="161" w:author="Alejandro De La Vega" w:date="2015-08-09T16:24:00Z">
        <w:r w:rsidR="001A0C27">
          <w:t>MFC</w:t>
        </w:r>
      </w:ins>
      <w:ins w:id="162" w:author="Luke J. Chang" w:date="2015-07-24T06:57:00Z">
        <w:r w:rsidR="00223178">
          <w:t xml:space="preserve"> subregions, </w:t>
        </w:r>
      </w:ins>
      <w:ins w:id="163" w:author="Tal Yarkoni" w:date="2015-07-28T17:04:00Z">
        <w:r w:rsidR="00464E42">
          <w:t xml:space="preserve">provide insight into the spatial topography of MFC at several different scales, </w:t>
        </w:r>
      </w:ins>
      <w:ins w:id="164" w:author="Luke J. Chang" w:date="2015-07-24T06:57:00Z">
        <w:r w:rsidR="00223178">
          <w:t xml:space="preserve">and suggest that previous </w:t>
        </w:r>
      </w:ins>
      <w:ins w:id="165" w:author="Tal Yarkoni" w:date="2015-07-28T17:05:00Z">
        <w:r w:rsidR="00464E42">
          <w:t>studies may have</w:t>
        </w:r>
      </w:ins>
      <w:ins w:id="166" w:author="Luke J. Chang" w:date="2015-07-24T06:57:00Z">
        <w:r w:rsidR="00223178">
          <w:t xml:space="preserve"> overstated the case for the convergence of different processes in </w:t>
        </w:r>
      </w:ins>
      <w:ins w:id="167" w:author="Alejandro De La Vega" w:date="2015-08-09T16:24:00Z">
        <w:r w:rsidR="001A0C27">
          <w:t>MFC</w:t>
        </w:r>
      </w:ins>
      <w:bookmarkStart w:id="168" w:name="h.bvqocikr6fu2" w:colFirst="0" w:colLast="0"/>
      <w:bookmarkEnd w:id="168"/>
      <w:r w:rsidR="00161ED9">
        <w:t>.</w:t>
      </w:r>
      <w:r w:rsidR="006B0B75">
        <w:br w:type="page"/>
      </w:r>
    </w:p>
    <w:p w14:paraId="2DD8D931" w14:textId="2EE259AA" w:rsidR="009E7445" w:rsidRPr="00373084" w:rsidRDefault="006B0B75" w:rsidP="00A35936">
      <w:pPr>
        <w:pStyle w:val="Heading1"/>
      </w:pPr>
      <w:bookmarkStart w:id="169" w:name="h.2budzf1mxddc" w:colFirst="0" w:colLast="0"/>
      <w:bookmarkStart w:id="170" w:name="h.e23paljixwn3" w:colFirst="0" w:colLast="0"/>
      <w:bookmarkEnd w:id="169"/>
      <w:bookmarkEnd w:id="170"/>
      <w:r w:rsidRPr="00373084">
        <w:lastRenderedPageBreak/>
        <w:t>Results</w:t>
      </w:r>
    </w:p>
    <w:p w14:paraId="63E7ED81" w14:textId="77777777" w:rsidR="00D13DCA" w:rsidRDefault="007A64D0" w:rsidP="00BE2BE9">
      <w:pPr>
        <w:pStyle w:val="Normal1"/>
        <w:keepNext/>
        <w:spacing w:line="360" w:lineRule="auto"/>
        <w:ind w:hanging="90"/>
      </w:pPr>
      <w:ins w:id="171" w:author="Tor Wager" w:date="2015-07-23T13:20:00Z">
        <w:r>
          <w:rPr>
            <w:noProof/>
          </w:rPr>
          <w:drawing>
            <wp:inline distT="114300" distB="114300" distL="114300" distR="114300" wp14:anchorId="7D5F5C2C" wp14:editId="3A52E59D">
              <wp:extent cx="6629400" cy="3897086"/>
              <wp:effectExtent l="0" t="0" r="0" b="0"/>
              <wp:docPr id="14" name="image12.jpg" descr="Fig1_Methods.jpg"/>
              <wp:cNvGraphicFramePr/>
              <a:graphic xmlns:a="http://schemas.openxmlformats.org/drawingml/2006/main">
                <a:graphicData uri="http://schemas.openxmlformats.org/drawingml/2006/picture">
                  <pic:pic xmlns:pic="http://schemas.openxmlformats.org/drawingml/2006/picture">
                    <pic:nvPicPr>
                      <pic:cNvPr id="0" name="image12.jpg" descr="Fig1_Methods.jpg"/>
                      <pic:cNvPicPr preferRelativeResize="0"/>
                    </pic:nvPicPr>
                    <pic:blipFill>
                      <a:blip r:embed="rId8"/>
                      <a:srcRect l="2403" r="24519" b="25072"/>
                      <a:stretch>
                        <a:fillRect/>
                      </a:stretch>
                    </pic:blipFill>
                    <pic:spPr>
                      <a:xfrm>
                        <a:off x="0" y="0"/>
                        <a:ext cx="6629400" cy="3897086"/>
                      </a:xfrm>
                      <a:prstGeom prst="rect">
                        <a:avLst/>
                      </a:prstGeom>
                      <a:ln/>
                    </pic:spPr>
                  </pic:pic>
                </a:graphicData>
              </a:graphic>
            </wp:inline>
          </w:drawing>
        </w:r>
      </w:ins>
    </w:p>
    <w:p w14:paraId="7B3362B9" w14:textId="2314B662" w:rsidR="00A004FE" w:rsidRPr="00373084" w:rsidRDefault="00D13DCA" w:rsidP="00A35936">
      <w:pPr>
        <w:pStyle w:val="Caption"/>
        <w:spacing w:line="360" w:lineRule="auto"/>
        <w:ind w:firstLine="0"/>
        <w:rPr>
          <w:ins w:id="172" w:author="Tor Wager" w:date="2015-07-23T13:20:00Z"/>
          <w:b w:val="0"/>
        </w:rPr>
      </w:pPr>
      <w:r>
        <w:t xml:space="preserve">Figure </w:t>
      </w:r>
      <w:fldSimple w:instr=" SEQ Figure \* ARABIC ">
        <w:r w:rsidR="006C18A7">
          <w:rPr>
            <w:noProof/>
          </w:rPr>
          <w:t>1</w:t>
        </w:r>
      </w:fldSimple>
      <w:r w:rsidR="00373084" w:rsidRPr="00373084">
        <w:rPr>
          <w:b w:val="0"/>
        </w:rPr>
        <w:t>.</w:t>
      </w:r>
      <w:r w:rsidRPr="00373084">
        <w:rPr>
          <w:b w:val="0"/>
        </w:rPr>
        <w:t xml:space="preserve"> Methods overview. A) Co</w:t>
      </w:r>
      <w:r w:rsidR="00161ED9">
        <w:rPr>
          <w:b w:val="0"/>
        </w:rPr>
        <w:t>-</w:t>
      </w:r>
      <w:r w:rsidRPr="00373084">
        <w:rPr>
          <w:b w:val="0"/>
        </w:rPr>
        <w:t xml:space="preserve">activation with the rest of the brain for each voxel in medial frontal cortex ROI was calculated and used to create a distance matrix of </w:t>
      </w:r>
      <w:ins w:id="173" w:author="Alejandro De La Vega" w:date="2015-08-09T16:24:00Z">
        <w:r w:rsidR="001A0C27">
          <w:rPr>
            <w:b w:val="0"/>
          </w:rPr>
          <w:t>MFC</w:t>
        </w:r>
      </w:ins>
      <w:r w:rsidRPr="00373084">
        <w:rPr>
          <w:b w:val="0"/>
        </w:rPr>
        <w:t xml:space="preserve"> voxels; k-means clustering was applied to distance matrix resulting in spatially distinct clusters. </w:t>
      </w:r>
      <w:r w:rsidR="00161ED9">
        <w:rPr>
          <w:b w:val="0"/>
        </w:rPr>
        <w:t xml:space="preserve">B) </w:t>
      </w:r>
      <w:r w:rsidRPr="00373084">
        <w:rPr>
          <w:b w:val="0"/>
        </w:rPr>
        <w:t>We functionally characterized each cluster by determining which cognitive functions best differentiated studies that activated each cluster, from those that did not.</w:t>
      </w:r>
    </w:p>
    <w:p w14:paraId="123941AA" w14:textId="77777777" w:rsidR="009E7445" w:rsidRPr="00373084" w:rsidRDefault="006B0B75" w:rsidP="00A35936">
      <w:pPr>
        <w:pStyle w:val="Heading2"/>
      </w:pPr>
      <w:bookmarkStart w:id="174" w:name="h.7etsfdzi6lib" w:colFirst="0" w:colLast="0"/>
      <w:bookmarkEnd w:id="174"/>
      <w:r w:rsidRPr="00373084">
        <w:t>Functionally separable components of medial frontal cortex</w:t>
      </w:r>
    </w:p>
    <w:p w14:paraId="4D98617F" w14:textId="4FFD65D9" w:rsidR="00FD4B23" w:rsidRPr="00161ED9" w:rsidRDefault="006B0B75" w:rsidP="00161ED9">
      <w:pPr>
        <w:pStyle w:val="Normal1"/>
        <w:spacing w:line="360" w:lineRule="auto"/>
        <w:rPr>
          <w:color w:val="333333"/>
          <w:highlight w:val="white"/>
        </w:rPr>
      </w:pPr>
      <w:r>
        <w:t xml:space="preserve">Our first goal was to identify functionally dissociable spatial regions in the human medial frontal cortex (Figure 1A). Our </w:t>
      </w:r>
      <w:ins w:id="175" w:author="Alejandro De La Vega" w:date="2015-08-09T16:24:00Z">
        <w:r w:rsidR="001A0C27">
          <w:t>MFC</w:t>
        </w:r>
      </w:ins>
      <w:r>
        <w:t xml:space="preserve"> region of interest (ROI) spanned the entire medial surface of frontal cortex bilaterally, including the entirety of the supplementary motor area (SMA), pre-SMA, anterior cingulate cortex, medial prefrontal cortex, and medial aspects of the </w:t>
      </w:r>
      <w:proofErr w:type="spellStart"/>
      <w:r>
        <w:t>frontopolar</w:t>
      </w:r>
      <w:proofErr w:type="spellEnd"/>
      <w:r>
        <w:t xml:space="preserve"> and orbitofrontal cortex. </w:t>
      </w:r>
      <w:r w:rsidR="00CB6A82">
        <w:t xml:space="preserve">We </w:t>
      </w:r>
      <w:r>
        <w:t>identified putatively separable</w:t>
      </w:r>
      <w:ins w:id="176" w:author="Tal Yarkoni" w:date="2015-07-28T17:05:00Z">
        <w:r w:rsidR="00464E42">
          <w:t xml:space="preserve"> divisions</w:t>
        </w:r>
      </w:ins>
      <w:r>
        <w:t xml:space="preserve"> of medial frontal cortex on the basis of shared co</w:t>
      </w:r>
      <w:r w:rsidR="00987B14">
        <w:t>-</w:t>
      </w:r>
      <w:r>
        <w:t>activation profiles with the rest of the brain (</w:t>
      </w:r>
      <w:ins w:id="177" w:author="Alejandro Isaac De La Vega" w:date="2015-07-30T17:41:00Z">
        <w:r w:rsidR="005D7B00">
          <w:t xml:space="preserve">Toro et al., 2008; Smith et al., 2010; </w:t>
        </w:r>
      </w:ins>
      <w:r>
        <w:t>Chang et al, 2013</w:t>
      </w:r>
      <w:ins w:id="178" w:author="Alejandro Isaac De La Vega" w:date="2015-07-30T17:41:00Z">
        <w:r w:rsidR="005D7B00">
          <w:t xml:space="preserve">). </w:t>
        </w:r>
      </w:ins>
      <w:r>
        <w:t xml:space="preserve">This approach </w:t>
      </w:r>
      <w:ins w:id="179" w:author="Luke J. Chang" w:date="2015-07-24T07:05:00Z">
        <w:r w:rsidR="002B4530">
          <w:t xml:space="preserve">exploits the likelihood of </w:t>
        </w:r>
      </w:ins>
      <w:ins w:id="180" w:author="Luke J. Chang" w:date="2015-07-24T07:06:00Z">
        <w:r w:rsidR="002B4530">
          <w:t xml:space="preserve">a voxel </w:t>
        </w:r>
      </w:ins>
      <w:ins w:id="181" w:author="Luke J. Chang" w:date="2015-07-24T07:05:00Z">
        <w:r w:rsidR="002B4530">
          <w:t>co</w:t>
        </w:r>
      </w:ins>
      <w:r w:rsidR="00373084">
        <w:t>-</w:t>
      </w:r>
      <w:ins w:id="182" w:author="Luke J. Chang" w:date="2015-07-24T07:05:00Z">
        <w:r w:rsidR="002B4530">
          <w:t>activating with another voxel across studies in the meta-analy</w:t>
        </w:r>
      </w:ins>
      <w:ins w:id="183" w:author="Tal Yarkoni" w:date="2015-07-28T17:06:00Z">
        <w:r w:rsidR="00464E42">
          <w:t>tic</w:t>
        </w:r>
      </w:ins>
      <w:ins w:id="184" w:author="Luke J. Chang" w:date="2015-07-24T07:05:00Z">
        <w:r w:rsidR="002B4530">
          <w:t xml:space="preserve"> database</w:t>
        </w:r>
      </w:ins>
      <w:ins w:id="185" w:author="Tal Yarkoni" w:date="2015-07-28T17:06:00Z">
        <w:r w:rsidR="00464E42">
          <w:t xml:space="preserve">, analogous to </w:t>
        </w:r>
      </w:ins>
      <w:ins w:id="186" w:author="Luke J. Chang" w:date="2015-07-24T07:06:00Z">
        <w:r w:rsidR="002B4530">
          <w:t>the functional</w:t>
        </w:r>
      </w:ins>
      <w:r>
        <w:t xml:space="preserve"> </w:t>
      </w:r>
      <w:ins w:id="187" w:author="Luke J. Chang" w:date="2015-07-24T07:06:00Z">
        <w:r w:rsidR="002B4530">
          <w:t xml:space="preserve">coupling of individual </w:t>
        </w:r>
      </w:ins>
      <w:r>
        <w:t>voxels</w:t>
      </w:r>
      <w:ins w:id="188" w:author="Tal Yarkoni" w:date="2015-07-28T17:06:00Z">
        <w:r w:rsidR="00464E42">
          <w:t xml:space="preserve"> across time in resting state functional connectivity MRI (</w:t>
        </w:r>
        <w:proofErr w:type="spellStart"/>
        <w:r w:rsidR="00464E42">
          <w:t>rs</w:t>
        </w:r>
        <w:proofErr w:type="spellEnd"/>
        <w:r w:rsidR="00464E42">
          <w:t>-fMRI) analyses</w:t>
        </w:r>
      </w:ins>
      <w:r>
        <w:rPr>
          <w:color w:val="333333"/>
          <w:highlight w:val="white"/>
        </w:rPr>
        <w:t xml:space="preserve">. Because structure-to-function mappings can be identified at </w:t>
      </w:r>
      <w:ins w:id="189" w:author="Tal Yarkoni" w:date="2015-07-28T17:12:00Z">
        <w:r w:rsidR="009470B9">
          <w:rPr>
            <w:color w:val="333333"/>
            <w:highlight w:val="white"/>
          </w:rPr>
          <w:t xml:space="preserve">multiple spatial </w:t>
        </w:r>
      </w:ins>
      <w:r>
        <w:rPr>
          <w:color w:val="333333"/>
          <w:highlight w:val="white"/>
        </w:rPr>
        <w:t xml:space="preserve">scales, we </w:t>
      </w:r>
      <w:ins w:id="190" w:author="Tal Yarkoni" w:date="2015-07-28T17:11:00Z">
        <w:r w:rsidR="009470B9">
          <w:rPr>
            <w:color w:val="333333"/>
            <w:highlight w:val="white"/>
          </w:rPr>
          <w:t>iteratively extract</w:t>
        </w:r>
      </w:ins>
      <w:ins w:id="191" w:author="Tal Yarkoni" w:date="2015-07-28T17:13:00Z">
        <w:r w:rsidR="009470B9">
          <w:rPr>
            <w:color w:val="333333"/>
            <w:highlight w:val="white"/>
          </w:rPr>
          <w:t>ed</w:t>
        </w:r>
      </w:ins>
      <w:ins w:id="192" w:author="Tal Yarkoni" w:date="2015-07-28T17:11:00Z">
        <w:r w:rsidR="009470B9">
          <w:rPr>
            <w:color w:val="333333"/>
            <w:highlight w:val="white"/>
          </w:rPr>
          <w:t xml:space="preserve"> </w:t>
        </w:r>
      </w:ins>
      <w:r>
        <w:rPr>
          <w:color w:val="333333"/>
          <w:highlight w:val="white"/>
        </w:rPr>
        <w:lastRenderedPageBreak/>
        <w:t>2</w:t>
      </w:r>
      <w:ins w:id="193" w:author="Tal Yarkoni" w:date="2015-07-28T17:11:00Z">
        <w:r w:rsidR="009470B9">
          <w:rPr>
            <w:color w:val="333333"/>
            <w:highlight w:val="white"/>
          </w:rPr>
          <w:t>-</w:t>
        </w:r>
      </w:ins>
      <w:r>
        <w:rPr>
          <w:color w:val="333333"/>
          <w:highlight w:val="white"/>
        </w:rPr>
        <w:t xml:space="preserve"> through 15</w:t>
      </w:r>
      <w:ins w:id="194" w:author="Tal Yarkoni" w:date="2015-07-28T17:11:00Z">
        <w:r w:rsidR="009470B9">
          <w:rPr>
            <w:color w:val="333333"/>
            <w:highlight w:val="white"/>
          </w:rPr>
          <w:t>-cluster solutions</w:t>
        </w:r>
      </w:ins>
      <w:r>
        <w:rPr>
          <w:color w:val="333333"/>
          <w:highlight w:val="white"/>
        </w:rPr>
        <w:t xml:space="preserve">. </w:t>
      </w:r>
      <w:r w:rsidR="00161ED9">
        <w:rPr>
          <w:color w:val="333333"/>
          <w:highlight w:val="white"/>
        </w:rPr>
        <w:t xml:space="preserve">We asses the validity of these different solutions by calculating the silhouette </w:t>
      </w:r>
      <w:r w:rsidR="001127E3">
        <w:rPr>
          <w:color w:val="333333"/>
          <w:highlight w:val="white"/>
        </w:rPr>
        <w:t>score</w:t>
      </w:r>
      <w:r w:rsidR="00161ED9">
        <w:rPr>
          <w:color w:val="333333"/>
          <w:highlight w:val="white"/>
        </w:rPr>
        <w:t>—a commonly use measure of inter-cluster coherence</w:t>
      </w:r>
      <w:r w:rsidR="001127E3">
        <w:rPr>
          <w:color w:val="333333"/>
          <w:highlight w:val="white"/>
        </w:rPr>
        <w:t>. P</w:t>
      </w:r>
      <w:r w:rsidR="00161ED9">
        <w:rPr>
          <w:color w:val="333333"/>
          <w:highlight w:val="white"/>
        </w:rPr>
        <w:t>ermutation</w:t>
      </w:r>
      <w:ins w:id="195" w:author="Tal Yarkoni" w:date="2015-07-28T17:13:00Z">
        <w:r w:rsidR="009470B9">
          <w:rPr>
            <w:color w:val="333333"/>
            <w:highlight w:val="white"/>
          </w:rPr>
          <w:t xml:space="preserve"> analyses </w:t>
        </w:r>
      </w:ins>
      <w:ins w:id="196" w:author="Tal Yarkoni" w:date="2015-07-28T17:15:00Z">
        <w:r w:rsidR="00C654F9">
          <w:rPr>
            <w:color w:val="333333"/>
            <w:highlight w:val="white"/>
          </w:rPr>
          <w:t xml:space="preserve">indicated that the </w:t>
        </w:r>
      </w:ins>
      <w:ins w:id="197" w:author="Tal Yarkoni" w:date="2015-07-28T17:13:00Z">
        <w:r w:rsidR="009470B9">
          <w:rPr>
            <w:color w:val="333333"/>
            <w:highlight w:val="white"/>
          </w:rPr>
          <w:t xml:space="preserve">null hypothesis </w:t>
        </w:r>
      </w:ins>
      <w:ins w:id="198" w:author="Tal Yarkoni" w:date="2015-07-28T17:15:00Z">
        <w:r w:rsidR="00C654F9">
          <w:rPr>
            <w:color w:val="333333"/>
            <w:highlight w:val="white"/>
          </w:rPr>
          <w:t>of random clustering</w:t>
        </w:r>
      </w:ins>
      <w:ins w:id="199" w:author="Tal Yarkoni" w:date="2015-07-28T17:13:00Z">
        <w:r w:rsidR="009470B9">
          <w:rPr>
            <w:color w:val="333333"/>
            <w:highlight w:val="white"/>
          </w:rPr>
          <w:t xml:space="preserve"> </w:t>
        </w:r>
      </w:ins>
      <w:ins w:id="200" w:author="Tal Yarkoni" w:date="2015-07-28T17:15:00Z">
        <w:r w:rsidR="00C654F9">
          <w:rPr>
            <w:color w:val="333333"/>
            <w:highlight w:val="white"/>
          </w:rPr>
          <w:t>could be rejected for all solutions</w:t>
        </w:r>
      </w:ins>
      <w:ins w:id="201" w:author="Tal Yarkoni" w:date="2015-07-28T17:13:00Z">
        <w:r w:rsidR="009470B9">
          <w:rPr>
            <w:color w:val="333333"/>
            <w:highlight w:val="white"/>
          </w:rPr>
          <w:t xml:space="preserve"> (p &lt; .001</w:t>
        </w:r>
        <w:r w:rsidR="00C654F9">
          <w:rPr>
            <w:color w:val="333333"/>
            <w:highlight w:val="white"/>
          </w:rPr>
          <w:t>), with si</w:t>
        </w:r>
        <w:r w:rsidR="009470B9">
          <w:rPr>
            <w:color w:val="333333"/>
            <w:highlight w:val="white"/>
          </w:rPr>
          <w:t>lhouette</w:t>
        </w:r>
        <w:r w:rsidR="00C654F9">
          <w:rPr>
            <w:color w:val="333333"/>
            <w:highlight w:val="white"/>
          </w:rPr>
          <w:t xml:space="preserve"> scores reaching</w:t>
        </w:r>
        <w:r w:rsidR="009470B9">
          <w:rPr>
            <w:color w:val="333333"/>
            <w:highlight w:val="white"/>
          </w:rPr>
          <w:t xml:space="preserve"> local maxima at 3</w:t>
        </w:r>
      </w:ins>
      <w:ins w:id="202" w:author="Alejandro Isaac De La Vega" w:date="2015-08-04T18:41:00Z">
        <w:r w:rsidR="0018525A">
          <w:rPr>
            <w:color w:val="333333"/>
            <w:highlight w:val="white"/>
          </w:rPr>
          <w:t xml:space="preserve"> </w:t>
        </w:r>
      </w:ins>
      <w:r w:rsidR="001127E3">
        <w:rPr>
          <w:color w:val="333333"/>
          <w:highlight w:val="white"/>
        </w:rPr>
        <w:t xml:space="preserve">and 9 </w:t>
      </w:r>
      <w:ins w:id="203" w:author="Alejandro Isaac De La Vega" w:date="2015-08-04T18:41:00Z">
        <w:r w:rsidR="0018525A">
          <w:rPr>
            <w:color w:val="333333"/>
            <w:highlight w:val="white"/>
          </w:rPr>
          <w:t>clusters</w:t>
        </w:r>
      </w:ins>
      <w:r w:rsidR="001127E3">
        <w:rPr>
          <w:color w:val="333333"/>
          <w:highlight w:val="white"/>
        </w:rPr>
        <w:t>; silhouette scores plateaued after 9 clusters, reaching an</w:t>
      </w:r>
      <w:ins w:id="204" w:author="Alejandro Isaac De La Vega" w:date="2015-08-04T18:40:00Z">
        <w:r w:rsidR="000526B9">
          <w:rPr>
            <w:color w:val="333333"/>
            <w:highlight w:val="white"/>
          </w:rPr>
          <w:t xml:space="preserve"> absolute maximum at</w:t>
        </w:r>
      </w:ins>
      <w:ins w:id="205" w:author="Tal Yarkoni" w:date="2015-07-28T17:13:00Z">
        <w:r w:rsidR="009470B9">
          <w:rPr>
            <w:color w:val="333333"/>
            <w:highlight w:val="white"/>
          </w:rPr>
          <w:t xml:space="preserve"> 12 clusters (SI Figure 1). We focus here on the 3- and 9-cluster solutions, which provide insight into the functional topography of </w:t>
        </w:r>
      </w:ins>
      <w:ins w:id="206" w:author="Alejandro De La Vega" w:date="2015-08-09T16:24:00Z">
        <w:r w:rsidR="001A0C27">
          <w:rPr>
            <w:color w:val="333333"/>
            <w:highlight w:val="white"/>
          </w:rPr>
          <w:t>MFC</w:t>
        </w:r>
      </w:ins>
      <w:ins w:id="207" w:author="Tal Yarkoni" w:date="2015-07-28T17:13:00Z">
        <w:r w:rsidR="009470B9">
          <w:rPr>
            <w:color w:val="333333"/>
            <w:highlight w:val="white"/>
          </w:rPr>
          <w:t xml:space="preserve"> at two different scales: broad</w:t>
        </w:r>
      </w:ins>
      <w:ins w:id="208" w:author="Alejandro Isaac De La Vega" w:date="2015-07-30T18:01:00Z">
        <w:r w:rsidR="009B3AA9">
          <w:rPr>
            <w:color w:val="333333"/>
            <w:highlight w:val="white"/>
          </w:rPr>
          <w:t xml:space="preserve"> functional</w:t>
        </w:r>
      </w:ins>
      <w:ins w:id="209" w:author="Tal Yarkoni" w:date="2015-07-28T17:13:00Z">
        <w:r w:rsidR="009470B9">
          <w:rPr>
            <w:color w:val="333333"/>
            <w:highlight w:val="white"/>
          </w:rPr>
          <w:t xml:space="preserve"> zones and fine-grained regions.  Figures for 6, 12, and 15 clusters are available in the supplemental material (SI Figure 2).</w:t>
        </w:r>
      </w:ins>
    </w:p>
    <w:p w14:paraId="68CC9BFC" w14:textId="4CB102EF" w:rsidR="00D13DCA" w:rsidRDefault="004774D7" w:rsidP="004774D7">
      <w:pPr>
        <w:pStyle w:val="Normal1"/>
        <w:keepNext/>
        <w:spacing w:line="360" w:lineRule="auto"/>
        <w:ind w:firstLine="0"/>
      </w:pPr>
      <w:commentRangeStart w:id="210"/>
      <w:r>
        <w:rPr>
          <w:noProof/>
        </w:rPr>
        <w:drawing>
          <wp:inline distT="0" distB="0" distL="0" distR="0" wp14:anchorId="3DCA711A" wp14:editId="47FEA9DB">
            <wp:extent cx="5943600" cy="2654587"/>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_Labeled_clusters.pdf"/>
                    <pic:cNvPicPr/>
                  </pic:nvPicPr>
                  <pic:blipFill rotWithShape="1">
                    <a:blip r:embed="rId9">
                      <a:extLst>
                        <a:ext uri="{28A0092B-C50C-407E-A947-70E740481C1C}">
                          <a14:useLocalDpi xmlns:a14="http://schemas.microsoft.com/office/drawing/2010/main" val="0"/>
                        </a:ext>
                      </a:extLst>
                    </a:blip>
                    <a:srcRect l="2073" r="1979"/>
                    <a:stretch/>
                  </pic:blipFill>
                  <pic:spPr bwMode="auto">
                    <a:xfrm>
                      <a:off x="0" y="0"/>
                      <a:ext cx="5945082" cy="265524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commentRangeEnd w:id="210"/>
      <w:r w:rsidR="008F6649">
        <w:rPr>
          <w:rStyle w:val="CommentReference"/>
        </w:rPr>
        <w:commentReference w:id="210"/>
      </w:r>
    </w:p>
    <w:p w14:paraId="41C21B26" w14:textId="2372D5AE" w:rsidR="00D13DCA" w:rsidRDefault="00D13DCA" w:rsidP="004774D7">
      <w:pPr>
        <w:pStyle w:val="Caption"/>
        <w:spacing w:line="360" w:lineRule="auto"/>
        <w:ind w:firstLine="0"/>
      </w:pPr>
      <w:r w:rsidRPr="00373084">
        <w:t xml:space="preserve">Figure </w:t>
      </w:r>
      <w:fldSimple w:instr=" SEQ Figure \* ARABIC ">
        <w:r w:rsidR="006C18A7">
          <w:rPr>
            <w:noProof/>
          </w:rPr>
          <w:t>2</w:t>
        </w:r>
      </w:fldSimple>
      <w:r w:rsidRPr="00373084">
        <w:t xml:space="preserve">. </w:t>
      </w:r>
      <w:r w:rsidRPr="00373084">
        <w:rPr>
          <w:b w:val="0"/>
        </w:rPr>
        <w:t>Co-activation</w:t>
      </w:r>
      <w:ins w:id="211" w:author="Tal Yarkoni" w:date="2015-07-13T07:50:00Z">
        <w:r w:rsidRPr="00373084">
          <w:rPr>
            <w:b w:val="0"/>
          </w:rPr>
          <w:t>-</w:t>
        </w:r>
      </w:ins>
      <w:r w:rsidRPr="00373084">
        <w:rPr>
          <w:b w:val="0"/>
        </w:rPr>
        <w:t>based k-means clustering of the medial frontal cortex</w:t>
      </w:r>
      <w:ins w:id="212" w:author="Tal Yarkoni" w:date="2015-07-13T07:52:00Z">
        <w:r w:rsidRPr="00373084">
          <w:rPr>
            <w:b w:val="0"/>
          </w:rPr>
          <w:t xml:space="preserve"> at two levels of granularity</w:t>
        </w:r>
      </w:ins>
      <w:r w:rsidRPr="00373084">
        <w:rPr>
          <w:b w:val="0"/>
        </w:rPr>
        <w:t xml:space="preserve">. Voxels </w:t>
      </w:r>
      <w:ins w:id="213" w:author="Tal Yarkoni" w:date="2015-07-13T07:51:00Z">
        <w:r w:rsidRPr="00373084">
          <w:rPr>
            <w:b w:val="0"/>
          </w:rPr>
          <w:t>in</w:t>
        </w:r>
      </w:ins>
      <w:r w:rsidRPr="00373084">
        <w:rPr>
          <w:b w:val="0"/>
        </w:rPr>
        <w:t xml:space="preserve"> the </w:t>
      </w:r>
      <w:ins w:id="214" w:author="Alejandro De La Vega" w:date="2015-08-09T16:24:00Z">
        <w:r w:rsidR="001A0C27">
          <w:rPr>
            <w:b w:val="0"/>
          </w:rPr>
          <w:t>MFC</w:t>
        </w:r>
      </w:ins>
      <w:r w:rsidRPr="00373084">
        <w:rPr>
          <w:b w:val="0"/>
        </w:rPr>
        <w:t xml:space="preserve"> were grouped together based on </w:t>
      </w:r>
      <w:ins w:id="215" w:author="Tal Yarkoni" w:date="2015-07-13T07:51:00Z">
        <w:r w:rsidRPr="00373084">
          <w:rPr>
            <w:b w:val="0"/>
          </w:rPr>
          <w:t>similarity of</w:t>
        </w:r>
      </w:ins>
      <w:r w:rsidRPr="00373084">
        <w:rPr>
          <w:b w:val="0"/>
        </w:rPr>
        <w:t xml:space="preserve"> co-activation with all other voxels in the brain. </w:t>
      </w:r>
      <w:ins w:id="216" w:author="Alejandro Isaac De La Vega" w:date="2015-08-05T15:12:00Z">
        <w:r w:rsidRPr="00373084">
          <w:rPr>
            <w:b w:val="0"/>
          </w:rPr>
          <w:t xml:space="preserve">A) </w:t>
        </w:r>
      </w:ins>
      <w:ins w:id="217" w:author="Alejandro Isaac De La Vega" w:date="2015-08-05T15:11:00Z">
        <w:r w:rsidRPr="00373084">
          <w:rPr>
            <w:b w:val="0"/>
          </w:rPr>
          <w:t xml:space="preserve">At a coarse level, we </w:t>
        </w:r>
      </w:ins>
      <w:r w:rsidR="0090716A">
        <w:rPr>
          <w:b w:val="0"/>
        </w:rPr>
        <w:t>identified</w:t>
      </w:r>
      <w:ins w:id="218" w:author="Alejandro Isaac De La Vega" w:date="2015-08-05T15:11:00Z">
        <w:r w:rsidRPr="00373084">
          <w:rPr>
            <w:b w:val="0"/>
          </w:rPr>
          <w:t xml:space="preserve"> three functional zones along a rostral-caudal axis.</w:t>
        </w:r>
      </w:ins>
      <w:ins w:id="219" w:author="Alejandro Isaac De La Vega" w:date="2015-08-05T15:12:00Z">
        <w:r w:rsidRPr="00373084">
          <w:rPr>
            <w:b w:val="0"/>
          </w:rPr>
          <w:t xml:space="preserve"> B) At a</w:t>
        </w:r>
      </w:ins>
      <w:r w:rsidR="00044BD6">
        <w:rPr>
          <w:b w:val="0"/>
        </w:rPr>
        <w:t xml:space="preserve"> more</w:t>
      </w:r>
      <w:ins w:id="220" w:author="Alejandro Isaac De La Vega" w:date="2015-08-05T15:12:00Z">
        <w:r w:rsidRPr="00373084">
          <w:rPr>
            <w:b w:val="0"/>
          </w:rPr>
          <w:t xml:space="preserve"> fine-grained level, nine regions sub-regions were identified</w:t>
        </w:r>
      </w:ins>
      <w:r w:rsidR="006E610C">
        <w:rPr>
          <w:b w:val="0"/>
        </w:rPr>
        <w:t xml:space="preserve">. </w:t>
      </w:r>
      <w:r w:rsidRPr="00373084">
        <w:rPr>
          <w:b w:val="0"/>
        </w:rPr>
        <w:t xml:space="preserve">SMA: supplementary motor area; </w:t>
      </w:r>
      <w:proofErr w:type="spellStart"/>
      <w:r w:rsidRPr="00373084">
        <w:rPr>
          <w:b w:val="0"/>
        </w:rPr>
        <w:t>SMAr</w:t>
      </w:r>
      <w:proofErr w:type="spellEnd"/>
      <w:r w:rsidRPr="00373084">
        <w:rPr>
          <w:b w:val="0"/>
        </w:rPr>
        <w:t xml:space="preserve">: SMA rostral; </w:t>
      </w:r>
      <w:proofErr w:type="spellStart"/>
      <w:r w:rsidRPr="00373084">
        <w:rPr>
          <w:b w:val="0"/>
        </w:rPr>
        <w:t>SMAc</w:t>
      </w:r>
      <w:proofErr w:type="spellEnd"/>
      <w:r w:rsidRPr="00373084">
        <w:rPr>
          <w:b w:val="0"/>
        </w:rPr>
        <w:t>: SMA caudal; pre-</w:t>
      </w:r>
      <w:proofErr w:type="spellStart"/>
      <w:r w:rsidRPr="00373084">
        <w:rPr>
          <w:b w:val="0"/>
        </w:rPr>
        <w:t>SMAc</w:t>
      </w:r>
      <w:proofErr w:type="spellEnd"/>
      <w:r w:rsidRPr="00373084">
        <w:rPr>
          <w:b w:val="0"/>
        </w:rPr>
        <w:t>: caudal pre-SMA; pre-</w:t>
      </w:r>
      <w:proofErr w:type="spellStart"/>
      <w:r w:rsidRPr="00373084">
        <w:rPr>
          <w:b w:val="0"/>
        </w:rPr>
        <w:t>SMAr</w:t>
      </w:r>
      <w:proofErr w:type="spellEnd"/>
      <w:r w:rsidRPr="00373084">
        <w:rPr>
          <w:b w:val="0"/>
        </w:rPr>
        <w:t xml:space="preserve">: rostral pre-SMA; </w:t>
      </w:r>
      <w:proofErr w:type="spellStart"/>
      <w:r w:rsidRPr="00373084">
        <w:rPr>
          <w:b w:val="0"/>
        </w:rPr>
        <w:t>dACC</w:t>
      </w:r>
      <w:proofErr w:type="spellEnd"/>
      <w:r w:rsidRPr="00373084">
        <w:rPr>
          <w:b w:val="0"/>
        </w:rPr>
        <w:t xml:space="preserve">: dorsal anterior cingulate cortex; </w:t>
      </w:r>
      <w:proofErr w:type="spellStart"/>
      <w:r w:rsidRPr="00373084">
        <w:rPr>
          <w:b w:val="0"/>
        </w:rPr>
        <w:t>dACCc</w:t>
      </w:r>
      <w:proofErr w:type="spellEnd"/>
      <w:r w:rsidRPr="00373084">
        <w:rPr>
          <w:b w:val="0"/>
        </w:rPr>
        <w:t xml:space="preserve">: </w:t>
      </w:r>
      <w:proofErr w:type="spellStart"/>
      <w:r w:rsidRPr="00373084">
        <w:rPr>
          <w:b w:val="0"/>
        </w:rPr>
        <w:t>dACC</w:t>
      </w:r>
      <w:proofErr w:type="spellEnd"/>
      <w:r w:rsidRPr="00373084">
        <w:rPr>
          <w:b w:val="0"/>
        </w:rPr>
        <w:t xml:space="preserve"> caudal; </w:t>
      </w:r>
      <w:proofErr w:type="spellStart"/>
      <w:r w:rsidRPr="00373084">
        <w:rPr>
          <w:b w:val="0"/>
        </w:rPr>
        <w:t>dACCr</w:t>
      </w:r>
      <w:proofErr w:type="spellEnd"/>
      <w:r w:rsidRPr="00373084">
        <w:rPr>
          <w:b w:val="0"/>
        </w:rPr>
        <w:t>: dACC rostral; rACC: rostral anterior cingulate cortex; mPFC: medial prefrontal cortex; dmPFC: dorsal medial PFC; vmPFC: ventromedial PFC</w:t>
      </w:r>
    </w:p>
    <w:p w14:paraId="4060BEE7" w14:textId="24A0277D" w:rsidR="009E7445" w:rsidRDefault="006B0B75" w:rsidP="00A35936">
      <w:pPr>
        <w:pStyle w:val="Normal1"/>
        <w:spacing w:line="360" w:lineRule="auto"/>
        <w:ind w:firstLine="720"/>
      </w:pPr>
      <w:r>
        <w:t>At the coarsest level, medial</w:t>
      </w:r>
      <w:ins w:id="221" w:author="Tal Yarkoni" w:date="2015-07-28T17:16:00Z">
        <w:r w:rsidR="00F603FF">
          <w:t xml:space="preserve"> </w:t>
        </w:r>
      </w:ins>
      <w:r>
        <w:t>frontal cortex divided into three broad bilateral zones (Figure 2A)</w:t>
      </w:r>
      <w:ins w:id="222" w:author="Alejandro Isaac De La Vega" w:date="2015-07-30T18:03:00Z">
        <w:r w:rsidR="00C628A3">
          <w:t xml:space="preserve">. Although the k-means clustering algorithm imposed no spatial constrains, we observed an orderly parcellation of </w:t>
        </w:r>
      </w:ins>
      <w:ins w:id="223" w:author="Alejandro De La Vega" w:date="2015-08-09T16:24:00Z">
        <w:r w:rsidR="001A0C27">
          <w:t>MFC</w:t>
        </w:r>
      </w:ins>
      <w:ins w:id="224" w:author="Alejandro Isaac De La Vega" w:date="2015-07-30T18:03:00Z">
        <w:r w:rsidR="00C628A3">
          <w:t xml:space="preserve"> into three distinction zones along the rostral-caudal axis. We refer to these as the</w:t>
        </w:r>
      </w:ins>
      <w:ins w:id="225" w:author="Alejandro Isaac De La Vega" w:date="2015-07-30T18:04:00Z">
        <w:r w:rsidR="00C628A3">
          <w:t xml:space="preserve"> posterior, middle and anterior zones. </w:t>
        </w:r>
      </w:ins>
      <w:r>
        <w:t xml:space="preserve">The </w:t>
      </w:r>
      <w:del w:id="226" w:author="Alejandro Isaac De La Vega" w:date="2015-07-30T18:04:00Z">
        <w:r w:rsidDel="00C628A3">
          <w:delText xml:space="preserve">most </w:delText>
        </w:r>
      </w:del>
      <w:r>
        <w:t xml:space="preserve">posterior zone </w:t>
      </w:r>
      <w:del w:id="227" w:author="Alejandro Isaac De La Vega" w:date="2015-07-30T18:04:00Z">
        <w:r w:rsidDel="00C628A3">
          <w:delText xml:space="preserve">exclusively </w:delText>
        </w:r>
      </w:del>
      <w:r>
        <w:t>encompassed</w:t>
      </w:r>
      <w:ins w:id="228" w:author="Alejandro Isaac De La Vega" w:date="2015-07-30T18:04:00Z">
        <w:r w:rsidR="00C628A3">
          <w:t xml:space="preserve"> regions which have been previous associated with </w:t>
        </w:r>
      </w:ins>
      <w:ins w:id="229" w:author="Alejandro Isaac De La Vega" w:date="2015-07-30T18:05:00Z">
        <w:r w:rsidR="00C628A3">
          <w:t>sensori</w:t>
        </w:r>
      </w:ins>
      <w:ins w:id="230" w:author="Alejandro Isaac De La Vega" w:date="2015-07-30T18:04:00Z">
        <w:r w:rsidR="00C628A3">
          <w:t xml:space="preserve">motor function, such as the </w:t>
        </w:r>
        <w:proofErr w:type="spellStart"/>
        <w:r w:rsidR="00C628A3">
          <w:t>para</w:t>
        </w:r>
      </w:ins>
      <w:ins w:id="231" w:author="Alejandro Isaac De La Vega" w:date="2015-07-30T18:05:00Z">
        <w:r w:rsidR="00C628A3">
          <w:t>central</w:t>
        </w:r>
        <w:proofErr w:type="spellEnd"/>
        <w:r w:rsidR="00C628A3">
          <w:t xml:space="preserve"> lobule</w:t>
        </w:r>
        <w:r w:rsidR="00A444AC">
          <w:t xml:space="preserve">, </w:t>
        </w:r>
      </w:ins>
      <w:ins w:id="232" w:author="Alejandro Isaac De La Vega" w:date="2015-08-03T19:51:00Z">
        <w:r w:rsidR="00A444AC">
          <w:t>SMA</w:t>
        </w:r>
      </w:ins>
      <w:ins w:id="233" w:author="Alejandro Isaac De La Vega" w:date="2015-07-30T18:05:00Z">
        <w:r w:rsidR="00C628A3">
          <w:t xml:space="preserve">, and </w:t>
        </w:r>
      </w:ins>
      <w:ins w:id="234" w:author="Alejandro Isaac De La Vega" w:date="2015-08-03T19:53:00Z">
        <w:r w:rsidR="00A114C1">
          <w:t>dorsal posterior midcingulate</w:t>
        </w:r>
      </w:ins>
      <w:ins w:id="235" w:author="Alejandro Isaac De La Vega" w:date="2015-07-30T18:05:00Z">
        <w:r w:rsidR="00C628A3">
          <w:t xml:space="preserve"> cortex</w:t>
        </w:r>
      </w:ins>
      <w:ins w:id="236" w:author="Alejandro Isaac De La Vega" w:date="2015-08-03T19:53:00Z">
        <w:r w:rsidR="00A114C1">
          <w:t xml:space="preserve">. </w:t>
        </w:r>
      </w:ins>
      <w:ins w:id="237" w:author="Alejandro Isaac De La Vega" w:date="2015-07-30T18:06:00Z">
        <w:r w:rsidR="00C628A3">
          <w:t xml:space="preserve">The posterior and middle </w:t>
        </w:r>
      </w:ins>
      <w:ins w:id="238" w:author="Alejandro Isaac De La Vega" w:date="2015-07-30T18:08:00Z">
        <w:r w:rsidR="00C628A3">
          <w:t xml:space="preserve">zones </w:t>
        </w:r>
      </w:ins>
      <w:del w:id="239" w:author="Alejandro Isaac De La Vega" w:date="2015-07-30T18:06:00Z">
        <w:r w:rsidDel="00C628A3">
          <w:delText xml:space="preserve"> the supplementary motor area (</w:delText>
        </w:r>
        <w:r w:rsidR="007A64D0" w:rsidDel="00C628A3">
          <w:delText>SMA</w:delText>
        </w:r>
        <w:r w:rsidDel="00C628A3">
          <w:delText xml:space="preserve">). Dorsally, the SMA zone </w:delText>
        </w:r>
      </w:del>
      <w:r>
        <w:t xml:space="preserve">delineated from </w:t>
      </w:r>
      <w:del w:id="240" w:author="Alejandro Isaac De La Vega" w:date="2015-07-30T18:07:00Z">
        <w:r w:rsidDel="00C628A3">
          <w:delText>the next cluster</w:delText>
        </w:r>
      </w:del>
      <w:ins w:id="241" w:author="Alejandro Isaac De La Vega" w:date="2015-07-30T18:07:00Z">
        <w:r w:rsidR="00C628A3">
          <w:t>each other</w:t>
        </w:r>
      </w:ins>
      <w:ins w:id="242" w:author="Alejandro Isaac De La Vega" w:date="2015-07-30T18:08:00Z">
        <w:r w:rsidR="00C628A3">
          <w:t xml:space="preserve"> around</w:t>
        </w:r>
      </w:ins>
      <w:ins w:id="243" w:author="Alejandro Isaac De La Vega" w:date="2015-07-30T18:07:00Z">
        <w:r w:rsidR="00C628A3">
          <w:t xml:space="preserve"> </w:t>
        </w:r>
      </w:ins>
      <w:del w:id="244" w:author="Alejandro Isaac De La Vega" w:date="2015-07-30T18:07:00Z">
        <w:r w:rsidDel="00C628A3">
          <w:delText xml:space="preserve"> around </w:delText>
        </w:r>
      </w:del>
      <w:r w:rsidR="007A64D0">
        <w:t>6 mm</w:t>
      </w:r>
      <w:r>
        <w:t xml:space="preserve"> rostral</w:t>
      </w:r>
      <w:ins w:id="245" w:author="Alejandro Isaac De La Vega" w:date="2015-07-30T18:08:00Z">
        <w:r w:rsidR="00C628A3">
          <w:t xml:space="preserve"> to the </w:t>
        </w:r>
        <w:r w:rsidR="00C628A3" w:rsidRPr="00C628A3">
          <w:t>vertical commissure anterior (VCA) line</w:t>
        </w:r>
      </w:ins>
      <w:del w:id="246" w:author="Alejandro Isaac De La Vega" w:date="2015-07-30T18:08:00Z">
        <w:r w:rsidDel="00C628A3">
          <w:delText xml:space="preserve"> to the vertical line traversing the anterior commissure (VCA line;</w:delText>
        </w:r>
      </w:del>
      <w:del w:id="247" w:author="Alejandro Isaac De La Vega" w:date="2015-07-30T18:07:00Z">
        <w:r w:rsidDel="00C628A3">
          <w:delText xml:space="preserve"> y=0 in MNI and Talairach coordinates</w:delText>
        </w:r>
      </w:del>
      <w:del w:id="248" w:author="Alejandro Isaac De La Vega" w:date="2015-07-30T18:08:00Z">
        <w:r w:rsidDel="00C628A3">
          <w:delText>)</w:delText>
        </w:r>
      </w:del>
      <w:r>
        <w:t xml:space="preserve">, </w:t>
      </w:r>
      <w:ins w:id="249" w:author="Alejandro Isaac De La Vega" w:date="2015-08-03T19:58:00Z">
        <w:r w:rsidR="00A114C1">
          <w:t xml:space="preserve">consistent with definitions of </w:t>
        </w:r>
      </w:ins>
      <w:ins w:id="250" w:author="Alejandro Isaac De La Vega" w:date="2015-07-30T18:17:00Z">
        <w:r w:rsidR="004010F0">
          <w:lastRenderedPageBreak/>
          <w:t>pre-SMA</w:t>
        </w:r>
        <w:r w:rsidR="008752CA">
          <w:t xml:space="preserve"> </w:t>
        </w:r>
      </w:ins>
      <w:r>
        <w:t xml:space="preserve">(Picard and </w:t>
      </w:r>
      <w:proofErr w:type="spellStart"/>
      <w:r>
        <w:t>Strick</w:t>
      </w:r>
      <w:proofErr w:type="spellEnd"/>
      <w:r>
        <w:t xml:space="preserve">, 1996; </w:t>
      </w:r>
      <w:proofErr w:type="spellStart"/>
      <w:r>
        <w:t>Rizzolatti</w:t>
      </w:r>
      <w:proofErr w:type="spellEnd"/>
      <w:r>
        <w:t xml:space="preserve">, </w:t>
      </w:r>
      <w:proofErr w:type="spellStart"/>
      <w:r>
        <w:t>Fadiga</w:t>
      </w:r>
      <w:proofErr w:type="spellEnd"/>
      <w:r>
        <w:t xml:space="preserve">, </w:t>
      </w:r>
      <w:proofErr w:type="spellStart"/>
      <w:r>
        <w:t>Matelli</w:t>
      </w:r>
      <w:proofErr w:type="spellEnd"/>
      <w:r>
        <w:t xml:space="preserve">, </w:t>
      </w:r>
      <w:proofErr w:type="spellStart"/>
      <w:r>
        <w:t>Bettinardi</w:t>
      </w:r>
      <w:proofErr w:type="spellEnd"/>
      <w:r>
        <w:t xml:space="preserve">, </w:t>
      </w:r>
      <w:proofErr w:type="spellStart"/>
      <w:r>
        <w:t>Paulesu</w:t>
      </w:r>
      <w:proofErr w:type="spellEnd"/>
      <w:r>
        <w:t xml:space="preserve">, </w:t>
      </w:r>
      <w:proofErr w:type="spellStart"/>
      <w:r>
        <w:t>Perani</w:t>
      </w:r>
      <w:proofErr w:type="spellEnd"/>
      <w:r>
        <w:t>, &amp; Fazio, 1996; Kim et al., 2011</w:t>
      </w:r>
      <w:ins w:id="251" w:author="Alejandro Isaac De La Vega" w:date="2015-07-30T18:18:00Z">
        <w:r w:rsidR="00685414">
          <w:t>).</w:t>
        </w:r>
      </w:ins>
      <w:r>
        <w:t xml:space="preserve"> </w:t>
      </w:r>
      <w:ins w:id="252" w:author="Alejandro Isaac De La Vega" w:date="2015-08-03T19:54:00Z">
        <w:r w:rsidR="00A114C1">
          <w:t xml:space="preserve">The </w:t>
        </w:r>
      </w:ins>
      <w:r>
        <w:t xml:space="preserve">middle </w:t>
      </w:r>
      <w:ins w:id="253" w:author="Alejandro Isaac De La Vega" w:date="2015-07-30T18:18:00Z">
        <w:r w:rsidR="00685414">
          <w:t xml:space="preserve">zone </w:t>
        </w:r>
      </w:ins>
      <w:r>
        <w:t xml:space="preserve">also included </w:t>
      </w:r>
      <w:ins w:id="254" w:author="Alejandro Isaac De La Vega" w:date="2015-08-03T19:54:00Z">
        <w:r w:rsidR="00A114C1">
          <w:t>much of</w:t>
        </w:r>
      </w:ins>
      <w:r>
        <w:t xml:space="preserve"> dorsal anterior cingulate (dACC) running </w:t>
      </w:r>
      <w:ins w:id="255" w:author="Alejandro Isaac De La Vega" w:date="2015-08-03T19:54:00Z">
        <w:r w:rsidR="00A114C1">
          <w:t>along the corpus callosum</w:t>
        </w:r>
      </w:ins>
      <w:ins w:id="256" w:author="Alejandro Isaac De La Vega" w:date="2015-08-03T19:53:00Z">
        <w:r w:rsidR="00A114C1">
          <w:t xml:space="preserve"> (Vogt et al., 2005)</w:t>
        </w:r>
      </w:ins>
      <w:r>
        <w:t xml:space="preserve">. The </w:t>
      </w:r>
      <w:ins w:id="257" w:author="Alejandro Isaac De La Vega" w:date="2015-07-30T18:18:00Z">
        <w:r w:rsidR="00685414">
          <w:t xml:space="preserve">anterior zone </w:t>
        </w:r>
      </w:ins>
      <w:r>
        <w:t xml:space="preserve">encompassed </w:t>
      </w:r>
      <w:ins w:id="258" w:author="Alejandro Isaac De La Vega" w:date="2015-07-30T18:19:00Z">
        <w:r w:rsidR="00685414">
          <w:t xml:space="preserve">a large portion of </w:t>
        </w:r>
      </w:ins>
      <w:r>
        <w:t xml:space="preserve">medial </w:t>
      </w:r>
      <w:r w:rsidR="007A64D0">
        <w:t>prefrontal</w:t>
      </w:r>
      <w:r>
        <w:t xml:space="preserve"> cortex</w:t>
      </w:r>
      <w:ins w:id="259" w:author="Alejandro Isaac De La Vega" w:date="2015-07-30T18:19:00Z">
        <w:r w:rsidR="00685414">
          <w:t>, including</w:t>
        </w:r>
      </w:ins>
      <w:r>
        <w:t xml:space="preserve"> rostral and subgenual aspects of anterior cingulate cortex,</w:t>
      </w:r>
      <w:ins w:id="260" w:author="Alejandro De La Vega" w:date="2015-07-23T16:01:00Z">
        <w:r w:rsidR="00075CF7">
          <w:t xml:space="preserve"> </w:t>
        </w:r>
      </w:ins>
      <w:r w:rsidR="007A64D0">
        <w:t>and</w:t>
      </w:r>
      <w:r>
        <w:t xml:space="preserve"> medial aspects of orbitofrontal cortex and the frontal pole</w:t>
      </w:r>
      <w:ins w:id="261" w:author="Alejandro Isaac De La Vega" w:date="2015-07-30T18:19:00Z">
        <w:r w:rsidR="00685414">
          <w:t>.</w:t>
        </w:r>
      </w:ins>
      <w:r>
        <w:t xml:space="preserve"> </w:t>
      </w:r>
    </w:p>
    <w:p w14:paraId="2448C550" w14:textId="4C13F06D" w:rsidR="00E036ED" w:rsidRDefault="006B0B75" w:rsidP="00A35936">
      <w:pPr>
        <w:pStyle w:val="Normal1"/>
        <w:spacing w:line="360" w:lineRule="auto"/>
        <w:ind w:firstLine="720"/>
        <w:rPr>
          <w:ins w:id="262" w:author="Alejandro De La Vega" w:date="2015-08-05T16:30:00Z"/>
        </w:rPr>
      </w:pPr>
      <w:r>
        <w:t>The nine</w:t>
      </w:r>
      <w:ins w:id="263" w:author="Tor Wager" w:date="2015-07-23T13:20:00Z">
        <w:r w:rsidR="007A64D0">
          <w:t>-</w:t>
        </w:r>
      </w:ins>
      <w:ins w:id="264" w:author="Tal Yarkoni" w:date="2015-07-28T17:20:00Z">
        <w:r w:rsidR="008B0FFE">
          <w:t>cluster</w:t>
        </w:r>
      </w:ins>
      <w:r>
        <w:t xml:space="preserve"> solution revealed additional </w:t>
      </w:r>
      <w:ins w:id="265" w:author="Alejandro Isaac De La Vega" w:date="2015-07-30T18:19:00Z">
        <w:r w:rsidR="00685414">
          <w:t xml:space="preserve">fine-grained </w:t>
        </w:r>
      </w:ins>
      <w:r>
        <w:t xml:space="preserve">topographical organization </w:t>
      </w:r>
      <w:ins w:id="266" w:author="Alejandro De La Vega" w:date="2015-08-05T16:29:00Z">
        <w:r w:rsidR="00E036ED">
          <w:t xml:space="preserve">and qualitatively mapped onto the three functional zones </w:t>
        </w:r>
      </w:ins>
      <w:r>
        <w:t>(Figure 2B)</w:t>
      </w:r>
      <w:ins w:id="267" w:author="Alejandro Isaac De La Vega" w:date="2015-08-03T20:00:00Z">
        <w:r w:rsidR="00A114C1">
          <w:t xml:space="preserve">.  </w:t>
        </w:r>
      </w:ins>
      <w:ins w:id="268" w:author="Alejandro Isaac De La Vega" w:date="2015-07-30T18:20:00Z">
        <w:r w:rsidR="00685414">
          <w:t>Lying roughly within the posterior zone, we found two clusters consistent with</w:t>
        </w:r>
      </w:ins>
      <w:ins w:id="269" w:author="Alejandro Isaac De La Vega" w:date="2015-07-30T18:21:00Z">
        <w:r w:rsidR="00685414">
          <w:t xml:space="preserve"> </w:t>
        </w:r>
        <w:proofErr w:type="spellStart"/>
        <w:r w:rsidR="00685414">
          <w:t>cytoarchitectonic</w:t>
        </w:r>
        <w:proofErr w:type="spellEnd"/>
        <w:r w:rsidR="00685414">
          <w:t>-based</w:t>
        </w:r>
      </w:ins>
      <w:ins w:id="270" w:author="Alejandro Isaac De La Vega" w:date="2015-07-30T18:20:00Z">
        <w:r w:rsidR="00685414">
          <w:t xml:space="preserve"> </w:t>
        </w:r>
      </w:ins>
      <w:r>
        <w:t>rostral and caudal subdivisions</w:t>
      </w:r>
      <w:ins w:id="271" w:author="Alejandro Isaac De La Vega" w:date="2015-07-30T18:20:00Z">
        <w:r w:rsidR="00685414">
          <w:t xml:space="preserve"> of </w:t>
        </w:r>
      </w:ins>
      <w:ins w:id="272" w:author="Alejandro Isaac De La Vega" w:date="2015-07-30T18:21:00Z">
        <w:r w:rsidR="00685414">
          <w:t xml:space="preserve">SMA </w:t>
        </w:r>
      </w:ins>
      <w:r>
        <w:t>(</w:t>
      </w:r>
      <w:proofErr w:type="spellStart"/>
      <w:r>
        <w:t>Vorobiev</w:t>
      </w:r>
      <w:proofErr w:type="spellEnd"/>
      <w:r>
        <w:t xml:space="preserve"> &amp; </w:t>
      </w:r>
      <w:proofErr w:type="spellStart"/>
      <w:r>
        <w:t>Luppino</w:t>
      </w:r>
      <w:proofErr w:type="spellEnd"/>
      <w:r>
        <w:t xml:space="preserve">, 1998; </w:t>
      </w:r>
      <w:proofErr w:type="spellStart"/>
      <w:r>
        <w:t>Luppino</w:t>
      </w:r>
      <w:proofErr w:type="spellEnd"/>
      <w:r>
        <w:t xml:space="preserve">, 1993). </w:t>
      </w:r>
      <w:ins w:id="273" w:author="Alejandro Isaac De La Vega" w:date="2015-07-30T18:21:00Z">
        <w:r w:rsidR="00685414">
          <w:t>Within the middle functional zone, we found</w:t>
        </w:r>
      </w:ins>
      <w:r>
        <w:t xml:space="preserve"> four </w:t>
      </w:r>
      <w:ins w:id="274" w:author="Alejandro Isaac De La Vega" w:date="2015-07-30T18:22:00Z">
        <w:r w:rsidR="00685414">
          <w:t>sub</w:t>
        </w:r>
      </w:ins>
      <w:r>
        <w:t>regions</w:t>
      </w:r>
      <w:ins w:id="275" w:author="Alejandro Isaac De La Vega" w:date="2015-07-30T18:22:00Z">
        <w:r w:rsidR="00685414">
          <w:t>:</w:t>
        </w:r>
      </w:ins>
      <w:r>
        <w:t xml:space="preserve"> two lying dorsal of the cingulate sulcus, and two lying neatly in the anterior cingulate cortex proper.</w:t>
      </w:r>
      <w:ins w:id="276" w:author="Alejandro Isaac De La Vega" w:date="2015-08-03T20:01:00Z">
        <w:r w:rsidR="00A114C1">
          <w:t xml:space="preserve"> </w:t>
        </w:r>
      </w:ins>
      <w:ins w:id="277" w:author="Alejandro Isaac De La Vega" w:date="2015-08-03T20:20:00Z">
        <w:r w:rsidR="004010F0">
          <w:t xml:space="preserve"> </w:t>
        </w:r>
      </w:ins>
      <w:ins w:id="278" w:author="Alejandro Isaac De La Vega" w:date="2015-08-03T20:21:00Z">
        <w:r w:rsidR="004010F0">
          <w:t>We refer to the</w:t>
        </w:r>
      </w:ins>
      <w:ins w:id="279" w:author="Alejandro Isaac De La Vega" w:date="2015-07-30T18:23:00Z">
        <w:r w:rsidR="00685414">
          <w:t xml:space="preserve"> two </w:t>
        </w:r>
      </w:ins>
      <w:ins w:id="280" w:author="Alejandro Isaac De La Vega" w:date="2015-08-03T19:56:00Z">
        <w:r w:rsidR="00A114C1">
          <w:t>dorsal clusters</w:t>
        </w:r>
      </w:ins>
      <w:ins w:id="281" w:author="Alejandro Isaac De La Vega" w:date="2015-08-03T20:21:00Z">
        <w:r w:rsidR="004010F0">
          <w:t xml:space="preserve"> </w:t>
        </w:r>
      </w:ins>
      <w:r>
        <w:t xml:space="preserve">pre-SMA, caudal and rostral, </w:t>
      </w:r>
      <w:ins w:id="282" w:author="Alejandro Isaac De La Vega" w:date="2015-08-03T20:22:00Z">
        <w:r w:rsidR="004010F0">
          <w:t>as the</w:t>
        </w:r>
      </w:ins>
      <w:r w:rsidR="000F4DBC">
        <w:t xml:space="preserve">y are </w:t>
      </w:r>
      <w:ins w:id="283" w:author="Alejandro Isaac De La Vega" w:date="2015-08-03T20:22:00Z">
        <w:r w:rsidR="004010F0">
          <w:t xml:space="preserve">positioned at least 6mm rostral of the VCA line, consistent with </w:t>
        </w:r>
        <w:proofErr w:type="spellStart"/>
        <w:r w:rsidR="004010F0">
          <w:t>cytoarchitechtonic</w:t>
        </w:r>
        <w:proofErr w:type="spellEnd"/>
        <w:r w:rsidR="004010F0">
          <w:t xml:space="preserve"> </w:t>
        </w:r>
      </w:ins>
      <w:r w:rsidR="000F4DBC">
        <w:t>definitions</w:t>
      </w:r>
      <w:ins w:id="284" w:author="Alejandro Isaac De La Vega" w:date="2015-08-03T20:22:00Z">
        <w:r w:rsidR="004010F0">
          <w:t xml:space="preserve"> of pre-SMA (Picard and </w:t>
        </w:r>
        <w:proofErr w:type="spellStart"/>
        <w:r w:rsidR="004010F0">
          <w:t>Strick</w:t>
        </w:r>
        <w:proofErr w:type="spellEnd"/>
        <w:r w:rsidR="004010F0">
          <w:t xml:space="preserve">, 1996; </w:t>
        </w:r>
        <w:proofErr w:type="spellStart"/>
        <w:r w:rsidR="004010F0">
          <w:t>Rizzolatti</w:t>
        </w:r>
        <w:proofErr w:type="spellEnd"/>
        <w:r w:rsidR="004010F0">
          <w:t xml:space="preserve">, </w:t>
        </w:r>
        <w:proofErr w:type="spellStart"/>
        <w:r w:rsidR="004010F0">
          <w:t>Fadiga</w:t>
        </w:r>
        <w:proofErr w:type="spellEnd"/>
        <w:r w:rsidR="004010F0">
          <w:t xml:space="preserve">, </w:t>
        </w:r>
        <w:proofErr w:type="spellStart"/>
        <w:r w:rsidR="004010F0">
          <w:t>Matelli</w:t>
        </w:r>
        <w:proofErr w:type="spellEnd"/>
        <w:r w:rsidR="004010F0">
          <w:t xml:space="preserve">, </w:t>
        </w:r>
        <w:proofErr w:type="spellStart"/>
        <w:r w:rsidR="004010F0">
          <w:t>Bettinardi</w:t>
        </w:r>
        <w:proofErr w:type="spellEnd"/>
        <w:r w:rsidR="004010F0">
          <w:t xml:space="preserve">, </w:t>
        </w:r>
        <w:proofErr w:type="spellStart"/>
        <w:r w:rsidR="004010F0">
          <w:t>Paulesu</w:t>
        </w:r>
        <w:proofErr w:type="spellEnd"/>
        <w:r w:rsidR="004010F0">
          <w:t xml:space="preserve">, </w:t>
        </w:r>
        <w:proofErr w:type="spellStart"/>
        <w:r w:rsidR="004010F0">
          <w:t>Perani</w:t>
        </w:r>
        <w:proofErr w:type="spellEnd"/>
        <w:r w:rsidR="004010F0">
          <w:t>, &amp; Fazio, 1996; Kim et al., 2011)</w:t>
        </w:r>
      </w:ins>
      <w:r>
        <w:t xml:space="preserve">. The two dorsal clusters were consistent with prior cytoarchitechtonic evidence suggesting that </w:t>
      </w:r>
      <w:ins w:id="285" w:author="Alejandro Isaac De La Vega" w:date="2015-08-03T20:22:00Z">
        <w:r w:rsidR="004010F0">
          <w:t xml:space="preserve">dorsal </w:t>
        </w:r>
      </w:ins>
      <w:r>
        <w:t xml:space="preserve">ACC (also known as midcingulate cortex) </w:t>
      </w:r>
      <w:ins w:id="286" w:author="Alejandro Isaac De La Vega" w:date="2015-08-03T20:23:00Z">
        <w:r w:rsidR="004010F0">
          <w:t xml:space="preserve">fractionates </w:t>
        </w:r>
      </w:ins>
      <w:r>
        <w:t>into caudal and rostral subdivisions</w:t>
      </w:r>
      <w:ins w:id="287" w:author="Alejandro Isaac De La Vega" w:date="2015-08-03T20:23:00Z">
        <w:r w:rsidR="004010F0">
          <w:t xml:space="preserve"> and does not extend dorsally past the paracingulate sulcus</w:t>
        </w:r>
      </w:ins>
      <w:r>
        <w:t xml:space="preserve"> (Vogt et al., 2005). </w:t>
      </w:r>
      <w:r w:rsidR="00665100">
        <w:t>The anterior functional zone</w:t>
      </w:r>
      <w:r>
        <w:t xml:space="preserve"> </w:t>
      </w:r>
      <w:ins w:id="288" w:author="Luke J. Chang" w:date="2015-07-24T07:17:00Z">
        <w:r w:rsidR="00B06CC0">
          <w:t>fractionated</w:t>
        </w:r>
      </w:ins>
      <w:r>
        <w:t xml:space="preserve"> into cluster</w:t>
      </w:r>
      <w:ins w:id="289" w:author="Tal Yarkoni" w:date="2015-07-13T08:11:00Z">
        <w:r>
          <w:t>s</w:t>
        </w:r>
      </w:ins>
      <w:r>
        <w:t xml:space="preserve"> encompassing rostral anterior cingulate cluster (rACC), and dorsal and ventral subdivisions of mPFC.</w:t>
      </w:r>
      <w:ins w:id="290" w:author="Alejandro Isaac De La Vega" w:date="2015-08-03T20:25:00Z">
        <w:r w:rsidR="004010F0">
          <w:t xml:space="preserve"> rACC </w:t>
        </w:r>
      </w:ins>
      <w:ins w:id="291" w:author="Alejandro Isaac De La Vega" w:date="2015-08-03T20:27:00Z">
        <w:r w:rsidR="004010F0">
          <w:t xml:space="preserve">delineated from vmPFC </w:t>
        </w:r>
      </w:ins>
      <w:r w:rsidR="00665100">
        <w:t xml:space="preserve">in a manner consistent with </w:t>
      </w:r>
      <w:ins w:id="292" w:author="Alejandro Isaac De La Vega" w:date="2015-08-03T20:27:00Z">
        <w:r w:rsidR="004010F0">
          <w:t>cytoarchtechtonic parcellations</w:t>
        </w:r>
      </w:ins>
      <w:ins w:id="293" w:author="Alejandro Isaac De La Vega" w:date="2015-08-03T20:25:00Z">
        <w:r w:rsidR="004010F0">
          <w:t xml:space="preserve"> (Vogt et al., 2015), </w:t>
        </w:r>
      </w:ins>
      <w:ins w:id="294" w:author="Alejandro Isaac De La Vega" w:date="2015-08-03T20:28:00Z">
        <w:r w:rsidR="004010F0">
          <w:t>although</w:t>
        </w:r>
      </w:ins>
      <w:ins w:id="295" w:author="Alejandro Isaac De La Vega" w:date="2015-08-03T20:25:00Z">
        <w:r w:rsidR="004010F0">
          <w:t xml:space="preserve"> at this level of resolution subgenual ACC</w:t>
        </w:r>
      </w:ins>
      <w:ins w:id="296" w:author="Alejandro Isaac De La Vega" w:date="2015-08-03T20:28:00Z">
        <w:r w:rsidR="004010F0">
          <w:t xml:space="preserve"> </w:t>
        </w:r>
      </w:ins>
      <w:ins w:id="297" w:author="Alejandro Isaac De La Vega" w:date="2015-08-03T20:29:00Z">
        <w:r w:rsidR="00FD4B23">
          <w:t>did not form its own cluster</w:t>
        </w:r>
        <w:r w:rsidR="004010F0">
          <w:t xml:space="preserve"> and instead was grouped with medial </w:t>
        </w:r>
      </w:ins>
      <w:ins w:id="298" w:author="Alejandro Isaac De La Vega" w:date="2015-08-03T20:31:00Z">
        <w:r w:rsidR="004010F0">
          <w:t>orbitofrontal cor</w:t>
        </w:r>
      </w:ins>
      <w:ins w:id="299" w:author="Alejandro Isaac De La Vega" w:date="2015-08-05T15:13:00Z">
        <w:r w:rsidR="00FD4B23">
          <w:t>t</w:t>
        </w:r>
      </w:ins>
      <w:ins w:id="300" w:author="Alejandro Isaac De La Vega" w:date="2015-08-03T20:31:00Z">
        <w:r w:rsidR="004010F0">
          <w:t xml:space="preserve">ex </w:t>
        </w:r>
      </w:ins>
      <w:ins w:id="301" w:author="Alejandro Isaac De La Vega" w:date="2015-08-03T20:29:00Z">
        <w:r w:rsidR="004010F0">
          <w:t xml:space="preserve">into a ventral mPFC </w:t>
        </w:r>
      </w:ins>
      <w:ins w:id="302" w:author="Alejandro Isaac De La Vega" w:date="2015-08-03T20:31:00Z">
        <w:r w:rsidR="004010F0">
          <w:t xml:space="preserve">(vmPFC) </w:t>
        </w:r>
      </w:ins>
      <w:ins w:id="303" w:author="Alejandro Isaac De La Vega" w:date="2015-08-03T20:29:00Z">
        <w:r w:rsidR="004010F0">
          <w:t>clus</w:t>
        </w:r>
      </w:ins>
      <w:ins w:id="304" w:author="Alejandro Isaac De La Vega" w:date="2015-08-03T20:31:00Z">
        <w:r w:rsidR="004010F0">
          <w:t>t</w:t>
        </w:r>
      </w:ins>
      <w:ins w:id="305" w:author="Alejandro Isaac De La Vega" w:date="2015-08-03T20:29:00Z">
        <w:r w:rsidR="004010F0">
          <w:t>er</w:t>
        </w:r>
      </w:ins>
      <w:r w:rsidR="00DF70A1">
        <w:t xml:space="preserve"> (but see 12-region solution: SI Figure 1). </w:t>
      </w:r>
      <w:ins w:id="306" w:author="Alejandro Isaac De La Vega" w:date="2015-08-03T20:32:00Z">
        <w:r w:rsidR="004010F0">
          <w:t xml:space="preserve">Finally, </w:t>
        </w:r>
      </w:ins>
      <w:ins w:id="307" w:author="Alejandro Isaac De La Vega" w:date="2015-08-03T20:25:00Z">
        <w:r w:rsidR="004010F0">
          <w:t xml:space="preserve">dorsal </w:t>
        </w:r>
      </w:ins>
      <w:ins w:id="308" w:author="Alejandro Isaac De La Vega" w:date="2015-08-03T20:24:00Z">
        <w:r w:rsidR="004010F0">
          <w:t xml:space="preserve">mPFC </w:t>
        </w:r>
      </w:ins>
      <w:ins w:id="309" w:author="Alejandro Isaac De La Vega" w:date="2015-08-03T20:25:00Z">
        <w:r w:rsidR="004010F0">
          <w:t xml:space="preserve">(dmPFC) </w:t>
        </w:r>
      </w:ins>
      <w:r>
        <w:t xml:space="preserve">included medial aspects of the frontal pole </w:t>
      </w:r>
      <w:ins w:id="310" w:author="Alejandro Isaac De La Vega" w:date="2015-08-03T20:25:00Z">
        <w:r w:rsidR="004010F0">
          <w:t>and</w:t>
        </w:r>
      </w:ins>
      <w:r>
        <w:t xml:space="preserve"> superior frontal gyrus</w:t>
      </w:r>
      <w:ins w:id="311" w:author="Alejandro Isaac De La Vega" w:date="2015-08-05T15:13:00Z">
        <w:r w:rsidR="00FD4B23">
          <w:t>.</w:t>
        </w:r>
      </w:ins>
      <w:ins w:id="312" w:author="Alejandro De La Vega" w:date="2015-08-05T16:47:00Z">
        <w:r w:rsidR="00932323" w:rsidRPr="00932323">
          <w:t xml:space="preserve"> </w:t>
        </w:r>
        <w:r w:rsidR="00932323">
          <w:t xml:space="preserve">Thus, the boundaries of the clusters we identified using a strict functional co-activation based approach converged with many distinctions previously drawn on the basis of anatomical criteria.  </w:t>
        </w:r>
      </w:ins>
    </w:p>
    <w:p w14:paraId="3FCC1E7A" w14:textId="2BCC08E4" w:rsidR="009E7445" w:rsidRDefault="00932323" w:rsidP="00A35936">
      <w:pPr>
        <w:pStyle w:val="Normal1"/>
        <w:spacing w:line="360" w:lineRule="auto"/>
      </w:pPr>
      <w:commentRangeStart w:id="313"/>
      <w:ins w:id="314" w:author="Alejandro De La Vega" w:date="2015-08-05T16:43:00Z">
        <w:r>
          <w:t>Qualitatively</w:t>
        </w:r>
      </w:ins>
      <w:ins w:id="315" w:author="Alejandro De La Vega" w:date="2015-08-05T16:42:00Z">
        <w:r>
          <w:t>, we observed that</w:t>
        </w:r>
      </w:ins>
      <w:ins w:id="316" w:author="Alejandro De La Vega" w:date="2015-08-05T16:43:00Z">
        <w:r>
          <w:t xml:space="preserve"> subregions in the nine-clustering solution mapped hierarchical</w:t>
        </w:r>
      </w:ins>
      <w:r w:rsidR="008D5D6F">
        <w:t>ly</w:t>
      </w:r>
      <w:ins w:id="317" w:author="Alejandro De La Vega" w:date="2015-08-05T16:43:00Z">
        <w:r>
          <w:t xml:space="preserve"> onto the three functional zones. </w:t>
        </w:r>
      </w:ins>
      <w:r w:rsidR="00CE09DD">
        <w:t>In particular</w:t>
      </w:r>
      <w:ins w:id="318" w:author="Alejandro De La Vega" w:date="2015-08-05T16:43:00Z">
        <w:r>
          <w:t>,</w:t>
        </w:r>
      </w:ins>
      <w:r w:rsidR="00CE09DD">
        <w:t xml:space="preserve"> the two most posterior subregions, caudal and rostral SMA, overlapped with the posterior zone; pre-SMA and dACC subregions overlapped with the middle zone and</w:t>
      </w:r>
      <w:ins w:id="319" w:author="Alejandro De La Vega" w:date="2015-08-05T16:43:00Z">
        <w:r>
          <w:t xml:space="preserve"> rACC, vmPFC and dmPFC overlap</w:t>
        </w:r>
      </w:ins>
      <w:r w:rsidR="00CE09DD">
        <w:t>ped</w:t>
      </w:r>
      <w:ins w:id="320" w:author="Alejandro De La Vega" w:date="2015-08-05T16:43:00Z">
        <w:r>
          <w:t xml:space="preserve"> with the anterior functional zone. </w:t>
        </w:r>
      </w:ins>
      <w:ins w:id="321" w:author="Alejandro De La Vega" w:date="2015-08-05T16:30:00Z">
        <w:r w:rsidR="00E036ED">
          <w:t xml:space="preserve">To </w:t>
        </w:r>
      </w:ins>
      <w:ins w:id="322" w:author="Alejandro De La Vega" w:date="2015-08-05T16:44:00Z">
        <w:r>
          <w:t>test this assertion</w:t>
        </w:r>
      </w:ins>
      <w:ins w:id="323" w:author="Alejandro De La Vega" w:date="2015-08-05T16:30:00Z">
        <w:r w:rsidR="00E036ED">
          <w:t>, we calculated the average</w:t>
        </w:r>
      </w:ins>
      <w:ins w:id="324" w:author="Alejandro De La Vega" w:date="2015-08-05T16:31:00Z">
        <w:r w:rsidR="00E036ED">
          <w:t xml:space="preserve"> percentage of voxels that overlapped between groups </w:t>
        </w:r>
      </w:ins>
      <w:commentRangeEnd w:id="313"/>
      <w:r w:rsidR="00AD64FC">
        <w:rPr>
          <w:rStyle w:val="CommentReference"/>
        </w:rPr>
        <w:commentReference w:id="313"/>
      </w:r>
      <w:ins w:id="325" w:author="Alejandro De La Vega" w:date="2015-08-05T16:31:00Z">
        <w:r w:rsidR="00E036ED">
          <w:t>of regions in the nine-cluster solution and the three functional zones</w:t>
        </w:r>
      </w:ins>
      <w:ins w:id="326" w:author="Alejandro De La Vega" w:date="2015-08-05T16:38:00Z">
        <w:r>
          <w:t>. On average, 84</w:t>
        </w:r>
      </w:ins>
      <w:ins w:id="327" w:author="Alejandro De La Vega" w:date="2015-08-05T16:39:00Z">
        <w:r>
          <w:t>%</w:t>
        </w:r>
      </w:ins>
      <w:ins w:id="328" w:author="Alejandro De La Vega" w:date="2015-08-05T16:38:00Z">
        <w:r>
          <w:t xml:space="preserve"> of voxels </w:t>
        </w:r>
      </w:ins>
      <w:ins w:id="329" w:author="Alejandro De La Vega" w:date="2015-08-05T16:39:00Z">
        <w:r>
          <w:t xml:space="preserve">within a </w:t>
        </w:r>
      </w:ins>
      <w:ins w:id="330" w:author="Alejandro De La Vega" w:date="2015-08-05T16:40:00Z">
        <w:r>
          <w:t xml:space="preserve">functional </w:t>
        </w:r>
      </w:ins>
      <w:ins w:id="331" w:author="Alejandro De La Vega" w:date="2015-08-05T16:39:00Z">
        <w:r>
          <w:t xml:space="preserve">zone overlapped with its corresponding subregions, </w:t>
        </w:r>
      </w:ins>
      <w:ins w:id="332" w:author="Alejandro De La Vega" w:date="2015-08-05T16:44:00Z">
        <w:r>
          <w:lastRenderedPageBreak/>
          <w:t xml:space="preserve">while only 8% of voxels </w:t>
        </w:r>
      </w:ins>
      <w:ins w:id="333" w:author="Alejandro De La Vega" w:date="2015-08-05T16:46:00Z">
        <w:r>
          <w:t xml:space="preserve">in a zone </w:t>
        </w:r>
      </w:ins>
      <w:ins w:id="334" w:author="Alejandro De La Vega" w:date="2015-08-05T16:44:00Z">
        <w:r>
          <w:t>overlapped with</w:t>
        </w:r>
      </w:ins>
      <w:ins w:id="335" w:author="Alejandro De La Vega" w:date="2015-08-05T16:46:00Z">
        <w:r>
          <w:t xml:space="preserve"> other</w:t>
        </w:r>
      </w:ins>
      <w:ins w:id="336" w:author="Alejandro De La Vega" w:date="2015-08-05T16:44:00Z">
        <w:r>
          <w:t xml:space="preserve"> regions not hypothesized to </w:t>
        </w:r>
      </w:ins>
      <w:ins w:id="337" w:author="Alejandro De La Vega" w:date="2015-08-05T16:46:00Z">
        <w:r>
          <w:t>map</w:t>
        </w:r>
      </w:ins>
      <w:ins w:id="338" w:author="Alejandro De La Vega" w:date="2015-08-05T16:44:00Z">
        <w:r>
          <w:t xml:space="preserve"> to a functional zone. </w:t>
        </w:r>
      </w:ins>
      <w:ins w:id="339" w:author="Alejandro De La Vega" w:date="2015-08-05T16:39:00Z">
        <w:r>
          <w:t xml:space="preserve"> </w:t>
        </w:r>
      </w:ins>
      <w:ins w:id="340" w:author="Alejandro De La Vega" w:date="2015-08-05T16:48:00Z">
        <w:r>
          <w:t>Although we derived clustering solutions at different granularities independently</w:t>
        </w:r>
      </w:ins>
      <w:ins w:id="341" w:author="Alejandro De La Vega" w:date="2015-08-05T16:49:00Z">
        <w:r>
          <w:t xml:space="preserve"> using a non-hierarchical clustering algorithm</w:t>
        </w:r>
      </w:ins>
      <w:ins w:id="342" w:author="Alejandro De La Vega" w:date="2015-08-05T16:48:00Z">
        <w:r>
          <w:t>, these results suggest that</w:t>
        </w:r>
      </w:ins>
      <w:ins w:id="343" w:author="Alejandro De La Vega" w:date="2015-08-05T16:49:00Z">
        <w:r>
          <w:t xml:space="preserve"> subregions within</w:t>
        </w:r>
      </w:ins>
      <w:ins w:id="344" w:author="Alejandro De La Vega" w:date="2015-08-05T16:48:00Z">
        <w:r>
          <w:t xml:space="preserve"> </w:t>
        </w:r>
      </w:ins>
      <w:ins w:id="345" w:author="Alejandro De La Vega" w:date="2015-08-09T16:24:00Z">
        <w:r w:rsidR="001A0C27">
          <w:t>MFC</w:t>
        </w:r>
      </w:ins>
      <w:ins w:id="346" w:author="Alejandro De La Vega" w:date="2015-08-05T16:48:00Z">
        <w:r>
          <w:t xml:space="preserve"> </w:t>
        </w:r>
      </w:ins>
      <w:ins w:id="347" w:author="Alejandro De La Vega" w:date="2015-08-05T16:49:00Z">
        <w:r>
          <w:t xml:space="preserve">are organized into three broad functional zones. </w:t>
        </w:r>
      </w:ins>
    </w:p>
    <w:p w14:paraId="14BA16D9" w14:textId="6D3E7EDD" w:rsidR="009E7445" w:rsidRDefault="006B0B75" w:rsidP="00A35936">
      <w:pPr>
        <w:pStyle w:val="Heading2"/>
      </w:pPr>
      <w:r>
        <w:t>Meta-analytic co</w:t>
      </w:r>
      <w:ins w:id="348" w:author="Alejandro De La Vega" w:date="2015-08-05T16:46:00Z">
        <w:r w:rsidR="00932323">
          <w:t>-</w:t>
        </w:r>
      </w:ins>
      <w:r>
        <w:t>activation profiles</w:t>
      </w:r>
    </w:p>
    <w:p w14:paraId="3EF07CBC" w14:textId="2AB0E207" w:rsidR="00E14A5D" w:rsidRDefault="00C15F07" w:rsidP="00A35936">
      <w:pPr>
        <w:pStyle w:val="CommentText"/>
        <w:spacing w:line="360" w:lineRule="auto"/>
        <w:ind w:firstLine="720"/>
      </w:pPr>
      <w:ins w:id="349" w:author="Alejandro De La Vega" w:date="2015-08-05T19:37:00Z">
        <w:r>
          <w:rPr>
            <w:sz w:val="22"/>
            <w:szCs w:val="22"/>
          </w:rPr>
          <w:t xml:space="preserve">Thus far, we have demonstrated that </w:t>
        </w:r>
      </w:ins>
      <w:ins w:id="350" w:author="Alejandro De La Vega" w:date="2015-08-09T16:24:00Z">
        <w:r w:rsidR="001A0C27">
          <w:rPr>
            <w:sz w:val="22"/>
            <w:szCs w:val="22"/>
          </w:rPr>
          <w:t>MFC</w:t>
        </w:r>
      </w:ins>
      <w:ins w:id="351" w:author="Alejandro De La Vega" w:date="2015-08-05T19:37:00Z">
        <w:r>
          <w:rPr>
            <w:sz w:val="22"/>
            <w:szCs w:val="22"/>
          </w:rPr>
          <w:t xml:space="preserve"> can be </w:t>
        </w:r>
      </w:ins>
      <w:ins w:id="352" w:author="Alejandro De La Vega" w:date="2015-08-05T19:38:00Z">
        <w:r>
          <w:rPr>
            <w:sz w:val="22"/>
            <w:szCs w:val="22"/>
          </w:rPr>
          <w:t>parcellated</w:t>
        </w:r>
      </w:ins>
      <w:ins w:id="353" w:author="Alejandro De La Vega" w:date="2015-08-05T19:37:00Z">
        <w:r>
          <w:rPr>
            <w:sz w:val="22"/>
            <w:szCs w:val="22"/>
          </w:rPr>
          <w:t xml:space="preserve"> into </w:t>
        </w:r>
      </w:ins>
      <w:ins w:id="354" w:author="Alejandro De La Vega" w:date="2015-08-05T19:41:00Z">
        <w:r>
          <w:rPr>
            <w:sz w:val="22"/>
            <w:szCs w:val="22"/>
          </w:rPr>
          <w:t xml:space="preserve">robust and </w:t>
        </w:r>
      </w:ins>
      <w:ins w:id="355" w:author="Alejandro De La Vega" w:date="2015-08-05T19:37:00Z">
        <w:r>
          <w:rPr>
            <w:sz w:val="22"/>
            <w:szCs w:val="22"/>
          </w:rPr>
          <w:t xml:space="preserve">anatomically sensible </w:t>
        </w:r>
      </w:ins>
      <w:ins w:id="356" w:author="Alejandro De La Vega" w:date="2015-08-05T19:38:00Z">
        <w:r>
          <w:rPr>
            <w:sz w:val="22"/>
            <w:szCs w:val="22"/>
          </w:rPr>
          <w:t>subregions</w:t>
        </w:r>
      </w:ins>
      <w:ins w:id="357" w:author="Alejandro De La Vega" w:date="2015-08-05T19:37:00Z">
        <w:r>
          <w:rPr>
            <w:sz w:val="22"/>
            <w:szCs w:val="22"/>
          </w:rPr>
          <w:t xml:space="preserve"> </w:t>
        </w:r>
      </w:ins>
      <w:ins w:id="358" w:author="Alejandro De La Vega" w:date="2015-08-05T19:38:00Z">
        <w:r>
          <w:rPr>
            <w:sz w:val="22"/>
            <w:szCs w:val="22"/>
          </w:rPr>
          <w:t>on the basis of meta-analytic co</w:t>
        </w:r>
      </w:ins>
      <w:ins w:id="359" w:author="Alejandro De La Vega" w:date="2015-08-05T19:40:00Z">
        <w:r>
          <w:rPr>
            <w:sz w:val="22"/>
            <w:szCs w:val="22"/>
          </w:rPr>
          <w:t>-</w:t>
        </w:r>
      </w:ins>
      <w:ins w:id="360" w:author="Alejandro De La Vega" w:date="2015-08-05T19:38:00Z">
        <w:r>
          <w:rPr>
            <w:sz w:val="22"/>
            <w:szCs w:val="22"/>
          </w:rPr>
          <w:t xml:space="preserve">activation. To better understand the nature of these </w:t>
        </w:r>
      </w:ins>
      <w:ins w:id="361" w:author="Alejandro De La Vega" w:date="2015-08-05T19:40:00Z">
        <w:r>
          <w:rPr>
            <w:sz w:val="22"/>
            <w:szCs w:val="22"/>
          </w:rPr>
          <w:t>divisions</w:t>
        </w:r>
      </w:ins>
      <w:ins w:id="362" w:author="Alejandro De La Vega" w:date="2015-08-05T19:38:00Z">
        <w:r>
          <w:rPr>
            <w:sz w:val="22"/>
            <w:szCs w:val="22"/>
          </w:rPr>
          <w:t xml:space="preserve">, we extracted brain-wide co-activation </w:t>
        </w:r>
      </w:ins>
      <w:ins w:id="363" w:author="Alejandro De La Vega" w:date="2015-08-05T19:39:00Z">
        <w:r>
          <w:rPr>
            <w:sz w:val="22"/>
            <w:szCs w:val="22"/>
          </w:rPr>
          <w:t xml:space="preserve">networks for each cluster, providing insight into which </w:t>
        </w:r>
      </w:ins>
      <w:ins w:id="364" w:author="Alejandro De La Vega" w:date="2015-08-05T19:40:00Z">
        <w:r>
          <w:rPr>
            <w:sz w:val="22"/>
            <w:szCs w:val="22"/>
          </w:rPr>
          <w:t xml:space="preserve">functional networks each of these subdivisions reliably participated in. </w:t>
        </w:r>
      </w:ins>
    </w:p>
    <w:p w14:paraId="6795ABEC" w14:textId="77777777" w:rsidR="00373084" w:rsidRDefault="00E14A5D" w:rsidP="004774D7">
      <w:pPr>
        <w:pStyle w:val="Normal1"/>
        <w:keepNext/>
        <w:spacing w:line="360" w:lineRule="auto"/>
        <w:ind w:firstLine="0"/>
        <w:jc w:val="center"/>
      </w:pPr>
      <w:ins w:id="365" w:author="Alejandro Isaac De La Vega" w:date="2015-08-07T14:47:00Z">
        <w:r>
          <w:rPr>
            <w:noProof/>
          </w:rPr>
          <w:drawing>
            <wp:inline distT="114300" distB="114300" distL="114300" distR="114300" wp14:anchorId="6D56EAA0" wp14:editId="3A73DD4F">
              <wp:extent cx="6273800" cy="1079394"/>
              <wp:effectExtent l="0" t="0" r="0" b="0"/>
              <wp:docPr id="3" name="image15.jpg" descr="three_clust_coact_axial.jpeg"/>
              <wp:cNvGraphicFramePr/>
              <a:graphic xmlns:a="http://schemas.openxmlformats.org/drawingml/2006/main">
                <a:graphicData uri="http://schemas.openxmlformats.org/drawingml/2006/picture">
                  <pic:pic xmlns:pic="http://schemas.openxmlformats.org/drawingml/2006/picture">
                    <pic:nvPicPr>
                      <pic:cNvPr id="0" name="image15.jpg" descr="three_clust_coact_axial.jpeg"/>
                      <pic:cNvPicPr preferRelativeResize="0"/>
                    </pic:nvPicPr>
                    <pic:blipFill rotWithShape="1">
                      <a:blip r:embed="rId12"/>
                      <a:srcRect l="3232" t="5929" r="2852" b="10079"/>
                      <a:stretch/>
                    </pic:blipFill>
                    <pic:spPr bwMode="auto">
                      <a:xfrm>
                        <a:off x="0" y="0"/>
                        <a:ext cx="6277570" cy="108004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ins>
    </w:p>
    <w:p w14:paraId="43AC2ABD" w14:textId="36B3A132" w:rsidR="00E14A5D" w:rsidRDefault="00373084" w:rsidP="004774D7">
      <w:pPr>
        <w:pStyle w:val="Caption"/>
        <w:spacing w:line="360" w:lineRule="auto"/>
        <w:ind w:firstLine="0"/>
        <w:rPr>
          <w:ins w:id="366" w:author="Alejandro De La Vega" w:date="2015-08-05T19:59:00Z"/>
        </w:rPr>
      </w:pPr>
      <w:r>
        <w:t xml:space="preserve">Figure </w:t>
      </w:r>
      <w:fldSimple w:instr=" SEQ Figure \* ARABIC ">
        <w:r w:rsidR="006C18A7">
          <w:rPr>
            <w:noProof/>
          </w:rPr>
          <w:t>3</w:t>
        </w:r>
      </w:fldSimple>
      <w:r>
        <w:t>.</w:t>
      </w:r>
      <w:r w:rsidRPr="00373084">
        <w:rPr>
          <w:b w:val="0"/>
        </w:rPr>
        <w:t xml:space="preserve"> </w:t>
      </w:r>
      <w:r w:rsidR="00FE4CD6">
        <w:rPr>
          <w:b w:val="0"/>
        </w:rPr>
        <w:t>Whole-brain co-activation patterns for the</w:t>
      </w:r>
      <w:ins w:id="367" w:author="Alejandro Isaac De La Vega" w:date="2015-08-07T14:47:00Z">
        <w:r w:rsidRPr="00373084">
          <w:rPr>
            <w:b w:val="0"/>
          </w:rPr>
          <w:t xml:space="preserve"> three </w:t>
        </w:r>
      </w:ins>
      <w:ins w:id="368" w:author="Alejandro De La Vega" w:date="2015-08-09T16:24:00Z">
        <w:r w:rsidR="001A0C27">
          <w:rPr>
            <w:b w:val="0"/>
          </w:rPr>
          <w:t>MFC</w:t>
        </w:r>
      </w:ins>
      <w:r w:rsidR="00FE4CD6">
        <w:rPr>
          <w:b w:val="0"/>
        </w:rPr>
        <w:t xml:space="preserve"> functional zones. The posterior zone</w:t>
      </w:r>
      <w:ins w:id="369" w:author="Alejandro Isaac De La Vega" w:date="2015-08-07T14:47:00Z">
        <w:r w:rsidRPr="00373084">
          <w:rPr>
            <w:b w:val="0"/>
          </w:rPr>
          <w:t xml:space="preserve"> (blue) co</w:t>
        </w:r>
      </w:ins>
      <w:r>
        <w:rPr>
          <w:b w:val="0"/>
        </w:rPr>
        <w:t>-</w:t>
      </w:r>
      <w:ins w:id="370" w:author="Alejandro Isaac De La Vega" w:date="2015-08-07T14:47:00Z">
        <w:r w:rsidRPr="00373084">
          <w:rPr>
            <w:b w:val="0"/>
          </w:rPr>
          <w:t xml:space="preserve">activated </w:t>
        </w:r>
      </w:ins>
      <w:r w:rsidRPr="00373084">
        <w:rPr>
          <w:b w:val="0"/>
        </w:rPr>
        <w:t>primarily</w:t>
      </w:r>
      <w:ins w:id="371" w:author="Alejandro Isaac De La Vega" w:date="2015-08-07T14:47:00Z">
        <w:r w:rsidRPr="00373084">
          <w:rPr>
            <w:b w:val="0"/>
          </w:rPr>
          <w:t xml:space="preserve"> with lateral motor cortices but also showed strong co</w:t>
        </w:r>
      </w:ins>
      <w:r>
        <w:rPr>
          <w:b w:val="0"/>
        </w:rPr>
        <w:t>-</w:t>
      </w:r>
      <w:ins w:id="372" w:author="Alejandro Isaac De La Vega" w:date="2015-08-07T14:47:00Z">
        <w:r w:rsidRPr="00373084">
          <w:rPr>
            <w:b w:val="0"/>
          </w:rPr>
          <w:t xml:space="preserve">activation with posterior insula and operculum as well as the cerebellum; </w:t>
        </w:r>
      </w:ins>
      <w:r w:rsidR="00FE4CD6">
        <w:rPr>
          <w:b w:val="0"/>
        </w:rPr>
        <w:t>the middle zone</w:t>
      </w:r>
      <w:ins w:id="373" w:author="Alejandro Isaac De La Vega" w:date="2015-08-07T14:47:00Z">
        <w:r w:rsidRPr="00373084">
          <w:rPr>
            <w:b w:val="0"/>
          </w:rPr>
          <w:t xml:space="preserve"> (red) co</w:t>
        </w:r>
      </w:ins>
      <w:r>
        <w:rPr>
          <w:b w:val="0"/>
        </w:rPr>
        <w:t>-</w:t>
      </w:r>
      <w:ins w:id="374" w:author="Alejandro Isaac De La Vega" w:date="2015-08-07T14:47:00Z">
        <w:r w:rsidRPr="00373084">
          <w:rPr>
            <w:b w:val="0"/>
          </w:rPr>
          <w:t>a</w:t>
        </w:r>
        <w:commentRangeStart w:id="375"/>
        <w:r w:rsidRPr="00373084">
          <w:rPr>
            <w:b w:val="0"/>
          </w:rPr>
          <w:t>ctivated w</w:t>
        </w:r>
        <w:commentRangeEnd w:id="375"/>
        <w:r w:rsidRPr="00373084">
          <w:rPr>
            <w:b w:val="0"/>
          </w:rPr>
          <w:commentReference w:id="375"/>
        </w:r>
        <w:r w:rsidRPr="00373084">
          <w:rPr>
            <w:b w:val="0"/>
          </w:rPr>
          <w:t xml:space="preserve">ith the </w:t>
        </w:r>
        <w:proofErr w:type="spellStart"/>
        <w:r w:rsidRPr="00373084">
          <w:rPr>
            <w:b w:val="0"/>
          </w:rPr>
          <w:t>frontoparietal</w:t>
        </w:r>
        <w:proofErr w:type="spellEnd"/>
        <w:r w:rsidRPr="00373084">
          <w:rPr>
            <w:b w:val="0"/>
          </w:rPr>
          <w:t xml:space="preserve"> control network</w:t>
        </w:r>
      </w:ins>
      <w:r w:rsidR="005F19C4">
        <w:rPr>
          <w:b w:val="0"/>
        </w:rPr>
        <w:t xml:space="preserve">, including dorsolateral </w:t>
      </w:r>
      <w:bookmarkStart w:id="376" w:name="_GoBack"/>
      <w:bookmarkEnd w:id="376"/>
      <w:r w:rsidR="005F19C4">
        <w:rPr>
          <w:b w:val="0"/>
        </w:rPr>
        <w:t xml:space="preserve">prefrontal cortex, superior parietal cortex, and </w:t>
      </w:r>
      <w:proofErr w:type="spellStart"/>
      <w:r w:rsidR="005F19C4">
        <w:rPr>
          <w:b w:val="0"/>
        </w:rPr>
        <w:t>dorsoanterior</w:t>
      </w:r>
      <w:proofErr w:type="spellEnd"/>
      <w:r w:rsidR="005F19C4">
        <w:rPr>
          <w:b w:val="0"/>
        </w:rPr>
        <w:t xml:space="preserve"> portions of the insula. The anterior</w:t>
      </w:r>
      <w:ins w:id="377" w:author="Alejandro Isaac De La Vega" w:date="2015-08-07T14:47:00Z">
        <w:r w:rsidRPr="00373084">
          <w:rPr>
            <w:b w:val="0"/>
          </w:rPr>
          <w:t xml:space="preserve"> </w:t>
        </w:r>
      </w:ins>
      <w:r w:rsidR="005F19C4">
        <w:rPr>
          <w:b w:val="0"/>
        </w:rPr>
        <w:t>zone</w:t>
      </w:r>
      <w:ins w:id="378" w:author="Alejandro Isaac De La Vega" w:date="2015-08-07T14:47:00Z">
        <w:r w:rsidRPr="00373084">
          <w:rPr>
            <w:b w:val="0"/>
          </w:rPr>
          <w:t xml:space="preserve"> (green) showed a </w:t>
        </w:r>
      </w:ins>
      <w:r w:rsidR="005F19C4">
        <w:rPr>
          <w:b w:val="0"/>
        </w:rPr>
        <w:t>distinct</w:t>
      </w:r>
      <w:ins w:id="379" w:author="Alejandro Isaac De La Vega" w:date="2015-08-07T14:47:00Z">
        <w:r w:rsidRPr="00373084">
          <w:rPr>
            <w:b w:val="0"/>
          </w:rPr>
          <w:t xml:space="preserve"> pattern, co</w:t>
        </w:r>
      </w:ins>
      <w:r>
        <w:rPr>
          <w:b w:val="0"/>
        </w:rPr>
        <w:t>-</w:t>
      </w:r>
      <w:ins w:id="380" w:author="Alejandro Isaac De La Vega" w:date="2015-08-07T14:47:00Z">
        <w:r w:rsidRPr="00373084">
          <w:rPr>
            <w:b w:val="0"/>
          </w:rPr>
          <w:t xml:space="preserve">activating with regions in default network, such as posterior cingulate and temporal cortices. </w:t>
        </w:r>
      </w:ins>
      <w:r w:rsidR="005E1A40">
        <w:rPr>
          <w:b w:val="0"/>
        </w:rPr>
        <w:t>Images were whole-brain corrected using false detection rate (FDR) at p &lt;0.01.</w:t>
      </w:r>
    </w:p>
    <w:p w14:paraId="420B4538" w14:textId="31B52FEA" w:rsidR="009E7445" w:rsidRPr="00AD47C0" w:rsidRDefault="00C15F07" w:rsidP="00AD47C0">
      <w:pPr>
        <w:pStyle w:val="CommentText"/>
        <w:spacing w:line="360" w:lineRule="auto"/>
        <w:ind w:firstLine="720"/>
        <w:rPr>
          <w:sz w:val="22"/>
          <w:szCs w:val="22"/>
        </w:rPr>
      </w:pPr>
      <w:ins w:id="381" w:author="Alejandro De La Vega" w:date="2015-08-05T19:59:00Z">
        <w:r>
          <w:rPr>
            <w:sz w:val="22"/>
            <w:szCs w:val="22"/>
          </w:rPr>
          <w:t xml:space="preserve">First, we mapped </w:t>
        </w:r>
      </w:ins>
      <w:r w:rsidR="00016524">
        <w:rPr>
          <w:sz w:val="22"/>
          <w:szCs w:val="22"/>
        </w:rPr>
        <w:t>the whole-brain co-activation patterns for of</w:t>
      </w:r>
      <w:ins w:id="382" w:author="Alejandro De La Vega" w:date="2015-08-05T19:59:00Z">
        <w:r>
          <w:rPr>
            <w:sz w:val="22"/>
            <w:szCs w:val="22"/>
          </w:rPr>
          <w:t xml:space="preserve"> the three functional zones</w:t>
        </w:r>
      </w:ins>
      <w:r w:rsidR="00016524">
        <w:rPr>
          <w:sz w:val="22"/>
          <w:szCs w:val="22"/>
        </w:rPr>
        <w:t xml:space="preserve"> and identified </w:t>
      </w:r>
      <w:ins w:id="383" w:author="Alejandro De La Vega" w:date="2015-08-05T20:52:00Z">
        <w:r>
          <w:rPr>
            <w:sz w:val="22"/>
            <w:szCs w:val="22"/>
          </w:rPr>
          <w:t xml:space="preserve">distinct patterns </w:t>
        </w:r>
      </w:ins>
      <w:r w:rsidR="00016524">
        <w:rPr>
          <w:sz w:val="22"/>
          <w:szCs w:val="22"/>
        </w:rPr>
        <w:t>for</w:t>
      </w:r>
      <w:ins w:id="384" w:author="Alejandro De La Vega" w:date="2015-08-05T20:52:00Z">
        <w:r>
          <w:rPr>
            <w:sz w:val="22"/>
            <w:szCs w:val="22"/>
          </w:rPr>
          <w:t xml:space="preserve"> each zone </w:t>
        </w:r>
      </w:ins>
      <w:ins w:id="385" w:author="Alejandro De La Vega" w:date="2015-08-05T19:59:00Z">
        <w:r>
          <w:rPr>
            <w:sz w:val="22"/>
            <w:szCs w:val="22"/>
          </w:rPr>
          <w:t>(</w:t>
        </w:r>
      </w:ins>
      <w:ins w:id="386" w:author="Alejandro De La Vega" w:date="2015-08-05T20:00:00Z">
        <w:r>
          <w:rPr>
            <w:sz w:val="22"/>
            <w:szCs w:val="22"/>
          </w:rPr>
          <w:t xml:space="preserve">Figure 3; </w:t>
        </w:r>
      </w:ins>
      <w:ins w:id="387" w:author="Alejandro De La Vega" w:date="2015-08-05T19:59:00Z">
        <w:r>
          <w:rPr>
            <w:i/>
            <w:sz w:val="22"/>
            <w:szCs w:val="22"/>
          </w:rPr>
          <w:t xml:space="preserve">p </w:t>
        </w:r>
        <w:r>
          <w:rPr>
            <w:sz w:val="22"/>
            <w:szCs w:val="22"/>
          </w:rPr>
          <w:t xml:space="preserve">&lt; 0.01, </w:t>
        </w:r>
      </w:ins>
      <w:ins w:id="388" w:author="Alejandro De La Vega" w:date="2015-08-05T20:00:00Z">
        <w:r>
          <w:rPr>
            <w:sz w:val="22"/>
            <w:szCs w:val="22"/>
          </w:rPr>
          <w:t>FDR whole-brain corrected).</w:t>
        </w:r>
      </w:ins>
      <w:ins w:id="389" w:author="Alejandro De La Vega" w:date="2015-08-05T20:52:00Z">
        <w:r>
          <w:rPr>
            <w:sz w:val="22"/>
            <w:szCs w:val="22"/>
          </w:rPr>
          <w:t xml:space="preserve"> The posterior zone </w:t>
        </w:r>
      </w:ins>
      <w:ins w:id="390" w:author="Alejandro De La Vega" w:date="2015-08-05T20:55:00Z">
        <w:r>
          <w:rPr>
            <w:sz w:val="22"/>
            <w:szCs w:val="22"/>
          </w:rPr>
          <w:t>showed robust co-activation with lateral motor regions,</w:t>
        </w:r>
      </w:ins>
      <w:ins w:id="391" w:author="Alejandro De La Vega" w:date="2015-08-05T20:56:00Z">
        <w:r>
          <w:rPr>
            <w:sz w:val="22"/>
            <w:szCs w:val="22"/>
          </w:rPr>
          <w:t xml:space="preserve"> lateral parietal cortex, </w:t>
        </w:r>
      </w:ins>
      <w:ins w:id="392" w:author="Alejandro De La Vega" w:date="2015-08-05T20:57:00Z">
        <w:r>
          <w:rPr>
            <w:sz w:val="22"/>
            <w:szCs w:val="22"/>
          </w:rPr>
          <w:t xml:space="preserve">the </w:t>
        </w:r>
      </w:ins>
      <w:ins w:id="393" w:author="Alejandro De La Vega" w:date="2015-08-05T21:01:00Z">
        <w:r>
          <w:rPr>
            <w:sz w:val="22"/>
            <w:szCs w:val="22"/>
          </w:rPr>
          <w:t xml:space="preserve">anterior lobe of the </w:t>
        </w:r>
      </w:ins>
      <w:ins w:id="394" w:author="Alejandro De La Vega" w:date="2015-08-05T20:57:00Z">
        <w:r>
          <w:rPr>
            <w:sz w:val="22"/>
            <w:szCs w:val="22"/>
          </w:rPr>
          <w:t xml:space="preserve">cerebellum, </w:t>
        </w:r>
      </w:ins>
      <w:ins w:id="395" w:author="Alejandro De La Vega" w:date="2015-08-05T21:11:00Z">
        <w:r>
          <w:rPr>
            <w:sz w:val="22"/>
            <w:szCs w:val="22"/>
          </w:rPr>
          <w:t xml:space="preserve">the thalamus </w:t>
        </w:r>
      </w:ins>
      <w:ins w:id="396" w:author="Alejandro De La Vega" w:date="2015-08-05T21:01:00Z">
        <w:r>
          <w:rPr>
            <w:sz w:val="22"/>
            <w:szCs w:val="22"/>
          </w:rPr>
          <w:t>and the basal ganglia</w:t>
        </w:r>
      </w:ins>
      <w:ins w:id="397" w:author="Alejandro De La Vega" w:date="2015-08-05T21:02:00Z">
        <w:r>
          <w:rPr>
            <w:sz w:val="22"/>
            <w:szCs w:val="22"/>
          </w:rPr>
          <w:t xml:space="preserve">, </w:t>
        </w:r>
      </w:ins>
      <w:ins w:id="398" w:author="Alejandro De La Vega" w:date="2015-08-05T20:57:00Z">
        <w:r>
          <w:rPr>
            <w:sz w:val="22"/>
            <w:szCs w:val="22"/>
          </w:rPr>
          <w:t>consistent with an important role in motor function. The posterior zone also co</w:t>
        </w:r>
      </w:ins>
      <w:ins w:id="399" w:author="Alejandro De La Vega" w:date="2015-08-05T21:02:00Z">
        <w:r>
          <w:rPr>
            <w:sz w:val="22"/>
            <w:szCs w:val="22"/>
          </w:rPr>
          <w:t>-</w:t>
        </w:r>
      </w:ins>
      <w:ins w:id="400" w:author="Alejandro De La Vega" w:date="2015-08-05T20:57:00Z">
        <w:r>
          <w:rPr>
            <w:sz w:val="22"/>
            <w:szCs w:val="22"/>
          </w:rPr>
          <w:t xml:space="preserve">activated with </w:t>
        </w:r>
      </w:ins>
      <w:r w:rsidR="00373084">
        <w:rPr>
          <w:sz w:val="22"/>
          <w:szCs w:val="22"/>
        </w:rPr>
        <w:t>posterior insula</w:t>
      </w:r>
      <w:ins w:id="401" w:author="Alejandro De La Vega" w:date="2015-08-05T20:57:00Z">
        <w:r>
          <w:rPr>
            <w:sz w:val="22"/>
            <w:szCs w:val="22"/>
          </w:rPr>
          <w:t>, a</w:t>
        </w:r>
      </w:ins>
      <w:r w:rsidR="00A55CEB">
        <w:rPr>
          <w:sz w:val="22"/>
          <w:szCs w:val="22"/>
        </w:rPr>
        <w:t>n important region for</w:t>
      </w:r>
      <w:r w:rsidR="00373084">
        <w:rPr>
          <w:sz w:val="22"/>
          <w:szCs w:val="22"/>
        </w:rPr>
        <w:t xml:space="preserve"> </w:t>
      </w:r>
      <w:ins w:id="402" w:author="Alejandro De La Vega" w:date="2015-08-05T20:57:00Z">
        <w:r>
          <w:rPr>
            <w:sz w:val="22"/>
            <w:szCs w:val="22"/>
          </w:rPr>
          <w:t xml:space="preserve">sensorimotor, </w:t>
        </w:r>
      </w:ins>
      <w:ins w:id="403" w:author="Alejandro De La Vega" w:date="2015-08-05T21:04:00Z">
        <w:r>
          <w:rPr>
            <w:sz w:val="22"/>
            <w:szCs w:val="22"/>
          </w:rPr>
          <w:t xml:space="preserve">somatosensory and pain processing (Chang et al., 2012). </w:t>
        </w:r>
      </w:ins>
      <w:ins w:id="404" w:author="Alejandro De La Vega" w:date="2015-08-05T21:05:00Z">
        <w:r>
          <w:rPr>
            <w:sz w:val="22"/>
            <w:szCs w:val="22"/>
          </w:rPr>
          <w:t xml:space="preserve">The co-activation pattern for the middle zone </w:t>
        </w:r>
      </w:ins>
      <w:ins w:id="405" w:author="Alejandro De La Vega" w:date="2015-08-05T21:09:00Z">
        <w:r>
          <w:rPr>
            <w:sz w:val="22"/>
            <w:szCs w:val="22"/>
          </w:rPr>
          <w:t xml:space="preserve">resembled an anteriorly shifted version of the posterior zone’s co-activation pattern, </w:t>
        </w:r>
      </w:ins>
      <w:ins w:id="406" w:author="Alejandro De La Vega" w:date="2015-08-05T21:11:00Z">
        <w:r>
          <w:rPr>
            <w:sz w:val="22"/>
            <w:szCs w:val="22"/>
          </w:rPr>
          <w:t>robustly co-activating</w:t>
        </w:r>
      </w:ins>
      <w:ins w:id="407" w:author="Alejandro De La Vega" w:date="2015-08-05T21:09:00Z">
        <w:r>
          <w:rPr>
            <w:sz w:val="22"/>
            <w:szCs w:val="22"/>
          </w:rPr>
          <w:t xml:space="preserve"> with lateral prefrontal cortex, anterior aspects of the insula, </w:t>
        </w:r>
      </w:ins>
      <w:ins w:id="408" w:author="Alejandro De La Vega" w:date="2015-08-05T21:10:00Z">
        <w:r>
          <w:rPr>
            <w:sz w:val="22"/>
            <w:szCs w:val="22"/>
          </w:rPr>
          <w:t>more anterio</w:t>
        </w:r>
      </w:ins>
      <w:ins w:id="409" w:author="Alejandro De La Vega" w:date="2015-08-05T21:11:00Z">
        <w:r>
          <w:rPr>
            <w:sz w:val="22"/>
            <w:szCs w:val="22"/>
          </w:rPr>
          <w:t>r</w:t>
        </w:r>
      </w:ins>
      <w:ins w:id="410" w:author="Alejandro De La Vega" w:date="2015-08-05T21:10:00Z">
        <w:r>
          <w:rPr>
            <w:sz w:val="22"/>
            <w:szCs w:val="22"/>
          </w:rPr>
          <w:t xml:space="preserve"> aspects of the </w:t>
        </w:r>
      </w:ins>
      <w:ins w:id="411" w:author="Alejandro De La Vega" w:date="2015-08-05T21:11:00Z">
        <w:r>
          <w:rPr>
            <w:sz w:val="22"/>
            <w:szCs w:val="22"/>
          </w:rPr>
          <w:t xml:space="preserve">thalamus—regions known to be important for high-level cognitive processes, including cognitive </w:t>
        </w:r>
      </w:ins>
      <w:ins w:id="412" w:author="Alejandro De La Vega" w:date="2015-08-05T21:12:00Z">
        <w:r>
          <w:rPr>
            <w:sz w:val="22"/>
            <w:szCs w:val="22"/>
          </w:rPr>
          <w:t>control</w:t>
        </w:r>
      </w:ins>
      <w:ins w:id="413" w:author="Alejandro De La Vega" w:date="2015-08-05T21:11:00Z">
        <w:r>
          <w:rPr>
            <w:sz w:val="22"/>
            <w:szCs w:val="22"/>
          </w:rPr>
          <w:t xml:space="preserve"> </w:t>
        </w:r>
      </w:ins>
      <w:ins w:id="414" w:author="Alejandro De La Vega" w:date="2015-08-05T21:12:00Z">
        <w:r>
          <w:rPr>
            <w:sz w:val="22"/>
            <w:szCs w:val="22"/>
          </w:rPr>
          <w:t xml:space="preserve">(Chang et al., 2012, cite, cite). </w:t>
        </w:r>
      </w:ins>
      <w:ins w:id="415" w:author="Alejandro De La Vega" w:date="2015-08-05T21:21:00Z">
        <w:r>
          <w:rPr>
            <w:sz w:val="22"/>
            <w:szCs w:val="22"/>
          </w:rPr>
          <w:t>The middle zone also showed co-activation with subcortical regions known to be important for reward processing such as</w:t>
        </w:r>
      </w:ins>
      <w:ins w:id="416" w:author="Alejandro De La Vega" w:date="2015-08-05T21:22:00Z">
        <w:r>
          <w:rPr>
            <w:sz w:val="22"/>
            <w:szCs w:val="22"/>
          </w:rPr>
          <w:t xml:space="preserve"> the caudate and to so</w:t>
        </w:r>
      </w:ins>
      <w:ins w:id="417" w:author="Alejandro De La Vega" w:date="2015-08-05T21:23:00Z">
        <w:r>
          <w:rPr>
            <w:sz w:val="22"/>
            <w:szCs w:val="22"/>
          </w:rPr>
          <w:t>me</w:t>
        </w:r>
      </w:ins>
      <w:ins w:id="418" w:author="Alejandro De La Vega" w:date="2015-08-05T21:22:00Z">
        <w:r>
          <w:rPr>
            <w:sz w:val="22"/>
            <w:szCs w:val="22"/>
          </w:rPr>
          <w:t xml:space="preserve"> extent the nucleus accumbens.</w:t>
        </w:r>
      </w:ins>
      <w:ins w:id="419" w:author="Alejandro De La Vega" w:date="2015-08-05T21:11:00Z">
        <w:r>
          <w:rPr>
            <w:sz w:val="22"/>
            <w:szCs w:val="22"/>
          </w:rPr>
          <w:t xml:space="preserve"> </w:t>
        </w:r>
      </w:ins>
      <w:ins w:id="420" w:author="Alejandro De La Vega" w:date="2015-08-05T21:13:00Z">
        <w:r>
          <w:rPr>
            <w:sz w:val="22"/>
            <w:szCs w:val="22"/>
          </w:rPr>
          <w:t xml:space="preserve">Moreover, </w:t>
        </w:r>
      </w:ins>
      <w:ins w:id="421" w:author="Alejandro De La Vega" w:date="2015-08-05T21:12:00Z">
        <w:r>
          <w:rPr>
            <w:sz w:val="22"/>
            <w:szCs w:val="22"/>
          </w:rPr>
          <w:t xml:space="preserve">the posterior and middle </w:t>
        </w:r>
        <w:r>
          <w:rPr>
            <w:sz w:val="22"/>
            <w:szCs w:val="22"/>
          </w:rPr>
          <w:lastRenderedPageBreak/>
          <w:t xml:space="preserve">regions showed areas of overlap in </w:t>
        </w:r>
      </w:ins>
      <w:ins w:id="422" w:author="Alejandro De La Vega" w:date="2015-08-05T21:13:00Z">
        <w:r>
          <w:rPr>
            <w:sz w:val="22"/>
            <w:szCs w:val="22"/>
          </w:rPr>
          <w:t xml:space="preserve">lateral parietal cortex, </w:t>
        </w:r>
      </w:ins>
      <w:ins w:id="423" w:author="Alejandro De La Vega" w:date="2015-08-05T21:12:00Z">
        <w:r>
          <w:rPr>
            <w:sz w:val="22"/>
            <w:szCs w:val="22"/>
          </w:rPr>
          <w:t>lateral frontal co</w:t>
        </w:r>
      </w:ins>
      <w:ins w:id="424" w:author="Alejandro De La Vega" w:date="2015-08-05T21:13:00Z">
        <w:r>
          <w:rPr>
            <w:sz w:val="22"/>
            <w:szCs w:val="22"/>
          </w:rPr>
          <w:t>r</w:t>
        </w:r>
      </w:ins>
      <w:ins w:id="425" w:author="Alejandro De La Vega" w:date="2015-08-05T21:12:00Z">
        <w:r>
          <w:rPr>
            <w:sz w:val="22"/>
            <w:szCs w:val="22"/>
          </w:rPr>
          <w:t>tex and the thalamus</w:t>
        </w:r>
      </w:ins>
      <w:r w:rsidR="00373084">
        <w:rPr>
          <w:sz w:val="22"/>
          <w:szCs w:val="22"/>
        </w:rPr>
        <w:t xml:space="preserve">-- </w:t>
      </w:r>
      <w:ins w:id="426" w:author="Alejandro De La Vega" w:date="2015-08-05T21:12:00Z">
        <w:r>
          <w:rPr>
            <w:sz w:val="22"/>
            <w:szCs w:val="22"/>
          </w:rPr>
          <w:t xml:space="preserve">suggesting that </w:t>
        </w:r>
      </w:ins>
      <w:ins w:id="427" w:author="Alejandro De La Vega" w:date="2015-08-05T21:13:00Z">
        <w:r>
          <w:rPr>
            <w:sz w:val="22"/>
            <w:szCs w:val="22"/>
          </w:rPr>
          <w:t xml:space="preserve">these regions </w:t>
        </w:r>
      </w:ins>
      <w:r w:rsidR="00E95DDB">
        <w:rPr>
          <w:sz w:val="22"/>
          <w:szCs w:val="22"/>
        </w:rPr>
        <w:t>may not be entirely functionally distinct.</w:t>
      </w:r>
      <w:ins w:id="428" w:author="Alejandro De La Vega" w:date="2015-08-05T21:13:00Z">
        <w:r>
          <w:rPr>
            <w:sz w:val="22"/>
            <w:szCs w:val="22"/>
          </w:rPr>
          <w:t xml:space="preserve"> </w:t>
        </w:r>
      </w:ins>
      <w:ins w:id="429" w:author="Alejandro De La Vega" w:date="2015-08-05T21:14:00Z">
        <w:r>
          <w:rPr>
            <w:sz w:val="22"/>
            <w:szCs w:val="22"/>
          </w:rPr>
          <w:t xml:space="preserve">Finally, the anterior functional zone showed a qualitatively different pattern of co-activation, suggesting this region </w:t>
        </w:r>
      </w:ins>
      <w:ins w:id="430" w:author="Alejandro De La Vega" w:date="2015-08-05T21:15:00Z">
        <w:r>
          <w:rPr>
            <w:sz w:val="22"/>
            <w:szCs w:val="22"/>
          </w:rPr>
          <w:t xml:space="preserve">is involved with a different class of cognitive processes as the former regions. The anterior zone </w:t>
        </w:r>
      </w:ins>
      <w:ins w:id="431" w:author="Alejandro De La Vega" w:date="2015-08-05T21:16:00Z">
        <w:r>
          <w:rPr>
            <w:sz w:val="22"/>
            <w:szCs w:val="22"/>
          </w:rPr>
          <w:t>primarily</w:t>
        </w:r>
      </w:ins>
      <w:ins w:id="432" w:author="Alejandro De La Vega" w:date="2015-08-05T21:15:00Z">
        <w:r>
          <w:rPr>
            <w:sz w:val="22"/>
            <w:szCs w:val="22"/>
          </w:rPr>
          <w:t xml:space="preserve"> </w:t>
        </w:r>
      </w:ins>
      <w:ins w:id="433" w:author="Alejandro De La Vega" w:date="2015-08-05T21:16:00Z">
        <w:r>
          <w:rPr>
            <w:sz w:val="22"/>
            <w:szCs w:val="22"/>
          </w:rPr>
          <w:t>co-activate</w:t>
        </w:r>
      </w:ins>
      <w:ins w:id="434" w:author="Alejandro De La Vega" w:date="2015-08-05T21:15:00Z">
        <w:r>
          <w:rPr>
            <w:sz w:val="22"/>
            <w:szCs w:val="22"/>
          </w:rPr>
          <w:t xml:space="preserve"> with </w:t>
        </w:r>
      </w:ins>
      <w:ins w:id="435" w:author="Alejandro De La Vega" w:date="2015-08-05T21:17:00Z">
        <w:r>
          <w:rPr>
            <w:sz w:val="22"/>
            <w:szCs w:val="22"/>
          </w:rPr>
          <w:t>in</w:t>
        </w:r>
      </w:ins>
      <w:ins w:id="436" w:author="Alejandro De La Vega" w:date="2015-08-05T21:16:00Z">
        <w:r>
          <w:rPr>
            <w:sz w:val="22"/>
            <w:szCs w:val="22"/>
          </w:rPr>
          <w:t xml:space="preserve"> the default network</w:t>
        </w:r>
      </w:ins>
      <w:ins w:id="437" w:author="Alejandro De La Vega" w:date="2015-08-05T21:17:00Z">
        <w:r>
          <w:rPr>
            <w:sz w:val="22"/>
            <w:szCs w:val="22"/>
          </w:rPr>
          <w:t xml:space="preserve"> hypothesized to support internal mentation</w:t>
        </w:r>
      </w:ins>
      <w:ins w:id="438" w:author="Alejandro De La Vega" w:date="2015-08-05T21:16:00Z">
        <w:r>
          <w:rPr>
            <w:sz w:val="22"/>
            <w:szCs w:val="22"/>
          </w:rPr>
          <w:t xml:space="preserve">, such as posterior cingulate cortex, </w:t>
        </w:r>
        <w:proofErr w:type="spellStart"/>
        <w:r>
          <w:rPr>
            <w:sz w:val="22"/>
            <w:szCs w:val="22"/>
          </w:rPr>
          <w:t>precuneus</w:t>
        </w:r>
        <w:proofErr w:type="spellEnd"/>
        <w:r>
          <w:rPr>
            <w:sz w:val="22"/>
            <w:szCs w:val="22"/>
          </w:rPr>
          <w:t xml:space="preserve">, </w:t>
        </w:r>
      </w:ins>
      <w:ins w:id="439" w:author="Alejandro De La Vega" w:date="2015-08-05T21:17:00Z">
        <w:r w:rsidR="009B517D">
          <w:rPr>
            <w:sz w:val="22"/>
            <w:szCs w:val="22"/>
          </w:rPr>
          <w:t xml:space="preserve">and the left </w:t>
        </w:r>
      </w:ins>
      <w:ins w:id="440" w:author="Alejandro De La Vega" w:date="2015-08-10T19:06:00Z">
        <w:r w:rsidR="009B517D">
          <w:rPr>
            <w:sz w:val="22"/>
            <w:szCs w:val="22"/>
          </w:rPr>
          <w:t xml:space="preserve">hippocampus </w:t>
        </w:r>
        <w:r w:rsidR="009B517D">
          <w:rPr>
            <w:sz w:val="22"/>
            <w:szCs w:val="22"/>
          </w:rPr>
          <w:fldChar w:fldCharType="begin"/>
        </w:r>
      </w:ins>
      <w:r w:rsidR="00B81805">
        <w:rPr>
          <w:sz w:val="22"/>
          <w:szCs w:val="22"/>
        </w:rPr>
        <w:instrText xml:space="preserve"> ADDIN PAPERS2_CITATIONS &lt;citation&gt;&lt;uuid&gt;FF5E87F1-F2AC-4670-BAC8-196FD320133D&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9B517D">
        <w:rPr>
          <w:sz w:val="22"/>
          <w:szCs w:val="22"/>
        </w:rPr>
        <w:fldChar w:fldCharType="separate"/>
      </w:r>
      <w:r w:rsidR="004E78E2">
        <w:rPr>
          <w:rFonts w:ascii="Cambria" w:hAnsi="Cambria" w:cs="Cambria"/>
        </w:rPr>
        <w:t>(Andrews-Hanna, 2012)</w:t>
      </w:r>
      <w:ins w:id="441" w:author="Alejandro De La Vega" w:date="2015-08-10T19:06:00Z">
        <w:r w:rsidR="009B517D">
          <w:rPr>
            <w:sz w:val="22"/>
            <w:szCs w:val="22"/>
          </w:rPr>
          <w:fldChar w:fldCharType="end"/>
        </w:r>
        <w:r w:rsidR="009B517D">
          <w:rPr>
            <w:sz w:val="22"/>
            <w:szCs w:val="22"/>
          </w:rPr>
          <w:t xml:space="preserve">. </w:t>
        </w:r>
      </w:ins>
      <w:ins w:id="442" w:author="Alejandro De La Vega" w:date="2015-08-05T21:18:00Z">
        <w:r>
          <w:rPr>
            <w:sz w:val="22"/>
            <w:szCs w:val="22"/>
          </w:rPr>
          <w:t xml:space="preserve">The anterior zone also showed robust co-activation with subcortical regions, such as the amygdala and nucleus accumbens. </w:t>
        </w:r>
      </w:ins>
      <w:ins w:id="443" w:author="Alejandro De La Vega" w:date="2015-08-06T17:39:00Z">
        <w:r>
          <w:rPr>
            <w:sz w:val="22"/>
            <w:szCs w:val="22"/>
          </w:rPr>
          <w:t xml:space="preserve"> </w:t>
        </w:r>
      </w:ins>
    </w:p>
    <w:p w14:paraId="01404D63" w14:textId="6A8E4030" w:rsidR="009730AD" w:rsidRDefault="009730AD" w:rsidP="00A35936">
      <w:pPr>
        <w:pStyle w:val="Normal1"/>
        <w:spacing w:line="360" w:lineRule="auto"/>
        <w:ind w:firstLine="720"/>
      </w:pPr>
      <w:r>
        <w:t>Next, to better understand the nature of functional co-activation within each functional zone, we calculated the co</w:t>
      </w:r>
      <w:r w:rsidR="003078D2">
        <w:t>-</w:t>
      </w:r>
      <w:r>
        <w:t>activation between</w:t>
      </w:r>
      <w:r w:rsidR="00E95DDB">
        <w:t xml:space="preserve"> each sub-region and a set of 34</w:t>
      </w:r>
      <w:r>
        <w:t xml:space="preserve"> whole-brain ROIs </w:t>
      </w:r>
      <w:r w:rsidRPr="00D13DCA">
        <w:t>derived</w:t>
      </w:r>
      <w:r>
        <w:t xml:space="preserve"> using the same parcellation methodology that we previously applied to only the </w:t>
      </w:r>
      <w:ins w:id="444" w:author="Alejandro De La Vega" w:date="2015-08-09T16:24:00Z">
        <w:r w:rsidR="001A0C27">
          <w:t>MFC</w:t>
        </w:r>
      </w:ins>
      <w:r>
        <w:t xml:space="preserve">. In Figure 4, we plot the strength of co-activation between each sub-region within a functional zone to the whole-brain ROIs that showed the strongest co-activation within a functional zone. Within the posterior zone, both sub-regions showed similar co-activation </w:t>
      </w:r>
      <w:r w:rsidR="004C4D27">
        <w:t>with key motor areas, such as the ventral motor strip and the put</w:t>
      </w:r>
      <w:r w:rsidR="003078D2">
        <w:t>a</w:t>
      </w:r>
      <w:r w:rsidR="004C4D27">
        <w:t xml:space="preserve">men. However, </w:t>
      </w:r>
      <w:r w:rsidR="003078D2">
        <w:t>caudal</w:t>
      </w:r>
      <w:r w:rsidR="004C4D27">
        <w:t xml:space="preserve"> SMA showed greater co-activation with regions important for sensation</w:t>
      </w:r>
      <w:r w:rsidR="003078D2">
        <w:t xml:space="preserve"> and pain</w:t>
      </w:r>
      <w:r w:rsidR="004C4D27">
        <w:t>, such as the dorsal somatosensory cortex</w:t>
      </w:r>
      <w:r w:rsidR="00FE1134">
        <w:rPr>
          <w:rStyle w:val="CommentReference"/>
        </w:rPr>
        <w:t xml:space="preserve">, </w:t>
      </w:r>
      <w:r w:rsidR="004C4D27">
        <w:t>SII</w:t>
      </w:r>
      <w:r w:rsidR="00FE1134">
        <w:t xml:space="preserve">, and the thalamus </w:t>
      </w:r>
      <w:r w:rsidR="003078D2">
        <w:t xml:space="preserve">whereas rostral SMA showed greater co-activation with </w:t>
      </w:r>
      <w:proofErr w:type="spellStart"/>
      <w:r w:rsidR="00DF1BE3">
        <w:t>dorso</w:t>
      </w:r>
      <w:proofErr w:type="spellEnd"/>
      <w:r w:rsidR="00DF1BE3">
        <w:t>-anterior</w:t>
      </w:r>
      <w:r w:rsidR="00373084">
        <w:t xml:space="preserve"> insula</w:t>
      </w:r>
      <w:r w:rsidR="00FE1134">
        <w:t>, superior parietal cortex,</w:t>
      </w:r>
      <w:r w:rsidR="00373084">
        <w:t xml:space="preserve"> and </w:t>
      </w:r>
      <w:r w:rsidR="00E95DDB">
        <w:t xml:space="preserve">primary </w:t>
      </w:r>
      <w:r w:rsidR="00FE1134">
        <w:t xml:space="preserve">motor cortex-- </w:t>
      </w:r>
      <w:r w:rsidR="003078D2">
        <w:t xml:space="preserve">regions </w:t>
      </w:r>
      <w:r w:rsidR="00E95DDB">
        <w:t xml:space="preserve">thoughts to be important for motor function and attention </w:t>
      </w:r>
      <w:r w:rsidR="004E78E2">
        <w:fldChar w:fldCharType="begin"/>
      </w:r>
      <w:r w:rsidR="00B81805">
        <w:instrText xml:space="preserve"> ADDIN PAPERS2_CITATIONS &lt;citation&gt;&lt;uuid&gt;45CBB79E-63CB-4B9F-8720-9936BE33549F&lt;/uuid&gt;&lt;priority&gt;15&lt;/priority&gt;&lt;publications&gt;&lt;publication&gt;&lt;uuid&gt;574A93BD-D205-42DB-9A82-A5463F003269&lt;/uuid&gt;&lt;volume&gt;270&lt;/volume&gt;&lt;doi&gt;10.1126/science.270.5237.802&lt;/doi&gt;&lt;startpage&gt;802&lt;/startpage&gt;&lt;publication_date&gt;99199511031200000000222000&lt;/publication_date&gt;&lt;url&gt;http://www.sciencemag.org/cgi/doi/10.1126/science.270.5237.802&lt;/url&gt;&lt;type&gt;400&lt;/type&gt;&lt;title&gt;Superior Parietal Cortex Activation During Spatial Attention Shifts and Visual Feature Conjunction&lt;/title&gt;&lt;publisher&gt;American Association for the Advancement of Science&lt;/publisher&gt;&lt;number&gt;5237&lt;/number&gt;&lt;subtype&gt;400&lt;/subtype&gt;&lt;endpage&gt;805&lt;/endpage&gt;&lt;bundle&gt;&lt;publication&gt;&lt;title&gt;Science&lt;/title&gt;&lt;type&gt;-100&lt;/type&gt;&lt;subtype&gt;-100&lt;/subtype&gt;&lt;uuid&gt;B1015E0B-A786-4B5D-A419-B93A27FD0BD0&lt;/uuid&gt;&lt;/publication&gt;&lt;/bundle&gt;&lt;authors&gt;&lt;author&gt;&lt;firstName&gt;Maurizio&lt;/firstName&gt;&lt;lastName&gt;Corbetta&lt;/lastName&gt;&lt;/author&gt;&lt;author&gt;&lt;firstName&gt;Gordon&lt;/firstName&gt;&lt;middleNames&gt;L&lt;/middleNames&gt;&lt;lastName&gt;Shulman&lt;/lastName&gt;&lt;/author&gt;&lt;author&gt;&lt;firstName&gt;Francis&lt;/firstName&gt;&lt;middleNames&gt;M&lt;/middleNames&gt;&lt;lastName&gt;Miezin&lt;/lastName&gt;&lt;/author&gt;&lt;author&gt;&lt;firstName&gt;Steven&lt;/firstName&gt;&lt;middleNames&gt;E&lt;/middleNames&gt;&lt;lastName&gt;Petersen&lt;/lastName&gt;&lt;/author&gt;&lt;/authors&gt;&lt;/publication&gt;&lt;publication&gt;&lt;volume&gt;4&lt;/volume&gt;&lt;publication_date&gt;99198407011200000000222000&lt;/publication_date&gt;&lt;number&gt;7&lt;/number&gt;&lt;startpage&gt;1863&lt;/startpage&gt;&lt;title&gt;Effects of parietal injury on covert orienting of attention&lt;/title&gt;&lt;uuid&gt;19579C41-AB5E-4E3E-BB03-535540CEEE4C&lt;/uuid&gt;&lt;subtype&gt;400&lt;/subtype&gt;&lt;publisher&gt;Society for Neuroscience&lt;/publisher&gt;&lt;type&gt;400&lt;/type&gt;&lt;endpage&gt;1874&lt;/endpage&gt;&lt;url&gt;http://www.jneurosci.org/content/4/7/1863.abstract&lt;/url&gt;&lt;bundle&gt;&lt;publication&gt;&lt;title&gt;Journal of Neuroscience&lt;/title&gt;&lt;type&gt;-100&lt;/type&gt;&lt;subtype&gt;-100&lt;/subtype&gt;&lt;uuid&gt;CC88A2A9-C75C-400B-A600-3E9CED9CB2E1&lt;/uuid&gt;&lt;/publication&gt;&lt;/bundle&gt;&lt;authors&gt;&lt;author&gt;&lt;firstName&gt;M&lt;/firstName&gt;&lt;middleNames&gt;I&lt;/middleNames&gt;&lt;lastName&gt;Posner&lt;/lastName&gt;&lt;/author&gt;&lt;author&gt;&lt;firstName&gt;J&lt;/firstName&gt;&lt;middleNames&gt;A&lt;/middleNames&gt;&lt;lastName&gt;Walker&lt;/lastName&gt;&lt;/author&gt;&lt;author&gt;&lt;firstName&gt;F&lt;/firstName&gt;&lt;middleNames&gt;J&lt;/middleNames&gt;&lt;lastName&gt;Friedrich&lt;/lastName&gt;&lt;/author&gt;&lt;author&gt;&lt;firstName&gt;R&lt;/firstName&gt;&lt;middleNames&gt;D&lt;/middleNames&gt;&lt;lastName&gt;Rafal&lt;/lastName&gt;&lt;/author&gt;&lt;/authors&gt;&lt;/publication&gt;&lt;/publications&gt;&lt;cites&gt;&lt;/cites&gt;&lt;/citation&gt;</w:instrText>
      </w:r>
      <w:r w:rsidR="004E78E2">
        <w:fldChar w:fldCharType="separate"/>
      </w:r>
      <w:r w:rsidR="004E78E2">
        <w:rPr>
          <w:rFonts w:ascii="Cambria" w:hAnsi="Cambria" w:cs="Cambria"/>
        </w:rPr>
        <w:t>(Corbetta, Shulman, Miezin, &amp; Petersen, 1995; Posner, Walker, Friedrich, &amp; Rafal, 1984)</w:t>
      </w:r>
      <w:r w:rsidR="004E78E2">
        <w:fldChar w:fldCharType="end"/>
      </w:r>
      <w:r w:rsidR="00E95DDB">
        <w:t xml:space="preserve">, and goal-directed cognition </w:t>
      </w:r>
      <w:r w:rsidR="003078D2">
        <w:t>(</w:t>
      </w:r>
      <w:r w:rsidR="00E95DDB">
        <w:t xml:space="preserve">Chang et al., 2012; </w:t>
      </w:r>
      <w:r w:rsidR="003078D2">
        <w:t xml:space="preserve">). </w:t>
      </w:r>
    </w:p>
    <w:p w14:paraId="17F7B2FE" w14:textId="5CD6B8F5" w:rsidR="00A35936" w:rsidRDefault="001267C4" w:rsidP="00D71C13">
      <w:pPr>
        <w:pStyle w:val="Normal1"/>
        <w:spacing w:line="360" w:lineRule="auto"/>
        <w:ind w:firstLine="0"/>
      </w:pPr>
      <w:r>
        <w:rPr>
          <w:noProof/>
        </w:rPr>
        <mc:AlternateContent>
          <mc:Choice Requires="wps">
            <w:drawing>
              <wp:anchor distT="0" distB="0" distL="114300" distR="114300" simplePos="0" relativeHeight="251666432" behindDoc="0" locked="0" layoutInCell="1" allowOverlap="1" wp14:anchorId="2E802896" wp14:editId="38AC59E1">
                <wp:simplePos x="0" y="0"/>
                <wp:positionH relativeFrom="column">
                  <wp:posOffset>-228600</wp:posOffset>
                </wp:positionH>
                <wp:positionV relativeFrom="paragraph">
                  <wp:posOffset>2971800</wp:posOffset>
                </wp:positionV>
                <wp:extent cx="6629400" cy="676910"/>
                <wp:effectExtent l="0" t="0" r="0" b="8890"/>
                <wp:wrapSquare wrapText="bothSides"/>
                <wp:docPr id="7" name="Text Box 7"/>
                <wp:cNvGraphicFramePr/>
                <a:graphic xmlns:a="http://schemas.openxmlformats.org/drawingml/2006/main">
                  <a:graphicData uri="http://schemas.microsoft.com/office/word/2010/wordprocessingShape">
                    <wps:wsp>
                      <wps:cNvSpPr txBox="1"/>
                      <wps:spPr>
                        <a:xfrm>
                          <a:off x="0" y="0"/>
                          <a:ext cx="6629400" cy="6769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91665E1" w14:textId="3F2B071B" w:rsidR="003240A5" w:rsidRPr="00373084" w:rsidRDefault="003240A5" w:rsidP="001267C4">
                            <w:pPr>
                              <w:pStyle w:val="Caption"/>
                              <w:spacing w:line="240" w:lineRule="auto"/>
                              <w:ind w:firstLine="0"/>
                              <w:rPr>
                                <w:b w:val="0"/>
                                <w:noProof/>
                                <w:sz w:val="22"/>
                                <w:szCs w:val="22"/>
                              </w:rPr>
                            </w:pPr>
                            <w:r>
                              <w:t xml:space="preserve">Figure </w:t>
                            </w:r>
                            <w:fldSimple w:instr=" SEQ Figure \* ARABIC ">
                              <w:r>
                                <w:rPr>
                                  <w:noProof/>
                                </w:rPr>
                                <w:t>4</w:t>
                              </w:r>
                            </w:fldSimple>
                            <w:r>
                              <w:t xml:space="preserve">. </w:t>
                            </w:r>
                            <w:r w:rsidRPr="00373084">
                              <w:rPr>
                                <w:b w:val="0"/>
                              </w:rPr>
                              <w:t xml:space="preserve">Co-activation of </w:t>
                            </w:r>
                            <w:r>
                              <w:rPr>
                                <w:b w:val="0"/>
                              </w:rPr>
                              <w:t xml:space="preserve">MFC </w:t>
                            </w:r>
                            <w:r w:rsidRPr="00373084">
                              <w:rPr>
                                <w:b w:val="0"/>
                              </w:rPr>
                              <w:t>sub-regions</w:t>
                            </w:r>
                            <w:r>
                              <w:rPr>
                                <w:b w:val="0"/>
                              </w:rPr>
                              <w:t>. Within each functional zone separately, we display the co-activation between each MFC sub-regions and the whole-brain ROIs with which they most strongly co-activate.  Within each functional zone, each sub-region displays a distinct pattern of co-activation that also reflects the overall functional co-activation of its corresponding zone. Co-activation strengths were normalized within reach region (z-scored).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02896" id="_x0000_t202" coordsize="21600,21600" o:spt="202" path="m0,0l0,21600,21600,21600,21600,0xe">
                <v:stroke joinstyle="miter"/>
                <v:path gradientshapeok="t" o:connecttype="rect"/>
              </v:shapetype>
              <v:shape id="Text_x0020_Box_x0020_7" o:spid="_x0000_s1026" type="#_x0000_t202" style="position:absolute;margin-left:-18pt;margin-top:234pt;width:522pt;height:5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" stroked="f">
                <v:textbox inset="0,0,0,0">
                  <w:txbxContent>
                    <w:p w14:paraId="191665E1" w14:textId="3F2B071B" w:rsidR="003240A5" w:rsidRPr="00373084" w:rsidRDefault="003240A5" w:rsidP="001267C4">
                      <w:pPr>
                        <w:pStyle w:val="Caption"/>
                        <w:spacing w:line="240" w:lineRule="auto"/>
                        <w:ind w:firstLine="0"/>
                        <w:rPr>
                          <w:b w:val="0"/>
                          <w:noProof/>
                          <w:sz w:val="22"/>
                          <w:szCs w:val="22"/>
                        </w:rPr>
                      </w:pPr>
                      <w:r>
                        <w:t xml:space="preserve">Figure </w:t>
                      </w:r>
                      <w:fldSimple w:instr=" SEQ Figure \* ARABIC ">
                        <w:r>
                          <w:rPr>
                            <w:noProof/>
                          </w:rPr>
                          <w:t>4</w:t>
                        </w:r>
                      </w:fldSimple>
                      <w:r>
                        <w:t xml:space="preserve">. </w:t>
                      </w:r>
                      <w:r w:rsidRPr="00373084">
                        <w:rPr>
                          <w:b w:val="0"/>
                        </w:rPr>
                        <w:t xml:space="preserve">Co-activation of </w:t>
                      </w:r>
                      <w:r>
                        <w:rPr>
                          <w:b w:val="0"/>
                        </w:rPr>
                        <w:t xml:space="preserve">MFC </w:t>
                      </w:r>
                      <w:r w:rsidRPr="00373084">
                        <w:rPr>
                          <w:b w:val="0"/>
                        </w:rPr>
                        <w:t>sub-regions</w:t>
                      </w:r>
                      <w:r>
                        <w:rPr>
                          <w:b w:val="0"/>
                        </w:rPr>
                        <w:t>. Within each functional zone separately, we display the co-activation between each MFC sub-regions and the whole-brain ROIs with which they most strongly co-activate.  Within each functional zone, each sub-region displays a distinct pattern of co-activation that also reflects the overall functional co-activation of its corresponding zone. Co-activation strengths were normalized within reach region (z-scored).</w:t>
                      </w:r>
                    </w:p>
                  </w:txbxContent>
                </v:textbox>
                <w10:wrap type="square"/>
              </v:shape>
            </w:pict>
          </mc:Fallback>
        </mc:AlternateContent>
      </w:r>
      <w:commentRangeStart w:id="445"/>
      <w:commentRangeStart w:id="446"/>
      <w:r>
        <w:rPr>
          <w:noProof/>
        </w:rPr>
        <w:drawing>
          <wp:anchor distT="0" distB="0" distL="114300" distR="114300" simplePos="0" relativeHeight="251664384" behindDoc="0" locked="0" layoutInCell="1" allowOverlap="1" wp14:anchorId="22773C6A" wp14:editId="348275CE">
            <wp:simplePos x="0" y="0"/>
            <wp:positionH relativeFrom="column">
              <wp:posOffset>-228600</wp:posOffset>
            </wp:positionH>
            <wp:positionV relativeFrom="paragraph">
              <wp:posOffset>800100</wp:posOffset>
            </wp:positionV>
            <wp:extent cx="6577965" cy="2192655"/>
            <wp:effectExtent l="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Coact .pdf"/>
                    <pic:cNvPicPr/>
                  </pic:nvPicPr>
                  <pic:blipFill>
                    <a:blip r:embed="rId13">
                      <a:extLst>
                        <a:ext uri="{28A0092B-C50C-407E-A947-70E740481C1C}">
                          <a14:useLocalDpi xmlns:a14="http://schemas.microsoft.com/office/drawing/2010/main" val="0"/>
                        </a:ext>
                      </a:extLst>
                    </a:blip>
                    <a:stretch>
                      <a:fillRect/>
                    </a:stretch>
                  </pic:blipFill>
                  <pic:spPr>
                    <a:xfrm>
                      <a:off x="0" y="0"/>
                      <a:ext cx="6577965" cy="2192655"/>
                    </a:xfrm>
                    <a:prstGeom prst="rect">
                      <a:avLst/>
                    </a:prstGeom>
                  </pic:spPr>
                </pic:pic>
              </a:graphicData>
            </a:graphic>
            <wp14:sizeRelH relativeFrom="page">
              <wp14:pctWidth>0</wp14:pctWidth>
            </wp14:sizeRelH>
            <wp14:sizeRelV relativeFrom="page">
              <wp14:pctHeight>0</wp14:pctHeight>
            </wp14:sizeRelV>
          </wp:anchor>
        </w:drawing>
      </w:r>
      <w:commentRangeEnd w:id="445"/>
      <w:commentRangeEnd w:id="446"/>
      <w:r w:rsidR="00366249">
        <w:rPr>
          <w:rStyle w:val="CommentReference"/>
        </w:rPr>
        <w:commentReference w:id="445"/>
      </w:r>
      <w:r w:rsidR="00366249">
        <w:rPr>
          <w:rStyle w:val="CommentReference"/>
        </w:rPr>
        <w:commentReference w:id="446"/>
      </w:r>
      <w:r w:rsidR="003078D2">
        <w:t>Within the middle zone, we found that all four sub-regio</w:t>
      </w:r>
      <w:r w:rsidR="00DF1BE3">
        <w:t xml:space="preserve">ns strongly co-activated with </w:t>
      </w:r>
      <w:proofErr w:type="spellStart"/>
      <w:r w:rsidR="00DF1BE3">
        <w:t>dorso</w:t>
      </w:r>
      <w:proofErr w:type="spellEnd"/>
      <w:r w:rsidR="00DF1BE3">
        <w:t xml:space="preserve">-anterior </w:t>
      </w:r>
      <w:r w:rsidR="008E677C">
        <w:t>i</w:t>
      </w:r>
      <w:r w:rsidR="003078D2">
        <w:t xml:space="preserve">nsula, consistent with previous studies suggesting the dorsal ACC and anterior insula are tightly coupled as part of the so-called “salience network”. </w:t>
      </w:r>
      <w:r w:rsidR="00A35936">
        <w:t xml:space="preserve"> However, there were subtle variations in </w:t>
      </w:r>
      <w:r w:rsidR="00A35936">
        <w:lastRenderedPageBreak/>
        <w:t xml:space="preserve">co-activation that differentiated these sub-regions. The two more dorsal pre-SMA subregions co-activated more strongly with regions in the </w:t>
      </w:r>
      <w:proofErr w:type="spellStart"/>
      <w:r w:rsidR="00A35936">
        <w:t>frontoparietal</w:t>
      </w:r>
      <w:proofErr w:type="spellEnd"/>
      <w:r w:rsidR="00A35936">
        <w:t xml:space="preserve"> control network, such as the inferior frontal junction (IFJ) and the inferior parietal lobule (IPL).  Rostral pre-SMA also co-activated strongly with left inferior frontal gyrus (IFG), suggesting this portion of pre-SMA is most critical for cognitive control </w:t>
      </w:r>
      <w:commentRangeStart w:id="447"/>
      <w:r w:rsidR="00A35936">
        <w:t xml:space="preserve">processes. The two sub-regions in dorsal ACC—and in particular caudal dACC-- showed lower co-activation with regions in the </w:t>
      </w:r>
      <w:proofErr w:type="spellStart"/>
      <w:r w:rsidR="00A35936">
        <w:t>frontoparietal</w:t>
      </w:r>
      <w:proofErr w:type="spellEnd"/>
      <w:r w:rsidR="00A35936">
        <w:t xml:space="preserve"> control network. Caudal dACC showed the greatest co-activation </w:t>
      </w:r>
      <w:commentRangeEnd w:id="447"/>
      <w:r w:rsidR="00A35936">
        <w:rPr>
          <w:rStyle w:val="CommentReference"/>
        </w:rPr>
        <w:commentReference w:id="447"/>
      </w:r>
      <w:r w:rsidR="00A35936">
        <w:t xml:space="preserve">with regions important for motor movement and pain sensation, such as the </w:t>
      </w:r>
      <w:proofErr w:type="spellStart"/>
      <w:r w:rsidR="00A35936">
        <w:t>ventrolateral</w:t>
      </w:r>
      <w:proofErr w:type="spellEnd"/>
      <w:r w:rsidR="00A35936">
        <w:t xml:space="preserve"> motor </w:t>
      </w:r>
      <w:commentRangeStart w:id="448"/>
      <w:r w:rsidR="00A35936">
        <w:t>cortex (</w:t>
      </w:r>
      <w:proofErr w:type="spellStart"/>
      <w:r w:rsidR="00A35936">
        <w:t>vMotor</w:t>
      </w:r>
      <w:proofErr w:type="spellEnd"/>
      <w:r w:rsidR="00A35936">
        <w:t>), SII and the thalamus, consistent with work highlighting the importance of this region--also known as the cingulate m</w:t>
      </w:r>
      <w:r w:rsidR="00295560">
        <w:t xml:space="preserve">otor zone-- in precise movement </w:t>
      </w:r>
      <w:r w:rsidR="00295560">
        <w:fldChar w:fldCharType="begin"/>
      </w:r>
      <w:r w:rsidR="00295560">
        <w:instrText xml:space="preserve"> ADDIN PAPERS2_CITATIONS &lt;citation&gt;&lt;uuid&gt;9BB7933C-B96C-42C8-AD67-D6DDE6F50969&lt;/uuid&gt;&lt;priority&gt;0&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295560">
        <w:fldChar w:fldCharType="separate"/>
      </w:r>
      <w:r w:rsidR="00295560">
        <w:rPr>
          <w:rFonts w:ascii="Cambria" w:hAnsi="Cambria" w:cs="Cambria"/>
        </w:rPr>
        <w:t>{Picard:1996ea}</w:t>
      </w:r>
      <w:r w:rsidR="00295560">
        <w:fldChar w:fldCharType="end"/>
      </w:r>
      <w:r w:rsidR="00295560">
        <w:fldChar w:fldCharType="begin"/>
      </w:r>
      <w:r w:rsidR="00295560">
        <w:instrText xml:space="preserve"> ADDIN PAPERS2_CITATIONS &lt;citation&gt;&lt;uuid&gt;162630F8-C784-450B-A757-DEBB7E5F56AC&lt;/uuid&gt;&lt;priority&gt;0&lt;/priority&gt;&lt;publications&gt;&lt;publication&gt;&lt;type&gt;400&lt;/type&gt;&lt;publication_date&gt;99200100001200000000200000&lt;/publication_date&gt;&lt;title&gt;Primate anterior cingulate cortex: where motor control, drive and cognition interface&lt;/title&gt;&lt;url&gt;http://www.ccs.fau.edu/~bressler/EDU/AdvCogNeuro/pdf/PACG.pdf&lt;/url&gt;&lt;subtype&gt;400&lt;/subtype&gt;&lt;uuid&gt;8DA7A7E6-0277-4451-A3F2-E5D1443D1E49&lt;/uuid&gt;&lt;bundle&gt;&lt;publication&gt;&lt;title&gt;Nature Reviews Neuroscience&lt;/title&gt;&lt;type&gt;-100&lt;/type&gt;&lt;subtype&gt;-100&lt;/subtype&gt;&lt;uuid&gt;11514A1C-6519-4C71-8114-9CD7A2F183DE&lt;/uuid&gt;&lt;/publication&gt;&lt;/bundle&gt;&lt;authors&gt;&lt;author&gt;&lt;firstName&gt;T&lt;/firstName&gt;&lt;lastName&gt;Paus&lt;/lastName&gt;&lt;/author&gt;&lt;/authors&gt;&lt;/publication&gt;&lt;/publications&gt;&lt;cites&gt;&lt;/cites&gt;&lt;/citation&gt;</w:instrText>
      </w:r>
      <w:r w:rsidR="00295560">
        <w:fldChar w:fldCharType="separate"/>
      </w:r>
      <w:r w:rsidR="00295560">
        <w:rPr>
          <w:rFonts w:ascii="Cambria" w:hAnsi="Cambria" w:cs="Cambria"/>
        </w:rPr>
        <w:t>{Paus:2001tx}</w:t>
      </w:r>
      <w:r w:rsidR="00295560">
        <w:fldChar w:fldCharType="end"/>
      </w:r>
      <w:r w:rsidR="00A35936">
        <w:t xml:space="preserve"> and work implicating dACC in pain processing</w:t>
      </w:r>
      <w:r w:rsidR="00295560">
        <w:t xml:space="preserve"> </w:t>
      </w:r>
      <w:r w:rsidR="00295560">
        <w:fldChar w:fldCharType="begin"/>
      </w:r>
      <w:r w:rsidR="00295560">
        <w:instrText xml:space="preserve"> ADDIN PAPERS2_CITATIONS &lt;citation&gt;&lt;uuid&gt;340703F5-3D45-40C5-BF3A-963C592B6844&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295560">
        <w:fldChar w:fldCharType="separate"/>
      </w:r>
      <w:r w:rsidR="00295560">
        <w:rPr>
          <w:rFonts w:ascii="Cambria" w:hAnsi="Cambria" w:cs="Cambria"/>
        </w:rPr>
        <w:t>{Vogt:2005gm}</w:t>
      </w:r>
      <w:r w:rsidR="00295560">
        <w:fldChar w:fldCharType="end"/>
      </w:r>
      <w:r w:rsidR="00295560">
        <w:fldChar w:fldCharType="begin"/>
      </w:r>
      <w:r w:rsidR="00295560">
        <w:instrText xml:space="preserve"> ADDIN PAPERS2_CITATIONS &lt;citation&gt;&lt;uuid&gt;E0A64CBA-C6C3-40BE-BE86-0DA399763319&lt;/uuid&gt;&lt;priority&gt;0&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295560">
        <w:fldChar w:fldCharType="separate"/>
      </w:r>
      <w:r w:rsidR="00295560">
        <w:rPr>
          <w:rFonts w:ascii="Cambria" w:hAnsi="Cambria" w:cs="Cambria"/>
        </w:rPr>
        <w:t>{Wager:2013ff}</w:t>
      </w:r>
      <w:r w:rsidR="00295560">
        <w:fldChar w:fldCharType="end"/>
      </w:r>
      <w:r w:rsidR="00A35936">
        <w:t xml:space="preserve">. Rostral </w:t>
      </w:r>
      <w:proofErr w:type="spellStart"/>
      <w:r w:rsidR="00A35936">
        <w:t>dACC</w:t>
      </w:r>
      <w:proofErr w:type="spellEnd"/>
      <w:r w:rsidR="00A35936">
        <w:t xml:space="preserve">, on the other hand, showed the greatest co-activation within </w:t>
      </w:r>
      <w:r w:rsidR="00535253">
        <w:t>the middle functional zone</w:t>
      </w:r>
      <w:r w:rsidR="00A35936">
        <w:t xml:space="preserve"> with lateral posterior OFC (</w:t>
      </w:r>
      <w:proofErr w:type="spellStart"/>
      <w:r w:rsidR="00A35936">
        <w:t>lpOFC</w:t>
      </w:r>
      <w:proofErr w:type="spellEnd"/>
      <w:r w:rsidR="00A35936">
        <w:t xml:space="preserve">) and the nucleus </w:t>
      </w:r>
      <w:proofErr w:type="spellStart"/>
      <w:r w:rsidR="00A35936">
        <w:t>accumbens</w:t>
      </w:r>
      <w:proofErr w:type="spellEnd"/>
      <w:r w:rsidR="00A35936">
        <w:t xml:space="preserve"> (</w:t>
      </w:r>
      <w:proofErr w:type="spellStart"/>
      <w:r w:rsidR="00A35936">
        <w:t>NAcc</w:t>
      </w:r>
      <w:proofErr w:type="spellEnd"/>
      <w:r w:rsidR="00A35936">
        <w:t>)—regions known to be important for decision-making and reward-driven learning</w:t>
      </w:r>
      <w:r w:rsidR="00750B6C">
        <w:t xml:space="preserve"> </w:t>
      </w:r>
      <w:r w:rsidR="00750B6C">
        <w:fldChar w:fldCharType="begin"/>
      </w:r>
      <w:r w:rsidR="00750B6C">
        <w:instrText xml:space="preserve"> ADDIN PAPERS2_CITATIONS &lt;citation&gt;&lt;uuid&gt;31D3E7EB-D66D-45CE-8913-710234D9FBBA&lt;/uuid&gt;&lt;priority&gt;0&lt;/priority&gt;&lt;publications&gt;&lt;publication&gt;&lt;uuid&gt;E89DF067-B0AE-493D-B1C7-B5E5A3EBF11A&lt;/uuid&gt;&lt;volume&gt;10&lt;/volume&gt;&lt;doi&gt;10.1038/nn1923&lt;/doi&gt;&lt;startpage&gt;1020&lt;/startpage&gt;&lt;publication_date&gt;99200708011200000000222000&lt;/publication_date&gt;&lt;url&gt;http://www.nature.com/doifinder/10.1038/nn1923&lt;/url&gt;&lt;type&gt;400&lt;/type&gt;&lt;title&gt;Associative learning mediates dynamic shifts in dopamine signaling in the nucleus accumbens&lt;/title&gt;&lt;publisher&gt;Nature Publishing Group&lt;/publisher&gt;&lt;number&gt;8&lt;/number&gt;&lt;subtype&gt;400&lt;/subtype&gt;&lt;endpage&gt;1028&lt;/endpage&gt;&lt;bundle&gt;&lt;publication&gt;&lt;publisher&gt;Nature Publishing Group&lt;/publisher&gt;&lt;title&gt;Nature Neuroscience&lt;/title&gt;&lt;type&gt;-100&lt;/type&gt;&lt;subtype&gt;-100&lt;/subtype&gt;&lt;uuid&gt;6F802B6E-4FED-4E5C-819C-52A8B4816D54&lt;/uuid&gt;&lt;/publication&gt;&lt;/bundle&gt;&lt;authors&gt;&lt;author&gt;&lt;firstName&gt;Jeremy&lt;/firstName&gt;&lt;middleNames&gt;J&lt;/middleNames&gt;&lt;lastName&gt;Day&lt;/lastName&gt;&lt;/author&gt;&lt;author&gt;&lt;firstName&gt;Mitchell&lt;/firstName&gt;&lt;middleNames&gt;F&lt;/middleNames&gt;&lt;lastName&gt;Roitman&lt;/lastName&gt;&lt;/author&gt;&lt;author&gt;&lt;firstName&gt;R&lt;/firstName&gt;&lt;middleNames&gt;Mark&lt;/middleNames&gt;&lt;lastName&gt;Wightman&lt;/lastName&gt;&lt;/author&gt;&lt;author&gt;&lt;firstName&gt;Regina&lt;/firstName&gt;&lt;middleNames&gt;M&lt;/middleNames&gt;&lt;lastName&gt;Carelli&lt;/lastName&gt;&lt;/author&gt;&lt;/authors&gt;&lt;/publication&gt;&lt;/publications&gt;&lt;cites&gt;&lt;/cites&gt;&lt;/citation&gt;</w:instrText>
      </w:r>
      <w:r w:rsidR="00750B6C">
        <w:fldChar w:fldCharType="separate"/>
      </w:r>
      <w:r w:rsidR="00750B6C">
        <w:rPr>
          <w:rFonts w:ascii="Cambria" w:hAnsi="Cambria" w:cs="Cambria"/>
        </w:rPr>
        <w:t>{Day:2007fq}</w:t>
      </w:r>
      <w:r w:rsidR="00750B6C">
        <w:fldChar w:fldCharType="end"/>
      </w:r>
      <w:r w:rsidR="00750B6C">
        <w:fldChar w:fldCharType="begin"/>
      </w:r>
      <w:r w:rsidR="00750B6C">
        <w:instrText xml:space="preserve"> ADDIN PAPERS2_CITATIONS &lt;citation&gt;&lt;uuid&gt;A0F0F8D0-24D3-45B3-84F1-4DE3BDAE08DC&lt;/uuid&gt;&lt;priority&gt;0&lt;/priority&gt;&lt;publications&gt;&lt;publication&gt;&lt;type&gt;400&lt;/type&gt;&lt;publication_date&gt;99200100001200000000200000&lt;/publication_date&gt;&lt;title&gt;Anticipation of increasing monetary reward selectively recruits nucleus accumbens&lt;/title&gt;&lt;url&gt;http://www-psych.stanford.edu/~knutson/rab/knutson01.pdf&lt;/url&gt;&lt;subtype&gt;400&lt;/subtype&gt;&lt;uuid&gt;AFAB6546-A389-48E0-A130-258C4E051197&lt;/uuid&gt;&lt;bundle&gt;&lt;publication&gt;&lt;title&gt;J Neurosci&lt;/title&gt;&lt;type&gt;-100&lt;/type&gt;&lt;subtype&gt;-100&lt;/subtype&gt;&lt;uuid&gt;65785A66-17B3-47A9-8CAC-0DC073F54F48&lt;/uuid&gt;&lt;/publication&gt;&lt;/bundle&gt;&lt;authors&gt;&lt;author&gt;&lt;firstName&gt;B&lt;/firstName&gt;&lt;lastName&gt;Knutson&lt;/lastName&gt;&lt;/author&gt;&lt;author&gt;&lt;firstName&gt;C&lt;/firstName&gt;&lt;middleNames&gt;M&lt;/middleNames&gt;&lt;lastName&gt;Adams&lt;/lastName&gt;&lt;/author&gt;&lt;author&gt;&lt;firstName&gt;G&lt;/firstName&gt;&lt;middleNames&gt;W&lt;/middleNames&gt;&lt;lastName&gt;Fong&lt;/lastName&gt;&lt;/author&gt;&lt;author&gt;&lt;firstName&gt;D&lt;/firstName&gt;&lt;lastName&gt;Hommer&lt;/lastName&gt;&lt;/author&gt;&lt;/authors&gt;&lt;/publication&gt;&lt;/publications&gt;&lt;cites&gt;&lt;/cites&gt;&lt;/citation&gt;</w:instrText>
      </w:r>
      <w:r w:rsidR="00750B6C">
        <w:fldChar w:fldCharType="separate"/>
      </w:r>
      <w:r w:rsidR="00750B6C">
        <w:rPr>
          <w:rFonts w:ascii="Cambria" w:hAnsi="Cambria" w:cs="Cambria"/>
        </w:rPr>
        <w:t>{Knutson:2001vi}</w:t>
      </w:r>
      <w:r w:rsidR="00750B6C">
        <w:fldChar w:fldCharType="end"/>
      </w:r>
      <w:r w:rsidR="00750B6C">
        <w:fldChar w:fldCharType="begin"/>
      </w:r>
      <w:r w:rsidR="00750B6C">
        <w:instrText xml:space="preserve"> ADDIN PAPERS2_CITATIONS &lt;citation&gt;&lt;uuid&gt;D413AAC8-DE6D-470D-9910-23D08F25E9BC&lt;/uuid&gt;&lt;priority&gt;0&lt;/priority&gt;&lt;publications&gt;&lt;publication&gt;&lt;volume&gt;31&lt;/volume&gt;&lt;publication_date&gt;99199912001200000000220000&lt;/publication_date&gt;&lt;number&gt;1&lt;/number&gt;&lt;doi&gt;10.1016/S0165-0173(99)00023-5&lt;/doi&gt;&lt;startpage&gt;6&lt;/startpage&gt;&lt;title&gt;The role of nucleus accumbens dopamine in motivated behavior: a unifying interpretation with special reference to reward-seeking&lt;/title&gt;&lt;uuid&gt;620C3972-E2FA-4AE8-A843-CAF091B7C176&lt;/uuid&gt;&lt;subtype&gt;400&lt;/subtype&gt;&lt;endpage&gt;41&lt;/endpage&gt;&lt;type&gt;400&lt;/type&gt;&lt;url&gt;http://linkinghub.elsevier.com/retrieve/pii/S0165017399000235&lt;/url&gt;&lt;bundle&gt;&lt;publication&gt;&lt;title&gt;Brain Research Reviews&lt;/title&gt;&lt;type&gt;-100&lt;/type&gt;&lt;subtype&gt;-100&lt;/subtype&gt;&lt;uuid&gt;D2BC09CF-1774-47F9-8BFB-024B29F90544&lt;/uuid&gt;&lt;/publication&gt;&lt;/bundle&gt;&lt;authors&gt;&lt;author&gt;&lt;firstName&gt;Satoshi&lt;/firstName&gt;&lt;lastName&gt;Ikemoto&lt;/lastName&gt;&lt;/author&gt;&lt;author&gt;&lt;firstName&gt;Jaak&lt;/firstName&gt;&lt;lastName&gt;Panksepp&lt;/lastName&gt;&lt;/author&gt;&lt;/authors&gt;&lt;/publication&gt;&lt;/publications&gt;&lt;cites&gt;&lt;/cites&gt;&lt;/citation&gt;</w:instrText>
      </w:r>
      <w:r w:rsidR="00750B6C">
        <w:fldChar w:fldCharType="separate"/>
      </w:r>
      <w:r w:rsidR="00750B6C">
        <w:rPr>
          <w:rFonts w:ascii="Cambria" w:hAnsi="Cambria" w:cs="Cambria"/>
        </w:rPr>
        <w:t>{Ikemoto:1999eo}</w:t>
      </w:r>
      <w:r w:rsidR="00750B6C">
        <w:fldChar w:fldCharType="end"/>
      </w:r>
      <w:r w:rsidR="00750B6C">
        <w:fldChar w:fldCharType="begin"/>
      </w:r>
      <w:r w:rsidR="00750B6C">
        <w:instrText xml:space="preserve"> ADDIN PAPERS2_CITATIONS &lt;citation&gt;&lt;uuid&gt;DD8E74CB-74EF-4336-B196-26A294D36FA2&lt;/uuid&gt;&lt;priority&gt;0&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s&gt;&lt;cites&gt;&lt;/cites&gt;&lt;/citation&gt;</w:instrText>
      </w:r>
      <w:r w:rsidR="00750B6C">
        <w:fldChar w:fldCharType="separate"/>
      </w:r>
      <w:r w:rsidR="00750B6C">
        <w:rPr>
          <w:rFonts w:ascii="Cambria" w:hAnsi="Cambria" w:cs="Cambria"/>
        </w:rPr>
        <w:t>{Schoenbaum:2005dc}</w:t>
      </w:r>
      <w:r w:rsidR="00750B6C">
        <w:fldChar w:fldCharType="end"/>
      </w:r>
      <w:r w:rsidR="00750B6C">
        <w:fldChar w:fldCharType="begin"/>
      </w:r>
      <w:r w:rsidR="00750B6C">
        <w:instrText xml:space="preserve"> ADDIN PAPERS2_CITATIONS &lt;citation&gt;&lt;uuid&gt;2953268E-A035-438C-AFB2-6FAC795D6C59&lt;/uuid&gt;&lt;priority&gt;0&lt;/priority&gt;&lt;publications&gt;&lt;publication&gt;&lt;uuid&gt;5453EDEB-13F5-433F-88A2-24C73AC455C3&lt;/uuid&gt;&lt;volume&gt;10&lt;/volume&gt;&lt;doi&gt;10.1093/cercor/10.3.308&lt;/doi&gt;&lt;startpage&gt;308&lt;/startpage&gt;&lt;publication_date&gt;99200003011200000000222000&lt;/publication_date&gt;&lt;url&gt;http://cercor.oxfordjournals.org/content/10/3/308.full&lt;/url&gt;&lt;type&gt;400&lt;/type&gt;&lt;title&gt;Dissociable Functions in the Medial and Lateral Orbitofrontal Cortex: Evidence from Human Neuroimaging Studies&lt;/title&gt;&lt;publisher&gt;Oxford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Rebecca&lt;/firstName&gt;&lt;lastName&gt;Elliott&lt;/lastName&gt;&lt;/author&gt;&lt;author&gt;&lt;firstName&gt;Raymond&lt;/firstName&gt;&lt;middleNames&gt;J&lt;/middleNames&gt;&lt;lastName&gt;Dolan&lt;/lastName&gt;&lt;/author&gt;&lt;author&gt;&lt;firstName&gt;Chris&lt;/firstName&gt;&lt;middleNames&gt;D&lt;/middleNames&gt;&lt;lastName&gt;Frith&lt;/lastName&gt;&lt;/author&gt;&lt;/authors&gt;&lt;/publication&gt;&lt;/publications&gt;&lt;cites&gt;&lt;/cites&gt;&lt;/citation&gt;</w:instrText>
      </w:r>
      <w:r w:rsidR="00750B6C">
        <w:fldChar w:fldCharType="separate"/>
      </w:r>
      <w:r w:rsidR="00750B6C">
        <w:rPr>
          <w:rFonts w:ascii="Cambria" w:hAnsi="Cambria" w:cs="Cambria"/>
        </w:rPr>
        <w:t>{Elliott:2000hj}</w:t>
      </w:r>
      <w:r w:rsidR="00750B6C">
        <w:fldChar w:fldCharType="end"/>
      </w:r>
      <w:r w:rsidR="00A35936">
        <w:t xml:space="preserve">. Rostral pre-SMA also showed robust co-activation </w:t>
      </w:r>
      <w:commentRangeEnd w:id="448"/>
      <w:r w:rsidR="00CA3B40">
        <w:rPr>
          <w:rStyle w:val="CommentReference"/>
        </w:rPr>
        <w:commentReference w:id="448"/>
      </w:r>
      <w:r w:rsidR="00A35936">
        <w:t xml:space="preserve">with </w:t>
      </w:r>
      <w:proofErr w:type="spellStart"/>
      <w:r w:rsidR="00A35936">
        <w:t>lpOFC</w:t>
      </w:r>
      <w:proofErr w:type="spellEnd"/>
      <w:r w:rsidR="00A35936">
        <w:t>, suggesting both of these sub-regions may be important for driving learning of behavior enacted by more posterior regions.</w:t>
      </w:r>
    </w:p>
    <w:p w14:paraId="073D6D24" w14:textId="1C574CE3" w:rsidR="00104D1A" w:rsidRDefault="00A35936" w:rsidP="00A35936">
      <w:pPr>
        <w:pStyle w:val="Normal1"/>
        <w:spacing w:line="360" w:lineRule="auto"/>
        <w:ind w:firstLine="720"/>
        <w:rPr>
          <w:ins w:id="449" w:author="Alejandro De La Vega" w:date="2015-08-09T17:10:00Z"/>
        </w:rPr>
      </w:pPr>
      <w:r>
        <w:t xml:space="preserve">Within the anterior functional zone, we found that rACC and vmPFC showed similar patterns of co-activation while dmPFC showed a </w:t>
      </w:r>
      <w:r w:rsidR="002A023A">
        <w:t>more</w:t>
      </w:r>
      <w:r>
        <w:t xml:space="preserve"> distinct pattern.  dmPFC showed strong co-activation with regions in the so called ‘</w:t>
      </w:r>
      <w:proofErr w:type="spellStart"/>
      <w:r>
        <w:t>mentalizing</w:t>
      </w:r>
      <w:proofErr w:type="spellEnd"/>
      <w:r>
        <w:t>’ network known to be important for social processing</w:t>
      </w:r>
      <w:r w:rsidR="00DF1BE3">
        <w:t xml:space="preserve"> </w:t>
      </w:r>
      <w:r>
        <w:t xml:space="preserve">, such as the tempo-parietal junction (TPJ) </w:t>
      </w:r>
      <w:r w:rsidR="00DF1BE3">
        <w:fldChar w:fldCharType="begin"/>
      </w:r>
      <w:r w:rsidR="00B81805">
        <w:instrText xml:space="preserve"> ADDIN PAPERS2_CITATIONS &lt;citation&gt;&lt;uuid&gt;73647A1E-A348-4844-9CD1-73B113796677&lt;/uuid&gt;&lt;priority&gt;0&lt;/priority&gt;&lt;publications&gt;&lt;publication&gt;&lt;volume&gt;17&lt;/volume&gt;&lt;publication_date&gt;99201307001200000000220000&lt;/publication_date&gt;&lt;number&gt;7&lt;/number&gt;&lt;doi&gt;10.1016/j.tics.2013.05.007&lt;/doi&gt;&lt;startpage&gt;328&lt;/startpage&gt;&lt;title&gt;A nexus model of the temporal–parietal junction&lt;/title&gt;&lt;uuid&gt;FF9B3DC9-94DD-4057-8560-E30EF56DF809&lt;/uuid&gt;&lt;subtype&gt;400&lt;/subtype&gt;&lt;endpage&gt;336&lt;/endpage&gt;&lt;type&gt;400&lt;/type&gt;&lt;url&gt;http://linkinghub.elsevier.com/retrieve/pii/S1364661313001162&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McKell&lt;/middleNames&gt;&lt;lastName&gt;Carter&lt;/lastName&gt;&lt;/author&gt;&lt;author&gt;&lt;firstName&gt;Scott&lt;/firstName&gt;&lt;middleNames&gt;A&lt;/middleNames&gt;&lt;lastName&gt;Huettel&lt;/lastName&gt;&lt;/author&gt;&lt;/authors&gt;&lt;/publication&gt;&lt;/publications&gt;&lt;cites&gt;&lt;/cites&gt;&lt;/citation&gt;</w:instrText>
      </w:r>
      <w:r w:rsidR="00DF1BE3">
        <w:fldChar w:fldCharType="separate"/>
      </w:r>
      <w:r w:rsidR="004E78E2">
        <w:rPr>
          <w:rFonts w:ascii="Cambria" w:hAnsi="Cambria" w:cs="Cambria"/>
        </w:rPr>
        <w:t>(Carter &amp; Huettel, 2013)</w:t>
      </w:r>
      <w:r w:rsidR="00DF1BE3">
        <w:fldChar w:fldCharType="end"/>
      </w:r>
      <w:r w:rsidR="00DF1BE3">
        <w:t xml:space="preserve"> </w:t>
      </w:r>
      <w:r>
        <w:t>and the superior temporal sulcus (STS)</w:t>
      </w:r>
      <w:r w:rsidR="00DF1BE3">
        <w:t xml:space="preserve"> </w:t>
      </w:r>
      <w:r w:rsidR="00DF1BE3">
        <w:fldChar w:fldCharType="begin"/>
      </w:r>
      <w:r w:rsidR="00B81805">
        <w:instrText xml:space="preserve"> ADDIN PAPERS2_CITATIONS &lt;citation&gt;&lt;uuid&gt;B6DF27CB-09C0-4E96-B34A-67CE8A9E44E4&lt;/uuid&gt;&lt;priority&gt;0&lt;/priority&gt;&lt;publications&gt;&lt;publication&gt;&lt;volume&gt;29&lt;/volume&gt;&lt;publication_date&gt;99200607001200000000220000&lt;/publication_date&gt;&lt;number&gt;7&lt;/number&gt;&lt;doi&gt;10.1016/j.tins.2006.06.004&lt;/doi&gt;&lt;startpage&gt;359&lt;/startpage&gt;&lt;title&gt;Autism, the superior temporal sulcus and social perception&lt;/title&gt;&lt;uuid&gt;988E4912-70CC-46A6-AE87-11B56F25BFCD&lt;/uuid&gt;&lt;subtype&gt;400&lt;/subtype&gt;&lt;endpage&gt;366&lt;/endpage&gt;&lt;type&gt;400&lt;/type&gt;&lt;url&gt;http://linkinghub.elsevier.com/retrieve/pii/S0166223606001184&lt;/url&gt;&lt;bundle&gt;&lt;publication&gt;&lt;title&gt;Trends in Neurosciences&lt;/title&gt;&lt;type&gt;-100&lt;/type&gt;&lt;subtype&gt;-100&lt;/subtype&gt;&lt;uuid&gt;2CD7BBBE-F2AC-4D1B-BC18-FE3867E8306E&lt;/uuid&gt;&lt;/publication&gt;&lt;/bundle&gt;&lt;authors&gt;&lt;author&gt;&lt;firstName&gt;Monica&lt;/firstName&gt;&lt;lastName&gt;Zilbovicius&lt;/lastName&gt;&lt;/author&gt;&lt;author&gt;&lt;firstName&gt;Isabelle&lt;/firstName&gt;&lt;lastName&gt;Meresse&lt;/lastName&gt;&lt;/author&gt;&lt;author&gt;&lt;firstName&gt;Nadia&lt;/firstName&gt;&lt;lastName&gt;Chabane&lt;/lastName&gt;&lt;/author&gt;&lt;author&gt;&lt;firstName&gt;Francis&lt;/firstName&gt;&lt;lastName&gt;Brunelle&lt;/lastName&gt;&lt;/author&gt;&lt;author&gt;&lt;firstName&gt;Yves&lt;/firstName&gt;&lt;lastName&gt;Samson&lt;/lastName&gt;&lt;/author&gt;&lt;author&gt;&lt;firstName&gt;Nathalie&lt;/firstName&gt;&lt;lastName&gt;Boddaert&lt;/lastName&gt;&lt;/author&gt;&lt;/authors&gt;&lt;/publication&gt;&lt;/publications&gt;&lt;cites&gt;&lt;/cites&gt;&lt;/citation&gt;</w:instrText>
      </w:r>
      <w:r w:rsidR="00DF1BE3">
        <w:fldChar w:fldCharType="separate"/>
      </w:r>
      <w:r w:rsidR="004E78E2">
        <w:rPr>
          <w:rFonts w:ascii="Cambria" w:hAnsi="Cambria" w:cs="Cambria"/>
        </w:rPr>
        <w:t>(Zilbovicius et al., 2006)</w:t>
      </w:r>
      <w:r w:rsidR="00DF1BE3">
        <w:fldChar w:fldCharType="end"/>
      </w:r>
      <w:r>
        <w:t>. dmPFC also showed robust co-</w:t>
      </w:r>
      <w:r w:rsidR="00DF1BE3">
        <w:t>activation</w:t>
      </w:r>
      <w:r>
        <w:t xml:space="preserve"> with left inferior frontal gyrus (IFG), a region important for language processing and inhibition. rACC and vmPFC, on the other hand showed a qualitatively different pattern with robust co-activation with </w:t>
      </w:r>
      <w:proofErr w:type="spellStart"/>
      <w:r>
        <w:t>dorso</w:t>
      </w:r>
      <w:proofErr w:type="spellEnd"/>
      <w:r w:rsidR="00DF1BE3">
        <w:t>-</w:t>
      </w:r>
      <w:r>
        <w:t xml:space="preserve">anterior Insula—mirroring the pattern observed in the middle functional zone. Both of these regions also co-activated with </w:t>
      </w:r>
      <w:proofErr w:type="spellStart"/>
      <w:r>
        <w:t>lpOFC</w:t>
      </w:r>
      <w:proofErr w:type="spellEnd"/>
      <w:r>
        <w:t xml:space="preserve">, consistent with their hypothesized role in valuation. All three regions in this zone showed strong co-activation with subcortical regions; in particular, all three regions co-activation to a similar extent with the amygdala. However, rACC showed the greatest co-activation with the thalamus while vmPFC showed the strongest co-activation in all </w:t>
      </w:r>
      <w:r w:rsidR="001A0C27">
        <w:t>MFC</w:t>
      </w:r>
      <w:r>
        <w:t xml:space="preserve"> with </w:t>
      </w:r>
      <w:proofErr w:type="spellStart"/>
      <w:r>
        <w:t>NAcc</w:t>
      </w:r>
      <w:proofErr w:type="spellEnd"/>
      <w:r>
        <w:t xml:space="preserve">.  The strong co-activation of these sub-regions with a variety of subcortical sites, is consistent with the </w:t>
      </w:r>
      <w:r w:rsidR="00104D1A" w:rsidRPr="00104D1A">
        <w:t>hypothes</w:t>
      </w:r>
      <w:r w:rsidR="00104D1A">
        <w:t>is</w:t>
      </w:r>
      <w:r>
        <w:t xml:space="preserve"> that medial PFC is generally important for the contextualization of lower-level aff</w:t>
      </w:r>
      <w:r w:rsidR="00DF1BE3">
        <w:t xml:space="preserve">ective signals </w:t>
      </w:r>
      <w:r w:rsidR="00DF1BE3">
        <w:fldChar w:fldCharType="begin"/>
      </w:r>
      <w:r w:rsidR="00B81805">
        <w:instrText xml:space="preserve"> ADDIN PAPERS2_CITATIONS &lt;citation&gt;&lt;uuid&gt;35BB39A4-1E6F-4064-B4F5-23166EE1808C&lt;/uuid&gt;&lt;priority&gt;0&lt;/priority&gt;&lt;publications&gt;&lt;publication&gt;&lt;volume&gt;16&lt;/volume&gt;&lt;publication_date&gt;99201203001200000000220000&lt;/publication_date&gt;&lt;number&gt;3&lt;/number&gt;&lt;doi&gt;10.1016/j.tics.2012.01.005&lt;/doi&gt;&lt;startpage&gt;147&lt;/startpage&gt;&lt;title&gt;Ventromedial prefrontal-subcortical systems and the generation of affective meaning&lt;/title&gt;&lt;uuid&gt;0BE939F1-C11A-4810-BBA8-1502F9F39FA0&lt;/uuid&gt;&lt;subtype&gt;400&lt;/subtype&gt;&lt;endpage&gt;156&lt;/endpage&gt;&lt;type&gt;400&lt;/type&gt;&lt;url&gt;http://linkinghub.elsevier.com/retrieve/pii/S1364661312000277&lt;/url&gt;&lt;bundle&gt;&lt;publication&gt;&lt;publisher&gt;Elsevier Ltd&lt;/publisher&gt;&lt;title&gt;Trends in Cognitive Sciences&lt;/title&gt;&lt;type&gt;-100&lt;/type&gt;&lt;subtype&gt;-100&lt;/subtype&gt;&lt;uuid&gt;47F1C648-8EDF-4324-9FA1-69B78466A0BF&lt;/uuid&gt;&lt;/publication&gt;&lt;/bundle&gt;&lt;authors&gt;&lt;author&gt;&lt;firstName&gt;Mathieu&lt;/firstName&gt;&lt;lastName&gt;Roy&lt;/lastName&gt;&lt;/author&gt;&lt;author&gt;&lt;firstName&gt;Daphna&lt;/firstName&gt;&lt;lastName&gt;Shohamy&lt;/lastName&gt;&lt;/author&gt;&lt;author&gt;&lt;firstName&gt;Tor&lt;/firstName&gt;&lt;middleNames&gt;D&lt;/middleNames&gt;&lt;lastName&gt;Wager&lt;/lastName&gt;&lt;/author&gt;&lt;/authors&gt;&lt;/publication&gt;&lt;/publications&gt;&lt;cites&gt;&lt;/cites&gt;&lt;/citation&gt;</w:instrText>
      </w:r>
      <w:r w:rsidR="00DF1BE3">
        <w:fldChar w:fldCharType="separate"/>
      </w:r>
      <w:r w:rsidR="004E78E2">
        <w:rPr>
          <w:rFonts w:ascii="Cambria" w:hAnsi="Cambria" w:cs="Cambria"/>
        </w:rPr>
        <w:t>(Roy, Shohamy, &amp; Wager, 2012)</w:t>
      </w:r>
      <w:r w:rsidR="00DF1BE3">
        <w:fldChar w:fldCharType="end"/>
      </w:r>
      <w:r w:rsidR="00DF1BE3">
        <w:t xml:space="preserve">. </w:t>
      </w:r>
      <w:ins w:id="450" w:author="Alejandro De La Vega" w:date="2015-08-09T17:13:00Z">
        <w:r w:rsidR="00104D1A">
          <w:t xml:space="preserve">As a whole, </w:t>
        </w:r>
      </w:ins>
      <w:ins w:id="451" w:author="Alejandro De La Vega" w:date="2015-08-09T17:14:00Z">
        <w:r w:rsidR="00104D1A">
          <w:t>these</w:t>
        </w:r>
      </w:ins>
      <w:ins w:id="452" w:author="Alejandro De La Vega" w:date="2015-08-09T17:13:00Z">
        <w:r w:rsidR="00104D1A">
          <w:t xml:space="preserve"> functional co-activation patterns suggest </w:t>
        </w:r>
      </w:ins>
      <w:ins w:id="453" w:author="Alejandro De La Vega" w:date="2015-08-09T17:14:00Z">
        <w:r w:rsidR="00104D1A">
          <w:t>the</w:t>
        </w:r>
      </w:ins>
      <w:ins w:id="454" w:author="Alejandro De La Vega" w:date="2015-08-09T17:13:00Z">
        <w:r w:rsidR="00104D1A">
          <w:t xml:space="preserve"> three broad functional zones in MFC are likely to exhibit substantial </w:t>
        </w:r>
      </w:ins>
      <w:ins w:id="455" w:author="Alejandro De La Vega" w:date="2015-08-09T17:14:00Z">
        <w:r w:rsidR="00104D1A">
          <w:t xml:space="preserve">functional </w:t>
        </w:r>
        <w:r w:rsidR="00104D1A">
          <w:lastRenderedPageBreak/>
          <w:t>differences</w:t>
        </w:r>
      </w:ins>
      <w:ins w:id="456" w:author="Alejandro De La Vega" w:date="2015-08-09T17:13:00Z">
        <w:r w:rsidR="00104D1A">
          <w:t xml:space="preserve"> whereas sub-regions within each zone</w:t>
        </w:r>
      </w:ins>
      <w:ins w:id="457" w:author="Alejandro De La Vega" w:date="2015-08-09T17:14:00Z">
        <w:r w:rsidR="00104D1A">
          <w:t xml:space="preserve"> are likely to </w:t>
        </w:r>
      </w:ins>
      <w:ins w:id="458" w:author="Alejandro De La Vega" w:date="2015-08-09T17:13:00Z">
        <w:r w:rsidR="00104D1A">
          <w:t>show more fine-grained differences in functional specialization.</w:t>
        </w:r>
      </w:ins>
    </w:p>
    <w:p w14:paraId="471F7061" w14:textId="77777777" w:rsidR="009E7445" w:rsidRDefault="006B0B75" w:rsidP="00016275">
      <w:pPr>
        <w:pStyle w:val="Heading2"/>
      </w:pPr>
      <w:bookmarkStart w:id="459" w:name="h.721q8a50h6b7" w:colFirst="0" w:colLast="0"/>
      <w:bookmarkEnd w:id="459"/>
      <w:r>
        <w:t>Meta-analytic functional specialization</w:t>
      </w:r>
    </w:p>
    <w:p w14:paraId="1C271960" w14:textId="5218A71C" w:rsidR="009E7445" w:rsidRDefault="006B0B75">
      <w:pPr>
        <w:pStyle w:val="Normal1"/>
        <w:spacing w:line="360" w:lineRule="auto"/>
      </w:pPr>
      <w:r>
        <w:tab/>
      </w:r>
      <w:ins w:id="460" w:author="Alejandro De La Vega" w:date="2015-08-09T17:15:00Z">
        <w:r w:rsidR="00104D1A">
          <w:t>Next,</w:t>
        </w:r>
      </w:ins>
      <w:ins w:id="461" w:author="Alejandro De La Vega" w:date="2015-08-09T17:22:00Z">
        <w:r w:rsidR="00104D1A">
          <w:t xml:space="preserve"> we</w:t>
        </w:r>
      </w:ins>
      <w:ins w:id="462" w:author="Alejandro De La Vega" w:date="2015-08-09T17:23:00Z">
        <w:r w:rsidR="00104D1A">
          <w:t xml:space="preserve"> sough</w:t>
        </w:r>
      </w:ins>
      <w:ins w:id="463" w:author="Alejandro De La Vega" w:date="2015-08-09T17:24:00Z">
        <w:r w:rsidR="00104D1A">
          <w:t>t</w:t>
        </w:r>
      </w:ins>
      <w:ins w:id="464" w:author="Alejandro De La Vega" w:date="2015-08-09T17:23:00Z">
        <w:r w:rsidR="00104D1A">
          <w:t xml:space="preserve"> to determine if the putatively functionally separable MFC regions we identified </w:t>
        </w:r>
      </w:ins>
      <w:ins w:id="465" w:author="Alejandro De La Vega" w:date="2015-08-09T17:24:00Z">
        <w:r w:rsidR="00F72939">
          <w:t xml:space="preserve">using co-activation data </w:t>
        </w:r>
      </w:ins>
      <w:ins w:id="466" w:author="Alejandro De La Vega" w:date="2015-08-09T17:23:00Z">
        <w:r w:rsidR="00104D1A">
          <w:t xml:space="preserve">exhibited </w:t>
        </w:r>
      </w:ins>
      <w:ins w:id="467" w:author="Alejandro De La Vega" w:date="2015-08-09T17:19:00Z">
        <w:r w:rsidR="00104D1A">
          <w:t xml:space="preserve">differences </w:t>
        </w:r>
      </w:ins>
      <w:ins w:id="468" w:author="Alejandro De La Vega" w:date="2015-08-09T17:23:00Z">
        <w:r w:rsidR="00104D1A">
          <w:t xml:space="preserve">across the wide-variety of cognitive states represented in the </w:t>
        </w:r>
        <w:proofErr w:type="spellStart"/>
        <w:r w:rsidR="00104D1A">
          <w:t>Neurosynth</w:t>
        </w:r>
        <w:proofErr w:type="spellEnd"/>
        <w:r w:rsidR="00104D1A">
          <w:t xml:space="preserve"> database</w:t>
        </w:r>
      </w:ins>
      <w:ins w:id="469" w:author="Alejandro De La Vega" w:date="2015-08-09T17:19:00Z">
        <w:r w:rsidR="00104D1A">
          <w:t xml:space="preserve">. </w:t>
        </w:r>
      </w:ins>
      <w:del w:id="470" w:author="Alejandro De La Vega" w:date="2015-08-09T17:20:00Z">
        <w:r w:rsidDel="00104D1A">
          <w:delText xml:space="preserve">we sought to functionally characterize the regions that we identified in medial frontal cortex. </w:delText>
        </w:r>
      </w:del>
      <w:ins w:id="471" w:author="Tal Yarkoni" w:date="2015-07-28T17:54:00Z">
        <w:r w:rsidR="000E6846">
          <w:t>In contrast</w:t>
        </w:r>
      </w:ins>
      <w:r>
        <w:t xml:space="preserve"> to traditional meta-analyses </w:t>
      </w:r>
      <w:r w:rsidR="0054586E">
        <w:t xml:space="preserve">that </w:t>
      </w:r>
      <w:r>
        <w:t xml:space="preserve">investigate the whole-brain neural correlates of theoretically motivated cognitive functions selected </w:t>
      </w:r>
      <w:r w:rsidR="007A64D0">
        <w:rPr>
          <w:i/>
        </w:rPr>
        <w:t>a priori</w:t>
      </w:r>
      <w:r>
        <w:rPr>
          <w:i/>
        </w:rPr>
        <w:t xml:space="preserve"> </w:t>
      </w:r>
      <w:r>
        <w:t xml:space="preserve">(e.g. pain and cognitive control in dorsal ACC), we </w:t>
      </w:r>
      <w:ins w:id="472" w:author="Tal Yarkoni" w:date="2015-07-28T17:53:00Z">
        <w:r w:rsidR="005A6338">
          <w:t xml:space="preserve">used a data-driven approach that </w:t>
        </w:r>
      </w:ins>
      <w:ins w:id="473" w:author="Tal Yarkoni" w:date="2015-07-28T18:11:00Z">
        <w:r w:rsidR="0002234A">
          <w:t xml:space="preserve">surveyed a broad range of </w:t>
        </w:r>
      </w:ins>
      <w:ins w:id="474" w:author="Alejandro De La Vega" w:date="2015-08-09T16:24:00Z">
        <w:r w:rsidR="001A0C27">
          <w:t>cognitive states</w:t>
        </w:r>
      </w:ins>
      <w:ins w:id="475" w:author="Tal Yarkoni" w:date="2015-07-28T17:54:00Z">
        <w:r w:rsidR="0002234A">
          <w:t xml:space="preserve"> and identified those most strongly predictive of </w:t>
        </w:r>
      </w:ins>
      <w:ins w:id="476" w:author="Alejandro De La Vega" w:date="2015-08-09T16:24:00Z">
        <w:r w:rsidR="001A0C27">
          <w:t>M</w:t>
        </w:r>
      </w:ins>
      <w:ins w:id="477" w:author="Tal Yarkoni" w:date="2015-07-28T18:11:00Z">
        <w:r w:rsidR="0002234A">
          <w:t xml:space="preserve">FC </w:t>
        </w:r>
      </w:ins>
      <w:r w:rsidR="00BF2484">
        <w:t>cluster</w:t>
      </w:r>
      <w:ins w:id="478" w:author="Tal Yarkoni" w:date="2015-07-28T18:11:00Z">
        <w:r w:rsidR="0002234A">
          <w:t xml:space="preserve"> </w:t>
        </w:r>
      </w:ins>
      <w:ins w:id="479" w:author="Tal Yarkoni" w:date="2015-07-28T17:54:00Z">
        <w:r w:rsidR="0002234A">
          <w:t>activity</w:t>
        </w:r>
      </w:ins>
      <w:r>
        <w:t xml:space="preserve">. We used </w:t>
      </w:r>
      <w:ins w:id="480" w:author="Alejandro De La Vega" w:date="2015-08-09T17:25:00Z">
        <w:r w:rsidR="00754814">
          <w:t xml:space="preserve">a set of </w:t>
        </w:r>
      </w:ins>
      <w:r>
        <w:t xml:space="preserve">34 </w:t>
      </w:r>
      <w:ins w:id="481" w:author="Tal Yarkoni" w:date="2015-07-28T18:12:00Z">
        <w:r w:rsidR="0002234A">
          <w:t>cognitive concepts</w:t>
        </w:r>
      </w:ins>
      <w:r>
        <w:t xml:space="preserve"> derived by applying a standard topic modeling approach to the text of articles in the database (</w:t>
      </w:r>
      <w:proofErr w:type="spellStart"/>
      <w:r>
        <w:t>Poldrack</w:t>
      </w:r>
      <w:proofErr w:type="spellEnd"/>
      <w:r>
        <w:t xml:space="preserve"> et al., 2012), allowing us to also sidestep the difficult problem of manually defining a cognitive ontology and ensuring our analysis was as data-driven as possible</w:t>
      </w:r>
      <w:r w:rsidR="00CB6A82">
        <w:t xml:space="preserve"> (See Supplemental Table 1 for full list of derived topics). </w:t>
      </w:r>
    </w:p>
    <w:p w14:paraId="189F0A65" w14:textId="16885E93" w:rsidR="009E7445" w:rsidRDefault="0002234A" w:rsidP="00991FE0">
      <w:pPr>
        <w:pStyle w:val="Normal1"/>
        <w:spacing w:line="360" w:lineRule="auto"/>
        <w:ind w:firstLine="720"/>
      </w:pPr>
      <w:ins w:id="482" w:author="Tal Yarkoni" w:date="2015-07-28T18:14:00Z">
        <w:r>
          <w:t>A major strength of our meta-analytic approach is that it allowed us to quantify the relative specificity of</w:t>
        </w:r>
      </w:ins>
      <w:ins w:id="483" w:author="Tal Yarkoni" w:date="2015-07-28T18:15:00Z">
        <w:r>
          <w:t xml:space="preserve"> brain-cognition associations. A trenchant problem for both </w:t>
        </w:r>
      </w:ins>
      <w:ins w:id="484" w:author="Tal Yarkoni" w:date="2015-07-28T18:16:00Z">
        <w:r w:rsidR="0086259A">
          <w:t xml:space="preserve">individual fMRI studies and conventional meta-analyses is that they typically estimate the probability of observing brain activity conditional on a given mental state, rather than the probability of a mental state conditional on observed brain activity </w:t>
        </w:r>
      </w:ins>
      <w:r w:rsidR="006B0B75">
        <w:t xml:space="preserve"> (</w:t>
      </w:r>
      <w:proofErr w:type="spellStart"/>
      <w:r w:rsidR="006B0B75">
        <w:t>Poldrack</w:t>
      </w:r>
      <w:proofErr w:type="spellEnd"/>
      <w:r w:rsidR="006B0B75">
        <w:t>, 2006). To demonstrate the insidious nature of th</w:t>
      </w:r>
      <w:ins w:id="485" w:author="Tal Yarkoni" w:date="2015-07-28T18:17:00Z">
        <w:r w:rsidR="0086259A">
          <w:t>is</w:t>
        </w:r>
      </w:ins>
      <w:r w:rsidR="006B0B75">
        <w:t xml:space="preserve"> </w:t>
      </w:r>
      <w:r w:rsidR="006B0B75" w:rsidRPr="001A0C27">
        <w:rPr>
          <w:i/>
        </w:rPr>
        <w:t>reverse inference</w:t>
      </w:r>
      <w:r w:rsidR="006B0B75">
        <w:t xml:space="preserve"> problem</w:t>
      </w:r>
      <w:ins w:id="486" w:author="Tal Yarkoni" w:date="2015-07-28T18:17:00Z">
        <w:r w:rsidR="0086259A">
          <w:t xml:space="preserve"> in the present context</w:t>
        </w:r>
      </w:ins>
      <w:r w:rsidR="006B0B75">
        <w:t>, we recreate</w:t>
      </w:r>
      <w:ins w:id="487" w:author="Tal Yarkoni" w:date="2015-07-28T17:56:00Z">
        <w:r w:rsidR="003A5590">
          <w:t>d</w:t>
        </w:r>
      </w:ins>
      <w:r w:rsidR="001A28D8">
        <w:t xml:space="preserve">, using </w:t>
      </w:r>
      <w:proofErr w:type="spellStart"/>
      <w:r w:rsidR="001A28D8">
        <w:t>Neurosynth</w:t>
      </w:r>
      <w:proofErr w:type="spellEnd"/>
      <w:r w:rsidR="001A28D8">
        <w:t>,</w:t>
      </w:r>
      <w:r w:rsidR="006B0B75">
        <w:t xml:space="preserve"> </w:t>
      </w:r>
      <w:ins w:id="488" w:author="Tal Yarkoni" w:date="2015-07-28T17:56:00Z">
        <w:r w:rsidR="003A5590">
          <w:t xml:space="preserve">a </w:t>
        </w:r>
      </w:ins>
      <w:r w:rsidR="006B0B75">
        <w:t xml:space="preserve">meta-analysis </w:t>
      </w:r>
      <w:ins w:id="489" w:author="Tal Yarkoni" w:date="2015-07-28T17:56:00Z">
        <w:r w:rsidR="003A5590">
          <w:t xml:space="preserve">conducted by </w:t>
        </w:r>
      </w:ins>
      <w:proofErr w:type="spellStart"/>
      <w:r w:rsidR="006B0B75">
        <w:t>Shackman</w:t>
      </w:r>
      <w:proofErr w:type="spellEnd"/>
      <w:r w:rsidR="006B0B75">
        <w:t xml:space="preserve"> et al., (2011) that </w:t>
      </w:r>
      <w:ins w:id="490" w:author="Tal Yarkoni" w:date="2015-07-28T17:56:00Z">
        <w:r w:rsidR="003A5590">
          <w:t>reported a high degree of</w:t>
        </w:r>
      </w:ins>
      <w:r w:rsidR="006B0B75">
        <w:t xml:space="preserve"> </w:t>
      </w:r>
      <w:r w:rsidR="007A64D0">
        <w:t>overlap</w:t>
      </w:r>
      <w:r w:rsidR="006B0B75">
        <w:t xml:space="preserve"> between negative affect, pain and cognitive control in </w:t>
      </w:r>
      <w:r w:rsidR="001A28D8">
        <w:t xml:space="preserve">regions of the </w:t>
      </w:r>
      <w:r w:rsidR="006B0B75">
        <w:t xml:space="preserve">dACC. First, we performed a ‘forward inference’ analysis </w:t>
      </w:r>
      <w:ins w:id="491" w:author="Tal Yarkoni" w:date="2015-07-28T17:57:00Z">
        <w:r w:rsidR="00A91BE9">
          <w:t xml:space="preserve">that </w:t>
        </w:r>
        <w:r w:rsidR="0007421C">
          <w:t xml:space="preserve">identified </w:t>
        </w:r>
      </w:ins>
      <w:r w:rsidR="006B0B75">
        <w:t xml:space="preserve">all voxels </w:t>
      </w:r>
      <w:ins w:id="492" w:author="Tal Yarkoni" w:date="2015-07-28T17:57:00Z">
        <w:r w:rsidR="00A91BE9">
          <w:t xml:space="preserve">consistently activated in studies involving </w:t>
        </w:r>
      </w:ins>
      <w:r w:rsidR="006B0B75">
        <w:t xml:space="preserve">negative affect, pain </w:t>
      </w:r>
      <w:ins w:id="493" w:author="Tal Yarkoni" w:date="2015-07-28T17:57:00Z">
        <w:r w:rsidR="00A91BE9">
          <w:t xml:space="preserve">or </w:t>
        </w:r>
      </w:ins>
      <w:r w:rsidR="006B0B75">
        <w:t>conflict (Figure 5a); this analysis is akin to performing a standard fMRI meta-analysis, in which one selects studies purport</w:t>
      </w:r>
      <w:ins w:id="494" w:author="Tal Yarkoni" w:date="2015-07-28T17:57:00Z">
        <w:r w:rsidR="00A91BE9">
          <w:t>ing</w:t>
        </w:r>
      </w:ins>
      <w:r w:rsidR="006B0B75">
        <w:t xml:space="preserve"> to engage these processes. Similar to </w:t>
      </w:r>
      <w:proofErr w:type="spellStart"/>
      <w:r w:rsidR="006B0B75">
        <w:t>Shackman</w:t>
      </w:r>
      <w:proofErr w:type="spellEnd"/>
      <w:r w:rsidR="006B0B75">
        <w:t xml:space="preserve"> et al., (2011), we f</w:t>
      </w:r>
      <w:ins w:id="495" w:author="Tal Yarkoni" w:date="2015-07-28T18:17:00Z">
        <w:r w:rsidR="0086259A">
          <w:t xml:space="preserve">ound </w:t>
        </w:r>
      </w:ins>
      <w:r w:rsidR="006B0B75">
        <w:t xml:space="preserve">a </w:t>
      </w:r>
      <w:ins w:id="496" w:author="Tal Yarkoni" w:date="2015-07-28T18:18:00Z">
        <w:r w:rsidR="0086259A">
          <w:t xml:space="preserve">marked </w:t>
        </w:r>
      </w:ins>
      <w:r w:rsidR="006B0B75">
        <w:t>overlap betw</w:t>
      </w:r>
      <w:r w:rsidR="00927332">
        <w:t>een pain, conflict and affect in dACC</w:t>
      </w:r>
      <w:r w:rsidR="006B0B75">
        <w:t xml:space="preserve">. </w:t>
      </w:r>
      <w:ins w:id="497" w:author="Tal Yarkoni" w:date="2015-07-28T18:18:00Z">
        <w:r w:rsidR="0086259A">
          <w:t>Strikingly, h</w:t>
        </w:r>
      </w:ins>
      <w:r w:rsidR="006B0B75">
        <w:t xml:space="preserve">owever, </w:t>
      </w:r>
      <w:ins w:id="498" w:author="Tal Yarkoni" w:date="2015-07-28T18:18:00Z">
        <w:r w:rsidR="0086259A">
          <w:t xml:space="preserve">we also </w:t>
        </w:r>
      </w:ins>
      <w:ins w:id="499" w:author="Tal Yarkoni" w:date="2015-07-28T18:19:00Z">
        <w:r w:rsidR="0086259A">
          <w:t xml:space="preserve">obtained </w:t>
        </w:r>
      </w:ins>
      <w:ins w:id="500" w:author="Tal Yarkoni" w:date="2015-07-28T18:18:00Z">
        <w:r w:rsidR="0086259A">
          <w:t>nearly identical results when</w:t>
        </w:r>
      </w:ins>
      <w:ins w:id="501" w:author="Tal Yarkoni" w:date="2015-07-28T18:19:00Z">
        <w:r w:rsidR="0086259A">
          <w:t xml:space="preserve"> assessing the overlap between</w:t>
        </w:r>
      </w:ins>
      <w:r w:rsidR="006B0B75">
        <w:t xml:space="preserve"> three cognitive functions that </w:t>
      </w:r>
      <w:ins w:id="502" w:author="Tal Yarkoni" w:date="2015-07-28T18:19:00Z">
        <w:r w:rsidR="0086259A">
          <w:t>are not typically associated with</w:t>
        </w:r>
      </w:ins>
      <w:r w:rsidR="006B0B75">
        <w:t xml:space="preserve"> dACC</w:t>
      </w:r>
      <w:ins w:id="503" w:author="Tal Yarkoni" w:date="2015-07-28T18:19:00Z">
        <w:r w:rsidR="0086259A">
          <w:t xml:space="preserve"> activity</w:t>
        </w:r>
      </w:ins>
      <w:r w:rsidR="006B0B75">
        <w:t>: social cognition, vision and memory retrieval (Figure 5b). In contrast, w</w:t>
      </w:r>
      <w:ins w:id="504" w:author="Tal Yarkoni" w:date="2015-07-28T18:20:00Z">
        <w:r w:rsidR="0086259A">
          <w:t>hen</w:t>
        </w:r>
      </w:ins>
      <w:r w:rsidR="006B0B75">
        <w:t xml:space="preserve"> </w:t>
      </w:r>
      <w:ins w:id="505" w:author="Tal Yarkoni" w:date="2015-07-28T18:20:00Z">
        <w:r w:rsidR="0086259A">
          <w:t xml:space="preserve">we </w:t>
        </w:r>
      </w:ins>
      <w:r w:rsidR="007A64D0">
        <w:t>conducted</w:t>
      </w:r>
      <w:r w:rsidR="006B0B75">
        <w:t xml:space="preserve"> a ‘reverse inference’ analysis -- which displays voxels that predict a high probability of the presence of each of these cognitive functions given their activation-- </w:t>
      </w:r>
      <w:ins w:id="506" w:author="Tal Yarkoni" w:date="2015-07-28T18:20:00Z">
        <w:r w:rsidR="0086259A">
          <w:t xml:space="preserve">we </w:t>
        </w:r>
      </w:ins>
      <w:r w:rsidR="006B0B75">
        <w:t>found unique spatial patterns for negative affect, pain and cognitive control (Figure 5c</w:t>
      </w:r>
      <w:ins w:id="507" w:author="Tal Yarkoni" w:date="2015-07-28T18:20:00Z">
        <w:r w:rsidR="0086259A">
          <w:t xml:space="preserve">; cf. </w:t>
        </w:r>
        <w:proofErr w:type="spellStart"/>
        <w:r w:rsidR="0086259A">
          <w:t>Yarkoni</w:t>
        </w:r>
        <w:proofErr w:type="spellEnd"/>
        <w:r w:rsidR="0086259A">
          <w:t xml:space="preserve"> et al, 2011</w:t>
        </w:r>
      </w:ins>
      <w:r w:rsidR="006B0B75">
        <w:t xml:space="preserve">). </w:t>
      </w:r>
      <w:ins w:id="508" w:author="Tal Yarkoni" w:date="2015-07-28T18:21:00Z">
        <w:r w:rsidR="0086259A">
          <w:t>The limited degree of</w:t>
        </w:r>
      </w:ins>
      <w:r w:rsidR="006B0B75">
        <w:t xml:space="preserve"> overlap </w:t>
      </w:r>
      <w:ins w:id="509" w:author="Tal Yarkoni" w:date="2015-07-28T18:21:00Z">
        <w:r w:rsidR="0086259A">
          <w:t xml:space="preserve">observed in the latter analysis </w:t>
        </w:r>
      </w:ins>
      <w:ins w:id="510" w:author="Tal Yarkoni" w:date="2015-07-28T18:22:00Z">
        <w:r w:rsidR="0086259A">
          <w:t>suggests</w:t>
        </w:r>
      </w:ins>
      <w:r w:rsidR="006B0B75">
        <w:t xml:space="preserve"> that </w:t>
      </w:r>
      <w:ins w:id="511" w:author="Tal Yarkoni" w:date="2015-07-28T18:23:00Z">
        <w:r w:rsidR="0086259A">
          <w:t xml:space="preserve">the putative </w:t>
        </w:r>
        <w:r w:rsidR="0086259A">
          <w:lastRenderedPageBreak/>
          <w:t xml:space="preserve">role of dACC in affect, pain, and cognitive control likely derives from a more general function, whereas other subregions of </w:t>
        </w:r>
      </w:ins>
      <w:r w:rsidR="001A0C27">
        <w:t>MFC</w:t>
      </w:r>
      <w:ins w:id="512" w:author="Tal Yarkoni" w:date="2015-07-28T18:23:00Z">
        <w:r w:rsidR="0086259A">
          <w:t xml:space="preserve"> may </w:t>
        </w:r>
      </w:ins>
      <w:proofErr w:type="spellStart"/>
      <w:ins w:id="513" w:author="Tal Yarkoni" w:date="2015-07-28T18:24:00Z">
        <w:r w:rsidR="0086259A">
          <w:t>subserve</w:t>
        </w:r>
        <w:proofErr w:type="spellEnd"/>
        <w:r w:rsidR="0086259A">
          <w:t xml:space="preserve"> more domain-specific roles in cognition.</w:t>
        </w:r>
      </w:ins>
      <w:r w:rsidR="006B0B75">
        <w:t xml:space="preserve"> </w:t>
      </w:r>
    </w:p>
    <w:p w14:paraId="3CACBC4A" w14:textId="77777777" w:rsidR="001A0C27" w:rsidRDefault="007A64D0" w:rsidP="004774D7">
      <w:pPr>
        <w:pStyle w:val="Normal1"/>
        <w:keepNext/>
        <w:spacing w:line="360" w:lineRule="auto"/>
        <w:ind w:firstLine="0"/>
      </w:pPr>
      <w:commentRangeStart w:id="514"/>
      <w:r>
        <w:rPr>
          <w:noProof/>
        </w:rPr>
        <w:drawing>
          <wp:inline distT="114300" distB="114300" distL="114300" distR="114300" wp14:anchorId="60C90825" wp14:editId="51D43FCD">
            <wp:extent cx="5831869" cy="1714500"/>
            <wp:effectExtent l="0" t="0" r="10160" b="0"/>
            <wp:docPr id="19" name="image17.jpg" descr="Figure 5 meta-analysis.jpg"/>
            <wp:cNvGraphicFramePr/>
            <a:graphic xmlns:a="http://schemas.openxmlformats.org/drawingml/2006/main">
              <a:graphicData uri="http://schemas.openxmlformats.org/drawingml/2006/picture">
                <pic:pic xmlns:pic="http://schemas.openxmlformats.org/drawingml/2006/picture">
                  <pic:nvPicPr>
                    <pic:cNvPr id="0" name="image17.jpg" descr="Figure 5 meta-analysis.jpg"/>
                    <pic:cNvPicPr preferRelativeResize="0"/>
                  </pic:nvPicPr>
                  <pic:blipFill>
                    <a:blip r:embed="rId14"/>
                    <a:srcRect l="7692" t="12629" r="8974" b="54865"/>
                    <a:stretch>
                      <a:fillRect/>
                    </a:stretch>
                  </pic:blipFill>
                  <pic:spPr>
                    <a:xfrm>
                      <a:off x="0" y="0"/>
                      <a:ext cx="5832306" cy="1714629"/>
                    </a:xfrm>
                    <a:prstGeom prst="rect">
                      <a:avLst/>
                    </a:prstGeom>
                    <a:ln/>
                  </pic:spPr>
                </pic:pic>
              </a:graphicData>
            </a:graphic>
          </wp:inline>
        </w:drawing>
      </w:r>
      <w:commentRangeEnd w:id="514"/>
      <w:r w:rsidR="006B0BCB">
        <w:rPr>
          <w:rStyle w:val="CommentReference"/>
        </w:rPr>
        <w:commentReference w:id="514"/>
      </w:r>
    </w:p>
    <w:p w14:paraId="40276A90" w14:textId="77777777" w:rsidR="001A0C27" w:rsidRDefault="001A0C27" w:rsidP="001A0C27">
      <w:pPr>
        <w:pStyle w:val="Normal1"/>
        <w:spacing w:line="240" w:lineRule="auto"/>
      </w:pPr>
      <w:r w:rsidRPr="00AA78BC">
        <w:rPr>
          <w:b/>
        </w:rPr>
        <w:t xml:space="preserve">Figure </w:t>
      </w:r>
      <w:r w:rsidR="002E540D" w:rsidRPr="00AA78BC">
        <w:rPr>
          <w:b/>
        </w:rPr>
        <w:fldChar w:fldCharType="begin"/>
      </w:r>
      <w:r w:rsidR="002E540D" w:rsidRPr="00AA78BC">
        <w:rPr>
          <w:b/>
        </w:rPr>
        <w:instrText xml:space="preserve"> SEQ Figure \* ARABIC </w:instrText>
      </w:r>
      <w:r w:rsidR="002E540D" w:rsidRPr="00AA78BC">
        <w:rPr>
          <w:b/>
        </w:rPr>
        <w:fldChar w:fldCharType="separate"/>
      </w:r>
      <w:r w:rsidR="006C18A7" w:rsidRPr="00AA78BC">
        <w:rPr>
          <w:b/>
          <w:noProof/>
        </w:rPr>
        <w:t>5</w:t>
      </w:r>
      <w:r w:rsidR="002E540D" w:rsidRPr="00AA78BC">
        <w:rPr>
          <w:b/>
          <w:noProof/>
        </w:rPr>
        <w:fldChar w:fldCharType="end"/>
      </w:r>
      <w:r>
        <w:t xml:space="preserve">. </w:t>
      </w:r>
      <w:r>
        <w:rPr>
          <w:i/>
          <w:sz w:val="20"/>
          <w:szCs w:val="20"/>
        </w:rPr>
        <w:t xml:space="preserve">. </w:t>
      </w:r>
      <w:r w:rsidRPr="001A0C27">
        <w:rPr>
          <w:sz w:val="20"/>
          <w:szCs w:val="20"/>
        </w:rPr>
        <w:t>Reverse-inference is necessary to determine neural correlates of cognitive functions. A) Forward inference of pain (red), cognitive control (blue) and emotion (yellow), showing overlap in in white. B) Forward inference of social cognition (blue), vision (red) and memory retrieval (red) also showing overlap in white. C) Reverse inference map of pain (red), cognitive control (blue) and emotion (yellow) shows distinct neural correlates of these domains, with no overlap between these three cognitive states in dACC.</w:t>
      </w:r>
    </w:p>
    <w:p w14:paraId="76E080DB" w14:textId="0C31F014" w:rsidR="006706F2" w:rsidRDefault="001A0C27" w:rsidP="001A0C27">
      <w:pPr>
        <w:pStyle w:val="Normal1"/>
        <w:spacing w:line="360" w:lineRule="auto"/>
        <w:ind w:firstLine="0"/>
        <w:rPr>
          <w:ins w:id="515" w:author="Alejandro De La Vega" w:date="2015-08-10T17:47:00Z"/>
        </w:rPr>
      </w:pPr>
      <w:ins w:id="516" w:author="Alejandro De La Vega" w:date="2015-08-09T16:36:00Z">
        <w:r>
          <w:tab/>
        </w:r>
      </w:ins>
      <w:r w:rsidR="006B0B75">
        <w:t xml:space="preserve">To characterize the functional specialization of </w:t>
      </w:r>
      <w:r w:rsidR="00EB60B5">
        <w:t xml:space="preserve">different </w:t>
      </w:r>
      <w:ins w:id="517" w:author="Alejandro De La Vega" w:date="2015-08-09T16:24:00Z">
        <w:r>
          <w:t>MFC</w:t>
        </w:r>
      </w:ins>
      <w:r w:rsidR="00EB60B5">
        <w:t xml:space="preserve"> clusters</w:t>
      </w:r>
      <w:r w:rsidR="006B0B75">
        <w:t xml:space="preserve">, </w:t>
      </w:r>
      <w:del w:id="518" w:author="Alejandro De La Vega" w:date="2015-08-10T17:48:00Z">
        <w:r w:rsidR="006B0B75" w:rsidDel="006706F2">
          <w:delText>we</w:delText>
        </w:r>
      </w:del>
      <w:ins w:id="519" w:author="Alejandro De La Vega" w:date="2015-08-10T17:48:00Z">
        <w:r w:rsidR="006706F2">
          <w:t xml:space="preserve">we used </w:t>
        </w:r>
      </w:ins>
      <w:ins w:id="520" w:author="Alejandro De La Vega" w:date="2015-08-10T17:50:00Z">
        <w:r w:rsidR="006706F2">
          <w:t xml:space="preserve">a </w:t>
        </w:r>
      </w:ins>
      <w:ins w:id="521" w:author="Alejandro De La Vega" w:date="2015-08-10T17:48:00Z">
        <w:r w:rsidR="006706F2">
          <w:t xml:space="preserve">machine learning </w:t>
        </w:r>
      </w:ins>
      <w:ins w:id="522" w:author="Alejandro De La Vega" w:date="2015-08-10T17:50:00Z">
        <w:r w:rsidR="006706F2">
          <w:t>classifier</w:t>
        </w:r>
      </w:ins>
      <w:ins w:id="523" w:author="Alejandro De La Vega" w:date="2015-08-10T17:48:00Z">
        <w:r w:rsidR="006706F2">
          <w:t xml:space="preserve"> </w:t>
        </w:r>
      </w:ins>
      <w:ins w:id="524" w:author="Alejandro De La Vega" w:date="2015-08-10T17:45:00Z">
        <w:r w:rsidR="006706F2">
          <w:t>t</w:t>
        </w:r>
      </w:ins>
      <w:r w:rsidR="006B0B75">
        <w:t xml:space="preserve">o </w:t>
      </w:r>
      <w:ins w:id="525" w:author="Alejandro De La Vega" w:date="2015-08-10T17:51:00Z">
        <w:r w:rsidR="006706F2">
          <w:t xml:space="preserve">identify the cognitive </w:t>
        </w:r>
      </w:ins>
      <w:ins w:id="526" w:author="Alejandro De La Vega" w:date="2015-08-10T18:04:00Z">
        <w:r w:rsidR="006706F2">
          <w:t>states</w:t>
        </w:r>
      </w:ins>
      <w:ins w:id="527" w:author="Alejandro De La Vega" w:date="2015-08-10T17:51:00Z">
        <w:r w:rsidR="006706F2">
          <w:t xml:space="preserve"> that best predicted the activation of each individual cluster</w:t>
        </w:r>
      </w:ins>
      <w:del w:id="528" w:author="Alejandro De La Vega" w:date="2015-08-10T17:51:00Z">
        <w:r w:rsidR="006B0B75" w:rsidDel="006706F2">
          <w:delText xml:space="preserve">identify </w:delText>
        </w:r>
      </w:del>
      <w:del w:id="529" w:author="Alejandro De La Vega" w:date="2015-08-10T17:48:00Z">
        <w:r w:rsidR="006B0B75" w:rsidDel="006706F2">
          <w:delText xml:space="preserve">which </w:delText>
        </w:r>
      </w:del>
      <w:del w:id="530" w:author="Alejandro De La Vega" w:date="2015-08-10T17:51:00Z">
        <w:r w:rsidR="006B0B75" w:rsidDel="006706F2">
          <w:delText xml:space="preserve">cognitive functions </w:delText>
        </w:r>
      </w:del>
      <w:del w:id="531" w:author="Alejandro De La Vega" w:date="2015-08-10T17:48:00Z">
        <w:r w:rsidR="006B0B75" w:rsidDel="006706F2">
          <w:delText>best predicted the activation of each individual cluster</w:delText>
        </w:r>
      </w:del>
      <w:r w:rsidR="006B0B75">
        <w:t xml:space="preserve">. For each </w:t>
      </w:r>
      <w:ins w:id="532" w:author="Tal Yarkoni" w:date="2015-07-28T18:24:00Z">
        <w:del w:id="533" w:author="Alejandro De La Vega" w:date="2015-08-10T17:46:00Z">
          <w:r w:rsidR="0086259A" w:rsidDel="006706F2">
            <w:delText>dACC</w:delText>
          </w:r>
        </w:del>
      </w:ins>
      <w:del w:id="534" w:author="Alejandro De La Vega" w:date="2015-08-10T17:51:00Z">
        <w:r w:rsidR="0086259A" w:rsidDel="006706F2">
          <w:delText xml:space="preserve"> </w:delText>
        </w:r>
      </w:del>
      <w:r w:rsidR="0086259A">
        <w:t>cluster</w:t>
      </w:r>
      <w:ins w:id="535" w:author="Alejandro De La Vega" w:date="2015-08-10T18:12:00Z">
        <w:r w:rsidR="006706F2">
          <w:t xml:space="preserve"> individually</w:t>
        </w:r>
      </w:ins>
      <w:r w:rsidR="0086259A">
        <w:t>,</w:t>
      </w:r>
      <w:r w:rsidR="006B0B75">
        <w:t xml:space="preserve"> we </w:t>
      </w:r>
      <w:del w:id="536" w:author="Alejandro De La Vega" w:date="2015-08-10T17:50:00Z">
        <w:r w:rsidR="006B0B75" w:rsidDel="006706F2">
          <w:delText xml:space="preserve">selected two sets of fMRI studies: those that showed activation within the cluster (average N = ) and those that did not (average N = ). </w:delText>
        </w:r>
      </w:del>
      <w:ins w:id="537" w:author="Alejandro De La Vega" w:date="2015-08-10T18:00:00Z">
        <w:r w:rsidR="006706F2">
          <w:t xml:space="preserve">selected two sets of studies: studies that activated the cluster and studies that did not; we then </w:t>
        </w:r>
      </w:ins>
      <w:ins w:id="538" w:author="Alejandro De La Vega" w:date="2015-08-10T18:03:00Z">
        <w:r w:rsidR="006706F2">
          <w:t>trained a n</w:t>
        </w:r>
      </w:ins>
      <w:ins w:id="539" w:author="Alejandro De La Vega" w:date="2015-08-10T18:01:00Z">
        <w:r w:rsidR="006706F2">
          <w:t>aïve</w:t>
        </w:r>
      </w:ins>
      <w:ins w:id="540" w:author="Alejandro De La Vega" w:date="2015-08-10T18:00:00Z">
        <w:r w:rsidR="006706F2">
          <w:t xml:space="preserve"> </w:t>
        </w:r>
      </w:ins>
      <w:ins w:id="541" w:author="Alejandro De La Vega" w:date="2015-08-10T18:01:00Z">
        <w:r w:rsidR="006706F2">
          <w:t xml:space="preserve">Bayes classifier to </w:t>
        </w:r>
      </w:ins>
      <w:ins w:id="542" w:author="Alejandro De La Vega" w:date="2015-08-10T18:04:00Z">
        <w:r w:rsidR="006706F2">
          <w:t xml:space="preserve">differentiate the two sets </w:t>
        </w:r>
      </w:ins>
      <w:ins w:id="543" w:author="Alejandro De La Vega" w:date="2015-08-10T18:12:00Z">
        <w:r w:rsidR="006706F2">
          <w:t xml:space="preserve">of studies </w:t>
        </w:r>
      </w:ins>
      <w:ins w:id="544" w:author="Alejandro De La Vega" w:date="2015-08-10T18:04:00Z">
        <w:r w:rsidR="006706F2">
          <w:t xml:space="preserve">on the basis of the cognitive concepts </w:t>
        </w:r>
      </w:ins>
      <w:ins w:id="545" w:author="Alejandro De La Vega" w:date="2015-08-10T18:05:00Z">
        <w:r w:rsidR="006706F2">
          <w:t xml:space="preserve">discussed </w:t>
        </w:r>
      </w:ins>
      <w:ins w:id="546" w:author="Alejandro De La Vega" w:date="2015-08-10T18:12:00Z">
        <w:r w:rsidR="006706F2">
          <w:t>within</w:t>
        </w:r>
      </w:ins>
      <w:ins w:id="547" w:author="Alejandro De La Vega" w:date="2015-08-10T18:56:00Z">
        <w:r w:rsidR="00991E7E">
          <w:t xml:space="preserve"> each study</w:t>
        </w:r>
      </w:ins>
      <w:ins w:id="548" w:author="Alejandro De La Vega" w:date="2015-08-10T18:05:00Z">
        <w:r w:rsidR="006706F2">
          <w:t xml:space="preserve">. </w:t>
        </w:r>
      </w:ins>
      <w:ins w:id="549" w:author="Alejandro De La Vega" w:date="2015-08-10T18:09:00Z">
        <w:r w:rsidR="006706F2">
          <w:t>From the resulting fitted models,</w:t>
        </w:r>
      </w:ins>
      <w:ins w:id="550" w:author="Alejandro De La Vega" w:date="2015-08-10T18:08:00Z">
        <w:r w:rsidR="006706F2">
          <w:t xml:space="preserve"> </w:t>
        </w:r>
      </w:ins>
      <w:ins w:id="551" w:author="Alejandro De La Vega" w:date="2015-08-10T18:06:00Z">
        <w:r w:rsidR="006706F2">
          <w:t xml:space="preserve">we extracted the log-odds ratio of each cognitive concept given </w:t>
        </w:r>
      </w:ins>
      <w:ins w:id="552" w:author="Alejandro De La Vega" w:date="2015-08-10T18:12:00Z">
        <w:r w:rsidR="006706F2">
          <w:t xml:space="preserve">activation of </w:t>
        </w:r>
      </w:ins>
      <w:ins w:id="553" w:author="Alejandro De La Vega" w:date="2015-08-10T18:13:00Z">
        <w:r w:rsidR="006706F2">
          <w:t>that</w:t>
        </w:r>
      </w:ins>
      <w:ins w:id="554" w:author="Alejandro De La Vega" w:date="2015-08-10T18:12:00Z">
        <w:r w:rsidR="006706F2">
          <w:t xml:space="preserve"> cluster</w:t>
        </w:r>
      </w:ins>
      <w:ins w:id="555" w:author="Alejandro De La Vega" w:date="2015-08-10T18:06:00Z">
        <w:r w:rsidR="006706F2">
          <w:t xml:space="preserve">, </w:t>
        </w:r>
      </w:ins>
      <w:ins w:id="556" w:author="Alejandro De La Vega" w:date="2015-08-10T18:07:00Z">
        <w:r w:rsidR="006706F2">
          <w:t xml:space="preserve">revealing the cognitive concepts that </w:t>
        </w:r>
      </w:ins>
      <w:ins w:id="557" w:author="Alejandro De La Vega" w:date="2015-08-10T18:13:00Z">
        <w:r w:rsidR="006706F2">
          <w:t xml:space="preserve">best predicted activity for each individual MFC region. </w:t>
        </w:r>
      </w:ins>
      <w:ins w:id="558" w:author="Alejandro De La Vega" w:date="2015-08-10T18:07:00Z">
        <w:r w:rsidR="006706F2">
          <w:t xml:space="preserve"> </w:t>
        </w:r>
      </w:ins>
    </w:p>
    <w:p w14:paraId="6757322C" w14:textId="3423EA8B" w:rsidR="009E7445" w:rsidDel="006706F2" w:rsidRDefault="006B0B75" w:rsidP="001A0C27">
      <w:pPr>
        <w:pStyle w:val="Normal1"/>
        <w:spacing w:line="360" w:lineRule="auto"/>
        <w:ind w:firstLine="0"/>
        <w:rPr>
          <w:del w:id="559" w:author="Alejandro De La Vega" w:date="2015-08-10T18:14:00Z"/>
        </w:rPr>
      </w:pPr>
      <w:del w:id="560" w:author="Alejandro De La Vega" w:date="2015-08-10T18:14:00Z">
        <w:r w:rsidDel="006706F2">
          <w:delText xml:space="preserve">Thus, we were able to determine the extent to which each cognitive function differentiates studies that activated a region from those that did not. </w:delText>
        </w:r>
      </w:del>
    </w:p>
    <w:p w14:paraId="172CA7AA" w14:textId="4E0B8C84" w:rsidR="009E7445" w:rsidRDefault="006B0B75" w:rsidP="00A35936">
      <w:pPr>
        <w:pStyle w:val="Normal1"/>
        <w:spacing w:line="360" w:lineRule="auto"/>
        <w:ind w:firstLine="720"/>
      </w:pPr>
      <w:del w:id="561" w:author="Alejandro De La Vega" w:date="2015-08-10T18:14:00Z">
        <w:r w:rsidDel="006706F2">
          <w:delText xml:space="preserve"> </w:delText>
        </w:r>
      </w:del>
      <w:r w:rsidR="00D12B9B">
        <w:t xml:space="preserve">Across the three coarse functional zones we identified in MFC, we observed distinct patterns of functional specialization, consistent with their divergent patterns of functional co-activation </w:t>
      </w:r>
      <w:r>
        <w:t xml:space="preserve"> (Figure 6A). </w:t>
      </w:r>
      <w:r w:rsidR="00D12B9B">
        <w:t xml:space="preserve">The </w:t>
      </w:r>
      <w:r w:rsidR="00CF3004">
        <w:t>posterior</w:t>
      </w:r>
      <w:r w:rsidR="00D12B9B">
        <w:t xml:space="preserve"> zone</w:t>
      </w:r>
      <w:r>
        <w:t xml:space="preserve"> was strongly and primaril</w:t>
      </w:r>
      <w:r w:rsidR="00CF3004">
        <w:t>y involved with motor function, including gaze and eye movements, consistent with its robust co-activation with primary motor cortex. However, activation this region was a</w:t>
      </w:r>
      <w:r w:rsidR="002534CF">
        <w:t>lso predicted by pain processing and</w:t>
      </w:r>
      <w:r w:rsidR="00CF3004">
        <w:t xml:space="preserve"> cognitive control processes, suggesting this region is not entirely focus on motoric function.  </w:t>
      </w:r>
      <w:r w:rsidR="004423BC">
        <w:t xml:space="preserve">The middle zone </w:t>
      </w:r>
      <w:r>
        <w:t>showed a distinc</w:t>
      </w:r>
      <w:r w:rsidR="004423BC">
        <w:t xml:space="preserve">t shift away from motor function. This zone was </w:t>
      </w:r>
      <w:r w:rsidR="00E50118">
        <w:t>primarily</w:t>
      </w:r>
      <w:r w:rsidR="004423BC">
        <w:t xml:space="preserve"> associated with </w:t>
      </w:r>
      <w:r>
        <w:t>various facets of cognitive control (e.g. conflict, workin</w:t>
      </w:r>
      <w:r w:rsidR="004423BC">
        <w:t>g memory</w:t>
      </w:r>
      <w:r>
        <w:t xml:space="preserve">, inhibition), but </w:t>
      </w:r>
      <w:r w:rsidR="004423BC">
        <w:t xml:space="preserve">was </w:t>
      </w:r>
      <w:r>
        <w:t xml:space="preserve">also </w:t>
      </w:r>
      <w:r w:rsidR="004423BC">
        <w:t>predicted by affective processes such</w:t>
      </w:r>
      <w:r>
        <w:t xml:space="preserve"> as pain,</w:t>
      </w:r>
      <w:r w:rsidR="004423BC">
        <w:t xml:space="preserve"> reward and decision-</w:t>
      </w:r>
      <w:commentRangeStart w:id="562"/>
      <w:r w:rsidR="004423BC">
        <w:t>making</w:t>
      </w:r>
      <w:commentRangeEnd w:id="562"/>
      <w:r w:rsidR="002547A7">
        <w:rPr>
          <w:rStyle w:val="CommentReference"/>
        </w:rPr>
        <w:commentReference w:id="562"/>
      </w:r>
      <w:r>
        <w:t>.</w:t>
      </w:r>
      <w:r w:rsidR="002547A7">
        <w:t xml:space="preserve"> Overall, the middle zone seemed to be involved with a wide range of cognitive </w:t>
      </w:r>
      <w:commentRangeStart w:id="563"/>
      <w:r w:rsidR="002547A7">
        <w:t>concepts</w:t>
      </w:r>
      <w:commentRangeEnd w:id="563"/>
      <w:r w:rsidR="00830228">
        <w:rPr>
          <w:rStyle w:val="CommentReference"/>
        </w:rPr>
        <w:commentReference w:id="563"/>
      </w:r>
      <w:r w:rsidR="002547A7">
        <w:t>.</w:t>
      </w:r>
      <w:r>
        <w:t xml:space="preserve"> </w:t>
      </w:r>
      <w:r w:rsidR="002547A7">
        <w:t xml:space="preserve">The anterior functional zone showed a distinct </w:t>
      </w:r>
      <w:r w:rsidR="002547A7">
        <w:lastRenderedPageBreak/>
        <w:t xml:space="preserve">shift away from externally oriented processes such as motor function and cognitive control and was strongly associated with affective processes, such as reward and decision-making, as well as social processing. This qualitative difference in functional specialization is consistent with the distinct pattern of functional co-activation we observed for the anterior zone in our previous analysis. </w:t>
      </w:r>
    </w:p>
    <w:p w14:paraId="1E55052F" w14:textId="77777777" w:rsidR="006C18A7" w:rsidRDefault="006C18A7" w:rsidP="006C18A7">
      <w:pPr>
        <w:pStyle w:val="Normal1"/>
        <w:keepNext/>
        <w:spacing w:line="360" w:lineRule="auto"/>
        <w:ind w:firstLine="0"/>
      </w:pPr>
      <w:ins w:id="564" w:author="Alejandro De La Vega" w:date="2015-08-10T18:36:00Z">
        <w:r w:rsidRPr="006C18A7">
          <w:rPr>
            <w:noProof/>
          </w:rPr>
          <w:drawing>
            <wp:inline distT="0" distB="0" distL="0" distR="0" wp14:anchorId="7A64E28A" wp14:editId="04DD169F">
              <wp:extent cx="5943600" cy="4149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 Polar .pdf"/>
                      <pic:cNvPicPr/>
                    </pic:nvPicPr>
                    <pic:blipFill rotWithShape="1">
                      <a:blip r:embed="rId15">
                        <a:extLst>
                          <a:ext uri="{28A0092B-C50C-407E-A947-70E740481C1C}">
                            <a14:useLocalDpi xmlns:a14="http://schemas.microsoft.com/office/drawing/2010/main" val="0"/>
                          </a:ext>
                        </a:extLst>
                      </a:blip>
                      <a:srcRect l="2939" t="2964" r="1978" b="2190"/>
                      <a:stretch/>
                    </pic:blipFill>
                    <pic:spPr bwMode="auto">
                      <a:xfrm>
                        <a:off x="0" y="0"/>
                        <a:ext cx="5943600" cy="41497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ins>
    </w:p>
    <w:p w14:paraId="16A59CA9" w14:textId="506419E9" w:rsidR="006C18A7" w:rsidRDefault="006C18A7" w:rsidP="006C18A7">
      <w:pPr>
        <w:pStyle w:val="Normal1"/>
        <w:spacing w:line="240" w:lineRule="auto"/>
      </w:pPr>
      <w:r w:rsidRPr="003A17BF">
        <w:rPr>
          <w:b/>
        </w:rPr>
        <w:t xml:space="preserve">Figure </w:t>
      </w:r>
      <w:r w:rsidRPr="003A17BF">
        <w:rPr>
          <w:b/>
        </w:rPr>
        <w:fldChar w:fldCharType="begin"/>
      </w:r>
      <w:r w:rsidRPr="003A17BF">
        <w:rPr>
          <w:b/>
        </w:rPr>
        <w:instrText xml:space="preserve"> SEQ Figure \* ARABIC </w:instrText>
      </w:r>
      <w:r w:rsidRPr="003A17BF">
        <w:rPr>
          <w:b/>
        </w:rPr>
        <w:fldChar w:fldCharType="separate"/>
      </w:r>
      <w:r w:rsidRPr="003A17BF">
        <w:rPr>
          <w:b/>
          <w:noProof/>
        </w:rPr>
        <w:t>6</w:t>
      </w:r>
      <w:r w:rsidRPr="003A17BF">
        <w:rPr>
          <w:b/>
        </w:rPr>
        <w:fldChar w:fldCharType="end"/>
      </w:r>
      <w:r>
        <w:t xml:space="preserve">. </w:t>
      </w:r>
      <w:ins w:id="565" w:author="Alejandro De La Vega" w:date="2015-08-10T18:37:00Z">
        <w:r w:rsidRPr="00A53564">
          <w:rPr>
            <w:sz w:val="20"/>
            <w:szCs w:val="20"/>
          </w:rPr>
          <w:t>Functional specialization profile of each of th</w:t>
        </w:r>
        <w:commentRangeStart w:id="566"/>
        <w:commentRangeStart w:id="567"/>
        <w:r w:rsidRPr="00A53564">
          <w:rPr>
            <w:sz w:val="20"/>
            <w:szCs w:val="20"/>
          </w:rPr>
          <w:t>e MFC clusters. Eac</w:t>
        </w:r>
        <w:commentRangeEnd w:id="566"/>
        <w:r w:rsidRPr="00A53564">
          <w:commentReference w:id="566"/>
        </w:r>
      </w:ins>
      <w:commentRangeEnd w:id="567"/>
      <w:r w:rsidR="00606FCE">
        <w:rPr>
          <w:rStyle w:val="CommentReference"/>
        </w:rPr>
        <w:commentReference w:id="567"/>
      </w:r>
      <w:ins w:id="568" w:author="Alejandro De La Vega" w:date="2015-08-10T18:37:00Z">
        <w:r w:rsidRPr="00A53564">
          <w:rPr>
            <w:sz w:val="20"/>
            <w:szCs w:val="20"/>
          </w:rPr>
          <w:t xml:space="preserve">h cluster was individually profiled to determine which cognitive functions </w:t>
        </w:r>
      </w:ins>
      <w:ins w:id="569" w:author="Alejandro De La Vega" w:date="2015-08-10T18:38:00Z">
        <w:r>
          <w:rPr>
            <w:sz w:val="20"/>
            <w:szCs w:val="20"/>
          </w:rPr>
          <w:t xml:space="preserve">that </w:t>
        </w:r>
      </w:ins>
      <w:ins w:id="570" w:author="Alejandro De La Vega" w:date="2015-08-10T18:37:00Z">
        <w:r w:rsidRPr="00A53564">
          <w:rPr>
            <w:sz w:val="20"/>
            <w:szCs w:val="20"/>
          </w:rPr>
          <w:t xml:space="preserve">best predicted its activation. Top) Each of the three </w:t>
        </w:r>
      </w:ins>
      <w:ins w:id="571" w:author="Alejandro De La Vega" w:date="2015-08-10T18:39:00Z">
        <w:r>
          <w:rPr>
            <w:sz w:val="20"/>
            <w:szCs w:val="20"/>
          </w:rPr>
          <w:t>functional</w:t>
        </w:r>
      </w:ins>
      <w:ins w:id="572" w:author="Alejandro De La Vega" w:date="2015-08-10T18:37:00Z">
        <w:r w:rsidRPr="00A53564">
          <w:rPr>
            <w:sz w:val="20"/>
            <w:szCs w:val="20"/>
          </w:rPr>
          <w:t xml:space="preserve"> zones we identified showed distinct functional profiles with broad shifts across cognitive domains Bottom three) Within each zone, each sub</w:t>
        </w:r>
      </w:ins>
      <w:ins w:id="573" w:author="Alejandro De La Vega" w:date="2015-08-10T18:39:00Z">
        <w:r>
          <w:rPr>
            <w:sz w:val="20"/>
            <w:szCs w:val="20"/>
          </w:rPr>
          <w:t>-</w:t>
        </w:r>
      </w:ins>
      <w:ins w:id="574" w:author="Alejandro De La Vega" w:date="2015-08-10T18:37:00Z">
        <w:r w:rsidRPr="00A53564">
          <w:rPr>
            <w:sz w:val="20"/>
            <w:szCs w:val="20"/>
          </w:rPr>
          <w:t>region showed</w:t>
        </w:r>
      </w:ins>
      <w:ins w:id="575" w:author="Alejandro De La Vega" w:date="2015-08-10T18:39:00Z">
        <w:r>
          <w:rPr>
            <w:sz w:val="20"/>
            <w:szCs w:val="20"/>
          </w:rPr>
          <w:t xml:space="preserve"> </w:t>
        </w:r>
      </w:ins>
      <w:ins w:id="576" w:author="Alejandro De La Vega" w:date="2015-08-10T18:40:00Z">
        <w:r>
          <w:rPr>
            <w:sz w:val="20"/>
            <w:szCs w:val="20"/>
          </w:rPr>
          <w:t xml:space="preserve">fine grained shifts </w:t>
        </w:r>
      </w:ins>
      <w:ins w:id="577" w:author="Alejandro De La Vega" w:date="2015-08-10T18:39:00Z">
        <w:r>
          <w:rPr>
            <w:sz w:val="20"/>
            <w:szCs w:val="20"/>
          </w:rPr>
          <w:t>in functional specialization</w:t>
        </w:r>
      </w:ins>
      <w:ins w:id="578" w:author="Alejandro De La Vega" w:date="2015-08-10T18:40:00Z">
        <w:r>
          <w:rPr>
            <w:sz w:val="20"/>
            <w:szCs w:val="20"/>
          </w:rPr>
          <w:t xml:space="preserve">. </w:t>
        </w:r>
      </w:ins>
      <w:ins w:id="579" w:author="Alejandro De La Vega" w:date="2015-08-10T18:41:00Z">
        <w:r>
          <w:rPr>
            <w:sz w:val="20"/>
            <w:szCs w:val="20"/>
          </w:rPr>
          <w:t xml:space="preserve">Strength of association of each cognitive concept with each region is measures in log-odds ratio. </w:t>
        </w:r>
      </w:ins>
      <w:r w:rsidR="002E540D">
        <w:rPr>
          <w:sz w:val="20"/>
          <w:szCs w:val="20"/>
        </w:rPr>
        <w:t>In each subplot, we selected relevant cognitive concepts to display by selecting the three most predictive topics for each individual region, and display the total set of topics for that group of regions. Due to overlap between some similar regions, the number of topics displayed varies in each subplot.</w:t>
      </w:r>
    </w:p>
    <w:p w14:paraId="41965743" w14:textId="6BECE60F" w:rsidR="009E7445" w:rsidRDefault="00200271" w:rsidP="006C18A7">
      <w:pPr>
        <w:pStyle w:val="Normal1"/>
        <w:spacing w:line="360" w:lineRule="auto"/>
        <w:ind w:firstLine="720"/>
      </w:pPr>
      <w:r>
        <w:t>Next, we investigated the functional specialization of within each of these functional zones at a more fine-grained level of analysis by profiling the functional specialization of each of nine subregions we identified and comparing the functional specialization of sub-regions within a functional zone (</w:t>
      </w:r>
      <w:r w:rsidR="006B0B75">
        <w:t xml:space="preserve">Figure </w:t>
      </w:r>
      <w:r w:rsidR="00CB6A82">
        <w:t>6</w:t>
      </w:r>
      <w:r w:rsidR="006B0B75">
        <w:t>). Overall, subregions within each cluster showed similar profiles to each other, with subtle</w:t>
      </w:r>
      <w:ins w:id="580" w:author="Luke J. Chang" w:date="2015-07-26T23:00:00Z">
        <w:r w:rsidR="00D770BD">
          <w:t xml:space="preserve"> </w:t>
        </w:r>
      </w:ins>
      <w:r w:rsidR="001A28D8">
        <w:t xml:space="preserve">yet important </w:t>
      </w:r>
      <w:r w:rsidR="006B0B75">
        <w:t xml:space="preserve">distinctions in their </w:t>
      </w:r>
      <w:r w:rsidR="001165B6">
        <w:t>functional specialization. Both</w:t>
      </w:r>
      <w:r w:rsidR="006B0B75">
        <w:t xml:space="preserve"> subregions </w:t>
      </w:r>
      <w:r w:rsidR="001165B6">
        <w:t xml:space="preserve">in </w:t>
      </w:r>
      <w:r w:rsidR="001165B6">
        <w:lastRenderedPageBreak/>
        <w:t xml:space="preserve">the posterior zone </w:t>
      </w:r>
      <w:r w:rsidR="006B0B75">
        <w:t xml:space="preserve">were similarly involved in motor function, but caudal SMA was more strongly associated with pain, while rostral SMA showed some associations with language. </w:t>
      </w:r>
      <w:r w:rsidR="006C18A7">
        <w:t xml:space="preserve"> </w:t>
      </w:r>
    </w:p>
    <w:p w14:paraId="3D3A2820" w14:textId="6DE9E7A8" w:rsidR="009E7445" w:rsidRDefault="006B0B75" w:rsidP="005917D1">
      <w:pPr>
        <w:pStyle w:val="Normal1"/>
        <w:spacing w:line="360" w:lineRule="auto"/>
        <w:ind w:firstLine="720"/>
      </w:pPr>
      <w:r>
        <w:t xml:space="preserve">All four subregions of </w:t>
      </w:r>
      <w:r w:rsidR="001165B6">
        <w:t>middle functional zone</w:t>
      </w:r>
      <w:r>
        <w:t xml:space="preserve"> we identified were involved with cognitive control to varying extents, although on average, pre-SMA was more strongly associated with cognitive control. Working memory in particular was strongly associated with pre-SMA--peaking in caudal pre-SMA-- while switching and conflict were more evenly associated with all four subregions in this zone. The sole exception was inhibition, which was more strongly associated with dACC than pre-SMA. Both dACC clusters were further characterized by a strong association with negative affect. In particular, pain and fear were very strongly associated with caudal aspects of dACC; unlike cognitive control, negative affect was fairly specifically associated with dACC and showed very weak associations with pre-SMA. We also found some </w:t>
      </w:r>
      <w:proofErr w:type="spellStart"/>
      <w:r>
        <w:t>rostro</w:t>
      </w:r>
      <w:proofErr w:type="spellEnd"/>
      <w:r>
        <w:t xml:space="preserve">-caudal functional distinctions in this zone. Only caudal pre-SMA and dACC showed associations with motor function, while the two rostral clusters showed virtually no association. In contrast, rostral pre-SMA and dACC were more involved with decision-making and learning related processes. Finally, all four clusters were also associated with memory encoding and retrieval processes, although this association peaked in rostral </w:t>
      </w:r>
      <w:commentRangeStart w:id="581"/>
      <w:r>
        <w:t xml:space="preserve">pre-SMA. </w:t>
      </w:r>
    </w:p>
    <w:p w14:paraId="6A8FF062" w14:textId="571DA45D" w:rsidR="009E7445" w:rsidRDefault="001165B6" w:rsidP="00293F5F">
      <w:pPr>
        <w:pStyle w:val="Normal1"/>
        <w:spacing w:line="360" w:lineRule="auto"/>
        <w:ind w:firstLine="720"/>
      </w:pPr>
      <w:r>
        <w:t xml:space="preserve">Regions within the anterior functional zone </w:t>
      </w:r>
      <w:r w:rsidR="006B0B75">
        <w:t xml:space="preserve">showed a distinct shift away from externally oriented processes, such as cognitive control, motor function and pain, and towards internal, self-oriented processes, such as decision-making, social processing, and episodic memory, </w:t>
      </w:r>
      <w:r w:rsidR="007A64D0">
        <w:t>and</w:t>
      </w:r>
      <w:r w:rsidR="006B0B75">
        <w:t xml:space="preserve"> emotion. Again, the three subregions of this zone showed rather similar functional specialization patterns; in particular all three regions were similarly involved in emotion and episodic-memory processes. Howeve</w:t>
      </w:r>
      <w:commentRangeStart w:id="582"/>
      <w:r w:rsidR="006B0B75">
        <w:t xml:space="preserve">r, dmPFC was much more strongly associated with social cognition then rACC and even more so than </w:t>
      </w:r>
      <w:commentRangeEnd w:id="582"/>
      <w:r w:rsidR="007A64D0">
        <w:commentReference w:id="582"/>
      </w:r>
      <w:r w:rsidR="006B0B75">
        <w:t>vmPFC. We observed a reverse pattern for reward and decision-making, as these processes were more strongly associated with vmPFC, and least associated with dmPFC. Finally, memory encoding and retrieval was associated with dmPFC, although not as strongly as the association we found in rostral pre-SMA</w:t>
      </w:r>
      <w:commentRangeEnd w:id="581"/>
      <w:r w:rsidR="00293F5F">
        <w:rPr>
          <w:rStyle w:val="CommentReference"/>
        </w:rPr>
        <w:commentReference w:id="581"/>
      </w:r>
      <w:r w:rsidR="006B0B75">
        <w:t xml:space="preserve">. </w:t>
      </w:r>
    </w:p>
    <w:p w14:paraId="2F05BD57" w14:textId="77777777" w:rsidR="009E7445" w:rsidRDefault="006B0B75" w:rsidP="00A35936">
      <w:pPr>
        <w:pStyle w:val="Heading3"/>
      </w:pPr>
      <w:bookmarkStart w:id="583" w:name="h.vmx47fsc7u5x" w:colFirst="0" w:colLast="0"/>
      <w:bookmarkEnd w:id="583"/>
      <w:commentRangeStart w:id="584"/>
      <w:r>
        <w:t>Functional complexity</w:t>
      </w:r>
      <w:commentRangeEnd w:id="584"/>
      <w:r w:rsidR="00123AE8">
        <w:rPr>
          <w:rStyle w:val="CommentReference"/>
          <w:rFonts w:asciiTheme="minorHAnsi" w:eastAsiaTheme="minorEastAsia" w:hAnsiTheme="minorHAnsi" w:cstheme="minorBidi"/>
          <w:b w:val="0"/>
          <w:bCs w:val="0"/>
          <w:i w:val="0"/>
          <w:iCs w:val="0"/>
        </w:rPr>
        <w:commentReference w:id="584"/>
      </w:r>
    </w:p>
    <w:p w14:paraId="0A3D6F00" w14:textId="1014AE6A" w:rsidR="009E7445" w:rsidRDefault="00123AE8" w:rsidP="00A35936">
      <w:pPr>
        <w:pStyle w:val="Normal1"/>
        <w:spacing w:line="360" w:lineRule="auto"/>
        <w:ind w:firstLine="720"/>
      </w:pPr>
      <w:r>
        <w:t>Thus far, we have functionally characterized MFC subregions by determine which cognitive concepts are most predictive</w:t>
      </w:r>
      <w:r w:rsidR="00DC75B9">
        <w:t>.</w:t>
      </w:r>
      <w:r>
        <w:t xml:space="preserve">  </w:t>
      </w:r>
      <w:r w:rsidR="006B0B75">
        <w:t xml:space="preserve">That is, given a region’s functional profile, how accurately can we predict if a study will activate that region, and how much information do we need in order to make an accurate prediction? To do so, we trained naive Bayesian classifiers for each region to </w:t>
      </w:r>
      <w:r w:rsidR="006B0B75">
        <w:lastRenderedPageBreak/>
        <w:t>discriminate</w:t>
      </w:r>
      <w:commentRangeStart w:id="585"/>
      <w:r w:rsidR="006B0B75">
        <w:t xml:space="preserve"> studies that activated a </w:t>
      </w:r>
      <w:r w:rsidR="007A64D0">
        <w:t>regio</w:t>
      </w:r>
      <w:commentRangeEnd w:id="585"/>
      <w:r w:rsidR="007A64D0">
        <w:commentReference w:id="585"/>
      </w:r>
      <w:r w:rsidR="007A64D0">
        <w:t>n</w:t>
      </w:r>
      <w:r w:rsidR="006B0B75">
        <w:t xml:space="preserve"> from studies that did not. In order to determine how many </w:t>
      </w:r>
      <w:r w:rsidR="007A64D0">
        <w:t>psychological topics</w:t>
      </w:r>
      <w:r w:rsidR="006B0B75">
        <w:t xml:space="preserve"> were </w:t>
      </w:r>
      <w:r w:rsidR="007A64D0">
        <w:t>necessary</w:t>
      </w:r>
      <w:r w:rsidR="006B0B75">
        <w:t xml:space="preserve"> to accurately predict activation of each region, we began b</w:t>
      </w:r>
      <w:commentRangeStart w:id="586"/>
      <w:r w:rsidR="006B0B75">
        <w:t xml:space="preserve">y training the classifier using only a single cognitive function, and progressively added functions in order to observe how much </w:t>
      </w:r>
      <w:r w:rsidR="00D65EA5">
        <w:t xml:space="preserve">the </w:t>
      </w:r>
      <w:r w:rsidR="006B0B75">
        <w:t xml:space="preserve">accuracy would increase as a function of the complexity of our </w:t>
      </w:r>
      <w:r w:rsidR="007A64D0">
        <w:t>predic</w:t>
      </w:r>
      <w:commentRangeEnd w:id="586"/>
      <w:r w:rsidR="007A64D0">
        <w:commentReference w:id="586"/>
      </w:r>
      <w:r w:rsidR="007A64D0">
        <w:t>tive</w:t>
      </w:r>
      <w:r w:rsidR="006B0B75">
        <w:t xml:space="preserve"> model (Figure 7A). Not surprisingly, activation of all regions was better predicted as the number of cognitive functions in the model increased, reaching peak performance on average with 27 functions (receiver operating characteristic area under the cu</w:t>
      </w:r>
      <w:commentRangeStart w:id="587"/>
      <w:commentRangeStart w:id="588"/>
      <w:r w:rsidR="006B0B75">
        <w:t>rve (</w:t>
      </w:r>
      <w:r w:rsidR="00D65EA5">
        <w:t>ROC-AUC</w:t>
      </w:r>
      <w:r w:rsidR="006B0B75">
        <w:t>) of 0.612</w:t>
      </w:r>
      <w:commentRangeEnd w:id="587"/>
      <w:r w:rsidR="007A64D0">
        <w:commentReference w:id="587"/>
      </w:r>
      <w:commentRangeEnd w:id="588"/>
      <w:r w:rsidR="008E7E0B">
        <w:rPr>
          <w:rStyle w:val="CommentReference"/>
        </w:rPr>
        <w:commentReference w:id="588"/>
      </w:r>
      <w:r w:rsidR="006B0B75">
        <w:t>). Eventually, accuracy decreased when too many uni</w:t>
      </w:r>
      <w:commentRangeStart w:id="589"/>
      <w:r w:rsidR="006B0B75">
        <w:t xml:space="preserve">nformative features were added to </w:t>
      </w:r>
      <w:commentRangeEnd w:id="589"/>
      <w:r w:rsidR="007A64D0">
        <w:commentReference w:id="589"/>
      </w:r>
      <w:r w:rsidR="006B0B75">
        <w:t>the model.</w:t>
      </w:r>
    </w:p>
    <w:p w14:paraId="6CBD0669" w14:textId="77777777" w:rsidR="00A004FE" w:rsidRDefault="007A64D0" w:rsidP="00A35936">
      <w:pPr>
        <w:pStyle w:val="Normal1"/>
        <w:spacing w:line="360" w:lineRule="auto"/>
        <w:jc w:val="center"/>
        <w:rPr>
          <w:ins w:id="590" w:author="Tor Wager" w:date="2015-07-23T13:20:00Z"/>
        </w:rPr>
      </w:pPr>
      <w:ins w:id="591" w:author="Tor Wager" w:date="2015-07-23T13:20:00Z">
        <w:r>
          <w:rPr>
            <w:noProof/>
          </w:rPr>
          <w:drawing>
            <wp:inline distT="114300" distB="114300" distL="114300" distR="114300" wp14:anchorId="1F9AD20B" wp14:editId="1178C62B">
              <wp:extent cx="5624513" cy="4220072"/>
              <wp:effectExtent l="0" t="0" r="0" b="0"/>
              <wp:docPr id="21" name="image11.jpg" descr="Figure 6 complexity.jpg"/>
              <wp:cNvGraphicFramePr/>
              <a:graphic xmlns:a="http://schemas.openxmlformats.org/drawingml/2006/main">
                <a:graphicData uri="http://schemas.openxmlformats.org/drawingml/2006/picture">
                  <pic:pic xmlns:pic="http://schemas.openxmlformats.org/drawingml/2006/picture">
                    <pic:nvPicPr>
                      <pic:cNvPr id="0" name="image11.jpg" descr="Figure 6 complexity.jpg"/>
                      <pic:cNvPicPr preferRelativeResize="0"/>
                    </pic:nvPicPr>
                    <pic:blipFill>
                      <a:blip r:embed="rId16"/>
                      <a:srcRect/>
                      <a:stretch>
                        <a:fillRect/>
                      </a:stretch>
                    </pic:blipFill>
                    <pic:spPr>
                      <a:xfrm>
                        <a:off x="0" y="0"/>
                        <a:ext cx="5624513" cy="4220072"/>
                      </a:xfrm>
                      <a:prstGeom prst="rect">
                        <a:avLst/>
                      </a:prstGeom>
                      <a:ln/>
                    </pic:spPr>
                  </pic:pic>
                </a:graphicData>
              </a:graphic>
            </wp:inline>
          </w:drawing>
        </w:r>
      </w:ins>
    </w:p>
    <w:p w14:paraId="2AABE5C7" w14:textId="77777777" w:rsidR="00A004FE" w:rsidRDefault="007A64D0" w:rsidP="00A35936">
      <w:pPr>
        <w:pStyle w:val="Normal1"/>
        <w:spacing w:line="360" w:lineRule="auto"/>
        <w:jc w:val="center"/>
        <w:rPr>
          <w:ins w:id="592" w:author="Tor Wager" w:date="2015-07-23T13:20:00Z"/>
        </w:rPr>
      </w:pPr>
      <w:ins w:id="593" w:author="Tor Wager" w:date="2015-07-23T13:20:00Z">
        <w:r>
          <w:rPr>
            <w:noProof/>
          </w:rPr>
          <w:lastRenderedPageBreak/>
          <w:drawing>
            <wp:inline distT="114300" distB="114300" distL="114300" distR="114300" wp14:anchorId="61570EC0" wp14:editId="63DDBF41">
              <wp:extent cx="6236476" cy="2681288"/>
              <wp:effectExtent l="0" t="0" r="0" b="0"/>
              <wp:docPr id="22" name="image18.jpg" descr="topics_vs_sdi.jpg"/>
              <wp:cNvGraphicFramePr/>
              <a:graphic xmlns:a="http://schemas.openxmlformats.org/drawingml/2006/main">
                <a:graphicData uri="http://schemas.openxmlformats.org/drawingml/2006/picture">
                  <pic:pic xmlns:pic="http://schemas.openxmlformats.org/drawingml/2006/picture">
                    <pic:nvPicPr>
                      <pic:cNvPr id="0" name="image18.jpg" descr="topics_vs_sdi.jpg"/>
                      <pic:cNvPicPr preferRelativeResize="0"/>
                    </pic:nvPicPr>
                    <pic:blipFill>
                      <a:blip r:embed="rId17"/>
                      <a:srcRect/>
                      <a:stretch>
                        <a:fillRect/>
                      </a:stretch>
                    </pic:blipFill>
                    <pic:spPr>
                      <a:xfrm>
                        <a:off x="0" y="0"/>
                        <a:ext cx="6236476" cy="2681288"/>
                      </a:xfrm>
                      <a:prstGeom prst="rect">
                        <a:avLst/>
                      </a:prstGeom>
                      <a:ln/>
                    </pic:spPr>
                  </pic:pic>
                </a:graphicData>
              </a:graphic>
            </wp:inline>
          </w:drawing>
        </w:r>
      </w:ins>
    </w:p>
    <w:p w14:paraId="28E8EA24" w14:textId="613B8B2C" w:rsidR="009E7445" w:rsidRDefault="006B0B75" w:rsidP="00A35936">
      <w:pPr>
        <w:pStyle w:val="Normal1"/>
        <w:tabs>
          <w:tab w:val="left" w:pos="1980"/>
        </w:tabs>
        <w:spacing w:line="360" w:lineRule="auto"/>
      </w:pPr>
      <w:r>
        <w:rPr>
          <w:i/>
          <w:sz w:val="20"/>
          <w:szCs w:val="20"/>
        </w:rPr>
        <w:t xml:space="preserve">Figure 7. Regions of </w:t>
      </w:r>
      <w:del w:id="594" w:author="Alejandro De La Vega" w:date="2015-08-09T16:24:00Z">
        <w:r w:rsidDel="001A0C27">
          <w:rPr>
            <w:i/>
            <w:sz w:val="20"/>
            <w:szCs w:val="20"/>
          </w:rPr>
          <w:delText>mFC</w:delText>
        </w:r>
      </w:del>
      <w:ins w:id="595" w:author="Alejandro De La Vega" w:date="2015-08-09T16:24:00Z">
        <w:r w:rsidR="001A0C27">
          <w:rPr>
            <w:i/>
            <w:sz w:val="20"/>
            <w:szCs w:val="20"/>
          </w:rPr>
          <w:t>MFC</w:t>
        </w:r>
      </w:ins>
      <w:r>
        <w:rPr>
          <w:i/>
          <w:sz w:val="20"/>
          <w:szCs w:val="20"/>
        </w:rPr>
        <w:t xml:space="preserve"> </w:t>
      </w:r>
      <w:commentRangeStart w:id="596"/>
      <w:r>
        <w:rPr>
          <w:i/>
          <w:sz w:val="20"/>
          <w:szCs w:val="20"/>
        </w:rPr>
        <w:t xml:space="preserve">varied widely in </w:t>
      </w:r>
      <w:ins w:id="597" w:author="Tor Wager" w:date="2015-07-23T13:20:00Z">
        <w:r w:rsidR="007A64D0">
          <w:rPr>
            <w:i/>
            <w:sz w:val="20"/>
            <w:szCs w:val="20"/>
          </w:rPr>
          <w:t>function</w:t>
        </w:r>
        <w:commentRangeEnd w:id="596"/>
        <w:r w:rsidR="007A64D0">
          <w:commentReference w:id="596"/>
        </w:r>
        <w:r w:rsidR="007A64D0">
          <w:rPr>
            <w:i/>
            <w:sz w:val="20"/>
            <w:szCs w:val="20"/>
          </w:rPr>
          <w:t>al</w:t>
        </w:r>
      </w:ins>
      <w:del w:id="598" w:author="Tor Wager" w:date="2015-07-23T13:20:00Z">
        <w:r>
          <w:rPr>
            <w:i/>
            <w:sz w:val="20"/>
            <w:szCs w:val="20"/>
          </w:rPr>
          <w:delText>functional</w:delText>
        </w:r>
      </w:del>
      <w:r>
        <w:rPr>
          <w:i/>
          <w:sz w:val="20"/>
          <w:szCs w:val="20"/>
        </w:rPr>
        <w:t xml:space="preserve"> complexity. (Top) As the number of cognitive functions in the model were increased (x-axis) the amount of variance in</w:t>
      </w:r>
      <w:commentRangeStart w:id="599"/>
      <w:r>
        <w:rPr>
          <w:i/>
          <w:sz w:val="20"/>
          <w:szCs w:val="20"/>
        </w:rPr>
        <w:t xml:space="preserve"> activity that </w:t>
      </w:r>
      <w:ins w:id="600" w:author="Tor Wager" w:date="2015-07-23T13:20:00Z">
        <w:r w:rsidR="007A64D0">
          <w:rPr>
            <w:i/>
            <w:sz w:val="20"/>
            <w:szCs w:val="20"/>
          </w:rPr>
          <w:t>c</w:t>
        </w:r>
        <w:commentRangeEnd w:id="599"/>
        <w:r w:rsidR="007A64D0">
          <w:commentReference w:id="599"/>
        </w:r>
        <w:r w:rsidR="007A64D0">
          <w:rPr>
            <w:i/>
            <w:sz w:val="20"/>
            <w:szCs w:val="20"/>
          </w:rPr>
          <w:t>ould</w:t>
        </w:r>
      </w:ins>
      <w:del w:id="601" w:author="Tor Wager" w:date="2015-07-23T13:20:00Z">
        <w:r>
          <w:rPr>
            <w:i/>
            <w:sz w:val="20"/>
            <w:szCs w:val="20"/>
          </w:rPr>
          <w:delText>could</w:delText>
        </w:r>
      </w:del>
      <w:r>
        <w:rPr>
          <w:i/>
          <w:sz w:val="20"/>
          <w:szCs w:val="20"/>
        </w:rPr>
        <w:t xml:space="preserve"> be explained (y-axis) also increased for all regions. However, regions</w:t>
      </w:r>
      <w:commentRangeStart w:id="602"/>
      <w:r>
        <w:rPr>
          <w:i/>
          <w:sz w:val="20"/>
          <w:szCs w:val="20"/>
        </w:rPr>
        <w:t xml:space="preserve"> varied in </w:t>
      </w:r>
      <w:ins w:id="603" w:author="Tor Wager" w:date="2015-07-23T13:20:00Z">
        <w:r w:rsidR="007A64D0">
          <w:rPr>
            <w:i/>
            <w:sz w:val="20"/>
            <w:szCs w:val="20"/>
          </w:rPr>
          <w:t>t</w:t>
        </w:r>
        <w:commentRangeEnd w:id="602"/>
        <w:r w:rsidR="007A64D0">
          <w:commentReference w:id="602"/>
        </w:r>
        <w:r w:rsidR="007A64D0">
          <w:rPr>
            <w:i/>
            <w:sz w:val="20"/>
            <w:szCs w:val="20"/>
          </w:rPr>
          <w:t>he</w:t>
        </w:r>
      </w:ins>
      <w:r>
        <w:rPr>
          <w:i/>
          <w:sz w:val="20"/>
          <w:szCs w:val="20"/>
        </w:rPr>
        <w:t xml:space="preserve"> number of topics required to reach maximum discriminability.</w:t>
      </w:r>
      <w:ins w:id="604" w:author="Marie Banich" w:date="2015-07-22T12:51:00Z">
        <w:r w:rsidR="00D65EA5">
          <w:rPr>
            <w:i/>
            <w:sz w:val="20"/>
            <w:szCs w:val="20"/>
          </w:rPr>
          <w:t xml:space="preserve">  The circles on each line represent……</w:t>
        </w:r>
      </w:ins>
      <w:r>
        <w:rPr>
          <w:i/>
          <w:sz w:val="20"/>
          <w:szCs w:val="20"/>
        </w:rPr>
        <w:t>(Bottom Left) Number of topics t</w:t>
      </w:r>
      <w:commentRangeStart w:id="605"/>
      <w:r>
        <w:rPr>
          <w:i/>
          <w:sz w:val="20"/>
          <w:szCs w:val="20"/>
        </w:rPr>
        <w:t>o reach near-</w:t>
      </w:r>
      <w:ins w:id="606" w:author="Tor Wager" w:date="2015-07-23T13:20:00Z">
        <w:r w:rsidR="007A64D0">
          <w:rPr>
            <w:i/>
            <w:sz w:val="20"/>
            <w:szCs w:val="20"/>
          </w:rPr>
          <w:t>ma</w:t>
        </w:r>
        <w:commentRangeEnd w:id="605"/>
        <w:r w:rsidR="007A64D0">
          <w:commentReference w:id="605"/>
        </w:r>
        <w:r w:rsidR="007A64D0">
          <w:rPr>
            <w:i/>
            <w:sz w:val="20"/>
            <w:szCs w:val="20"/>
          </w:rPr>
          <w:t>ximum</w:t>
        </w:r>
      </w:ins>
      <w:r>
        <w:rPr>
          <w:i/>
          <w:sz w:val="20"/>
          <w:szCs w:val="20"/>
        </w:rPr>
        <w:t xml:space="preserve"> discriminability plotted on a sagittal brain slice for each region. </w:t>
      </w:r>
      <w:commentRangeStart w:id="607"/>
      <w:r>
        <w:rPr>
          <w:i/>
          <w:sz w:val="20"/>
          <w:szCs w:val="20"/>
        </w:rPr>
        <w:t>(Bottom Right) Shannon's’ diversity index was applied to each region's functional profiles as a comparison, resulting in a different approximation of functional complexity.</w:t>
      </w:r>
      <w:commentRangeEnd w:id="607"/>
      <w:r>
        <w:commentReference w:id="607"/>
      </w:r>
    </w:p>
    <w:p w14:paraId="0A6B35C2" w14:textId="4456F445" w:rsidR="009E7445" w:rsidRDefault="006B0B75" w:rsidP="00A35936">
      <w:pPr>
        <w:pStyle w:val="Normal1"/>
        <w:spacing w:line="360" w:lineRule="auto"/>
        <w:ind w:firstLine="720"/>
      </w:pPr>
      <w:r>
        <w:t xml:space="preserve">However, </w:t>
      </w:r>
      <w:del w:id="608" w:author="Alejandro De La Vega" w:date="2015-08-09T16:24:00Z">
        <w:r w:rsidDel="001A0C27">
          <w:delText>mFC</w:delText>
        </w:r>
      </w:del>
      <w:ins w:id="609" w:author="Alejandro De La Vega" w:date="2015-08-09T16:24:00Z">
        <w:r w:rsidR="001A0C27">
          <w:t>MFC</w:t>
        </w:r>
      </w:ins>
      <w:r>
        <w:t xml:space="preserve"> regions varied in two key aspects</w:t>
      </w:r>
      <w:r w:rsidR="00D65EA5">
        <w:t xml:space="preserve"> of these metrics</w:t>
      </w:r>
      <w:r>
        <w:t xml:space="preserve">: maximum </w:t>
      </w:r>
      <w:proofErr w:type="spellStart"/>
      <w:r w:rsidR="007A64D0">
        <w:t>discriminabilityr</w:t>
      </w:r>
      <w:proofErr w:type="spellEnd"/>
      <w:r>
        <w:t>, and the number of topics required to reach this maximum. The maximum discriminability reflects how well overall a region’s function is explained by the cognitive ontology we employed</w:t>
      </w:r>
      <w:r w:rsidR="00D65EA5">
        <w:t>,</w:t>
      </w:r>
      <w:r>
        <w:t xml:space="preserve"> while the number of topics required to reach this maximum reflects the complexity of function observed in each region. Regions in pre-SMA and in particular dACC reached generally lower discriminability, perhaps indicating that the current cognitive ontology does not accurately describe their function. Caudal SMA also failed to reach very high level of discriminability, perhaps because motoric function is inherent to many tasks, yet often not discussed as a key aspect of the task. Conversely, regions in mPFC, and in particular vmPFC, reached greater level of discriminability, suggesting </w:t>
      </w:r>
      <w:r w:rsidR="00D65EA5">
        <w:t xml:space="preserve">that our </w:t>
      </w:r>
      <w:r>
        <w:t xml:space="preserve">cognitive ontology better explains </w:t>
      </w:r>
      <w:r w:rsidR="00D65EA5">
        <w:t xml:space="preserve">the </w:t>
      </w:r>
      <w:r w:rsidR="007A64D0">
        <w:t>function</w:t>
      </w:r>
      <w:r w:rsidR="00D65EA5">
        <w:t>s supported by each of these regions</w:t>
      </w:r>
      <w:r>
        <w:t xml:space="preserve">. </w:t>
      </w:r>
    </w:p>
    <w:p w14:paraId="4DF9FC50" w14:textId="56E5DA60" w:rsidR="009E7445" w:rsidRPr="00254899" w:rsidRDefault="006B0B75" w:rsidP="00A35936">
      <w:pPr>
        <w:pStyle w:val="Normal1"/>
        <w:spacing w:line="360" w:lineRule="auto"/>
        <w:ind w:firstLine="720"/>
      </w:pPr>
      <w:r>
        <w:t xml:space="preserve">Regions in </w:t>
      </w:r>
      <w:del w:id="610" w:author="Alejandro De La Vega" w:date="2015-08-09T16:24:00Z">
        <w:r w:rsidDel="001A0C27">
          <w:delText>mFC</w:delText>
        </w:r>
      </w:del>
      <w:ins w:id="611" w:author="Alejandro De La Vega" w:date="2015-08-09T16:24:00Z">
        <w:r w:rsidR="001A0C27">
          <w:t>MFC</w:t>
        </w:r>
      </w:ins>
      <w:r>
        <w:t xml:space="preserve"> varied greatly in the number of topics required to reach </w:t>
      </w:r>
      <w:r w:rsidR="00454DAB">
        <w:t xml:space="preserve">the </w:t>
      </w:r>
      <w:r>
        <w:t xml:space="preserve">maximum discriminability level, a property we termed ‘functional complexity’ (Figure 7B). Caudal SMA required the fewest number of topics to reach its modest maximum discriminability level; in fact, </w:t>
      </w:r>
      <w:r>
        <w:lastRenderedPageBreak/>
        <w:t xml:space="preserve">we are able to discriminate activity in </w:t>
      </w:r>
      <w:proofErr w:type="spellStart"/>
      <w:r>
        <w:t>SMAc</w:t>
      </w:r>
      <w:proofErr w:type="spellEnd"/>
      <w:r>
        <w:t xml:space="preserve"> well above chance using only a single topic: motor function. At the other end of the spectrum, rACC and rostral dACC required a greater number of topics to reach maximum discriminability, suggesting a complex model of cognitive function is required to accurately </w:t>
      </w:r>
      <w:r w:rsidRPr="00254899">
        <w:t xml:space="preserve">predict if </w:t>
      </w:r>
      <w:r w:rsidR="00454DAB" w:rsidRPr="00254899">
        <w:t>these two regions are li</w:t>
      </w:r>
      <w:r w:rsidR="00454DAB" w:rsidRPr="00075CF7">
        <w:t xml:space="preserve">kely </w:t>
      </w:r>
      <w:proofErr w:type="spellStart"/>
      <w:r w:rsidR="007A64D0" w:rsidRPr="00075CF7">
        <w:t>active</w:t>
      </w:r>
      <w:r w:rsidR="00454DAB" w:rsidRPr="008928F3">
        <w:t>to</w:t>
      </w:r>
      <w:proofErr w:type="spellEnd"/>
      <w:r w:rsidR="00454DAB" w:rsidRPr="008928F3">
        <w:t xml:space="preserve"> be activated</w:t>
      </w:r>
      <w:r w:rsidRPr="008928F3">
        <w:t xml:space="preserve"> in </w:t>
      </w:r>
      <w:r w:rsidR="007A64D0" w:rsidRPr="008928F3">
        <w:t>a</w:t>
      </w:r>
      <w:r w:rsidR="00454DAB" w:rsidRPr="008928F3">
        <w:t>ny given</w:t>
      </w:r>
      <w:r w:rsidRPr="008928F3">
        <w:t xml:space="preserve"> study. </w:t>
      </w:r>
    </w:p>
    <w:p w14:paraId="0A5162AE" w14:textId="178B9FA6" w:rsidR="009E7445" w:rsidRPr="00254899" w:rsidRDefault="006B0B75" w:rsidP="00A35936">
      <w:pPr>
        <w:pStyle w:val="Normal1"/>
        <w:spacing w:line="360" w:lineRule="auto"/>
        <w:ind w:firstLine="720"/>
      </w:pPr>
      <w:r w:rsidRPr="00254899">
        <w:t xml:space="preserve">Next, we compared our results to a measure of functional diversity previously applied to meta-analytic functional profiles, </w:t>
      </w:r>
      <w:ins w:id="612" w:author="Marie Banich" w:date="2015-07-22T12:54:00Z">
        <w:r w:rsidR="00454DAB" w:rsidRPr="00254899">
          <w:t xml:space="preserve">Shannon’s Diversity Index </w:t>
        </w:r>
      </w:ins>
      <w:r w:rsidRPr="00254899">
        <w:t xml:space="preserve">(SDI) (Anderson et al., 20xx). We applied SDI to our functional specialization profiles and found that pre-SMA showed the greatest diversity, while vmPFC showed low diversity, consistent with previous </w:t>
      </w:r>
      <w:commentRangeStart w:id="613"/>
      <w:r w:rsidRPr="00254899">
        <w:t>findings</w:t>
      </w:r>
      <w:commentRangeEnd w:id="613"/>
      <w:r w:rsidR="00454DAB" w:rsidRPr="001A2181">
        <w:commentReference w:id="613"/>
      </w:r>
      <w:r w:rsidRPr="00254899">
        <w:t xml:space="preserve"> (Anderson et al., 20xx). SDI differed from functional complexity dramatically across many regions. All clusters in mPFC, including rACC and dmPFC, showed low diversity indexes; however, rACC was found to have the greatest amount of functional complexity </w:t>
      </w:r>
      <w:commentRangeStart w:id="614"/>
      <w:r w:rsidRPr="00254899">
        <w:t>in our previous analysis</w:t>
      </w:r>
      <w:commentRangeEnd w:id="614"/>
      <w:r w:rsidR="00454DAB" w:rsidRPr="001A2181">
        <w:commentReference w:id="614"/>
      </w:r>
      <w:r w:rsidRPr="00254899">
        <w:t xml:space="preserve">. Caudal SMA also showed surprisingly high SDI, despite only requiring very few cognitive functions to predict its activity. Finally, caudal dACC showed very high SDI, although we were able to predict its activity with relatively few cognitive </w:t>
      </w:r>
      <w:commentRangeStart w:id="615"/>
      <w:r w:rsidRPr="00254899">
        <w:t>functions</w:t>
      </w:r>
      <w:commentRangeEnd w:id="615"/>
      <w:r w:rsidR="00454DAB" w:rsidRPr="001A2181">
        <w:commentReference w:id="615"/>
      </w:r>
      <w:r w:rsidRPr="00254899">
        <w:t xml:space="preserve">. </w:t>
      </w:r>
    </w:p>
    <w:p w14:paraId="6F4369FA" w14:textId="77777777" w:rsidR="009E7445" w:rsidRPr="00075CF7" w:rsidRDefault="006B0B75" w:rsidP="00A35936">
      <w:pPr>
        <w:pStyle w:val="Heading1"/>
      </w:pPr>
      <w:bookmarkStart w:id="616" w:name="h.tyjcwt" w:colFirst="0" w:colLast="0"/>
      <w:bookmarkEnd w:id="616"/>
      <w:r w:rsidRPr="00075CF7">
        <w:t>Discussion</w:t>
      </w:r>
    </w:p>
    <w:p w14:paraId="08458194" w14:textId="65C8E16C" w:rsidR="009E7445" w:rsidRPr="008928F3" w:rsidRDefault="00CA3B40" w:rsidP="00A35936">
      <w:pPr>
        <w:pStyle w:val="Normal1"/>
        <w:spacing w:line="360" w:lineRule="auto"/>
        <w:ind w:firstLine="720"/>
      </w:pPr>
      <w:r>
        <w:t>In the current study, we identified and functionally characterized separable regions of the medial frontal cortex by applying a data</w:t>
      </w:r>
      <w:r w:rsidR="006B0B75" w:rsidRPr="008928F3">
        <w:t>-driven approach to a large-scale d</w:t>
      </w:r>
      <w:r>
        <w:t xml:space="preserve">atabase of ~10,000 fMRI studies. </w:t>
      </w:r>
      <w:r w:rsidR="006B0B75" w:rsidRPr="008928F3">
        <w:t xml:space="preserve">On the basis of </w:t>
      </w:r>
      <w:r w:rsidR="00DC75B9">
        <w:t xml:space="preserve">meta-analytic </w:t>
      </w:r>
      <w:r w:rsidR="006B0B75" w:rsidRPr="008928F3">
        <w:t>co</w:t>
      </w:r>
      <w:r w:rsidR="00DC75B9">
        <w:t>-</w:t>
      </w:r>
      <w:r w:rsidR="006B0B75" w:rsidRPr="008928F3">
        <w:t>activation with the rest of the brain, we identified three distinct</w:t>
      </w:r>
      <w:r w:rsidR="00DC75B9">
        <w:t xml:space="preserve"> functional</w:t>
      </w:r>
      <w:r w:rsidR="006B0B75" w:rsidRPr="008928F3">
        <w:t xml:space="preserve"> zones</w:t>
      </w:r>
      <w:r w:rsidR="00DC75B9">
        <w:t xml:space="preserve"> along a</w:t>
      </w:r>
      <w:r>
        <w:t xml:space="preserve"> rostra-caudal axis</w:t>
      </w:r>
      <w:r w:rsidR="00DC75B9">
        <w:t xml:space="preserve">. </w:t>
      </w:r>
      <w:r>
        <w:t xml:space="preserve">We discovered that </w:t>
      </w:r>
      <w:r w:rsidR="00DC75B9">
        <w:t xml:space="preserve">MFC further fractionated into nine subregions which spatially corresponded with the three zones and were anatomically consistent with </w:t>
      </w:r>
      <w:proofErr w:type="spellStart"/>
      <w:r w:rsidR="006B0B75" w:rsidRPr="008928F3">
        <w:t>cytoarchitectonic</w:t>
      </w:r>
      <w:proofErr w:type="spellEnd"/>
      <w:r w:rsidR="006B0B75" w:rsidRPr="008928F3">
        <w:t xml:space="preserve"> </w:t>
      </w:r>
      <w:r w:rsidR="00DC75B9">
        <w:t xml:space="preserve">studies (Vogt et al., 2005; </w:t>
      </w:r>
      <w:proofErr w:type="spellStart"/>
      <w:r w:rsidR="00DC75B9">
        <w:t>etc</w:t>
      </w:r>
      <w:proofErr w:type="spellEnd"/>
      <w:r w:rsidR="00DC75B9">
        <w:t>)</w:t>
      </w:r>
      <w:r w:rsidR="006B0B75" w:rsidRPr="008928F3">
        <w:t xml:space="preserve">. </w:t>
      </w:r>
      <w:r w:rsidR="00DC75B9">
        <w:t xml:space="preserve">Next, </w:t>
      </w:r>
      <w:r w:rsidR="007805EB">
        <w:t>we used</w:t>
      </w:r>
      <w:r w:rsidR="00DC75B9">
        <w:t xml:space="preserve"> machine-learning classification </w:t>
      </w:r>
      <w:r w:rsidR="007805EB">
        <w:t>to</w:t>
      </w:r>
      <w:r w:rsidR="00DC75B9">
        <w:t xml:space="preserve"> </w:t>
      </w:r>
      <w:r w:rsidR="007805EB">
        <w:t>identify</w:t>
      </w:r>
      <w:r w:rsidR="00DC75B9">
        <w:t xml:space="preserve"> the cognitive concepts </w:t>
      </w:r>
      <w:r w:rsidR="007805EB">
        <w:t>which</w:t>
      </w:r>
      <w:r w:rsidR="00DC75B9">
        <w:t xml:space="preserve"> best predicted activation </w:t>
      </w:r>
      <w:r w:rsidR="007805EB">
        <w:t>for</w:t>
      </w:r>
      <w:r w:rsidR="00DC75B9">
        <w:t xml:space="preserve"> each of these MFC parcels, revealing broad </w:t>
      </w:r>
      <w:r>
        <w:t>distinctions</w:t>
      </w:r>
      <w:r w:rsidR="00DC75B9">
        <w:t xml:space="preserve"> in </w:t>
      </w:r>
      <w:r>
        <w:t>function</w:t>
      </w:r>
      <w:r w:rsidR="00DC75B9">
        <w:t xml:space="preserve"> across the three functional zones and </w:t>
      </w:r>
      <w:r w:rsidR="007805EB">
        <w:t>finer-grained</w:t>
      </w:r>
      <w:r w:rsidR="00DC75B9">
        <w:t xml:space="preserve"> shif</w:t>
      </w:r>
      <w:r w:rsidR="007805EB">
        <w:t xml:space="preserve">ts in specialization between sub-regions within </w:t>
      </w:r>
      <w:r w:rsidR="00DC75B9">
        <w:t xml:space="preserve">each zone. </w:t>
      </w:r>
      <w:r w:rsidR="006B0B75" w:rsidRPr="008928F3">
        <w:t>Finally, we quantified the heterogeneity of function found in each of these regions, and found wide variability in this measure of functional complexity. Below, we discuss the results for each functional zone separately, and conclude with limitations and future directions of large-scale meta-</w:t>
      </w:r>
      <w:r w:rsidR="008928F3">
        <w:t>analysis.</w:t>
      </w:r>
    </w:p>
    <w:p w14:paraId="6D88B1A7" w14:textId="77777777" w:rsidR="009E7445" w:rsidRDefault="009E7445" w:rsidP="00A35936">
      <w:pPr>
        <w:pStyle w:val="Normal1"/>
        <w:spacing w:line="360" w:lineRule="auto"/>
      </w:pPr>
    </w:p>
    <w:p w14:paraId="301437EC" w14:textId="174F1FBD" w:rsidR="009E7445" w:rsidRDefault="00F40EDF" w:rsidP="00E915E2">
      <w:pPr>
        <w:pStyle w:val="Normal1"/>
        <w:spacing w:line="360" w:lineRule="auto"/>
        <w:ind w:firstLine="0"/>
      </w:pPr>
      <w:r>
        <w:rPr>
          <w:b/>
          <w:i/>
        </w:rPr>
        <w:lastRenderedPageBreak/>
        <w:t>Posterior</w:t>
      </w:r>
      <w:r w:rsidR="00332E1B">
        <w:rPr>
          <w:b/>
          <w:i/>
        </w:rPr>
        <w:t xml:space="preserve"> functional zone</w:t>
      </w:r>
    </w:p>
    <w:p w14:paraId="384E1A4C" w14:textId="7CBA0844" w:rsidR="00F40EDF" w:rsidRDefault="00F40EDF" w:rsidP="00F40EDF">
      <w:pPr>
        <w:pStyle w:val="Normal1"/>
        <w:spacing w:line="360" w:lineRule="auto"/>
        <w:ind w:firstLine="720"/>
      </w:pPr>
      <w:r>
        <w:t xml:space="preserve">The posterior functional zone of MFC was </w:t>
      </w:r>
      <w:r w:rsidR="00CA3B40">
        <w:t>robustly</w:t>
      </w:r>
      <w:r>
        <w:t xml:space="preserve"> </w:t>
      </w:r>
      <w:r w:rsidR="00CA3B40">
        <w:t>associated with the relatively specific role of motor</w:t>
      </w:r>
      <w:r>
        <w:t xml:space="preserve"> function. This posterior zone spanned portions of MFC previously associated with motoric function, such as SMA, and delineated from more anterior regions thought to support more high-level cognitive processes, such as pre-SMA, in a manner consistent with cytoarchitechtonic </w:t>
      </w:r>
      <w:r w:rsidR="006B0B75">
        <w:t xml:space="preserve">(Vogt et al., 2005, </w:t>
      </w:r>
      <w:proofErr w:type="spellStart"/>
      <w:r w:rsidR="006B0B75">
        <w:t>Vorobiev</w:t>
      </w:r>
      <w:proofErr w:type="spellEnd"/>
      <w:r w:rsidR="006B0B75">
        <w:t xml:space="preserve"> et al., 1998; </w:t>
      </w:r>
      <w:proofErr w:type="spellStart"/>
      <w:r w:rsidR="006B0B75">
        <w:t>Luppino</w:t>
      </w:r>
      <w:proofErr w:type="spellEnd"/>
      <w:r w:rsidR="006B0B75">
        <w:t xml:space="preserve">, 1993), </w:t>
      </w:r>
      <w:proofErr w:type="spellStart"/>
      <w:r w:rsidR="006B0B75">
        <w:t>tractography</w:t>
      </w:r>
      <w:proofErr w:type="spellEnd"/>
      <w:r w:rsidR="006B0B75">
        <w:t xml:space="preserve"> (Klein </w:t>
      </w:r>
      <w:r w:rsidR="00254899">
        <w:t>et al</w:t>
      </w:r>
      <w:r>
        <w:t>.</w:t>
      </w:r>
      <w:r w:rsidR="00254899">
        <w:t>)</w:t>
      </w:r>
      <w:ins w:id="617" w:author="Luke J. Chang" w:date="2015-07-26T23:07:00Z">
        <w:r w:rsidR="009354E6">
          <w:t xml:space="preserve"> </w:t>
        </w:r>
      </w:ins>
      <w:r>
        <w:t xml:space="preserve">and </w:t>
      </w:r>
      <w:r w:rsidR="006B0B75">
        <w:t xml:space="preserve">resting-state functional connectivity (Kim et </w:t>
      </w:r>
      <w:r w:rsidR="00254899">
        <w:t>et al.,)</w:t>
      </w:r>
      <w:r>
        <w:t>. The</w:t>
      </w:r>
      <w:r w:rsidR="00BF1EB4">
        <w:t xml:space="preserve"> whole-brain</w:t>
      </w:r>
      <w:r>
        <w:t xml:space="preserve"> co-activation of </w:t>
      </w:r>
      <w:r w:rsidR="00BF1EB4">
        <w:t xml:space="preserve">this </w:t>
      </w:r>
      <w:r>
        <w:t>zone supported a strong role in motoric function, primarily</w:t>
      </w:r>
      <w:r w:rsidR="00BF1EB4">
        <w:t xml:space="preserve"> </w:t>
      </w:r>
      <w:r>
        <w:t xml:space="preserve">co-activating with lateral motor cortices and sub-cortical regions such as the thalamus. </w:t>
      </w:r>
      <w:r w:rsidR="004D52DB">
        <w:t>The functional characterization of this zone was consistent with this co-activation pattern as activation in this zone was primarily predicted by general motor function and eye gaze, and to a lesser extent pain processing</w:t>
      </w:r>
      <w:r w:rsidR="003B3D27">
        <w:t>.</w:t>
      </w:r>
    </w:p>
    <w:p w14:paraId="310B67DF" w14:textId="4989616B" w:rsidR="00CA3B40" w:rsidRDefault="00CA3B40" w:rsidP="00CA3B40">
      <w:pPr>
        <w:pStyle w:val="Normal1"/>
        <w:spacing w:line="360" w:lineRule="auto"/>
        <w:ind w:firstLine="720"/>
      </w:pPr>
      <w:r>
        <w:t>Posterior MFC</w:t>
      </w:r>
      <w:r w:rsidR="003B3D27">
        <w:t xml:space="preserve"> further fractionated into a caudal and rostral subdivision</w:t>
      </w:r>
      <w:r>
        <w:t>s</w:t>
      </w:r>
      <w:r w:rsidR="003B3D27">
        <w:t xml:space="preserve"> consistent with </w:t>
      </w:r>
      <w:proofErr w:type="spellStart"/>
      <w:r w:rsidR="003B3D27">
        <w:t>cytoarchtechtonic</w:t>
      </w:r>
      <w:proofErr w:type="spellEnd"/>
      <w:r w:rsidR="003B3D27">
        <w:t xml:space="preserve"> evidence suggesting SMA is composed of at least two </w:t>
      </w:r>
      <w:r>
        <w:t>functionally separable regions</w:t>
      </w:r>
      <w:r w:rsidR="003B3D27">
        <w:t xml:space="preserve"> (</w:t>
      </w:r>
      <w:proofErr w:type="spellStart"/>
      <w:r w:rsidR="003B3D27">
        <w:t>Vorobiev</w:t>
      </w:r>
      <w:proofErr w:type="spellEnd"/>
      <w:r w:rsidR="003B3D27">
        <w:t xml:space="preserve"> et al</w:t>
      </w:r>
      <w:r>
        <w:t xml:space="preserve">., 1998; </w:t>
      </w:r>
      <w:proofErr w:type="spellStart"/>
      <w:r>
        <w:t>Luppino</w:t>
      </w:r>
      <w:proofErr w:type="spellEnd"/>
      <w:r>
        <w:t xml:space="preserve">, 1993). While a strong association with motoric function primarily characterized both sub-regions, our results suggest that caudal SMA is also involved in pain processing while rostral SMA is more involved with goal-directed cognition and inhibitory processes. </w:t>
      </w:r>
      <w:r w:rsidR="003B3D27">
        <w:t>In particular, caudal SMA showed stronger co-activation with the thalamus, SII and dorsal somatosensory cortex—regions previously identified to be impor</w:t>
      </w:r>
      <w:r>
        <w:t xml:space="preserve">tant for pain (cite). Consistent with this pattern, activity in caudal SMA was also predicted by pain processing. Importantly, caudal SMA showed relatively low functional complexity, suggesting this region is fairly specifically involved with motor and pain processing. Given that pain signals often indicate that motor action must be taken to avoid inflicting damage to an organism, this region may be particularly important for taking quick action in response to harmful, painful </w:t>
      </w:r>
      <w:commentRangeStart w:id="618"/>
      <w:r>
        <w:t>stimuli</w:t>
      </w:r>
      <w:commentRangeEnd w:id="618"/>
      <w:r>
        <w:rPr>
          <w:rStyle w:val="CommentReference"/>
        </w:rPr>
        <w:commentReference w:id="618"/>
      </w:r>
      <w:r>
        <w:t xml:space="preserve">. </w:t>
      </w:r>
    </w:p>
    <w:p w14:paraId="69B33132" w14:textId="054C9996" w:rsidR="003B3D27" w:rsidRDefault="00CA3B40" w:rsidP="00CA3B40">
      <w:pPr>
        <w:pStyle w:val="Normal1"/>
        <w:spacing w:line="360" w:lineRule="auto"/>
        <w:ind w:firstLine="720"/>
      </w:pPr>
      <w:r>
        <w:t xml:space="preserve">In contrast, our results suggested rostral SMA is likely to be important for goal-directed motor function.  Rostral SMA co-activated with dorsal motor cortex and </w:t>
      </w:r>
      <w:proofErr w:type="spellStart"/>
      <w:r>
        <w:t>daInsula</w:t>
      </w:r>
      <w:proofErr w:type="spellEnd"/>
      <w:r>
        <w:t xml:space="preserve">—a region hypothesized to be important for effortful, controlled action (Peterson cites). In addition, SMA was associated with eye gaze function and several aspects of cognitive control, most notably inhibition. Moreover, rostral SMA showed greater functional complexity, suggesting this region is involved with a wider variety of functions in addition to it’s core function of motor action. These results are consistent with long-standing notion that the supplementary eye fields (SEF), which are located within our rostral SMA parcel, are </w:t>
      </w:r>
      <w:r w:rsidR="003B3D27">
        <w:t xml:space="preserve">important for high-level control of eye movements, in tasks such </w:t>
      </w:r>
      <w:r w:rsidR="003B3D27">
        <w:lastRenderedPageBreak/>
        <w:t xml:space="preserve">as anti-saccade </w:t>
      </w:r>
      <w:r w:rsidR="003B3D27">
        <w:fldChar w:fldCharType="begin"/>
      </w:r>
      <w:r w:rsidR="003B3D27">
        <w:instrText xml:space="preserve"> ADDIN PAPERS2_CITATIONS &lt;citation&gt;&lt;uuid&gt;CEC2715C-328C-4822-9B70-8E4A265D668E&lt;/uuid&gt;&lt;priority&gt;0&lt;/priority&gt;&lt;publications&gt;&lt;publication&gt;&lt;volume&gt;21&lt;/volume&gt;&lt;publication_date&gt;99199800001200000000200000&lt;/publication_date&gt;&lt;number&gt;4&lt;/number&gt;&lt;doi&gt;10.1016/S0896-6273(00)80593-0&lt;/doi&gt;&lt;startpage&gt;761&lt;/startpage&gt;&lt;title&gt;A common network of functional areas for attention and eye movements&lt;/title&gt;&lt;uuid&gt;BEFC5C20-40EF-4BE8-AF67-C62422E19AAA&lt;/uuid&gt;&lt;subtype&gt;400&lt;/subtype&gt;&lt;endpage&gt;773&lt;/endpage&gt;&lt;type&gt;400&lt;/type&gt;&lt;url&gt;http://linkinghub.elsevier.com/retrieve/pii/S0896627300805930&lt;/url&gt;&lt;bundle&gt;&lt;publication&gt;&lt;publisher&gt;Elsevier Inc.&lt;/publisher&gt;&lt;title&gt;Neuron&lt;/title&gt;&lt;type&gt;-100&lt;/type&gt;&lt;subtype&gt;-100&lt;/subtype&gt;&lt;uuid&gt;4F760053-710C-45E0-BDA8-53102C65B1F7&lt;/uuid&gt;&lt;/publication&gt;&lt;/bundle&gt;&lt;authors&gt;&lt;author&gt;&lt;firstName&gt;M&lt;/firstName&gt;&lt;lastName&gt;Corbetta&lt;/lastName&gt;&lt;/author&gt;&lt;author&gt;&lt;firstName&gt;E&lt;/firstName&gt;&lt;lastName&gt;Akbudak&lt;/lastName&gt;&lt;/author&gt;&lt;author&gt;&lt;firstName&gt;T&lt;/firstName&gt;&lt;middleNames&gt;E&lt;/middleNames&gt;&lt;lastName&gt;Conturo&lt;/lastName&gt;&lt;/author&gt;&lt;author&gt;&lt;firstName&gt;A&lt;/firstName&gt;&lt;middleNames&gt;Z&lt;/middleNames&gt;&lt;lastName&gt;Snyder&lt;/lastName&gt;&lt;/author&gt;&lt;/authors&gt;&lt;/publication&gt;&lt;/publications&gt;&lt;cites&gt;&lt;/cites&gt;&lt;/citation&gt;</w:instrText>
      </w:r>
      <w:r w:rsidR="003B3D27">
        <w:fldChar w:fldCharType="separate"/>
      </w:r>
      <w:r w:rsidR="003B3D27">
        <w:rPr>
          <w:rFonts w:ascii="Cambria" w:hAnsi="Cambria" w:cs="Cambria"/>
        </w:rPr>
        <w:t>{Corbetta:1998kg}</w:t>
      </w:r>
      <w:r w:rsidR="003B3D27">
        <w:fldChar w:fldCharType="end"/>
      </w:r>
      <w:r w:rsidR="003B3D27">
        <w:fldChar w:fldCharType="begin"/>
      </w:r>
      <w:r w:rsidR="003B3D27">
        <w:instrText xml:space="preserve"> ADDIN PAPERS2_CITATIONS &lt;citation&gt;&lt;uuid&gt;CD1168E6-56F2-4C7A-B3FB-467F2D9A78C3&lt;/uuid&gt;&lt;priority&gt;0&lt;/priority&gt;&lt;publications&gt;&lt;publication&gt;&lt;volume&gt;20&lt;/volume&gt;&lt;publication_date&gt;99200001011200000000222000&lt;/publication_date&gt;&lt;number&gt;1&lt;/number&gt;&lt;startpage&gt;387&lt;/startpage&gt;&lt;title&gt;Neuronal Correlates for Preparatory Set Associated with Pro-Saccades and Anti-Saccades in the Primate Frontal Eye Field&lt;/title&gt;&lt;uuid&gt;36EE162F-E1B6-4DB2-92F2-FE627C54EBD5&lt;/uuid&gt;&lt;subtype&gt;400&lt;/subtype&gt;&lt;publisher&gt;Society for Neuroscience&lt;/publisher&gt;&lt;type&gt;400&lt;/type&gt;&lt;endpage&gt;400&lt;/endpage&gt;&lt;url&gt;http://www.jneurosci.org/content/20/1/387.full&lt;/url&gt;&lt;bundle&gt;&lt;publication&gt;&lt;title&gt;Journal of Neuroscience&lt;/title&gt;&lt;type&gt;-100&lt;/type&gt;&lt;subtype&gt;-100&lt;/subtype&gt;&lt;uuid&gt;CC88A2A9-C75C-400B-A600-3E9CED9CB2E1&lt;/uuid&gt;&lt;/publication&gt;&lt;/bundle&gt;&lt;authors&gt;&lt;author&gt;&lt;firstName&gt;Stefan&lt;/firstName&gt;&lt;lastName&gt;Everling&lt;/lastName&gt;&lt;/author&gt;&lt;author&gt;&lt;firstName&gt;Douglas&lt;/firstName&gt;&lt;middleNames&gt;P&lt;/middleNames&gt;&lt;lastName&gt;Munoz&lt;/lastName&gt;&lt;/author&gt;&lt;/authors&gt;&lt;/publication&gt;&lt;/publications&gt;&lt;cites&gt;&lt;/cites&gt;&lt;/citation&gt;</w:instrText>
      </w:r>
      <w:r w:rsidR="003B3D27">
        <w:fldChar w:fldCharType="separate"/>
      </w:r>
      <w:r w:rsidR="003B3D27">
        <w:rPr>
          <w:rFonts w:ascii="Cambria" w:hAnsi="Cambria" w:cs="Cambria"/>
        </w:rPr>
        <w:t>{Everling:2000wj}</w:t>
      </w:r>
      <w:r w:rsidR="003B3D27">
        <w:fldChar w:fldCharType="end"/>
      </w:r>
      <w:r w:rsidR="003B3D27">
        <w:t xml:space="preserve">. </w:t>
      </w:r>
      <w:r>
        <w:t xml:space="preserve">Thus, while rostral SMA is unlikely to be involved in the resolution of cognitive control processes, the known direct </w:t>
      </w:r>
      <w:proofErr w:type="spellStart"/>
      <w:r>
        <w:t>corticospinal</w:t>
      </w:r>
      <w:proofErr w:type="spellEnd"/>
      <w:r>
        <w:t xml:space="preserve"> connections possessed by this region suggest it is well situated to send direct inhibitory motor signals. </w:t>
      </w:r>
      <w:r w:rsidR="003B3D27">
        <w:t xml:space="preserve"> </w:t>
      </w:r>
    </w:p>
    <w:p w14:paraId="4B420F1B" w14:textId="1F77F411" w:rsidR="009E7445" w:rsidRPr="00B81805" w:rsidRDefault="00332E1B" w:rsidP="00E915E2">
      <w:pPr>
        <w:pStyle w:val="Normal1"/>
        <w:spacing w:line="360" w:lineRule="auto"/>
        <w:ind w:firstLine="0"/>
        <w:rPr>
          <w:i/>
        </w:rPr>
      </w:pPr>
      <w:r w:rsidRPr="00B81805">
        <w:rPr>
          <w:b/>
          <w:i/>
          <w:color w:val="252525"/>
        </w:rPr>
        <w:t>Middle functional zone</w:t>
      </w:r>
    </w:p>
    <w:p w14:paraId="2B8AF619" w14:textId="09F1C992" w:rsidR="00CA3B40" w:rsidRDefault="0011617D" w:rsidP="0011617D">
      <w:pPr>
        <w:pStyle w:val="Normal1"/>
        <w:spacing w:line="360" w:lineRule="auto"/>
        <w:ind w:firstLine="720"/>
        <w:rPr>
          <w:color w:val="252525"/>
          <w:highlight w:val="white"/>
        </w:rPr>
      </w:pPr>
      <w:r>
        <w:rPr>
          <w:color w:val="252525"/>
          <w:highlight w:val="white"/>
        </w:rPr>
        <w:t xml:space="preserve">The middle functional zone of MFC—encompassing pre-SMA and dACC—was characterized by its involvement with a variety of cognitive control processes as well affective processes. </w:t>
      </w:r>
      <w:r w:rsidR="00CA3B40">
        <w:rPr>
          <w:color w:val="252525"/>
          <w:highlight w:val="white"/>
        </w:rPr>
        <w:t>At a coarse scale, these findings seem consistent with recent hypotheses suggesting that “dorsal ACC” is important for the integration of negative affect into cognitive control processes (</w:t>
      </w:r>
      <w:proofErr w:type="spellStart"/>
      <w:r w:rsidR="00CA3B40">
        <w:rPr>
          <w:color w:val="252525"/>
          <w:highlight w:val="white"/>
        </w:rPr>
        <w:t>Shackman</w:t>
      </w:r>
      <w:proofErr w:type="spellEnd"/>
      <w:r w:rsidR="00CA3B40">
        <w:rPr>
          <w:color w:val="252525"/>
          <w:highlight w:val="white"/>
        </w:rPr>
        <w:t xml:space="preserve"> et al., 2011). </w:t>
      </w:r>
      <w:r>
        <w:rPr>
          <w:color w:val="252525"/>
          <w:highlight w:val="white"/>
        </w:rPr>
        <w:t xml:space="preserve">However, </w:t>
      </w:r>
      <w:r w:rsidR="00CA3B40">
        <w:rPr>
          <w:color w:val="252525"/>
          <w:highlight w:val="white"/>
        </w:rPr>
        <w:t>upon closer inspection, our results suggests that</w:t>
      </w:r>
      <w:r>
        <w:rPr>
          <w:color w:val="252525"/>
          <w:highlight w:val="white"/>
        </w:rPr>
        <w:t xml:space="preserve"> there </w:t>
      </w:r>
      <w:r w:rsidR="00CA3B40">
        <w:rPr>
          <w:color w:val="252525"/>
          <w:highlight w:val="white"/>
        </w:rPr>
        <w:t xml:space="preserve">is </w:t>
      </w:r>
      <w:r>
        <w:rPr>
          <w:color w:val="252525"/>
          <w:highlight w:val="white"/>
        </w:rPr>
        <w:t xml:space="preserve">substantial </w:t>
      </w:r>
      <w:r w:rsidR="00CA3B40">
        <w:rPr>
          <w:color w:val="252525"/>
          <w:highlight w:val="white"/>
        </w:rPr>
        <w:t>functional-anatomical</w:t>
      </w:r>
      <w:r>
        <w:rPr>
          <w:color w:val="252525"/>
          <w:highlight w:val="white"/>
        </w:rPr>
        <w:t xml:space="preserve"> specificity that has thus far been underappreciated </w:t>
      </w:r>
      <w:r w:rsidR="00CA3B40">
        <w:rPr>
          <w:color w:val="252525"/>
          <w:highlight w:val="white"/>
        </w:rPr>
        <w:t>due to this region’s very high activation rate (</w:t>
      </w:r>
      <w:proofErr w:type="spellStart"/>
      <w:r w:rsidR="00CA3B40">
        <w:rPr>
          <w:color w:val="252525"/>
          <w:highlight w:val="white"/>
        </w:rPr>
        <w:t>Yarkoni</w:t>
      </w:r>
      <w:proofErr w:type="spellEnd"/>
      <w:r w:rsidR="00CA3B40">
        <w:rPr>
          <w:color w:val="252525"/>
          <w:highlight w:val="white"/>
        </w:rPr>
        <w:t xml:space="preserve"> et al., 2011).  These distinctions are only appreciable when this broad zone is divided into smaller functional regions and analytical methods that appropriately control for base rate of activation are used to characterize their functions.</w:t>
      </w:r>
    </w:p>
    <w:p w14:paraId="1B8758D0" w14:textId="029B15CD" w:rsidR="00CA3B40" w:rsidRDefault="00CA3B40" w:rsidP="00CA3B40">
      <w:pPr>
        <w:pStyle w:val="Normal1"/>
        <w:spacing w:line="360" w:lineRule="auto"/>
        <w:ind w:firstLine="720"/>
        <w:rPr>
          <w:color w:val="252525"/>
          <w:highlight w:val="white"/>
        </w:rPr>
      </w:pPr>
      <w:r>
        <w:rPr>
          <w:color w:val="252525"/>
          <w:highlight w:val="white"/>
        </w:rPr>
        <w:t xml:space="preserve">In particular, we identified four sub-regions with dissociable patterns of co-activation within the middle MFC zone: caudal and rostral pre-SMA and caudal and rostral dACC. These subdivisions are consistent with extensive </w:t>
      </w:r>
      <w:proofErr w:type="spellStart"/>
      <w:r>
        <w:rPr>
          <w:color w:val="252525"/>
          <w:highlight w:val="white"/>
        </w:rPr>
        <w:t>cytoarchitectonic</w:t>
      </w:r>
      <w:proofErr w:type="spellEnd"/>
      <w:r>
        <w:rPr>
          <w:color w:val="252525"/>
          <w:highlight w:val="white"/>
        </w:rPr>
        <w:t xml:space="preserve"> work in monkeys and humans (Vogt et al., 2005) indicating that caudal dACC and rostral dACC (also known as anterior and posterior midcingulate cortex) show distinct cellular organization and demarcate from pre-SMA along the cingulate sulcus. Our functional specialization analysis indicates that although all four regions co-activate with regions important for goal-driven cognition, such as </w:t>
      </w:r>
      <w:proofErr w:type="spellStart"/>
      <w:r>
        <w:rPr>
          <w:color w:val="252525"/>
          <w:highlight w:val="white"/>
        </w:rPr>
        <w:t>daInsula</w:t>
      </w:r>
      <w:proofErr w:type="spellEnd"/>
      <w:r>
        <w:rPr>
          <w:color w:val="252525"/>
          <w:highlight w:val="white"/>
        </w:rPr>
        <w:t xml:space="preserve">, the two pre-SMA subregions show much stronger associations with most aspects cognitive control-- in particular working memory and conflict. These functional differences are supported by the fact that both pre-SMA clusters showed greater co-activation with regions in the </w:t>
      </w:r>
      <w:proofErr w:type="spellStart"/>
      <w:r>
        <w:rPr>
          <w:color w:val="252525"/>
          <w:highlight w:val="white"/>
        </w:rPr>
        <w:t>frontoparietal</w:t>
      </w:r>
      <w:proofErr w:type="spellEnd"/>
      <w:r>
        <w:rPr>
          <w:color w:val="252525"/>
          <w:highlight w:val="white"/>
        </w:rPr>
        <w:t xml:space="preserve"> control network (e.g. IFG, IFJ, and IPL). In contrast, activity in the dACC clusters is much more strongly associated with affective processes-- such as fear, reward and pain. </w:t>
      </w:r>
    </w:p>
    <w:p w14:paraId="55B5842B" w14:textId="1BCE8B5B" w:rsidR="00CA3B40" w:rsidRDefault="00CA3B40" w:rsidP="00CA3B40">
      <w:pPr>
        <w:pStyle w:val="Normal1"/>
        <w:spacing w:line="360" w:lineRule="auto"/>
        <w:ind w:firstLine="720"/>
        <w:rPr>
          <w:color w:val="252525"/>
          <w:highlight w:val="white"/>
        </w:rPr>
      </w:pPr>
      <w:r>
        <w:rPr>
          <w:color w:val="252525"/>
          <w:highlight w:val="white"/>
        </w:rPr>
        <w:t xml:space="preserve">The present results suggest that existing accounts of integration between negative affect and cognitive control in MFC have been overstated. We tested this explicitly by recreating </w:t>
      </w:r>
      <w:proofErr w:type="spellStart"/>
      <w:r>
        <w:rPr>
          <w:color w:val="252525"/>
          <w:highlight w:val="white"/>
        </w:rPr>
        <w:t>Shackman</w:t>
      </w:r>
      <w:proofErr w:type="spellEnd"/>
      <w:r>
        <w:rPr>
          <w:color w:val="252525"/>
          <w:highlight w:val="white"/>
        </w:rPr>
        <w:t xml:space="preserve"> et al., 2011’s meta-analysis of negative pain, reward, and conflict in </w:t>
      </w:r>
      <w:proofErr w:type="spellStart"/>
      <w:r>
        <w:rPr>
          <w:color w:val="252525"/>
          <w:highlight w:val="white"/>
        </w:rPr>
        <w:t>Neurosynth</w:t>
      </w:r>
      <w:proofErr w:type="spellEnd"/>
      <w:r>
        <w:rPr>
          <w:color w:val="252525"/>
          <w:highlight w:val="white"/>
        </w:rPr>
        <w:t xml:space="preserve"> using a “reverse-inference” analysis that controlled for differences in activation rate across the brain, revealing almost no overlap between these three processes in MFC (Figure 5c). Our results </w:t>
      </w:r>
      <w:r>
        <w:rPr>
          <w:color w:val="252525"/>
          <w:highlight w:val="white"/>
        </w:rPr>
        <w:lastRenderedPageBreak/>
        <w:t xml:space="preserve">highlight the need to properly control for base-rate activation differences, especially in high-base rate regions such as pre-SMA and dACC. Moreover, our results suggest a division of labor between dorsal ACC proper—lying ventral to the cingulate sulcus—and pre-SMA. dACC, with its stronger subcortical co-activation patterns, is likely the entry point of affective signals into MFC, whereas pre-SMA is more important for integrating this information into higher-level goals and action plans. </w:t>
      </w:r>
    </w:p>
    <w:p w14:paraId="3C959EE4" w14:textId="7D927858" w:rsidR="00CA3B40" w:rsidRDefault="00CA3B40" w:rsidP="00CA3B40">
      <w:pPr>
        <w:pStyle w:val="Normal1"/>
        <w:spacing w:line="360" w:lineRule="auto"/>
        <w:ind w:firstLine="720"/>
        <w:rPr>
          <w:color w:val="252525"/>
        </w:rPr>
      </w:pPr>
      <w:r>
        <w:rPr>
          <w:color w:val="252525"/>
          <w:highlight w:val="white"/>
        </w:rPr>
        <w:t xml:space="preserve">The dissociation between pre-SMA and dACC found in our data suggests that existing models of cognitive control underspecify the functional topography this middle zone of MFC and may misattribute functions to dACC, when in fact they are likely supported by pre-SMA proper. Some influential theories of cognitive motoric control consider </w:t>
      </w:r>
      <w:proofErr w:type="spellStart"/>
      <w:r>
        <w:rPr>
          <w:color w:val="252525"/>
          <w:highlight w:val="white"/>
        </w:rPr>
        <w:t>dACC</w:t>
      </w:r>
      <w:proofErr w:type="spellEnd"/>
      <w:r>
        <w:rPr>
          <w:color w:val="252525"/>
          <w:highlight w:val="white"/>
        </w:rPr>
        <w:t xml:space="preserve"> to be the region primarily responsible for conflict processing (</w:t>
      </w:r>
      <w:proofErr w:type="spellStart"/>
      <w:r>
        <w:rPr>
          <w:color w:val="252525"/>
          <w:highlight w:val="white"/>
        </w:rPr>
        <w:t>Botvnick</w:t>
      </w:r>
      <w:proofErr w:type="spellEnd"/>
      <w:r>
        <w:rPr>
          <w:color w:val="252525"/>
          <w:highlight w:val="white"/>
        </w:rPr>
        <w:t xml:space="preserve"> et al., 2001, 2004)</w:t>
      </w:r>
      <w:r>
        <w:rPr>
          <w:color w:val="252525"/>
          <w:highlight w:val="white"/>
        </w:rPr>
        <w:fldChar w:fldCharType="begin"/>
      </w:r>
      <w:r w:rsidR="00B81805">
        <w:rPr>
          <w:color w:val="252525"/>
          <w:highlight w:val="white"/>
        </w:rPr>
        <w:instrText xml:space="preserve"> ADDIN PAPERS2_CITATIONS &lt;citation&gt;&lt;uuid&gt;8F5C275C-D281-4712-A156-FEF3959A0CFB&lt;/uuid&gt;&lt;priority&gt;0&lt;/priority&gt;&lt;publications&gt;&lt;publication&gt;&lt;uuid&gt;ED14566C-7F2A-48D1-9317-BD1248DCF71B&lt;/uuid&gt;&lt;volume&gt;280&lt;/volume&gt;&lt;doi&gt;10.1126/science.280.5364.747&lt;/doi&gt;&lt;startpage&gt;747&lt;/startpage&gt;&lt;publication_date&gt;99199805011200000000222000&lt;/publication_date&gt;&lt;url&gt;http://www.sciencemag.org/content/280/5364/747.full&lt;/url&gt;&lt;type&gt;400&lt;/type&gt;&lt;title&gt;Anterior Cingulate Cortex, Error Detection, and the Online Monitoring of Performance&lt;/title&gt;&lt;publisher&gt;American Association for the Advancement of Science&lt;/publisher&gt;&lt;number&gt;5364&lt;/number&gt;&lt;subtype&gt;400&lt;/subtype&gt;&lt;endpage&gt;749&lt;/endpage&gt;&lt;bundle&gt;&lt;publication&gt;&lt;title&gt;Science&lt;/title&gt;&lt;type&gt;-100&lt;/type&gt;&lt;subtype&gt;-100&lt;/subtype&gt;&lt;uuid&gt;B1015E0B-A786-4B5D-A419-B93A27FD0BD0&lt;/uuid&gt;&lt;/publication&gt;&lt;/bundle&gt;&lt;authors&gt;&lt;author&gt;&lt;firstName&gt;Cameron&lt;/firstName&gt;&lt;middleNames&gt;S&lt;/middleNames&gt;&lt;lastName&gt;Carter&lt;/lastName&gt;&lt;/author&gt;&lt;author&gt;&lt;firstName&gt;Todd&lt;/firstName&gt;&lt;middleNames&gt;S&lt;/middleNames&gt;&lt;lastName&gt;Braver&lt;/lastName&gt;&lt;/author&gt;&lt;author&gt;&lt;firstName&gt;Deanna&lt;/firstName&gt;&lt;middleNames&gt;M&lt;/middleNames&gt;&lt;lastName&gt;Barch&lt;/lastName&gt;&lt;/author&gt;&lt;author&gt;&lt;firstName&gt;Matthew&lt;/firstName&gt;&lt;middleNames&gt;M&lt;/middleNames&gt;&lt;lastName&gt;Botvinick&lt;/lastName&gt;&lt;/author&gt;&lt;author&gt;&lt;firstName&gt;Douglas&lt;/firstName&gt;&lt;lastName&gt;Noll&lt;/lastName&gt;&lt;/author&gt;&lt;author&gt;&lt;firstName&gt;Jonathan&lt;/firstName&gt;&lt;middleNames&gt;D&lt;/middleNames&gt;&lt;lastName&gt;Cohen&lt;/lastName&gt;&lt;/author&gt;&lt;/authors&gt;&lt;/publication&gt;&lt;/publications&gt;&lt;cites&gt;&lt;/cites&gt;&lt;/citation&gt;</w:instrText>
      </w:r>
      <w:r>
        <w:rPr>
          <w:color w:val="252525"/>
          <w:highlight w:val="white"/>
        </w:rPr>
        <w:fldChar w:fldCharType="separate"/>
      </w:r>
      <w:r>
        <w:rPr>
          <w:rFonts w:ascii="Cambria" w:hAnsi="Cambria" w:cs="Cambria"/>
        </w:rPr>
        <w:t>{Carter:1998fs}</w:t>
      </w:r>
      <w:r>
        <w:rPr>
          <w:color w:val="252525"/>
          <w:highlight w:val="white"/>
        </w:rPr>
        <w:fldChar w:fldCharType="end"/>
      </w:r>
      <w:r>
        <w:rPr>
          <w:color w:val="252525"/>
        </w:rPr>
        <w:t xml:space="preserve">. However, concerns have previously been raised that macaques primarily show conflict related activity in pre-SMA and not </w:t>
      </w:r>
      <w:proofErr w:type="spellStart"/>
      <w:r>
        <w:rPr>
          <w:color w:val="252525"/>
        </w:rPr>
        <w:t>dACC</w:t>
      </w:r>
      <w:proofErr w:type="spellEnd"/>
      <w:r>
        <w:rPr>
          <w:color w:val="252525"/>
        </w:rPr>
        <w:t xml:space="preserve">, unlike humans (Nakamura, </w:t>
      </w:r>
      <w:proofErr w:type="spellStart"/>
      <w:r>
        <w:rPr>
          <w:color w:val="252525"/>
        </w:rPr>
        <w:t>Roesch</w:t>
      </w:r>
      <w:proofErr w:type="spellEnd"/>
      <w:r>
        <w:rPr>
          <w:color w:val="252525"/>
        </w:rPr>
        <w:t xml:space="preserve"> &amp; Olson, 2005; </w:t>
      </w:r>
      <w:proofErr w:type="spellStart"/>
      <w:r>
        <w:rPr>
          <w:color w:val="252525"/>
        </w:rPr>
        <w:t>Rushworth</w:t>
      </w:r>
      <w:proofErr w:type="spellEnd"/>
      <w:r>
        <w:rPr>
          <w:color w:val="252525"/>
        </w:rPr>
        <w:t xml:space="preserve">, Walton, </w:t>
      </w:r>
      <w:proofErr w:type="spellStart"/>
      <w:r>
        <w:rPr>
          <w:color w:val="252525"/>
        </w:rPr>
        <w:t>Kennerley</w:t>
      </w:r>
      <w:proofErr w:type="spellEnd"/>
      <w:r>
        <w:rPr>
          <w:color w:val="252525"/>
        </w:rPr>
        <w:t xml:space="preserve">, Bannerman et al., 2004; Cole, Yeung, </w:t>
      </w:r>
      <w:proofErr w:type="spellStart"/>
      <w:r>
        <w:rPr>
          <w:color w:val="252525"/>
        </w:rPr>
        <w:t>Freiwald</w:t>
      </w:r>
      <w:proofErr w:type="spellEnd"/>
      <w:r>
        <w:rPr>
          <w:color w:val="252525"/>
        </w:rPr>
        <w:t xml:space="preserve">, &amp; </w:t>
      </w:r>
      <w:proofErr w:type="spellStart"/>
      <w:r>
        <w:rPr>
          <w:color w:val="252525"/>
        </w:rPr>
        <w:t>Botvinick</w:t>
      </w:r>
      <w:proofErr w:type="spellEnd"/>
      <w:r>
        <w:rPr>
          <w:color w:val="252525"/>
        </w:rPr>
        <w:t xml:space="preserve">, 2009). Our results suggest that human conflict-related activity is also most associated pre-SMA proper, not dACC. In particular, rostral pre-SMA was most strongly associated with the cognitive concepts of “conflict” and “errors” and strongly co-activated with regions in the </w:t>
      </w:r>
      <w:proofErr w:type="spellStart"/>
      <w:r>
        <w:rPr>
          <w:color w:val="252525"/>
        </w:rPr>
        <w:t>fronto</w:t>
      </w:r>
      <w:proofErr w:type="spellEnd"/>
      <w:r>
        <w:rPr>
          <w:color w:val="252525"/>
        </w:rPr>
        <w:t>-parietal control network. In contrast, caudal pre-SMA was more strongly associated with working memory, suggesting that different aspects of pre-SMA are more important for different aspects of cognitive control.</w:t>
      </w:r>
    </w:p>
    <w:p w14:paraId="56493D93" w14:textId="79424918" w:rsidR="0011617D" w:rsidRDefault="00CA3B40" w:rsidP="00CA3B40">
      <w:pPr>
        <w:pStyle w:val="Normal1"/>
        <w:spacing w:line="360" w:lineRule="auto"/>
        <w:ind w:firstLine="720"/>
        <w:rPr>
          <w:color w:val="252525"/>
          <w:highlight w:val="white"/>
        </w:rPr>
      </w:pPr>
      <w:r>
        <w:rPr>
          <w:color w:val="252525"/>
        </w:rPr>
        <w:t xml:space="preserve">Finally, we also found evidence that the two sub-regions of dACC proper specialized in different types of affective processes. Caudal dACC was much more strong associated with pain than any other regions, consistent with its strong co-activated with the thalamus—an important region in pain perception (Aziz et al., 2006; Wager et al., 2013). In contrast, rostral dACC was more strongly associated with decision-making and reward, consistent with its stronger co-activation with the nucleus </w:t>
      </w:r>
      <w:proofErr w:type="spellStart"/>
      <w:r>
        <w:rPr>
          <w:color w:val="252525"/>
        </w:rPr>
        <w:t>accumbens</w:t>
      </w:r>
      <w:proofErr w:type="spellEnd"/>
      <w:r>
        <w:rPr>
          <w:color w:val="252525"/>
        </w:rPr>
        <w:t xml:space="preserve"> and </w:t>
      </w:r>
      <w:proofErr w:type="spellStart"/>
      <w:r>
        <w:rPr>
          <w:color w:val="252525"/>
        </w:rPr>
        <w:t>lpOFC</w:t>
      </w:r>
      <w:proofErr w:type="spellEnd"/>
      <w:r>
        <w:rPr>
          <w:color w:val="252525"/>
        </w:rPr>
        <w:t xml:space="preserve">—regions important for reward processing </w:t>
      </w:r>
      <w:r>
        <w:fldChar w:fldCharType="begin"/>
      </w:r>
      <w:r>
        <w:instrText xml:space="preserve"> ADDIN PAPERS2_CITATIONS &lt;citation&gt;&lt;uuid&gt;31D3E7EB-D66D-45CE-8913-710234D9FBBA&lt;/uuid&gt;&lt;priority&gt;0&lt;/priority&gt;&lt;publications&gt;&lt;publication&gt;&lt;uuid&gt;E89DF067-B0AE-493D-B1C7-B5E5A3EBF11A&lt;/uuid&gt;&lt;volume&gt;10&lt;/volume&gt;&lt;doi&gt;10.1038/nn1923&lt;/doi&gt;&lt;startpage&gt;1020&lt;/startpage&gt;&lt;publication_date&gt;99200708011200000000222000&lt;/publication_date&gt;&lt;url&gt;http://www.nature.com/doifinder/10.1038/nn1923&lt;/url&gt;&lt;type&gt;400&lt;/type&gt;&lt;title&gt;Associative learning mediates dynamic shifts in dopamine signaling in the nucleus accumbens&lt;/title&gt;&lt;publisher&gt;Nature Publishing Group&lt;/publisher&gt;&lt;number&gt;8&lt;/number&gt;&lt;subtype&gt;400&lt;/subtype&gt;&lt;endpage&gt;1028&lt;/endpage&gt;&lt;bundle&gt;&lt;publication&gt;&lt;publisher&gt;Nature Publishing Group&lt;/publisher&gt;&lt;title&gt;Nature Neuroscience&lt;/title&gt;&lt;type&gt;-100&lt;/type&gt;&lt;subtype&gt;-100&lt;/subtype&gt;&lt;uuid&gt;6F802B6E-4FED-4E5C-819C-52A8B4816D54&lt;/uuid&gt;&lt;/publication&gt;&lt;/bundle&gt;&lt;authors&gt;&lt;author&gt;&lt;firstName&gt;Jeremy&lt;/firstName&gt;&lt;middleNames&gt;J&lt;/middleNames&gt;&lt;lastName&gt;Day&lt;/lastName&gt;&lt;/author&gt;&lt;author&gt;&lt;firstName&gt;Mitchell&lt;/firstName&gt;&lt;middleNames&gt;F&lt;/middleNames&gt;&lt;lastName&gt;Roitman&lt;/lastName&gt;&lt;/author&gt;&lt;author&gt;&lt;firstName&gt;R&lt;/firstName&gt;&lt;middleNames&gt;Mark&lt;/middleNames&gt;&lt;lastName&gt;Wightman&lt;/lastName&gt;&lt;/author&gt;&lt;author&gt;&lt;firstName&gt;Regina&lt;/firstName&gt;&lt;middleNames&gt;M&lt;/middleNames&gt;&lt;lastName&gt;Carelli&lt;/lastName&gt;&lt;/author&gt;&lt;/authors&gt;&lt;/publication&gt;&lt;/publications&gt;&lt;cites&gt;&lt;/cites&gt;&lt;/citation&gt;</w:instrText>
      </w:r>
      <w:r>
        <w:fldChar w:fldCharType="separate"/>
      </w:r>
      <w:r>
        <w:rPr>
          <w:rFonts w:ascii="Cambria" w:hAnsi="Cambria" w:cs="Cambria"/>
        </w:rPr>
        <w:t>{Day:2007fq}</w:t>
      </w:r>
      <w:r>
        <w:fldChar w:fldCharType="end"/>
      </w:r>
      <w:r>
        <w:fldChar w:fldCharType="begin"/>
      </w:r>
      <w:r>
        <w:instrText xml:space="preserve"> ADDIN PAPERS2_CITATIONS &lt;citation&gt;&lt;uuid&gt;A0F0F8D0-24D3-45B3-84F1-4DE3BDAE08DC&lt;/uuid&gt;&lt;priority&gt;0&lt;/priority&gt;&lt;publications&gt;&lt;publication&gt;&lt;type&gt;400&lt;/type&gt;&lt;publication_date&gt;99200100001200000000200000&lt;/publication_date&gt;&lt;title&gt;Anticipation of increasing monetary reward selectively recruits nucleus accumbens&lt;/title&gt;&lt;url&gt;http://www-psych.stanford.edu/~knutson/rab/knutson01.pdf&lt;/url&gt;&lt;subtype&gt;400&lt;/subtype&gt;&lt;uuid&gt;AFAB6546-A389-48E0-A130-258C4E051197&lt;/uuid&gt;&lt;bundle&gt;&lt;publication&gt;&lt;title&gt;J Neurosci&lt;/title&gt;&lt;type&gt;-100&lt;/type&gt;&lt;subtype&gt;-100&lt;/subtype&gt;&lt;uuid&gt;65785A66-17B3-47A9-8CAC-0DC073F54F48&lt;/uuid&gt;&lt;/publication&gt;&lt;/bundle&gt;&lt;authors&gt;&lt;author&gt;&lt;firstName&gt;B&lt;/firstName&gt;&lt;lastName&gt;Knutson&lt;/lastName&gt;&lt;/author&gt;&lt;author&gt;&lt;firstName&gt;C&lt;/firstName&gt;&lt;middleNames&gt;M&lt;/middleNames&gt;&lt;lastName&gt;Adams&lt;/lastName&gt;&lt;/author&gt;&lt;author&gt;&lt;firstName&gt;G&lt;/firstName&gt;&lt;middleNames&gt;W&lt;/middleNames&gt;&lt;lastName&gt;Fong&lt;/lastName&gt;&lt;/author&gt;&lt;author&gt;&lt;firstName&gt;D&lt;/firstName&gt;&lt;lastName&gt;Hommer&lt;/lastName&gt;&lt;/author&gt;&lt;/authors&gt;&lt;/publication&gt;&lt;/publications&gt;&lt;cites&gt;&lt;/cites&gt;&lt;/citation&gt;</w:instrText>
      </w:r>
      <w:r>
        <w:fldChar w:fldCharType="separate"/>
      </w:r>
      <w:r>
        <w:rPr>
          <w:rFonts w:ascii="Cambria" w:hAnsi="Cambria" w:cs="Cambria"/>
        </w:rPr>
        <w:t>{Knutson:2001vi}</w:t>
      </w:r>
      <w:r>
        <w:fldChar w:fldCharType="end"/>
      </w:r>
      <w:r>
        <w:fldChar w:fldCharType="begin"/>
      </w:r>
      <w:r>
        <w:instrText xml:space="preserve"> ADDIN PAPERS2_CITATIONS &lt;citation&gt;&lt;uuid&gt;D413AAC8-DE6D-470D-9910-23D08F25E9BC&lt;/uuid&gt;&lt;priority&gt;0&lt;/priority&gt;&lt;publications&gt;&lt;publication&gt;&lt;volume&gt;31&lt;/volume&gt;&lt;publication_date&gt;99199912001200000000220000&lt;/publication_date&gt;&lt;number&gt;1&lt;/number&gt;&lt;doi&gt;10.1016/S0165-0173(99)00023-5&lt;/doi&gt;&lt;startpage&gt;6&lt;/startpage&gt;&lt;title&gt;The role of nucleus accumbens dopamine in motivated behavior: a unifying interpretation with special reference to reward-seeking&lt;/title&gt;&lt;uuid&gt;620C3972-E2FA-4AE8-A843-CAF091B7C176&lt;/uuid&gt;&lt;subtype&gt;400&lt;/subtype&gt;&lt;endpage&gt;41&lt;/endpage&gt;&lt;type&gt;400&lt;/type&gt;&lt;url&gt;http://linkinghub.elsevier.com/retrieve/pii/S0165017399000235&lt;/url&gt;&lt;bundle&gt;&lt;publication&gt;&lt;title&gt;Brain Research Reviews&lt;/title&gt;&lt;type&gt;-100&lt;/type&gt;&lt;subtype&gt;-100&lt;/subtype&gt;&lt;uuid&gt;D2BC09CF-1774-47F9-8BFB-024B29F90544&lt;/uuid&gt;&lt;/publication&gt;&lt;/bundle&gt;&lt;authors&gt;&lt;author&gt;&lt;firstName&gt;Satoshi&lt;/firstName&gt;&lt;lastName&gt;Ikemoto&lt;/lastName&gt;&lt;/author&gt;&lt;author&gt;&lt;firstName&gt;Jaak&lt;/firstName&gt;&lt;lastName&gt;Panksepp&lt;/lastName&gt;&lt;/author&gt;&lt;/authors&gt;&lt;/publication&gt;&lt;/publications&gt;&lt;cites&gt;&lt;/cites&gt;&lt;/citation&gt;</w:instrText>
      </w:r>
      <w:r>
        <w:fldChar w:fldCharType="separate"/>
      </w:r>
      <w:r>
        <w:rPr>
          <w:rFonts w:ascii="Cambria" w:hAnsi="Cambria" w:cs="Cambria"/>
        </w:rPr>
        <w:t>{Ikemoto:1999eo}</w:t>
      </w:r>
      <w:r>
        <w:fldChar w:fldCharType="end"/>
      </w:r>
      <w:r>
        <w:fldChar w:fldCharType="begin"/>
      </w:r>
      <w:r>
        <w:instrText xml:space="preserve"> ADDIN PAPERS2_CITATIONS &lt;citation&gt;&lt;uuid&gt;DD8E74CB-74EF-4336-B196-26A294D36FA2&lt;/uuid&gt;&lt;priority&gt;0&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s&gt;&lt;cites&gt;&lt;/cites&gt;&lt;/citation&gt;</w:instrText>
      </w:r>
      <w:r>
        <w:fldChar w:fldCharType="separate"/>
      </w:r>
      <w:r>
        <w:rPr>
          <w:rFonts w:ascii="Cambria" w:hAnsi="Cambria" w:cs="Cambria"/>
        </w:rPr>
        <w:t>{Schoenbaum:2005dc}</w:t>
      </w:r>
      <w:r>
        <w:fldChar w:fldCharType="end"/>
      </w:r>
      <w:r>
        <w:fldChar w:fldCharType="begin"/>
      </w:r>
      <w:r>
        <w:instrText xml:space="preserve"> ADDIN PAPERS2_CITATIONS &lt;citation&gt;&lt;uuid&gt;2953268E-A035-438C-AFB2-6FAC795D6C59&lt;/uuid&gt;&lt;priority&gt;0&lt;/priority&gt;&lt;publications&gt;&lt;publication&gt;&lt;uuid&gt;5453EDEB-13F5-433F-88A2-24C73AC455C3&lt;/uuid&gt;&lt;volume&gt;10&lt;/volume&gt;&lt;doi&gt;10.1093/cercor/10.3.308&lt;/doi&gt;&lt;startpage&gt;308&lt;/startpage&gt;&lt;publication_date&gt;99200003011200000000222000&lt;/publication_date&gt;&lt;url&gt;http://cercor.oxfordjournals.org/content/10/3/308.full&lt;/url&gt;&lt;type&gt;400&lt;/type&gt;&lt;title&gt;Dissociable Functions in the Medial and Lateral Orbitofrontal Cortex: Evidence from Human Neuroimaging Studies&lt;/title&gt;&lt;publisher&gt;Oxford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Rebecca&lt;/firstName&gt;&lt;lastName&gt;Elliott&lt;/lastName&gt;&lt;/author&gt;&lt;author&gt;&lt;firstName&gt;Raymond&lt;/firstName&gt;&lt;middleNames&gt;J&lt;/middleNames&gt;&lt;lastName&gt;Dolan&lt;/lastName&gt;&lt;/author&gt;&lt;author&gt;&lt;firstName&gt;Chris&lt;/firstName&gt;&lt;middleNames&gt;D&lt;/middleNames&gt;&lt;lastName&gt;Frith&lt;/lastName&gt;&lt;/author&gt;&lt;/authors&gt;&lt;/publication&gt;&lt;/publications&gt;&lt;cites&gt;&lt;/cites&gt;&lt;/citation&gt;</w:instrText>
      </w:r>
      <w:r>
        <w:fldChar w:fldCharType="separate"/>
      </w:r>
      <w:r>
        <w:rPr>
          <w:rFonts w:ascii="Cambria" w:hAnsi="Cambria" w:cs="Cambria"/>
        </w:rPr>
        <w:t>{Elliott:2000hj}</w:t>
      </w:r>
      <w:r>
        <w:fldChar w:fldCharType="end"/>
      </w:r>
      <w:r>
        <w:t xml:space="preserve">. Interestingly, rostral pre-SMA was also associated with decision-making and co-activated with </w:t>
      </w:r>
      <w:proofErr w:type="spellStart"/>
      <w:r>
        <w:t>lpOFC</w:t>
      </w:r>
      <w:proofErr w:type="spellEnd"/>
      <w:r>
        <w:t xml:space="preserve">, consistent with theories suggesting that conflict is better described as the process of learning how to avoid future negative outcomes. Our results suggest that rostral pre-SMA and dACC are more important for interacting with other brain-system important for learning, whereas caudal pre-SMA and dACC may be more important for integrating negative affective signals into conflict processing. </w:t>
      </w:r>
    </w:p>
    <w:p w14:paraId="30B2629D" w14:textId="3A4ED7D3" w:rsidR="009E7445" w:rsidRDefault="003B3D27" w:rsidP="00465FBF">
      <w:pPr>
        <w:pStyle w:val="Normal1"/>
        <w:spacing w:line="360" w:lineRule="auto"/>
        <w:ind w:firstLine="0"/>
      </w:pPr>
      <w:r>
        <w:rPr>
          <w:b/>
        </w:rPr>
        <w:lastRenderedPageBreak/>
        <w:t>Anterior</w:t>
      </w:r>
      <w:r w:rsidR="00332E1B">
        <w:rPr>
          <w:b/>
        </w:rPr>
        <w:t xml:space="preserve"> functional zone</w:t>
      </w:r>
    </w:p>
    <w:p w14:paraId="44B79AF6" w14:textId="327AF6DF" w:rsidR="00D320A0" w:rsidRDefault="00D320A0" w:rsidP="00A35936">
      <w:pPr>
        <w:pStyle w:val="Normal1"/>
        <w:spacing w:line="360" w:lineRule="auto"/>
        <w:ind w:firstLine="720"/>
      </w:pPr>
      <w:r>
        <w:t xml:space="preserve">Finally, at the most anterior portions of MFC, we identified a functional zone composed of three subregions: vmPFC, rACC and dmPFC. </w:t>
      </w:r>
      <w:r w:rsidR="006B0B75">
        <w:t xml:space="preserve"> This zone showed a fairly distinct pattern of </w:t>
      </w:r>
      <w:r>
        <w:t>functional specialization</w:t>
      </w:r>
      <w:r w:rsidR="006B0B75">
        <w:t xml:space="preserve">, </w:t>
      </w:r>
      <w:r>
        <w:t xml:space="preserve">showing very low associations with motor and executive functions and strong associations with affective processes, decision-making, and social cognition. This distinct pattern of functional was accompanied by a distinct pattern of whole-brain co-activation, primarily co-activating with regions of the default network, such as posterior cingulate, the </w:t>
      </w:r>
      <w:proofErr w:type="spellStart"/>
      <w:r>
        <w:t>precuneus</w:t>
      </w:r>
      <w:proofErr w:type="spellEnd"/>
      <w:r>
        <w:t xml:space="preserve">, the hippocampus and sub-cortical regions such as the amygdala and nucleus accumbens. These results are consistent with extensive evidence suggesting medial prefrontal cortex is a key region in the ‘default network’ </w:t>
      </w:r>
      <w:r>
        <w:fldChar w:fldCharType="begin"/>
      </w:r>
      <w:r w:rsidR="00B81805">
        <w:instrText xml:space="preserve"> ADDIN PAPERS2_CITATIONS &lt;citation&gt;&lt;uuid&gt;77654318-40E9-4EAB-BFE9-D25D29765A57&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fldChar w:fldCharType="separate"/>
      </w:r>
      <w:r>
        <w:rPr>
          <w:rFonts w:ascii="Cambria" w:hAnsi="Cambria" w:cs="Cambria"/>
        </w:rPr>
        <w:t>{AndrewsHanna:2012jc}</w:t>
      </w:r>
      <w:r>
        <w:fldChar w:fldCharType="end"/>
      </w:r>
      <w:r>
        <w:t xml:space="preserve"> that is relatively removed from the processing of external stimuli and actions. </w:t>
      </w:r>
    </w:p>
    <w:p w14:paraId="02A42D9F" w14:textId="64AA4D9C" w:rsidR="00D320A0" w:rsidRDefault="00D320A0" w:rsidP="00D320A0">
      <w:pPr>
        <w:pStyle w:val="Normal1"/>
        <w:spacing w:line="360" w:lineRule="auto"/>
        <w:ind w:firstLine="720"/>
      </w:pPr>
      <w:r>
        <w:t>The Anterior MFC b</w:t>
      </w:r>
      <w:r w:rsidR="006B0B75">
        <w:t xml:space="preserve">roke down further into three subregions: a dorsal parcel (dmPFC), a middle cluster primarily </w:t>
      </w:r>
      <w:r>
        <w:t>situated</w:t>
      </w:r>
      <w:r w:rsidR="006B0B75">
        <w:t xml:space="preserve"> in rostral anterior cingulate cortex (rACC), and a ventral cluster (vmPFC)</w:t>
      </w:r>
      <w:r>
        <w:t xml:space="preserve"> encompassing medial OFC and subgenual ACC</w:t>
      </w:r>
      <w:r w:rsidR="006B0B75">
        <w:t xml:space="preserve">. The three regions were similarly </w:t>
      </w:r>
      <w:r w:rsidR="00ED6D9E">
        <w:t xml:space="preserve">associated </w:t>
      </w:r>
      <w:r w:rsidR="006B0B75">
        <w:t xml:space="preserve">with both emotion and episodic memory, suggesting these two processes rely on the entire medial prefrontal cortex. However, </w:t>
      </w:r>
      <w:r>
        <w:t xml:space="preserve">dmPFC was much more strongly associated with social processing, consistent with several studies linking dmPFC to social perception and self-referential thought </w:t>
      </w:r>
      <w:r>
        <w:fldChar w:fldCharType="begin"/>
      </w:r>
      <w:r>
        <w:instrText xml:space="preserve"> ADDIN PAPERS2_CITATIONS &lt;citation&gt;&lt;uuid&gt;FA39E14F-9942-415B-8771-6AD3260F7F2E&lt;/uuid&gt;&lt;priority&gt;0&lt;/priority&gt;&lt;publications&gt;&lt;publication&gt;&lt;uuid&gt;55CE25D4-0CB6-43C9-8C56-FF402155DF2D&lt;/uuid&gt;&lt;volume&gt;17&lt;/volume&gt;&lt;doi&gt;10.1162/0898929055002418&lt;/doi&gt;&lt;startpage&gt;1306&lt;/startpage&gt;&lt;publication_date&gt;99200603131200000000222000&lt;/publication_date&gt;&lt;url&gt;http://www.mitpressjournals.org/doi/abs/10.1162/0898929055002418&lt;/url&gt;&lt;type&gt;400&lt;/type&gt;&lt;title&gt;The Link between Social Cognition and Self-referential Thought in the Medial Prefrontal Cortex&lt;/title&gt;&lt;publisher&gt; MIT Press 238 Main St., Suite 500, Cambridge, MA 02142-1046 USA journals-info@mit.edu&lt;/publisher&gt;&lt;number&gt;8&lt;/number&gt;&lt;subtype&gt;400&lt;/subtype&gt;&lt;endpage&gt;1315&lt;/endpage&gt;&lt;bundle&gt;&lt;publication&gt;&lt;url&gt;http://dx.doi.org&lt;/url&gt;&lt;title&gt;dx.doi.org&lt;/title&gt;&lt;type&gt;-100&lt;/type&gt;&lt;subtype&gt;-100&lt;/subtype&gt;&lt;uuid&gt;730E6D56-A4EA-44A6-955A-8A425F0B1098&lt;/uuid&gt;&lt;/publication&gt;&lt;/bundle&gt;&lt;authors&gt;&lt;author&gt;&lt;firstName&gt;Jason&lt;/firstName&gt;&lt;middleNames&gt;P&lt;/middleNames&gt;&lt;lastName&gt;Mitchell&lt;/lastName&gt;&lt;/author&gt;&lt;author&gt;&lt;firstName&gt;Mahzarin&lt;/firstName&gt;&lt;middleNames&gt;R&lt;/middleNames&gt;&lt;lastName&gt;Banaji&lt;/lastName&gt;&lt;/author&gt;&lt;author&gt;&lt;firstName&gt;C&lt;/firstName&gt;&lt;middleNames&gt;Neil&lt;/middleNames&gt;&lt;lastName&gt;Macrae&lt;/lastName&gt;&lt;/author&gt;&lt;/authors&gt;&lt;/publication&gt;&lt;/publications&gt;&lt;cites&gt;&lt;/cites&gt;&lt;/citation&gt;</w:instrText>
      </w:r>
      <w:r>
        <w:fldChar w:fldCharType="separate"/>
      </w:r>
      <w:r>
        <w:rPr>
          <w:rFonts w:ascii="Cambria" w:hAnsi="Cambria" w:cs="Cambria"/>
        </w:rPr>
        <w:t>{Mitchell:2006ce}</w:t>
      </w:r>
      <w:r>
        <w:fldChar w:fldCharType="end"/>
      </w:r>
      <w:r>
        <w:fldChar w:fldCharType="begin"/>
      </w:r>
      <w:r>
        <w:instrText xml:space="preserve"> ADDIN PAPERS2_CITATIONS &lt;citation&gt;&lt;uuid&gt;6C8F30C0-5D94-486B-AE09-D42FF277FBE7&lt;/uuid&gt;&lt;priority&gt;0&lt;/priority&gt;&lt;publications&gt;&lt;publication&gt;&lt;volume&gt;21&lt;/volume&gt;&lt;publication_date&gt;99200403001200000000220000&lt;/publication_date&gt;&lt;number&gt;3&lt;/number&gt;&lt;doi&gt;10.1016/j.neuroimage.2003.11.013&lt;/doi&gt;&lt;startpage&gt;1167&lt;/startpage&gt;&lt;title&gt;Watching social interactions produces dorsomedial prefrontal and medial parietal BOLD fMRI signal increases compared to a resting baseline&lt;/title&gt;&lt;uuid&gt;37A7E1E6-97B3-4EDC-BC4A-10BC8EDFDF1E&lt;/uuid&gt;&lt;subtype&gt;400&lt;/subtype&gt;&lt;endpage&gt;1173&lt;/endpage&gt;&lt;type&gt;400&lt;/type&gt;&lt;url&gt;http://linkinghub.elsevier.com/retrieve/pii/S1053811903007341&lt;/url&gt;&lt;bundle&gt;&lt;publication&gt;&lt;publisher&gt;Elsevier Inc.&lt;/publisher&gt;&lt;title&gt;NeuroImage&lt;/title&gt;&lt;type&gt;-100&lt;/type&gt;&lt;subtype&gt;-100&lt;/subtype&gt;&lt;uuid&gt;C999927C-B94A-48FA-98D1-0626ECBA674C&lt;/uuid&gt;&lt;/publication&gt;&lt;/bundle&gt;&lt;authors&gt;&lt;author&gt;&lt;firstName&gt;Marco&lt;/firstName&gt;&lt;lastName&gt;Iacoboni&lt;/lastName&gt;&lt;/author&gt;&lt;author&gt;&lt;firstName&gt;Matthew&lt;/firstName&gt;&lt;middleNames&gt;D&lt;/middleNames&gt;&lt;lastName&gt;Lieberman&lt;/lastName&gt;&lt;/author&gt;&lt;author&gt;&lt;firstName&gt;Barbara&lt;/firstName&gt;&lt;middleNames&gt;J&lt;/middleNames&gt;&lt;lastName&gt;Knowlton&lt;/lastName&gt;&lt;/author&gt;&lt;author&gt;&lt;firstName&gt;Istvan&lt;/firstName&gt;&lt;lastName&gt;Molnar-Szakacs&lt;/lastName&gt;&lt;/author&gt;&lt;author&gt;&lt;firstName&gt;Mark&lt;/firstName&gt;&lt;lastName&gt;Moritz&lt;/lastName&gt;&lt;/author&gt;&lt;author&gt;&lt;firstName&gt;C&lt;/firstName&gt;&lt;middleNames&gt;Jason&lt;/middleNames&gt;&lt;lastName&gt;Throop&lt;/lastName&gt;&lt;/author&gt;&lt;author&gt;&lt;firstName&gt;Alan&lt;/firstName&gt;&lt;middleNames&gt;Page&lt;/middleNames&gt;&lt;lastName&gt;Fiske&lt;/lastName&gt;&lt;/author&gt;&lt;/authors&gt;&lt;/publication&gt;&lt;/publications&gt;&lt;cites&gt;&lt;/cites&gt;&lt;/citation&gt;</w:instrText>
      </w:r>
      <w:r>
        <w:fldChar w:fldCharType="separate"/>
      </w:r>
      <w:r>
        <w:rPr>
          <w:rFonts w:ascii="Cambria" w:hAnsi="Cambria" w:cs="Cambria"/>
        </w:rPr>
        <w:t>{Iacoboni:2004eq}</w:t>
      </w:r>
      <w:r>
        <w:fldChar w:fldCharType="end"/>
      </w:r>
      <w:r>
        <w:t xml:space="preserve">. Moreover, dmPFC showed strong co-activation with TPJ, a region thought to also be important for </w:t>
      </w:r>
      <w:proofErr w:type="spellStart"/>
      <w:r>
        <w:t>mentalizing</w:t>
      </w:r>
      <w:proofErr w:type="spellEnd"/>
      <w:r>
        <w:t xml:space="preserve"> </w:t>
      </w:r>
      <w:r>
        <w:fldChar w:fldCharType="begin"/>
      </w:r>
      <w:r>
        <w:instrText xml:space="preserve"> ADDIN PAPERS2_CITATIONS &lt;citation&gt;&lt;uuid&gt;D4D576BD-4146-4222-973B-27C955A65994&lt;/uuid&gt;&lt;priority&gt;0&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s&gt;&lt;cites&gt;&lt;/cites&gt;&lt;/citation&gt;</w:instrText>
      </w:r>
      <w:r>
        <w:fldChar w:fldCharType="separate"/>
      </w:r>
      <w:r>
        <w:rPr>
          <w:rFonts w:ascii="Cambria" w:hAnsi="Cambria" w:cs="Cambria"/>
        </w:rPr>
        <w:t>{Baumgartner:2012ip}</w:t>
      </w:r>
      <w:r>
        <w:fldChar w:fldCharType="end"/>
      </w:r>
      <w:r>
        <w:fldChar w:fldCharType="begin"/>
      </w:r>
      <w:r>
        <w:instrText xml:space="preserve"> ADDIN PAPERS2_CITATIONS &lt;citation&gt;&lt;uuid&gt;B5324038-1332-4F4B-A255-C836C6B888FA&lt;/uuid&gt;&lt;priority&gt;0&lt;/priority&gt;&lt;publications&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fldChar w:fldCharType="separate"/>
      </w:r>
      <w:r>
        <w:rPr>
          <w:rFonts w:ascii="Cambria" w:hAnsi="Cambria" w:cs="Cambria"/>
        </w:rPr>
        <w:t>{Denny:2012hc}</w:t>
      </w:r>
      <w:r>
        <w:fldChar w:fldCharType="end"/>
      </w:r>
      <w:r>
        <w:t xml:space="preserve">. Importantly, dmPFC showed no association with reward processing, suggesting that higher-level </w:t>
      </w:r>
      <w:proofErr w:type="spellStart"/>
      <w:r>
        <w:t>mentalizing</w:t>
      </w:r>
      <w:proofErr w:type="spellEnd"/>
      <w:r>
        <w:t xml:space="preserve"> processes occur separately from low-level affective processing. </w:t>
      </w:r>
    </w:p>
    <w:p w14:paraId="41C2AE6C" w14:textId="5E36304D" w:rsidR="00D320A0" w:rsidRDefault="00D320A0" w:rsidP="00D320A0">
      <w:pPr>
        <w:pStyle w:val="Normal1"/>
        <w:spacing w:line="360" w:lineRule="auto"/>
        <w:ind w:firstLine="720"/>
      </w:pPr>
      <w:r>
        <w:t xml:space="preserve">Ventral to dmPFC, rACC showed a less specific functional pattern, showing moderating associations with a variety of process, including low-level affective processes such as fear, reward and emotion as well as higher-level processes such as decision-making, episodic memory. This was consistent with the high functional complexity we observed in this region—a model with many cognitive concepts we required to accurately predict activity in this region. These findings are consistent with descriptions of the existence of a default network ‘hub’ region in mPFC </w:t>
      </w:r>
      <w:r>
        <w:fldChar w:fldCharType="begin"/>
      </w:r>
      <w:r>
        <w:instrText xml:space="preserve"> ADDIN PAPERS2_CITATIONS &lt;citation&gt;&lt;uuid&gt;647665E0-2316-4633-88C9-E8F87A818C91&lt;/uuid&gt;&lt;priority&gt;0&lt;/priority&gt;&lt;publications&gt;&lt;publication&gt;&lt;volume&gt;17&lt;/volume&gt;&lt;publication_date&gt;99201312001200000000220000&lt;/publication_date&gt;&lt;number&gt;12&lt;/number&gt;&lt;doi&gt;10.1016/j.tics.2013.09.012&lt;/doi&gt;&lt;startpage&gt;683&lt;/startpage&gt;&lt;title&gt;Network hubs in the human brain&lt;/title&gt;&lt;uuid&gt;08737E95-BAFD-4A3C-B051-3A8C5943FE0F&lt;/uuid&gt;&lt;subtype&gt;400&lt;/subtype&gt;&lt;endpage&gt;696&lt;/endpage&gt;&lt;type&gt;400&lt;/type&gt;&lt;url&gt;http://linkinghub.elsevier.com/retrieve/pii/S1364661313002167&lt;/url&gt;&lt;bundle&gt;&lt;publication&gt;&lt;publisher&gt;Elsevier Ltd&lt;/publisher&gt;&lt;title&gt;Trends in Cognitive Sciences&lt;/title&gt;&lt;type&gt;-100&lt;/type&gt;&lt;subtype&gt;-100&lt;/subtype&gt;&lt;uuid&gt;47F1C648-8EDF-4324-9FA1-69B78466A0BF&lt;/uuid&gt;&lt;/publication&gt;&lt;/bundle&gt;&lt;authors&gt;&lt;author&gt;&lt;lastName&gt;Heuvel&lt;/lastName&gt;&lt;nonDroppingParticle&gt;van den&lt;/nonDroppingParticle&gt;&lt;firstName&gt;Martijn&lt;/firstName&gt;&lt;middleNames&gt;P&lt;/middleNames&gt;&lt;/author&gt;&lt;author&gt;&lt;firstName&gt;Olaf&lt;/firstName&gt;&lt;lastName&gt;Sporns&lt;/lastName&gt;&lt;/author&gt;&lt;/authors&gt;&lt;/publication&gt;&lt;/publications&gt;&lt;cites&gt;&lt;/cites&gt;&lt;/citation&gt;</w:instrText>
      </w:r>
      <w:r>
        <w:fldChar w:fldCharType="separate"/>
      </w:r>
      <w:r>
        <w:rPr>
          <w:rFonts w:ascii="Cambria" w:hAnsi="Cambria" w:cs="Cambria"/>
        </w:rPr>
        <w:t>{vandenHeuvel:2013ge}</w:t>
      </w:r>
      <w:r>
        <w:fldChar w:fldCharType="end"/>
      </w:r>
      <w:r>
        <w:fldChar w:fldCharType="begin"/>
      </w:r>
      <w:r>
        <w:instrText xml:space="preserve"> ADDIN PAPERS2_CITATIONS &lt;citation&gt;&lt;uuid&gt;3C548F9B-9D45-447F-B8CC-C13A1D9F70D5&lt;/uuid&gt;&lt;priority&gt;0&lt;/priority&gt;&lt;publications&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fldChar w:fldCharType="separate"/>
      </w:r>
      <w:r>
        <w:rPr>
          <w:rFonts w:ascii="Cambria" w:hAnsi="Cambria" w:cs="Cambria"/>
        </w:rPr>
        <w:t>{AndrewsHanna:2010gl}</w:t>
      </w:r>
      <w:r>
        <w:fldChar w:fldCharType="end"/>
      </w:r>
      <w:r>
        <w:t xml:space="preserve">. As a hub of the default network, rACC is likely to be involved in many of the processes supported by this network, but not be specialized in any given process. </w:t>
      </w:r>
    </w:p>
    <w:p w14:paraId="3BA856D0" w14:textId="77777777" w:rsidR="00D320A0" w:rsidRDefault="00D320A0" w:rsidP="00D320A0">
      <w:pPr>
        <w:pStyle w:val="Normal1"/>
        <w:spacing w:line="360" w:lineRule="auto"/>
        <w:ind w:firstLine="720"/>
      </w:pPr>
    </w:p>
    <w:p w14:paraId="467DE85E" w14:textId="5C8CECA9" w:rsidR="009E7445" w:rsidRDefault="00D320A0" w:rsidP="00D320A0">
      <w:pPr>
        <w:pStyle w:val="Normal1"/>
        <w:spacing w:line="360" w:lineRule="auto"/>
        <w:ind w:firstLine="720"/>
      </w:pPr>
      <w:r>
        <w:lastRenderedPageBreak/>
        <w:t xml:space="preserve">Finally our results suggest that vmPFC, the most ventral region in MFC, is primarily associated processes directly related to affective signals. Activity in vmPFC was very strongly predicted by affective processes, such as reward and fear. This function is consistent with its strong co-activation with subcortical regions known to be important for these processes, such as the nucleus accumbens </w:t>
      </w:r>
      <w:r>
        <w:fldChar w:fldCharType="begin"/>
      </w:r>
      <w:r w:rsidR="00B81805">
        <w:instrText xml:space="preserve"> ADDIN PAPERS2_CITATIONS &lt;citation&gt;&lt;uuid&gt;CDE68360-A43F-435E-B14D-28FB81120BC5&lt;/uuid&gt;&lt;priority&gt;0&lt;/priority&gt;&lt;publications&gt;&lt;publication&gt;&lt;type&gt;400&lt;/type&gt;&lt;publication_date&gt;99200100001200000000200000&lt;/publication_date&gt;&lt;title&gt;Anticipation of increasing monetary reward selectively recruits nucleus accumbens&lt;/title&gt;&lt;url&gt;http://www-psych.stanford.edu/~knutson/rab/knutson01.pdf&lt;/url&gt;&lt;subtype&gt;400&lt;/subtype&gt;&lt;uuid&gt;AFAB6546-A389-48E0-A130-258C4E051197&lt;/uuid&gt;&lt;bundle&gt;&lt;publication&gt;&lt;title&gt;J Neurosci&lt;/title&gt;&lt;type&gt;-100&lt;/type&gt;&lt;subtype&gt;-100&lt;/subtype&gt;&lt;uuid&gt;65785A66-17B3-47A9-8CAC-0DC073F54F48&lt;/uuid&gt;&lt;/publication&gt;&lt;/bundle&gt;&lt;authors&gt;&lt;author&gt;&lt;firstName&gt;B&lt;/firstName&gt;&lt;lastName&gt;Knutson&lt;/lastName&gt;&lt;/author&gt;&lt;author&gt;&lt;firstName&gt;C&lt;/firstName&gt;&lt;middleNames&gt;M&lt;/middleNames&gt;&lt;lastName&gt;Adams&lt;/lastName&gt;&lt;/author&gt;&lt;author&gt;&lt;firstName&gt;G&lt;/firstName&gt;&lt;middleNames&gt;W&lt;/middleNames&gt;&lt;lastName&gt;Fong&lt;/lastName&gt;&lt;/author&gt;&lt;author&gt;&lt;firstName&gt;D&lt;/firstName&gt;&lt;lastName&gt;Hommer&lt;/lastName&gt;&lt;/author&gt;&lt;/authors&gt;&lt;/publication&gt;&lt;/publications&gt;&lt;cites&gt;&lt;/cites&gt;&lt;/citation&gt;</w:instrText>
      </w:r>
      <w:r>
        <w:fldChar w:fldCharType="separate"/>
      </w:r>
      <w:r>
        <w:rPr>
          <w:rFonts w:ascii="Cambria" w:hAnsi="Cambria" w:cs="Cambria"/>
        </w:rPr>
        <w:t>{Knutson:2001vi}</w:t>
      </w:r>
      <w:r>
        <w:fldChar w:fldCharType="end"/>
      </w:r>
      <w:r>
        <w:t xml:space="preserve"> and amygdala </w:t>
      </w:r>
      <w:r>
        <w:fldChar w:fldCharType="begin"/>
      </w:r>
      <w:r>
        <w:instrText xml:space="preserve"> ADDIN PAPERS2_CITATIONS &lt;citation&gt;&lt;uuid&gt;82F7E610-4CB7-4FB2-A651-4D73DCBB5F02&lt;/uuid&gt;&lt;priority&gt;0&lt;/priority&gt;&lt;publications&gt;&lt;publication&gt;&lt;uuid&gt;C41676CF-034A-4AD1-8F09-4F67F8CEA986&lt;/uuid&gt;&lt;volume&gt;985&lt;/volume&gt;&lt;doi&gt;10.1111/j.1749-6632.2003.tb07077.x&lt;/doi&gt;&lt;startpage&gt;125&lt;/startpage&gt;&lt;publication_date&gt;99200304011200000000222000&lt;/publication_date&gt;&lt;url&gt;http://onlinelibrary.wiley.com/doi/10.1111/j.1749-6632.2003.tb07077.x/full&lt;/url&gt;&lt;type&gt;400&lt;/type&gt;&lt;title&gt;The Amygdala, Fear, and Memory&lt;/title&gt;&lt;publisher&gt;Blackwell Publishing Ltd&lt;/publisher&gt;&lt;number&gt;1&lt;/number&gt;&lt;subtype&gt;400&lt;/subtype&gt;&lt;endpage&gt;134&lt;/endpage&gt;&lt;bundle&gt;&lt;publication&gt;&lt;publisher&gt;Blackwell Publishing Inc&lt;/publisher&gt;&lt;title&gt;Annals of the New York Academy of Sciences&lt;/title&gt;&lt;type&gt;-100&lt;/type&gt;&lt;subtype&gt;-100&lt;/subtype&gt;&lt;uuid&gt;9B21474C-8006-4196-A7C2-6E06673868A9&lt;/uuid&gt;&lt;/publication&gt;&lt;/bundle&gt;&lt;authors&gt;&lt;author&gt;&lt;firstName&gt;MICHAEL&lt;/firstName&gt;&lt;middleNames&gt;S&lt;/middleNames&gt;&lt;lastName&gt;FANSELOW&lt;/lastName&gt;&lt;/author&gt;&lt;author&gt;&lt;firstName&gt;GREG&lt;/firstName&gt;&lt;middleNames&gt;D&lt;/middleNames&gt;&lt;lastName&gt;GALE&lt;/lastName&gt;&lt;/author&gt;&lt;/authors&gt;&lt;/publication&gt;&lt;/publications&gt;&lt;cites&gt;&lt;/cites&gt;&lt;/citation&gt;</w:instrText>
      </w:r>
      <w:r>
        <w:fldChar w:fldCharType="separate"/>
      </w:r>
      <w:r>
        <w:rPr>
          <w:rFonts w:ascii="Cambria" w:hAnsi="Cambria" w:cs="Cambria"/>
        </w:rPr>
        <w:t>{FANSELOW:2003ib}</w:t>
      </w:r>
      <w:r>
        <w:fldChar w:fldCharType="end"/>
      </w:r>
      <w:r>
        <w:fldChar w:fldCharType="begin"/>
      </w:r>
      <w:r>
        <w:instrText xml:space="preserve"> ADDIN PAPERS2_CITATIONS &lt;citation&gt;&lt;uuid&gt;73EE5D83-2123-49CF-A0F2-4038AB699F6F&lt;/uuid&gt;&lt;priority&gt;0&lt;/priority&gt;&lt;publications&gt;&lt;publication&gt;&lt;uuid&gt;2B0EC036-214A-419B-9EE5-1188F331C017&lt;/uuid&gt;&lt;volume&gt;106&lt;/volume&gt;&lt;doi&gt;10.1037/0735-7044.106.2.274&lt;/doi&gt;&lt;startpage&gt;274&lt;/startpage&gt;&lt;publication_date&gt;99199204011200000000222000&lt;/publication_date&gt;&lt;url&gt;http://psycnet.apa.org/journals/bne/106/2/274.html&lt;/url&gt;&lt;type&gt;400&lt;/type&gt;&lt;title&gt;Differential contribution of amygdala and hippocampus to cued and contextual fear conditioning.&lt;/title&gt;&lt;publisher&gt;American Psychological Association&lt;/publisher&gt;&lt;number&gt;2&lt;/number&gt;&lt;subtype&gt;400&lt;/subtype&gt;&lt;endpage&gt;285&lt;/endpage&gt;&lt;bundle&gt;&lt;publication&gt;&lt;publisher&gt;American Psychological Association&lt;/publisher&gt;&lt;title&gt;Behavioral neuroscience&lt;/title&gt;&lt;type&gt;-100&lt;/type&gt;&lt;subtype&gt;-100&lt;/subtype&gt;&lt;uuid&gt;6D124DA3-D040-4F79-80F8-C85B6C9EE610&lt;/uuid&gt;&lt;/publication&gt;&lt;/bundle&gt;&lt;authors&gt;&lt;author&gt;&lt;firstName&gt;R&lt;/firstName&gt;&lt;middleNames&gt;G&lt;/middleNames&gt;&lt;lastName&gt;Phillips&lt;/lastName&gt;&lt;/author&gt;&lt;author&gt;&lt;firstName&gt;J&lt;/firstName&gt;&lt;middleNames&gt;E&lt;/middleNames&gt;&lt;lastName&gt;LeDoux&lt;/lastName&gt;&lt;/author&gt;&lt;/authors&gt;&lt;/publication&gt;&lt;/publications&gt;&lt;cites&gt;&lt;/cites&gt;&lt;/citation&gt;</w:instrText>
      </w:r>
      <w:r>
        <w:fldChar w:fldCharType="separate"/>
      </w:r>
      <w:r>
        <w:rPr>
          <w:rFonts w:ascii="Cambria" w:hAnsi="Cambria" w:cs="Cambria"/>
        </w:rPr>
        <w:t>{Phillips:1992ji}</w:t>
      </w:r>
      <w:r>
        <w:fldChar w:fldCharType="end"/>
      </w:r>
      <w:r>
        <w:t xml:space="preserve"> , respectively. However, vmPFC was also associated with higher-level cognitive processes that are known to depend on these affective signals, such as decision-making </w:t>
      </w:r>
      <w:r>
        <w:fldChar w:fldCharType="begin"/>
      </w:r>
      <w:r>
        <w:instrText xml:space="preserve"> ADDIN PAPERS2_CITATIONS &lt;citation&gt;&lt;uuid&gt;F9230E46-80A1-4AAB-A3D5-629A333C1371&lt;/uuid&gt;&lt;priority&gt;0&lt;/priority&gt;&lt;publications&gt;&lt;publication&gt;&lt;uuid&gt;75ECB129-9EAD-4A0E-91D1-92A8CB9C367E&lt;/uuid&gt;&lt;volume&gt;2&lt;/volume&gt;&lt;doi&gt;10.2174/157340006776875914&lt;/doi&gt;&lt;startpage&gt;267&lt;/startpage&gt;&lt;publication_date&gt;99200600001200000000200000&lt;/publication_date&gt;&lt;url&gt;http://www.eurekaselect.com/openurl/content.php?genre=article&amp;amp;issn=1573-4005&amp;amp;volume=2&amp;amp;issue=2&amp;amp;spage=267&lt;/url&gt;&lt;type&gt;400&lt;/type&gt;&lt;title&gt;Nucleus Accumbens Dopamine and the Forebrain Circuitry Involved in Behavioral Activation and Effort-Related Decision Making: Implications for Understanding Anergia and Psychomotor Slowing in Depression&lt;/title&gt;&lt;publisher&gt;Bentham Science Publishers&lt;/publisher&gt;&lt;number&gt;2&lt;/number&gt;&lt;subtype&gt;400&lt;/subtype&gt;&lt;endpage&gt;280&lt;/endpage&gt;&lt;bundle&gt;&lt;publication&gt;&lt;title&gt;Current Psychiatry Reviews&lt;/title&gt;&lt;type&gt;-100&lt;/type&gt;&lt;subtype&gt;-100&lt;/subtype&gt;&lt;uuid&gt;4B0E3DE7-14DF-4DD1-801F-E6CA3741B948&lt;/uuid&gt;&lt;/publication&gt;&lt;/bundle&gt;&lt;authors&gt;&lt;author&gt;&lt;firstName&gt;John&lt;/firstName&gt;&lt;middleNames&gt;D&lt;/middleNames&gt;&lt;lastName&gt;Salamone&lt;/lastName&gt;&lt;/author&gt;&lt;author&gt;&lt;firstName&gt;Merce&lt;/firstName&gt;&lt;lastName&gt;Correa&lt;/lastName&gt;&lt;/author&gt;&lt;author&gt;&lt;firstName&gt;Susana&lt;/firstName&gt;&lt;middleNames&gt;M&lt;/middleNames&gt;&lt;lastName&gt;Mingote&lt;/lastName&gt;&lt;/author&gt;&lt;author&gt;&lt;firstName&gt;Suzanne&lt;/firstName&gt;&lt;middleNames&gt;M&lt;/middleNames&gt;&lt;lastName&gt;Weber&lt;/lastName&gt;&lt;/author&gt;&lt;author&gt;&lt;firstName&gt;Andrew&lt;/firstName&gt;&lt;middleNames&gt;M&lt;/middleNames&gt;&lt;lastName&gt;Farrar&lt;/lastName&gt;&lt;/author&gt;&lt;/authors&gt;&lt;/publication&gt;&lt;/publications&gt;&lt;cites&gt;&lt;/cites&gt;&lt;/citation&gt;</w:instrText>
      </w:r>
      <w:r>
        <w:fldChar w:fldCharType="separate"/>
      </w:r>
      <w:r>
        <w:rPr>
          <w:rFonts w:ascii="Cambria" w:hAnsi="Cambria" w:cs="Cambria"/>
        </w:rPr>
        <w:t>{Salamone:2006il}</w:t>
      </w:r>
      <w:r>
        <w:fldChar w:fldCharType="end"/>
      </w:r>
      <w:r>
        <w:fldChar w:fldCharType="begin"/>
      </w:r>
      <w:r>
        <w:instrText xml:space="preserve"> ADDIN PAPERS2_CITATIONS &lt;citation&gt;&lt;uuid&gt;F4CA8544-D6F8-4C85-B621-34281F24519E&lt;/uuid&gt;&lt;priority&gt;0&lt;/priority&gt;&lt;publications&gt;&lt;publication&gt;&lt;volume&gt;15&lt;/volume&gt;&lt;publication_date&gt;99200409151200000000222000&lt;/publication_date&gt;&lt;number&gt;13&lt;/number&gt;&lt;startpage&gt;2123&lt;/startpage&gt;&lt;title&gt;Selective activation of the nucleus accumbens during risk-taking decision making&lt;/title&gt;&lt;uuid&gt;0248184A-92C8-4309-8DF4-DF405CBC8F14&lt;/uuid&gt;&lt;subtype&gt;400&lt;/subtype&gt;&lt;type&gt;400&lt;/type&gt;&lt;url&gt;http://journals.lww.com/neuroreport/Fulltext/2004/09150/Selective_activation_of_the_nucleus_accumbens.25.aspx&lt;/url&gt;&lt;bundle&gt;&lt;publication&gt;&lt;title&gt;Neuroreport&lt;/title&gt;&lt;type&gt;-100&lt;/type&gt;&lt;subtype&gt;-100&lt;/subtype&gt;&lt;uuid&gt;A337C509-1DD7-46F3-AB89-93AD7C95E4A6&lt;/uuid&gt;&lt;/publication&gt;&lt;/bundle&gt;&lt;authors&gt;&lt;author&gt;&lt;firstName&gt;Scott&lt;/firstName&gt;&lt;middleNames&gt;C&lt;/middleNames&gt;&lt;lastName&gt;Matthews&lt;/lastName&gt;&lt;/author&gt;&lt;author&gt;&lt;firstName&gt;Alan&lt;/firstName&gt;&lt;middleNames&gt;N&lt;/middleNames&gt;&lt;lastName&gt;Simmons&lt;/lastName&gt;&lt;/author&gt;&lt;author&gt;&lt;firstName&gt;Scott&lt;/firstName&gt;&lt;middleNames&gt;D&lt;/middleNames&gt;&lt;lastName&gt;Lane&lt;/lastName&gt;&lt;/author&gt;&lt;author&gt;&lt;firstName&gt;Martin&lt;/firstName&gt;&lt;middleNames&gt;P&lt;/middleNames&gt;&lt;lastName&gt;Paulus&lt;/lastName&gt;&lt;/author&gt;&lt;/authors&gt;&lt;/publication&gt;&lt;/publications&gt;&lt;cites&gt;&lt;/cites&gt;&lt;/citation&gt;</w:instrText>
      </w:r>
      <w:r>
        <w:fldChar w:fldCharType="separate"/>
      </w:r>
      <w:r>
        <w:rPr>
          <w:rFonts w:ascii="Cambria" w:hAnsi="Cambria" w:cs="Cambria"/>
        </w:rPr>
        <w:t>{Matthews:2004vv}</w:t>
      </w:r>
      <w:r>
        <w:fldChar w:fldCharType="end"/>
      </w:r>
      <w:r>
        <w:t xml:space="preserve"> and memory </w:t>
      </w:r>
      <w:r>
        <w:fldChar w:fldCharType="begin"/>
      </w:r>
      <w:r>
        <w:instrText xml:space="preserve"> ADDIN PAPERS2_CITATIONS &lt;citation&gt;&lt;uuid&gt;9292EB43-6770-416C-A3F1-449A113D004D&lt;/uuid&gt;&lt;priority&gt;0&lt;/priority&gt;&lt;publications&gt;&lt;publication&gt;&lt;type&gt;400&lt;/type&gt;&lt;publication_date&gt;99199900001200000000200000&lt;/publication_date&gt;&lt;title&gt;Amygdala activity related to enhanced memory for pleasant and aversive stimuli&lt;/title&gt;&lt;url&gt;http://www.nature.com/neuro/journal/v2/n3/abs/nn0399_289.html&lt;/url&gt;&lt;subtype&gt;400&lt;/subtype&gt;&lt;uuid&gt;1DAEEA96-9B7A-40A3-AFDD-796479D8C778&lt;/uuid&gt;&lt;bundle&gt;&lt;publication&gt;&lt;publisher&gt;Nature Publishing Group&lt;/publisher&gt;&lt;title&gt;Nature Neuroscience&lt;/title&gt;&lt;type&gt;-100&lt;/type&gt;&lt;subtype&gt;-100&lt;/subtype&gt;&lt;uuid&gt;6F802B6E-4FED-4E5C-819C-52A8B4816D54&lt;/uuid&gt;&lt;/publication&gt;&lt;/bundle&gt;&lt;authors&gt;&lt;author&gt;&lt;firstName&gt;S&lt;/firstName&gt;&lt;middleNames&gt;B&lt;/middleNames&gt;&lt;lastName&gt;Hamann&lt;/lastName&gt;&lt;/author&gt;&lt;author&gt;&lt;firstName&gt;T&lt;/firstName&gt;&lt;middleNames&gt;D&lt;/middleNames&gt;&lt;lastName&gt;Ely&lt;/lastName&gt;&lt;/author&gt;&lt;author&gt;&lt;firstName&gt;S&lt;/firstName&gt;&lt;middleNames&gt;T&lt;/middleNames&gt;&lt;lastName&gt;Grafton&lt;/lastName&gt;&lt;/author&gt;&lt;author&gt;&lt;firstName&gt;C&lt;/firstName&gt;&lt;middleNames&gt;D&lt;/middleNames&gt;&lt;lastName&gt;Kilts&lt;/lastName&gt;&lt;/author&gt;&lt;/authors&gt;&lt;/publication&gt;&lt;/publications&gt;&lt;cites&gt;&lt;/cites&gt;&lt;/citation&gt;</w:instrText>
      </w:r>
      <w:r>
        <w:fldChar w:fldCharType="separate"/>
      </w:r>
      <w:r>
        <w:rPr>
          <w:rFonts w:ascii="Cambria" w:hAnsi="Cambria" w:cs="Cambria"/>
        </w:rPr>
        <w:t>{Hamann:1999ui}</w:t>
      </w:r>
      <w:r>
        <w:fldChar w:fldCharType="end"/>
      </w:r>
      <w:r>
        <w:fldChar w:fldCharType="begin"/>
      </w:r>
      <w:r>
        <w:instrText xml:space="preserve"> ADDIN PAPERS2_CITATIONS &lt;citation&gt;&lt;uuid&gt;9C0B71DE-FF07-40DA-A80E-90F263BD6075&lt;/uuid&gt;&lt;priority&gt;0&lt;/priority&gt;&lt;publications&gt;&lt;publication&gt;&lt;type&gt;400&lt;/type&gt;&lt;publication_date&gt;99201200001200000000200000&lt;/publication_date&gt;&lt;title&gt;Disruption of reconsolidation erases a fear memory trace in the human amygdala&lt;/title&gt;&lt;url&gt;http://www.sciencemag.org/content/337/6101/1550.short&lt;/url&gt;&lt;subtype&gt;400&lt;/subtype&gt;&lt;uuid&gt;8588AAA6-3786-4569-B7E7-704BAA1FC0A3&lt;/uuid&gt;&lt;bundle&gt;&lt;publication&gt;&lt;title&gt;Science&lt;/title&gt;&lt;type&gt;-100&lt;/type&gt;&lt;subtype&gt;-100&lt;/subtype&gt;&lt;uuid&gt;B1015E0B-A786-4B5D-A419-B93A27FD0BD0&lt;/uuid&gt;&lt;/publication&gt;&lt;/bundle&gt;&lt;authors&gt;&lt;author&gt;&lt;firstName&gt;T&lt;/firstName&gt;&lt;lastName&gt;Agren&lt;/lastName&gt;&lt;/author&gt;&lt;author&gt;&lt;firstName&gt;J&lt;/firstName&gt;&lt;lastName&gt;Engman&lt;/lastName&gt;&lt;/author&gt;&lt;author&gt;&lt;firstName&gt;A&lt;/firstName&gt;&lt;lastName&gt;Frick&lt;/lastName&gt;&lt;/author&gt;&lt;author&gt;&lt;firstName&gt;J&lt;/firstName&gt;&lt;lastName&gt;Björkstrand&lt;/lastName&gt;&lt;/author&gt;&lt;author&gt;&lt;firstName&gt;E&lt;/firstName&gt;&lt;middleNames&gt;M&lt;/middleNames&gt;&lt;lastName&gt;Larsson&lt;/lastName&gt;&lt;/author&gt;&lt;/authors&gt;&lt;/publication&gt;&lt;/publications&gt;&lt;cites&gt;&lt;/cites&gt;&lt;/citation&gt;</w:instrText>
      </w:r>
      <w:r>
        <w:fldChar w:fldCharType="separate"/>
      </w:r>
      <w:r>
        <w:rPr>
          <w:rFonts w:ascii="Cambria" w:hAnsi="Cambria" w:cs="Cambria"/>
        </w:rPr>
        <w:t>{Agren:2012vn}</w:t>
      </w:r>
      <w:r>
        <w:fldChar w:fldCharType="end"/>
      </w:r>
      <w:r>
        <w:t xml:space="preserve">. Importantly, although some have characterized vmPFC as being a ‘valuation’ system </w:t>
      </w:r>
      <w:r>
        <w:fldChar w:fldCharType="begin"/>
      </w:r>
      <w:r w:rsidR="00B81805">
        <w:instrText xml:space="preserve"> ADDIN PAPERS2_CITATIONS &lt;citation&gt;&lt;uuid&gt;40D5DDD5-54CD-4811-802F-1D6234F280E2&lt;/uuid&gt;&lt;priority&gt;0&lt;/priority&gt;&lt;publications&gt;&lt;publication&gt;&lt;volume&gt;64&lt;/volume&gt;&lt;publication_date&gt;99200911001200000000220000&lt;/publication_date&gt;&lt;number&gt;3&lt;/number&gt;&lt;doi&gt;10.1016/j.neuron.2009.09.040&lt;/doi&gt;&lt;startpage&gt;431&lt;/startpage&gt;&lt;title&gt;An Automatic Valuation System in the Human Brain: Evidence from Functional Neuroimaging&lt;/title&gt;&lt;uuid&gt;FD8C0D1A-9324-4E4E-AAEF-133FF9B63F3D&lt;/uuid&gt;&lt;subtype&gt;400&lt;/subtype&gt;&lt;endpage&gt;439&lt;/endpage&gt;&lt;type&gt;400&lt;/type&gt;&lt;url&gt;http://linkinghub.elsevier.com/retrieve/pii/S089662730900751X&lt;/url&gt;&lt;bundle&gt;&lt;publication&gt;&lt;publisher&gt;Elsevier Inc.&lt;/publisher&gt;&lt;title&gt;Neuron&lt;/title&gt;&lt;type&gt;-100&lt;/type&gt;&lt;subtype&gt;-100&lt;/subtype&gt;&lt;uuid&gt;4F760053-710C-45E0-BDA8-53102C65B1F7&lt;/uuid&gt;&lt;/publication&gt;&lt;/bundle&gt;&lt;authors&gt;&lt;author&gt;&lt;firstName&gt;Maël&lt;/firstName&gt;&lt;lastName&gt;Lebreton&lt;/lastName&gt;&lt;/author&gt;&lt;author&gt;&lt;firstName&gt;Soledad&lt;/firstName&gt;&lt;lastName&gt;Jorge&lt;/lastName&gt;&lt;/author&gt;&lt;author&gt;&lt;firstName&gt;Vincent&lt;/firstName&gt;&lt;lastName&gt;Michel&lt;/lastName&gt;&lt;/author&gt;&lt;author&gt;&lt;firstName&gt;Bertrand&lt;/firstName&gt;&lt;lastName&gt;Thirion&lt;/lastName&gt;&lt;/author&gt;&lt;author&gt;&lt;firstName&gt;Mathias&lt;/firstName&gt;&lt;lastName&gt;Pessiglione&lt;/lastName&gt;&lt;/author&gt;&lt;/authors&gt;&lt;/publication&gt;&lt;/publications&gt;&lt;cites&gt;&lt;/cites&gt;&lt;/citation&gt;</w:instrText>
      </w:r>
      <w:r>
        <w:fldChar w:fldCharType="separate"/>
      </w:r>
      <w:r>
        <w:rPr>
          <w:rFonts w:ascii="Cambria" w:hAnsi="Cambria" w:cs="Cambria"/>
        </w:rPr>
        <w:t>{Lebreton:2009gn}</w:t>
      </w:r>
      <w:r>
        <w:fldChar w:fldCharType="end"/>
      </w:r>
      <w:r>
        <w:t xml:space="preserve">, these results suggest that this region is equally important for processes more closely related with the amygdala and related negative emotions. Our results suggest that vmPFC may more generally be involved in the integration of various affective signals into cortex, while more dorsal regions, such as rACC may be important for integrating or contextualizing these signals into higher-level processes </w:t>
      </w:r>
      <w:r>
        <w:fldChar w:fldCharType="begin"/>
      </w:r>
      <w:r w:rsidR="00B81805">
        <w:instrText xml:space="preserve"> ADDIN PAPERS2_CITATIONS &lt;citation&gt;&lt;uuid&gt;32B6D2BD-A6D0-4FB5-961B-30EF5310EC17&lt;/uuid&gt;&lt;priority&gt;0&lt;/priority&gt;&lt;publications&gt;&lt;publication&gt;&lt;volume&gt;16&lt;/volume&gt;&lt;publication_date&gt;99201203001200000000220000&lt;/publication_date&gt;&lt;number&gt;3&lt;/number&gt;&lt;doi&gt;10.1016/j.tics.2012.01.005&lt;/doi&gt;&lt;startpage&gt;147&lt;/startpage&gt;&lt;title&gt;Ventromedial prefrontal-subcortical systems and the generation of affective meaning&lt;/title&gt;&lt;uuid&gt;0BE939F1-C11A-4810-BBA8-1502F9F39FA0&lt;/uuid&gt;&lt;subtype&gt;400&lt;/subtype&gt;&lt;endpage&gt;156&lt;/endpage&gt;&lt;type&gt;400&lt;/type&gt;&lt;url&gt;http://linkinghub.elsevier.com/retrieve/pii/S1364661312000277&lt;/url&gt;&lt;bundle&gt;&lt;publication&gt;&lt;publisher&gt;Elsevier Ltd&lt;/publisher&gt;&lt;title&gt;Trends in Cognitive Sciences&lt;/title&gt;&lt;type&gt;-100&lt;/type&gt;&lt;subtype&gt;-100&lt;/subtype&gt;&lt;uuid&gt;47F1C648-8EDF-4324-9FA1-69B78466A0BF&lt;/uuid&gt;&lt;/publication&gt;&lt;/bundle&gt;&lt;authors&gt;&lt;author&gt;&lt;firstName&gt;Mathieu&lt;/firstName&gt;&lt;lastName&gt;Roy&lt;/lastName&gt;&lt;/author&gt;&lt;author&gt;&lt;firstName&gt;Daphna&lt;/firstName&gt;&lt;lastName&gt;Shohamy&lt;/lastName&gt;&lt;/author&gt;&lt;author&gt;&lt;firstName&gt;Tor&lt;/firstName&gt;&lt;middleNames&gt;D&lt;/middleNames&gt;&lt;lastName&gt;Wager&lt;/lastName&gt;&lt;/author&gt;&lt;/authors&gt;&lt;/publication&gt;&lt;/publications&gt;&lt;cites&gt;&lt;/cites&gt;&lt;/citation&gt;</w:instrText>
      </w:r>
      <w:r>
        <w:fldChar w:fldCharType="separate"/>
      </w:r>
      <w:r>
        <w:rPr>
          <w:rFonts w:ascii="Cambria" w:hAnsi="Cambria" w:cs="Cambria"/>
        </w:rPr>
        <w:t>{Roy:2012fd}</w:t>
      </w:r>
      <w:r>
        <w:fldChar w:fldCharType="end"/>
      </w:r>
      <w:r>
        <w:t>.</w:t>
      </w:r>
    </w:p>
    <w:p w14:paraId="7F5121F7" w14:textId="77777777" w:rsidR="009E7445" w:rsidRDefault="006B0B75" w:rsidP="00A35936">
      <w:pPr>
        <w:pStyle w:val="Normal1"/>
        <w:spacing w:line="360" w:lineRule="auto"/>
      </w:pPr>
      <w:r>
        <w:rPr>
          <w:b/>
          <w:i/>
        </w:rPr>
        <w:t>Limitations</w:t>
      </w:r>
    </w:p>
    <w:p w14:paraId="02B05743" w14:textId="408A3601" w:rsidR="001D55BF" w:rsidRDefault="00B81805" w:rsidP="00B81805">
      <w:pPr>
        <w:pStyle w:val="Normal1"/>
        <w:spacing w:line="360" w:lineRule="auto"/>
        <w:rPr>
          <w:ins w:id="619" w:author="Marie Banich" w:date="2015-07-22T17:18:00Z"/>
        </w:rPr>
      </w:pPr>
      <w:r>
        <w:t xml:space="preserve">While our large-scale meta-analytic approach allowed us to comprehensively synthesize a plethora of fMRI findings, there are several limitations. First, </w:t>
      </w:r>
      <w:r w:rsidRPr="00254899">
        <w:t>the cognitive ontology we employ is data-derived from the semantic content of papers,</w:t>
      </w:r>
      <w:r>
        <w:t xml:space="preserve"> and thus is not driven by theoretical models that may be critical in discriminating the activity of certain regions. Although this topic based ontology provides a substantial improvement over term based meta-analysis </w:t>
      </w:r>
      <w:r>
        <w:fldChar w:fldCharType="begin"/>
      </w:r>
      <w:r>
        <w:instrText xml:space="preserve"> ADDIN PAPERS2_CITATIONS &lt;citation&gt;&lt;uuid&gt;CFBB727B-F6A9-448E-A517-E5D1DE115A2A&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fldChar w:fldCharType="separate"/>
      </w:r>
      <w:r>
        <w:rPr>
          <w:rFonts w:ascii="Cambria" w:hAnsi="Cambria" w:cs="Cambria"/>
        </w:rPr>
        <w:t>{Poldrack:2012ew}</w:t>
      </w:r>
      <w:r>
        <w:fldChar w:fldCharType="end"/>
      </w:r>
      <w:r>
        <w:t xml:space="preserve">, these topics are still based purely on the frequency that terms appear in the body of fMRI studies and are not able to capture more complex syntactic structures such as sentences which may denote more fine-grained differences in function. Nonetheless, topic-modeling based ontologies are surprisingly consistent with </w:t>
      </w:r>
      <w:proofErr w:type="spellStart"/>
      <w:r>
        <w:t>neuroscientific</w:t>
      </w:r>
      <w:proofErr w:type="spellEnd"/>
      <w:r>
        <w:t xml:space="preserve"> knowledge suggesting that the current approach provides a useful, if coarse, functional-anatomical mapping. Second, the quality of activation data in </w:t>
      </w:r>
      <w:proofErr w:type="spellStart"/>
      <w:r>
        <w:t>Neurosynth</w:t>
      </w:r>
      <w:proofErr w:type="spellEnd"/>
      <w:r>
        <w:t xml:space="preserve"> is inherently limited due to its automatically generated nature. The automated coordinate parser is unable to differentiate between MNI and </w:t>
      </w:r>
      <w:proofErr w:type="spellStart"/>
      <w:r>
        <w:t>Talarach</w:t>
      </w:r>
      <w:proofErr w:type="spellEnd"/>
      <w:r>
        <w:t xml:space="preserve"> coordinates, and thus collapses over them. Moreover, the parser does not distinguish between activations and deactivations nor does it distinguish different tables within an article that may report different contrasts. However, previous validation analyses have shown that these limitations are unlikely to contribute systematic biases to the data and instead primarily reduce the overall spatial fidelity of the database (</w:t>
      </w:r>
      <w:proofErr w:type="spellStart"/>
      <w:r>
        <w:t>Yarkoni</w:t>
      </w:r>
      <w:proofErr w:type="spellEnd"/>
      <w:r>
        <w:t xml:space="preserve"> et al., 2011).  Thus, the large nature of the current meta-analysis (N= 9,721) help ameliorate the </w:t>
      </w:r>
      <w:r>
        <w:lastRenderedPageBreak/>
        <w:t>additional noise introduced by this approach.  Future application of more sophisticated data-mining techniques on both the activation estimates and semantic information may further improve this situation</w:t>
      </w:r>
      <w:ins w:id="620" w:author="Tor Wager" w:date="2015-07-23T13:20:00Z">
        <w:r>
          <w:t>.</w:t>
        </w:r>
      </w:ins>
      <w:r>
        <w:t xml:space="preserve"> </w:t>
      </w:r>
    </w:p>
    <w:p w14:paraId="6530D34F" w14:textId="407EA3E8" w:rsidR="009E7445" w:rsidRDefault="006B0B75" w:rsidP="00B81805">
      <w:pPr>
        <w:pStyle w:val="Normal1"/>
        <w:spacing w:line="360" w:lineRule="auto"/>
        <w:ind w:firstLine="720"/>
      </w:pPr>
      <w:r>
        <w:t xml:space="preserve">Moreover, as with any meta-analysis of fMRI data, our approach is limited by the low spatial resolution of fMRI and the inability to disentangle individual differences in anatomy across subjects. In particular, it is difficult to precisely localize each of our clusters onto </w:t>
      </w:r>
      <w:proofErr w:type="spellStart"/>
      <w:r>
        <w:t>gyri</w:t>
      </w:r>
      <w:proofErr w:type="spellEnd"/>
      <w:r>
        <w:t xml:space="preserve"> and sulci; this is particularly problematic in dorsal ACC, where BA 32’ lies only a few millimeters dorsal of BA 24, and shows particularly large anat</w:t>
      </w:r>
      <w:r w:rsidR="00B81805">
        <w:t xml:space="preserve">omical variation across humans </w:t>
      </w:r>
      <w:r w:rsidR="00B81805">
        <w:fldChar w:fldCharType="begin"/>
      </w:r>
      <w:r w:rsidR="00B81805">
        <w:instrText xml:space="preserve"> ADDIN PAPERS2_CITATIONS &lt;citation&gt;&lt;uuid&gt;8BC2DD0F-7BE5-4FA4-8C29-C0148102D7B5&lt;/uuid&gt;&lt;priority&gt;0&lt;/priority&gt;&lt;publications&gt;&lt;publication&gt;&lt;publication_date&gt;99200105141200000000222000&lt;/publication_date&gt;&lt;startpage&gt;1&lt;/startpage&gt;&lt;title&gt;PRIMATE ANTERIOR CINGULATE CORTEX: WHERE MOTOR CONTROL, DRIVE AND COGNITION INTERFACE&lt;/title&gt;&lt;uuid&gt;5CB76A4F-31F6-4765-9B40-B483C12C46B7&lt;/uuid&gt;&lt;subtype&gt;400&lt;/subtype&gt;&lt;endpage&gt;8&lt;/endpage&gt;&lt;type&gt;400&lt;/type&gt;&lt;citekey&gt;Anonymous:XLdqTzH2&lt;/citekey&gt;&lt;url&gt;http://www.nature.com/nrn/journal/v2/n6/pdf/nrn0601_417a.pdf&lt;/url&gt;&lt;authors&gt;&lt;author&gt;&lt;firstName&gt;Tomas&lt;/firstName&gt;&lt;lastName&gt;Paus&lt;/lastName&gt;&lt;/author&gt;&lt;/authors&gt;&lt;/publication&gt;&lt;/publications&gt;&lt;cites&gt;&lt;/cites&gt;&lt;/citation&gt;</w:instrText>
      </w:r>
      <w:r w:rsidR="00B81805">
        <w:fldChar w:fldCharType="separate"/>
      </w:r>
      <w:r w:rsidR="00B81805">
        <w:rPr>
          <w:rFonts w:ascii="Cambria" w:hAnsi="Cambria" w:cs="Cambria"/>
        </w:rPr>
        <w:t>{Paus:2001txa}</w:t>
      </w:r>
      <w:r w:rsidR="00B81805">
        <w:fldChar w:fldCharType="end"/>
      </w:r>
      <w:r w:rsidR="00B81805">
        <w:fldChar w:fldCharType="begin"/>
      </w:r>
      <w:r w:rsidR="00B81805">
        <w:instrText xml:space="preserve"> ADDIN PAPERS2_CITATIONS &lt;citation&gt;&lt;uuid&gt;9C2AAB12-DF64-4C61-B3E4-6BBCB8C19E20&lt;/uuid&gt;&lt;priority&gt;0&lt;/priority&gt;&lt;publications&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B81805">
        <w:fldChar w:fldCharType="separate"/>
      </w:r>
      <w:r w:rsidR="00B81805">
        <w:rPr>
          <w:rFonts w:ascii="Cambria" w:hAnsi="Cambria" w:cs="Cambria"/>
        </w:rPr>
        <w:t>{Cole:2009eo}</w:t>
      </w:r>
      <w:r w:rsidR="00B81805">
        <w:fldChar w:fldCharType="end"/>
      </w:r>
      <w:r w:rsidR="00B81805">
        <w:t xml:space="preserve">. </w:t>
      </w:r>
      <w:r w:rsidR="00B81805">
        <w:fldChar w:fldCharType="begin"/>
      </w:r>
      <w:r w:rsidR="00B81805">
        <w:instrText xml:space="preserve"> ADDIN PAPERS2_CITATIONS &lt;citation&gt;&lt;uuid&gt;75FDC17C-7ECA-463A-9EAF-7827E94C8EC0&lt;/uuid&gt;&lt;priority&gt;0&lt;/priority&gt;&lt;publications&gt;&lt;publication&gt;&lt;publication_date&gt;99200105141200000000222000&lt;/publication_date&gt;&lt;startpage&gt;1&lt;/startpage&gt;&lt;title&gt;PRIMATE ANTERIOR CINGULATE CORTEX: WHERE MOTOR CONTROL, DRIVE AND COGNITION INTERFACE&lt;/title&gt;&lt;uuid&gt;5CB76A4F-31F6-4765-9B40-B483C12C46B7&lt;/uuid&gt;&lt;subtype&gt;400&lt;/subtype&gt;&lt;endpage&gt;8&lt;/endpage&gt;&lt;type&gt;400&lt;/type&gt;&lt;citekey&gt;Anonymous:XLdqTzH2&lt;/citekey&gt;&lt;url&gt;http://www.nature.com/nrn/journal/v2/n6/pdf/nrn0601_417a.pdf&lt;/url&gt;&lt;authors&gt;&lt;author&gt;&lt;firstName&gt;Tomas&lt;/firstName&gt;&lt;lastName&gt;Paus&lt;/lastName&gt;&lt;/author&gt;&lt;/authors&gt;&lt;/publication&gt;&lt;/publications&gt;&lt;cites&gt;&lt;/cites&gt;&lt;/citation&gt;</w:instrText>
      </w:r>
      <w:r w:rsidR="00B81805">
        <w:fldChar w:fldCharType="end"/>
      </w:r>
      <w:r>
        <w:t xml:space="preserve">While only advances in radiology will improve the spatial resolution of fMRI, the open sharing of </w:t>
      </w:r>
      <w:r w:rsidR="00B81805">
        <w:t xml:space="preserve">full fMRI data may improve this situation by enabling research to perform large-scale meta-analysis with higher quality data, including perhaps individualize registration to anatomy on a subject-by-subject basis. The </w:t>
      </w:r>
      <w:proofErr w:type="spellStart"/>
      <w:r w:rsidR="00B81805">
        <w:t>benfit</w:t>
      </w:r>
      <w:proofErr w:type="spellEnd"/>
      <w:r w:rsidR="00B81805">
        <w:t xml:space="preserve"> of open data sharing will be compounded if these datasets are accompanied by high-quality ontological metadata (e.g. expert knowledge) that is otherwise difficult to ascertain. </w:t>
      </w:r>
      <w:r>
        <w:t xml:space="preserve">We suggest that </w:t>
      </w:r>
      <w:r w:rsidR="00B81805">
        <w:t xml:space="preserve">the functional-anatomical mappings and modest classification performance we </w:t>
      </w:r>
      <w:r>
        <w:t xml:space="preserve">are able to achieve with </w:t>
      </w:r>
      <w:r w:rsidR="00B81805">
        <w:t xml:space="preserve">this </w:t>
      </w:r>
      <w:r>
        <w:t>relativel</w:t>
      </w:r>
      <w:r w:rsidR="00B81805">
        <w:t xml:space="preserve">y noisy data suggest that applying </w:t>
      </w:r>
      <w:r>
        <w:t xml:space="preserve">similar </w:t>
      </w:r>
      <w:r w:rsidR="00B81805">
        <w:t>data-driven methods</w:t>
      </w:r>
      <w:r>
        <w:t xml:space="preserve"> to higher quality data will result in precise estimates of functional specialization in the future. </w:t>
      </w:r>
    </w:p>
    <w:p w14:paraId="742F265F" w14:textId="5EFF97B5" w:rsidR="00B81805" w:rsidRPr="00075CF7" w:rsidRDefault="00B81805" w:rsidP="00B81805">
      <w:pPr>
        <w:pStyle w:val="Heading1"/>
      </w:pPr>
      <w:r>
        <w:t>Conclusion</w:t>
      </w:r>
    </w:p>
    <w:p w14:paraId="0C2D5A17" w14:textId="1F0FC098" w:rsidR="009E7445" w:rsidRDefault="00B81805" w:rsidP="00B81805">
      <w:pPr>
        <w:pStyle w:val="Normal1"/>
        <w:spacing w:line="360" w:lineRule="auto"/>
      </w:pPr>
      <w:r>
        <w:t xml:space="preserve">In the present study, we used meta-analytic co-activation to identify three broad functional zones along a </w:t>
      </w:r>
      <w:proofErr w:type="spellStart"/>
      <w:r>
        <w:t>rostro</w:t>
      </w:r>
      <w:proofErr w:type="spellEnd"/>
      <w:r>
        <w:t xml:space="preserve">-caudal axis in MFC that functionally mapped on to distinct cognitive domains. The most posterior zone is distinctly involved motor function, the middle zone is important for both negative affect and cognitive control processes while anterior MFC likely integrates affective signals into higher-level internally oriented processes. Within each of these zones, we identified component sub-regions with distinct patterns of whole-brain co-activation and discovered appreciable amount of fine-grained functional specialization. Our analyses suggest that integrative accounts of MFC function may be overstated and result from not controlling for variation in activation base rate across the brain. </w:t>
      </w:r>
    </w:p>
    <w:p w14:paraId="5FDD3C51" w14:textId="77777777" w:rsidR="00B81805" w:rsidRDefault="00B81805" w:rsidP="00B81805">
      <w:pPr>
        <w:pStyle w:val="Normal1"/>
        <w:spacing w:line="360" w:lineRule="auto"/>
      </w:pPr>
    </w:p>
    <w:p w14:paraId="455FDD92" w14:textId="77777777" w:rsidR="00B81805" w:rsidRDefault="00B81805" w:rsidP="00B81805">
      <w:pPr>
        <w:pStyle w:val="Normal1"/>
        <w:spacing w:line="360" w:lineRule="auto"/>
      </w:pPr>
    </w:p>
    <w:p w14:paraId="057F0499" w14:textId="77777777" w:rsidR="009E7445" w:rsidRDefault="006B0B75" w:rsidP="00A35936">
      <w:pPr>
        <w:pStyle w:val="Heading2"/>
      </w:pPr>
      <w:bookmarkStart w:id="621" w:name="h.8cemomyy1tsy" w:colFirst="0" w:colLast="0"/>
      <w:bookmarkStart w:id="622" w:name="h.ujkwzglydrdx" w:colFirst="0" w:colLast="0"/>
      <w:bookmarkEnd w:id="621"/>
      <w:bookmarkEnd w:id="622"/>
      <w:r>
        <w:lastRenderedPageBreak/>
        <w:t>Methods</w:t>
      </w:r>
    </w:p>
    <w:p w14:paraId="74E024B7" w14:textId="77777777" w:rsidR="009E7445" w:rsidRDefault="006B0B75" w:rsidP="00A35936">
      <w:pPr>
        <w:pStyle w:val="Heading3"/>
      </w:pPr>
      <w:bookmarkStart w:id="623" w:name="h.ftj0x48s1a72" w:colFirst="0" w:colLast="0"/>
      <w:bookmarkEnd w:id="623"/>
      <w:r>
        <w:t>Neuroimaging Database</w:t>
      </w:r>
    </w:p>
    <w:p w14:paraId="55ED7717" w14:textId="799EB37F" w:rsidR="009E7445" w:rsidRDefault="006B0B75" w:rsidP="00A35936">
      <w:pPr>
        <w:pStyle w:val="Normal1"/>
        <w:spacing w:after="160" w:line="360" w:lineRule="auto"/>
      </w:pPr>
      <w:r>
        <w:rPr>
          <w:color w:val="333333"/>
          <w:highlight w:val="white"/>
        </w:rPr>
        <w:t xml:space="preserve">We analyzed the </w:t>
      </w:r>
      <w:proofErr w:type="spellStart"/>
      <w:r>
        <w:rPr>
          <w:color w:val="333333"/>
          <w:highlight w:val="white"/>
        </w:rPr>
        <w:t>Neurosynth</w:t>
      </w:r>
      <w:proofErr w:type="spellEnd"/>
      <w:r>
        <w:rPr>
          <w:color w:val="333333"/>
          <w:highlight w:val="white"/>
        </w:rPr>
        <w:t xml:space="preserve"> database (neurosynth.org; </w:t>
      </w:r>
      <w:proofErr w:type="spellStart"/>
      <w:r>
        <w:rPr>
          <w:color w:val="333333"/>
          <w:highlight w:val="white"/>
        </w:rPr>
        <w:t>Yarkoni</w:t>
      </w:r>
      <w:proofErr w:type="spellEnd"/>
      <w:r>
        <w:rPr>
          <w:color w:val="333333"/>
          <w:highlight w:val="white"/>
        </w:rPr>
        <w:t xml:space="preserve"> et al., 2011), a repository of 9,721 fMRI studies and over 350,000 activations. Each observation in the database contains the peak activations for all contrasts reported in a study’s table as well as the frequency of all of the words in the article abstract. Activations were smoothed using a 6mm </w:t>
      </w:r>
      <w:ins w:id="624" w:author="Marie Banich" w:date="2015-07-23T07:17:00Z">
        <w:r w:rsidR="00574B72">
          <w:rPr>
            <w:color w:val="333333"/>
            <w:highlight w:val="white"/>
          </w:rPr>
          <w:t xml:space="preserve">Gaussian </w:t>
        </w:r>
      </w:ins>
      <w:r>
        <w:rPr>
          <w:color w:val="333333"/>
          <w:highlight w:val="white"/>
        </w:rPr>
        <w:t>kernel.</w:t>
      </w:r>
    </w:p>
    <w:p w14:paraId="11FE9BE1" w14:textId="77777777" w:rsidR="009E7445" w:rsidRDefault="006B0B75" w:rsidP="00A35936">
      <w:pPr>
        <w:pStyle w:val="Heading3"/>
        <w:spacing w:after="160"/>
      </w:pPr>
      <w:bookmarkStart w:id="625" w:name="h.8c5gvistio4s" w:colFirst="0" w:colLast="0"/>
      <w:bookmarkEnd w:id="625"/>
      <w:r>
        <w:t xml:space="preserve">Medial frontal cortex </w:t>
      </w:r>
      <w:proofErr w:type="spellStart"/>
      <w:r>
        <w:t>coactivation</w:t>
      </w:r>
      <w:proofErr w:type="spellEnd"/>
      <w:r>
        <w:t xml:space="preserve"> clustering</w:t>
      </w:r>
    </w:p>
    <w:p w14:paraId="6FAEB724" w14:textId="3FDE0B6C" w:rsidR="009E7445" w:rsidRDefault="006B0B75" w:rsidP="00A35936">
      <w:pPr>
        <w:pStyle w:val="Normal1"/>
        <w:spacing w:after="160" w:line="360" w:lineRule="auto"/>
      </w:pPr>
      <w:r>
        <w:rPr>
          <w:color w:val="333333"/>
          <w:highlight w:val="white"/>
        </w:rPr>
        <w:t xml:space="preserve">To find separable regions in medial frontal cortex, we clustered individual voxels inside of a medial frontal cortex mask based on their </w:t>
      </w:r>
      <w:proofErr w:type="spellStart"/>
      <w:r>
        <w:rPr>
          <w:color w:val="333333"/>
          <w:highlight w:val="white"/>
        </w:rPr>
        <w:t>coactivation</w:t>
      </w:r>
      <w:proofErr w:type="spellEnd"/>
      <w:r>
        <w:rPr>
          <w:color w:val="333333"/>
          <w:highlight w:val="white"/>
        </w:rPr>
        <w:t xml:space="preserve"> with voxels in the rest of the brain. First, we defined a medial frontal cortex volume of interest mask in standard Montreal Neurological Institute (MNI) to select the appropriate voxels. </w:t>
      </w:r>
      <w:r w:rsidR="00254899">
        <w:rPr>
          <w:color w:val="333333"/>
          <w:highlight w:val="white"/>
        </w:rPr>
        <w:t xml:space="preserve">We </w:t>
      </w:r>
      <w:r>
        <w:rPr>
          <w:color w:val="333333"/>
          <w:highlight w:val="white"/>
        </w:rPr>
        <w:t xml:space="preserve">used </w:t>
      </w:r>
      <w:proofErr w:type="spellStart"/>
      <w:r>
        <w:rPr>
          <w:color w:val="333333"/>
          <w:highlight w:val="white"/>
        </w:rPr>
        <w:t>FSLView</w:t>
      </w:r>
      <w:proofErr w:type="spellEnd"/>
      <w:r>
        <w:rPr>
          <w:color w:val="333333"/>
          <w:highlight w:val="white"/>
        </w:rPr>
        <w:t xml:space="preserve"> to create a mask of voxels with greater than 30% probability of being grey matter according to the Harvard-Oxford anatomical atlas. Next, we excluded all voxels that were more than 10mm from the midline of the brain in the X dimension, as a way to exclude grey matter voxels on the lateral surface of the brain. We also excluded voxels that were posterior to central sulcus (Y &lt; -22) and voxels that were ventral to vmPFC (Z &lt; -32), such as temporal cortices, resulting in a somewhat liberal mask of medial frontal cortex. Next, we took this somewhat liberal mask and excluded voxels that showed very low activation in the database (less than 80 studies per voxel). </w:t>
      </w:r>
    </w:p>
    <w:p w14:paraId="1CB4C6F5" w14:textId="7AB41E2D" w:rsidR="009E7445" w:rsidRDefault="006B0B75" w:rsidP="00A35936">
      <w:pPr>
        <w:pStyle w:val="Normal1"/>
        <w:spacing w:after="160" w:line="360" w:lineRule="auto"/>
      </w:pPr>
      <w:r>
        <w:rPr>
          <w:color w:val="333333"/>
          <w:highlight w:val="white"/>
        </w:rPr>
        <w:t xml:space="preserve">Next, we calculated the correlation between each medial frontal cortex voxel with the rest of the brain across studies. As this would result in a very large matrix which would be computationally difficult to cluster, we first reduced the dimensionality of the rest of the brain using principal components analysis. We applied </w:t>
      </w:r>
      <w:r>
        <w:rPr>
          <w:color w:val="1D1F22"/>
          <w:highlight w:val="white"/>
        </w:rPr>
        <w:t>principal component analysis using randomized singular value decomposition</w:t>
      </w:r>
      <w:r>
        <w:rPr>
          <w:color w:val="333333"/>
          <w:highlight w:val="white"/>
        </w:rPr>
        <w:t xml:space="preserve"> to the matrix containing activation of every voxel in the brain across all studies (228453 voxels x 9721 studies) to reduce it to 100 components (100 voxels x 9721 studies). Then, for each voxel in the </w:t>
      </w:r>
      <w:del w:id="626" w:author="Alejandro De La Vega" w:date="2015-08-09T16:24:00Z">
        <w:r w:rsidDel="001A0C27">
          <w:rPr>
            <w:color w:val="333333"/>
            <w:highlight w:val="white"/>
          </w:rPr>
          <w:delText>mFC</w:delText>
        </w:r>
      </w:del>
      <w:ins w:id="627" w:author="Alejandro De La Vega" w:date="2015-08-09T16:24:00Z">
        <w:r w:rsidR="001A0C27">
          <w:rPr>
            <w:color w:val="333333"/>
            <w:highlight w:val="white"/>
          </w:rPr>
          <w:t>MFC</w:t>
        </w:r>
      </w:ins>
      <w:r>
        <w:rPr>
          <w:color w:val="333333"/>
          <w:highlight w:val="white"/>
        </w:rPr>
        <w:t xml:space="preserve"> mask, we computed the correlation distance of every voxel in </w:t>
      </w:r>
      <w:del w:id="628" w:author="Alejandro De La Vega" w:date="2015-08-09T16:24:00Z">
        <w:r w:rsidDel="001A0C27">
          <w:rPr>
            <w:color w:val="333333"/>
            <w:highlight w:val="white"/>
          </w:rPr>
          <w:delText>mFC</w:delText>
        </w:r>
      </w:del>
      <w:ins w:id="629" w:author="Alejandro De La Vega" w:date="2015-08-09T16:24:00Z">
        <w:r w:rsidR="001A0C27">
          <w:rPr>
            <w:color w:val="333333"/>
            <w:highlight w:val="white"/>
          </w:rPr>
          <w:t>MFC</w:t>
        </w:r>
      </w:ins>
      <w:r>
        <w:rPr>
          <w:color w:val="333333"/>
          <w:highlight w:val="white"/>
        </w:rPr>
        <w:t xml:space="preserve"> with each PCA component defined as </w:t>
      </w:r>
      <w:r w:rsidR="007A64D0">
        <w:rPr>
          <w:noProof/>
        </w:rPr>
        <w:drawing>
          <wp:inline distT="114300" distB="114300" distL="114300" distR="114300" wp14:anchorId="3CA5A6C5" wp14:editId="39FBA96F">
            <wp:extent cx="1657350" cy="361950"/>
            <wp:effectExtent l="0" t="0" r="0" b="0"/>
            <wp:docPr id="23" name="image16.png" descr="1 - \frac{(u - \bar{u}) \cdot (v - \bar{v})}         {{||(u - \bar{u})||}_2 {||(v - \bar{v})||}_2}"/>
            <wp:cNvGraphicFramePr/>
            <a:graphic xmlns:a="http://schemas.openxmlformats.org/drawingml/2006/main">
              <a:graphicData uri="http://schemas.openxmlformats.org/drawingml/2006/picture">
                <pic:pic xmlns:pic="http://schemas.openxmlformats.org/drawingml/2006/picture">
                  <pic:nvPicPr>
                    <pic:cNvPr id="0" name="image16.png" descr="1 - \frac{(u - \bar{u}) \cdot (v - \bar{v})}         {{||(u - \bar{u})||}_2 {||(v - \bar{v})||}_2}"/>
                    <pic:cNvPicPr preferRelativeResize="0"/>
                  </pic:nvPicPr>
                  <pic:blipFill>
                    <a:blip r:embed="rId18"/>
                    <a:srcRect/>
                    <a:stretch>
                      <a:fillRect/>
                    </a:stretch>
                  </pic:blipFill>
                  <pic:spPr>
                    <a:xfrm>
                      <a:off x="0" y="0"/>
                      <a:ext cx="1657350" cy="361950"/>
                    </a:xfrm>
                    <a:prstGeom prst="rect">
                      <a:avLst/>
                    </a:prstGeom>
                    <a:ln/>
                  </pic:spPr>
                </pic:pic>
              </a:graphicData>
            </a:graphic>
          </wp:inline>
        </w:drawing>
      </w:r>
      <w:r>
        <w:rPr>
          <w:color w:val="333333"/>
          <w:highlight w:val="white"/>
        </w:rPr>
        <w:t xml:space="preserve">, where </w:t>
      </w:r>
      <w:r>
        <w:rPr>
          <w:i/>
          <w:color w:val="333333"/>
          <w:highlight w:val="white"/>
        </w:rPr>
        <w:t>u</w:t>
      </w:r>
      <w:r>
        <w:rPr>
          <w:color w:val="333333"/>
          <w:highlight w:val="white"/>
        </w:rPr>
        <w:t xml:space="preserve"> is a </w:t>
      </w:r>
      <w:del w:id="630" w:author="Alejandro De La Vega" w:date="2015-08-09T16:24:00Z">
        <w:r w:rsidDel="001A0C27">
          <w:rPr>
            <w:color w:val="333333"/>
            <w:highlight w:val="white"/>
          </w:rPr>
          <w:delText>mFC</w:delText>
        </w:r>
      </w:del>
      <w:ins w:id="631" w:author="Alejandro De La Vega" w:date="2015-08-09T16:24:00Z">
        <w:r w:rsidR="001A0C27">
          <w:rPr>
            <w:color w:val="333333"/>
            <w:highlight w:val="white"/>
          </w:rPr>
          <w:t>MFC</w:t>
        </w:r>
      </w:ins>
      <w:r>
        <w:rPr>
          <w:color w:val="333333"/>
          <w:highlight w:val="white"/>
        </w:rPr>
        <w:t xml:space="preserve"> voxels and </w:t>
      </w:r>
      <w:r>
        <w:rPr>
          <w:i/>
          <w:color w:val="333333"/>
          <w:highlight w:val="white"/>
        </w:rPr>
        <w:t xml:space="preserve">v </w:t>
      </w:r>
      <w:r>
        <w:rPr>
          <w:color w:val="333333"/>
          <w:highlight w:val="white"/>
        </w:rPr>
        <w:t xml:space="preserve">is a whole-brain PCA component, resulting in a </w:t>
      </w:r>
      <w:del w:id="632" w:author="Alejandro De La Vega" w:date="2015-08-09T16:24:00Z">
        <w:r w:rsidDel="001A0C27">
          <w:rPr>
            <w:color w:val="333333"/>
            <w:highlight w:val="white"/>
          </w:rPr>
          <w:delText>mFC</w:delText>
        </w:r>
      </w:del>
      <w:ins w:id="633" w:author="Alejandro De La Vega" w:date="2015-08-09T16:24:00Z">
        <w:r w:rsidR="001A0C27">
          <w:rPr>
            <w:color w:val="333333"/>
            <w:highlight w:val="white"/>
          </w:rPr>
          <w:t>MFC</w:t>
        </w:r>
      </w:ins>
      <w:r>
        <w:rPr>
          <w:color w:val="333333"/>
          <w:highlight w:val="white"/>
        </w:rPr>
        <w:t xml:space="preserve"> distance matrix.</w:t>
      </w:r>
    </w:p>
    <w:p w14:paraId="5E41679D" w14:textId="0F5EF1A6" w:rsidR="009E7445" w:rsidRDefault="00254899" w:rsidP="00A35936">
      <w:pPr>
        <w:pStyle w:val="Normal1"/>
        <w:spacing w:after="160" w:line="360" w:lineRule="auto"/>
      </w:pPr>
      <w:r>
        <w:rPr>
          <w:color w:val="333333"/>
          <w:highlight w:val="white"/>
        </w:rPr>
        <w:t>We</w:t>
      </w:r>
      <w:r w:rsidR="006B0B75">
        <w:rPr>
          <w:color w:val="333333"/>
          <w:highlight w:val="white"/>
        </w:rPr>
        <w:t xml:space="preserve"> used k-means clustering to group </w:t>
      </w:r>
      <w:del w:id="634" w:author="Alejandro De La Vega" w:date="2015-08-09T16:24:00Z">
        <w:r w:rsidR="006B0B75" w:rsidDel="001A0C27">
          <w:rPr>
            <w:color w:val="333333"/>
            <w:highlight w:val="white"/>
          </w:rPr>
          <w:delText>mFC</w:delText>
        </w:r>
      </w:del>
      <w:ins w:id="635" w:author="Alejandro De La Vega" w:date="2015-08-09T16:24:00Z">
        <w:r w:rsidR="001A0C27">
          <w:rPr>
            <w:color w:val="333333"/>
            <w:highlight w:val="white"/>
          </w:rPr>
          <w:t>MFC</w:t>
        </w:r>
      </w:ins>
      <w:r w:rsidR="006B0B75">
        <w:rPr>
          <w:color w:val="333333"/>
          <w:highlight w:val="white"/>
        </w:rPr>
        <w:t xml:space="preserve"> voxels, as this algorithm is computationally efficient, commonly used, and shows high goodness of fit and reproducibility (</w:t>
      </w:r>
      <w:proofErr w:type="spellStart"/>
      <w:r w:rsidR="006B0B75">
        <w:rPr>
          <w:color w:val="333333"/>
          <w:highlight w:val="white"/>
        </w:rPr>
        <w:t>Thirion</w:t>
      </w:r>
      <w:proofErr w:type="spellEnd"/>
      <w:r w:rsidR="006B0B75">
        <w:rPr>
          <w:color w:val="333333"/>
          <w:highlight w:val="white"/>
        </w:rPr>
        <w:t xml:space="preserve">, </w:t>
      </w:r>
      <w:proofErr w:type="spellStart"/>
      <w:r w:rsidR="006B0B75">
        <w:rPr>
          <w:color w:val="333333"/>
          <w:highlight w:val="white"/>
        </w:rPr>
        <w:t>Varoquaux</w:t>
      </w:r>
      <w:proofErr w:type="spellEnd"/>
      <w:r w:rsidR="006B0B75">
        <w:rPr>
          <w:color w:val="333333"/>
          <w:highlight w:val="white"/>
        </w:rPr>
        <w:t xml:space="preserve">, </w:t>
      </w:r>
      <w:proofErr w:type="spellStart"/>
      <w:r w:rsidR="006B0B75">
        <w:rPr>
          <w:color w:val="333333"/>
          <w:highlight w:val="white"/>
        </w:rPr>
        <w:lastRenderedPageBreak/>
        <w:t>Dohmatob</w:t>
      </w:r>
      <w:proofErr w:type="spellEnd"/>
      <w:r w:rsidR="006B0B75">
        <w:rPr>
          <w:color w:val="333333"/>
          <w:highlight w:val="white"/>
        </w:rPr>
        <w:t xml:space="preserve">, &amp; </w:t>
      </w:r>
      <w:proofErr w:type="spellStart"/>
      <w:r w:rsidR="006B0B75">
        <w:rPr>
          <w:color w:val="333333"/>
          <w:highlight w:val="white"/>
        </w:rPr>
        <w:t>Poline</w:t>
      </w:r>
      <w:proofErr w:type="spellEnd"/>
      <w:r w:rsidR="006B0B75">
        <w:rPr>
          <w:color w:val="333333"/>
          <w:highlight w:val="white"/>
        </w:rPr>
        <w:t>, 2014). We then</w:t>
      </w:r>
      <w:r w:rsidR="00C94550">
        <w:rPr>
          <w:color w:val="333333"/>
          <w:highlight w:val="white"/>
        </w:rPr>
        <w:t xml:space="preserve"> used</w:t>
      </w:r>
      <w:r w:rsidR="006B0B75">
        <w:rPr>
          <w:color w:val="333333"/>
          <w:highlight w:val="white"/>
        </w:rPr>
        <w:t xml:space="preserve"> </w:t>
      </w:r>
      <w:proofErr w:type="spellStart"/>
      <w:r w:rsidR="006B0B75">
        <w:rPr>
          <w:color w:val="333333"/>
          <w:highlight w:val="white"/>
        </w:rPr>
        <w:t>scit</w:t>
      </w:r>
      <w:proofErr w:type="spellEnd"/>
      <w:r w:rsidR="006B0B75">
        <w:rPr>
          <w:color w:val="333333"/>
          <w:highlight w:val="white"/>
        </w:rPr>
        <w:t xml:space="preserve">-kit </w:t>
      </w:r>
      <w:proofErr w:type="spellStart"/>
      <w:r w:rsidR="006B0B75">
        <w:rPr>
          <w:color w:val="333333"/>
          <w:highlight w:val="white"/>
        </w:rPr>
        <w:t>learn’s</w:t>
      </w:r>
      <w:proofErr w:type="spellEnd"/>
      <w:r w:rsidR="006B0B75">
        <w:rPr>
          <w:color w:val="333333"/>
          <w:highlight w:val="white"/>
        </w:rPr>
        <w:t xml:space="preserve"> implementation of k-means clustering to the </w:t>
      </w:r>
      <w:del w:id="636" w:author="Alejandro De La Vega" w:date="2015-08-09T16:24:00Z">
        <w:r w:rsidR="006B0B75" w:rsidDel="001A0C27">
          <w:rPr>
            <w:color w:val="333333"/>
            <w:highlight w:val="white"/>
          </w:rPr>
          <w:delText>mFC</w:delText>
        </w:r>
      </w:del>
      <w:ins w:id="637" w:author="Alejandro De La Vega" w:date="2015-08-09T16:24:00Z">
        <w:r w:rsidR="001A0C27">
          <w:rPr>
            <w:color w:val="333333"/>
            <w:highlight w:val="white"/>
          </w:rPr>
          <w:t>MFC</w:t>
        </w:r>
      </w:ins>
      <w:r w:rsidR="006B0B75">
        <w:rPr>
          <w:color w:val="333333"/>
          <w:highlight w:val="white"/>
        </w:rPr>
        <w:t xml:space="preserve"> distance matrix using the k-means++ initialization procedure. The k-means algorithm was run </w:t>
      </w:r>
      <w:r w:rsidR="006B0B75">
        <w:rPr>
          <w:color w:val="1D1F22"/>
          <w:highlight w:val="white"/>
        </w:rPr>
        <w:t xml:space="preserve">10 times on different centroid seeds and the best output of these consecutive runs was selected in terms of inertia to avoid local minima. </w:t>
      </w:r>
    </w:p>
    <w:p w14:paraId="0E30DE3C" w14:textId="4869389C" w:rsidR="009E7445" w:rsidRDefault="006B0B75" w:rsidP="00A35936">
      <w:pPr>
        <w:pStyle w:val="Normal1"/>
        <w:spacing w:after="160" w:line="360" w:lineRule="auto"/>
      </w:pPr>
      <w:r>
        <w:rPr>
          <w:color w:val="333333"/>
          <w:highlight w:val="white"/>
        </w:rPr>
        <w:t xml:space="preserve">Because structure-to-function mappings can be identified at multiple scales, with potentially different (but equally valid) results, we conducted our analyses at multiple levels of spatial resolution. We parcellated the </w:t>
      </w:r>
      <w:del w:id="638" w:author="Alejandro De La Vega" w:date="2015-08-09T16:24:00Z">
        <w:r w:rsidDel="001A0C27">
          <w:rPr>
            <w:color w:val="333333"/>
            <w:highlight w:val="white"/>
          </w:rPr>
          <w:delText>mFC</w:delText>
        </w:r>
      </w:del>
      <w:ins w:id="639" w:author="Alejandro De La Vega" w:date="2015-08-09T16:24:00Z">
        <w:r w:rsidR="001A0C27">
          <w:rPr>
            <w:color w:val="333333"/>
            <w:highlight w:val="white"/>
          </w:rPr>
          <w:t>MFC</w:t>
        </w:r>
      </w:ins>
      <w:r>
        <w:rPr>
          <w:color w:val="333333"/>
          <w:highlight w:val="white"/>
        </w:rPr>
        <w:t xml:space="preserve"> into 2 through 15 regions. Identifying the ‘correct’ number of clusters is arguably an intractable problem, since the optimality of a given clustering depends in large part on investigators’ goals, the preferred level of analysis, and the nature and dimensionality of the available data (for discussion, see </w:t>
      </w:r>
      <w:proofErr w:type="spellStart"/>
      <w:r>
        <w:rPr>
          <w:color w:val="333333"/>
          <w:highlight w:val="white"/>
        </w:rPr>
        <w:t>Poldrack</w:t>
      </w:r>
      <w:proofErr w:type="spellEnd"/>
      <w:r>
        <w:rPr>
          <w:color w:val="333333"/>
          <w:highlight w:val="white"/>
        </w:rPr>
        <w:t xml:space="preserve"> and </w:t>
      </w:r>
      <w:proofErr w:type="spellStart"/>
      <w:r>
        <w:rPr>
          <w:color w:val="333333"/>
          <w:highlight w:val="white"/>
        </w:rPr>
        <w:t>Yarkoni</w:t>
      </w:r>
      <w:proofErr w:type="spellEnd"/>
      <w:r>
        <w:rPr>
          <w:color w:val="333333"/>
          <w:highlight w:val="white"/>
        </w:rPr>
        <w:t xml:space="preserve">, in press). However, in the interest of pragmatism, we attempted to objectively select the number of clusters using the silhouette score, a measure of within-cluster cohesion. Solutions that minimized the average distance between voxels within each cluster received a greater score. </w:t>
      </w:r>
      <w:r>
        <w:rPr>
          <w:color w:val="1D1F22"/>
          <w:highlight w:val="white"/>
        </w:rPr>
        <w:t xml:space="preserve">The silhouette coefficient was defined as </w:t>
      </w:r>
      <w:r>
        <w:rPr>
          <w:color w:val="222222"/>
          <w:sz w:val="24"/>
          <w:szCs w:val="24"/>
          <w:shd w:val="clear" w:color="auto" w:fill="ECF0F3"/>
        </w:rPr>
        <w:t>(b - a) / max(a, b)</w:t>
      </w:r>
      <w:r>
        <w:rPr>
          <w:color w:val="1D1F22"/>
          <w:highlight w:val="white"/>
        </w:rPr>
        <w:t xml:space="preserve">, where a is the mean intra-cluster distance and </w:t>
      </w:r>
      <w:r>
        <w:rPr>
          <w:color w:val="222222"/>
          <w:sz w:val="24"/>
          <w:szCs w:val="24"/>
          <w:shd w:val="clear" w:color="auto" w:fill="ECF0F3"/>
        </w:rPr>
        <w:t>b</w:t>
      </w:r>
      <w:r>
        <w:rPr>
          <w:color w:val="1D1F22"/>
          <w:highlight w:val="white"/>
        </w:rPr>
        <w:t xml:space="preserve"> is the distance between a sample and the nearest cluster that the sample is not a part of. </w:t>
      </w:r>
      <w:commentRangeStart w:id="640"/>
      <w:r>
        <w:rPr>
          <w:color w:val="1D1F22"/>
          <w:highlight w:val="white"/>
        </w:rPr>
        <w:t>Higher scores indicate tighter clustering of the data</w:t>
      </w:r>
      <w:commentRangeEnd w:id="640"/>
      <w:r w:rsidR="00C94550">
        <w:rPr>
          <w:rStyle w:val="CommentReference"/>
        </w:rPr>
        <w:commentReference w:id="640"/>
      </w:r>
      <w:r>
        <w:rPr>
          <w:color w:val="1D1F22"/>
          <w:highlight w:val="white"/>
        </w:rPr>
        <w:t xml:space="preserve">.  </w:t>
      </w:r>
    </w:p>
    <w:p w14:paraId="03CA625E" w14:textId="07AD8135" w:rsidR="009E7445" w:rsidRDefault="006B0B75" w:rsidP="00A35936">
      <w:pPr>
        <w:pStyle w:val="Normal1"/>
        <w:spacing w:after="160" w:line="360" w:lineRule="auto"/>
      </w:pPr>
      <w:r>
        <w:rPr>
          <w:color w:val="1D1F22"/>
          <w:highlight w:val="white"/>
        </w:rPr>
        <w:t xml:space="preserve">However, because it is unclear what should be considered a significant silhouette score, we used a permutation procedure previously employed by our group (cite TOR) to infer if a given clustering solution was warranted. For each possible solution between 2 and 15 clusters, we permuted the columns of the </w:t>
      </w:r>
      <w:commentRangeStart w:id="641"/>
      <w:r>
        <w:rPr>
          <w:color w:val="1D1F22"/>
          <w:highlight w:val="white"/>
        </w:rPr>
        <w:t>whole-brain x studies matrix</w:t>
      </w:r>
      <w:commentRangeEnd w:id="641"/>
      <w:r w:rsidR="00C94550">
        <w:rPr>
          <w:rStyle w:val="CommentReference"/>
        </w:rPr>
        <w:commentReference w:id="641"/>
      </w:r>
      <w:r>
        <w:rPr>
          <w:color w:val="1D1F22"/>
          <w:highlight w:val="white"/>
        </w:rPr>
        <w:t xml:space="preserve"> as well as the </w:t>
      </w:r>
      <w:commentRangeStart w:id="642"/>
      <w:del w:id="643" w:author="Alejandro De La Vega" w:date="2015-08-09T16:24:00Z">
        <w:r w:rsidDel="001A0C27">
          <w:rPr>
            <w:color w:val="1D1F22"/>
            <w:highlight w:val="white"/>
          </w:rPr>
          <w:delText>mFC</w:delText>
        </w:r>
      </w:del>
      <w:ins w:id="644" w:author="Alejandro De La Vega" w:date="2015-08-09T16:24:00Z">
        <w:r w:rsidR="001A0C27">
          <w:rPr>
            <w:color w:val="1D1F22"/>
            <w:highlight w:val="white"/>
          </w:rPr>
          <w:t>MFC</w:t>
        </w:r>
      </w:ins>
      <w:r>
        <w:rPr>
          <w:color w:val="1D1F22"/>
          <w:highlight w:val="white"/>
        </w:rPr>
        <w:t xml:space="preserve"> VOI voxels x studies matrix</w:t>
      </w:r>
      <w:commentRangeEnd w:id="642"/>
      <w:r w:rsidR="00C94550">
        <w:rPr>
          <w:rStyle w:val="CommentReference"/>
        </w:rPr>
        <w:commentReference w:id="642"/>
      </w:r>
      <w:r>
        <w:rPr>
          <w:color w:val="1D1F22"/>
          <w:highlight w:val="white"/>
        </w:rPr>
        <w:t xml:space="preserve">. We then re-applied the clustering algorithm, and re-calculated the silhouette score. This was repeated </w:t>
      </w:r>
      <w:commentRangeStart w:id="645"/>
      <w:r>
        <w:rPr>
          <w:b/>
          <w:color w:val="1D1F22"/>
          <w:highlight w:val="white"/>
        </w:rPr>
        <w:t>XX</w:t>
      </w:r>
      <w:r>
        <w:rPr>
          <w:color w:val="1D1F22"/>
          <w:highlight w:val="white"/>
        </w:rPr>
        <w:t xml:space="preserve"> </w:t>
      </w:r>
      <w:commentRangeEnd w:id="645"/>
      <w:r w:rsidR="008D2D8B">
        <w:rPr>
          <w:rStyle w:val="CommentReference"/>
        </w:rPr>
        <w:commentReference w:id="645"/>
      </w:r>
      <w:r>
        <w:rPr>
          <w:color w:val="1D1F22"/>
          <w:highlight w:val="white"/>
        </w:rPr>
        <w:t xml:space="preserve">times for each number of clusters, resulting in a null-hypothesis distribution of silhouette scores for each </w:t>
      </w:r>
      <w:r>
        <w:rPr>
          <w:i/>
          <w:color w:val="1D1F22"/>
          <w:highlight w:val="white"/>
        </w:rPr>
        <w:t>k</w:t>
      </w:r>
      <w:r>
        <w:rPr>
          <w:color w:val="1D1F22"/>
          <w:highlight w:val="white"/>
        </w:rPr>
        <w:t>. Estimating the null distribution of silhouette scores allowed us to calculate a Z-score for the silhouette score based on our observed data clustering solutions. Figure S1 shows the silhouette score for each clustering solution and below it the silhouette scores of the null-distribution. All clustering solutions were very significant (all z-scores were greater than XX), and the null-distribution stayed relatively stationary as the number of clusters increased.</w:t>
      </w:r>
    </w:p>
    <w:p w14:paraId="062C56F7" w14:textId="77777777" w:rsidR="009E7445" w:rsidRDefault="006B0B75" w:rsidP="00A35936">
      <w:pPr>
        <w:pStyle w:val="Normal1"/>
        <w:spacing w:after="160" w:line="360" w:lineRule="auto"/>
      </w:pPr>
      <w:r>
        <w:rPr>
          <w:color w:val="1D1F22"/>
          <w:highlight w:val="white"/>
        </w:rPr>
        <w:t xml:space="preserve">Given the high statistical significance of all clustering solutions, we qualitatively assessed the silhouette scores of our real clustering solutions. Silhouette scores reached a local maxima with three clusters, suggesting that this simple organizational scheme explained a surprisingly high amount of the data. Silhouette scores then dipped and reached another local maxima using nine clusters. Beyond nine clusters, silhouette scores marginally increased, but in our estimation not </w:t>
      </w:r>
      <w:r>
        <w:rPr>
          <w:color w:val="1D1F22"/>
          <w:highlight w:val="white"/>
        </w:rPr>
        <w:lastRenderedPageBreak/>
        <w:t xml:space="preserve">sufficiently so to warrant the increase in complexity in the clustering solutions. Thus, we selected three and nine regions as the most useful clustering solutions, but note that solutions with 12 and 14 regions also showed high silhouette scores, and sensible solutions, thus we include them as a supplement (Figure SII). </w:t>
      </w:r>
    </w:p>
    <w:p w14:paraId="6E10F8A7" w14:textId="26427B23" w:rsidR="009E7445" w:rsidRDefault="006B0B75" w:rsidP="00A35936">
      <w:pPr>
        <w:pStyle w:val="Heading3"/>
        <w:spacing w:after="160"/>
      </w:pPr>
      <w:bookmarkStart w:id="646" w:name="h.pvjtzs2bcz3n" w:colFirst="0" w:colLast="0"/>
      <w:bookmarkEnd w:id="646"/>
      <w:proofErr w:type="spellStart"/>
      <w:r>
        <w:t>Coactivation</w:t>
      </w:r>
      <w:proofErr w:type="spellEnd"/>
      <w:r>
        <w:t xml:space="preserve"> profiles of </w:t>
      </w:r>
      <w:del w:id="647" w:author="Alejandro De La Vega" w:date="2015-08-09T16:24:00Z">
        <w:r w:rsidDel="001A0C27">
          <w:delText>mFC</w:delText>
        </w:r>
      </w:del>
      <w:ins w:id="648" w:author="Alejandro De La Vega" w:date="2015-08-09T16:24:00Z">
        <w:r w:rsidR="001A0C27">
          <w:t>MFC</w:t>
        </w:r>
      </w:ins>
      <w:r>
        <w:t xml:space="preserve"> clusters</w:t>
      </w:r>
    </w:p>
    <w:p w14:paraId="1C1FFDFB" w14:textId="03241153" w:rsidR="009E7445" w:rsidRDefault="006B0B75" w:rsidP="00A35936">
      <w:pPr>
        <w:pStyle w:val="Normal1"/>
        <w:spacing w:after="160" w:line="360" w:lineRule="auto"/>
      </w:pPr>
      <w:r>
        <w:rPr>
          <w:color w:val="333333"/>
          <w:highlight w:val="white"/>
        </w:rPr>
        <w:t xml:space="preserve">To calculate </w:t>
      </w:r>
      <w:proofErr w:type="spellStart"/>
      <w:r>
        <w:rPr>
          <w:color w:val="333333"/>
          <w:highlight w:val="white"/>
        </w:rPr>
        <w:t>coactivation</w:t>
      </w:r>
      <w:proofErr w:type="spellEnd"/>
      <w:r>
        <w:rPr>
          <w:color w:val="333333"/>
          <w:highlight w:val="white"/>
        </w:rPr>
        <w:t xml:space="preserve"> profiles of each cluster, we performed a whole-brain meta-analysis of studies that activated each </w:t>
      </w:r>
      <w:del w:id="649" w:author="Alejandro De La Vega" w:date="2015-08-09T16:24:00Z">
        <w:r w:rsidDel="001A0C27">
          <w:rPr>
            <w:color w:val="333333"/>
            <w:highlight w:val="white"/>
          </w:rPr>
          <w:delText>mFC</w:delText>
        </w:r>
      </w:del>
      <w:ins w:id="650" w:author="Alejandro De La Vega" w:date="2015-08-09T16:24:00Z">
        <w:r w:rsidR="001A0C27">
          <w:rPr>
            <w:color w:val="333333"/>
            <w:highlight w:val="white"/>
          </w:rPr>
          <w:t>MFC</w:t>
        </w:r>
      </w:ins>
      <w:r>
        <w:rPr>
          <w:color w:val="333333"/>
          <w:highlight w:val="white"/>
        </w:rPr>
        <w:t xml:space="preserve"> parcel. This analysis resulted in a whole-brain map indicated the extent to which voxels activated in the studies that activated each </w:t>
      </w:r>
      <w:del w:id="651" w:author="Alejandro De La Vega" w:date="2015-08-09T16:24:00Z">
        <w:r w:rsidDel="001A0C27">
          <w:rPr>
            <w:color w:val="333333"/>
            <w:highlight w:val="white"/>
          </w:rPr>
          <w:delText>mFC</w:delText>
        </w:r>
      </w:del>
      <w:ins w:id="652" w:author="Alejandro De La Vega" w:date="2015-08-09T16:24:00Z">
        <w:r w:rsidR="001A0C27">
          <w:rPr>
            <w:color w:val="333333"/>
            <w:highlight w:val="white"/>
          </w:rPr>
          <w:t>MFC</w:t>
        </w:r>
      </w:ins>
      <w:r>
        <w:rPr>
          <w:color w:val="333333"/>
          <w:highlight w:val="white"/>
        </w:rPr>
        <w:t xml:space="preserve"> parcel. We selected studies that activated at least 25% of voxels in a given parcel and then performed a forward-inference meta-analysis. See the section below on meta-analysis for more details on the procedure. </w:t>
      </w:r>
    </w:p>
    <w:p w14:paraId="125F3B76" w14:textId="10310E4A" w:rsidR="009E7445" w:rsidRDefault="006B0B75" w:rsidP="00A35936">
      <w:pPr>
        <w:pStyle w:val="Normal1"/>
        <w:spacing w:after="160" w:line="360" w:lineRule="auto"/>
      </w:pPr>
      <w:r>
        <w:rPr>
          <w:color w:val="333333"/>
          <w:highlight w:val="white"/>
        </w:rPr>
        <w:t>For the three</w:t>
      </w:r>
      <w:ins w:id="653" w:author="Marie Banich" w:date="2015-07-23T07:24:00Z">
        <w:r w:rsidR="00C94550">
          <w:rPr>
            <w:color w:val="333333"/>
            <w:highlight w:val="white"/>
          </w:rPr>
          <w:t>-</w:t>
        </w:r>
      </w:ins>
      <w:r>
        <w:rPr>
          <w:color w:val="333333"/>
          <w:highlight w:val="white"/>
        </w:rPr>
        <w:t xml:space="preserve">cluster solution, we visualized whole-brain </w:t>
      </w:r>
      <w:proofErr w:type="spellStart"/>
      <w:r>
        <w:rPr>
          <w:color w:val="333333"/>
          <w:highlight w:val="white"/>
        </w:rPr>
        <w:t>coactivation</w:t>
      </w:r>
      <w:proofErr w:type="spellEnd"/>
      <w:r>
        <w:rPr>
          <w:color w:val="333333"/>
          <w:highlight w:val="white"/>
        </w:rPr>
        <w:t xml:space="preserve"> across the brain using axial slices. To reduce the complexity of this map, we </w:t>
      </w:r>
      <w:proofErr w:type="spellStart"/>
      <w:r>
        <w:rPr>
          <w:color w:val="333333"/>
          <w:highlight w:val="white"/>
        </w:rPr>
        <w:t>thresholded</w:t>
      </w:r>
      <w:proofErr w:type="spellEnd"/>
      <w:r>
        <w:rPr>
          <w:color w:val="333333"/>
          <w:highlight w:val="white"/>
        </w:rPr>
        <w:t xml:space="preserve"> the </w:t>
      </w:r>
      <w:proofErr w:type="spellStart"/>
      <w:r>
        <w:rPr>
          <w:color w:val="333333"/>
          <w:highlight w:val="white"/>
        </w:rPr>
        <w:t>coactivation</w:t>
      </w:r>
      <w:proofErr w:type="spellEnd"/>
      <w:r>
        <w:rPr>
          <w:color w:val="333333"/>
          <w:highlight w:val="white"/>
        </w:rPr>
        <w:t xml:space="preserve"> maps using </w:t>
      </w:r>
      <w:ins w:id="654" w:author="Marie Banich" w:date="2015-07-23T07:24:00Z">
        <w:r w:rsidR="00C94550">
          <w:rPr>
            <w:color w:val="333333"/>
            <w:highlight w:val="white"/>
          </w:rPr>
          <w:t xml:space="preserve">the </w:t>
        </w:r>
      </w:ins>
      <w:r>
        <w:rPr>
          <w:color w:val="333333"/>
          <w:highlight w:val="white"/>
        </w:rPr>
        <w:t>false discovery rate. For the nine</w:t>
      </w:r>
      <w:ins w:id="655" w:author="Marie Banich" w:date="2015-07-23T07:24:00Z">
        <w:r w:rsidR="00C94550">
          <w:rPr>
            <w:color w:val="333333"/>
            <w:highlight w:val="white"/>
          </w:rPr>
          <w:t>-</w:t>
        </w:r>
      </w:ins>
      <w:r>
        <w:rPr>
          <w:color w:val="333333"/>
          <w:highlight w:val="white"/>
        </w:rPr>
        <w:t xml:space="preserve">cluster solution, it was challenging to visualize many clusters across the entire brain. Instead, we employed a ROI based approach, in which we calculated the mean </w:t>
      </w:r>
      <w:proofErr w:type="spellStart"/>
      <w:r>
        <w:rPr>
          <w:color w:val="333333"/>
          <w:highlight w:val="white"/>
        </w:rPr>
        <w:t>coactivation</w:t>
      </w:r>
      <w:proofErr w:type="spellEnd"/>
      <w:r>
        <w:rPr>
          <w:color w:val="333333"/>
          <w:highlight w:val="white"/>
        </w:rPr>
        <w:t xml:space="preserve"> for ROIs across the brain with each </w:t>
      </w:r>
      <w:del w:id="656" w:author="Alejandro De La Vega" w:date="2015-08-09T16:24:00Z">
        <w:r w:rsidDel="001A0C27">
          <w:rPr>
            <w:color w:val="333333"/>
            <w:highlight w:val="white"/>
          </w:rPr>
          <w:delText>mFC</w:delText>
        </w:r>
      </w:del>
      <w:ins w:id="657" w:author="Alejandro De La Vega" w:date="2015-08-09T16:24:00Z">
        <w:r w:rsidR="001A0C27">
          <w:rPr>
            <w:color w:val="333333"/>
            <w:highlight w:val="white"/>
          </w:rPr>
          <w:t>MFC</w:t>
        </w:r>
      </w:ins>
      <w:r>
        <w:rPr>
          <w:color w:val="333333"/>
          <w:highlight w:val="white"/>
        </w:rPr>
        <w:t xml:space="preserve"> parcel, and visually represented the </w:t>
      </w:r>
      <w:proofErr w:type="spellStart"/>
      <w:r>
        <w:rPr>
          <w:color w:val="333333"/>
          <w:highlight w:val="white"/>
        </w:rPr>
        <w:t>coactivation</w:t>
      </w:r>
      <w:proofErr w:type="spellEnd"/>
      <w:r>
        <w:rPr>
          <w:color w:val="333333"/>
          <w:highlight w:val="white"/>
        </w:rPr>
        <w:t xml:space="preserve"> in a heat map (Figure 4). First, we generated 40 whole-brain ROIs the same k-means clustering approach outlined above applied to a whole-brain MNI mask; 40 regions were used because they struck a balance between anatomical specificity and interpretability, approximating the number of regions in </w:t>
      </w:r>
      <w:proofErr w:type="spellStart"/>
      <w:r>
        <w:rPr>
          <w:color w:val="333333"/>
          <w:highlight w:val="white"/>
        </w:rPr>
        <w:t>Brodmann’s</w:t>
      </w:r>
      <w:proofErr w:type="spellEnd"/>
      <w:r>
        <w:rPr>
          <w:color w:val="333333"/>
          <w:highlight w:val="white"/>
        </w:rPr>
        <w:t xml:space="preserve"> classic anatomical divisions. </w:t>
      </w:r>
      <w:del w:id="658" w:author="Alejandro De La Vega" w:date="2015-08-09T16:24:00Z">
        <w:r w:rsidDel="001A0C27">
          <w:rPr>
            <w:color w:val="333333"/>
            <w:highlight w:val="white"/>
          </w:rPr>
          <w:delText>mFC</w:delText>
        </w:r>
      </w:del>
      <w:ins w:id="659" w:author="Alejandro De La Vega" w:date="2015-08-09T16:24:00Z">
        <w:r w:rsidR="001A0C27">
          <w:rPr>
            <w:color w:val="333333"/>
            <w:highlight w:val="white"/>
          </w:rPr>
          <w:t>MFC</w:t>
        </w:r>
      </w:ins>
      <w:r>
        <w:rPr>
          <w:color w:val="333333"/>
          <w:highlight w:val="white"/>
        </w:rPr>
        <w:t xml:space="preserve"> clusters were removed from the whole brain ROIs, so as to examine connectivity of the </w:t>
      </w:r>
      <w:del w:id="660" w:author="Alejandro De La Vega" w:date="2015-08-09T16:24:00Z">
        <w:r w:rsidDel="001A0C27">
          <w:rPr>
            <w:color w:val="333333"/>
            <w:highlight w:val="white"/>
          </w:rPr>
          <w:delText>mFC</w:delText>
        </w:r>
      </w:del>
      <w:ins w:id="661" w:author="Alejandro De La Vega" w:date="2015-08-09T16:24:00Z">
        <w:r w:rsidR="001A0C27">
          <w:rPr>
            <w:color w:val="333333"/>
            <w:highlight w:val="white"/>
          </w:rPr>
          <w:t>MFC</w:t>
        </w:r>
      </w:ins>
      <w:r>
        <w:rPr>
          <w:color w:val="333333"/>
          <w:highlight w:val="white"/>
        </w:rPr>
        <w:t xml:space="preserve"> specifically with the rest of the brain. This process resulted in 34 regions, and the mean </w:t>
      </w:r>
      <w:proofErr w:type="spellStart"/>
      <w:r>
        <w:rPr>
          <w:color w:val="333333"/>
          <w:highlight w:val="white"/>
        </w:rPr>
        <w:t>coactivation</w:t>
      </w:r>
      <w:proofErr w:type="spellEnd"/>
      <w:r>
        <w:rPr>
          <w:color w:val="333333"/>
          <w:highlight w:val="white"/>
        </w:rPr>
        <w:t xml:space="preserve"> between </w:t>
      </w:r>
      <w:del w:id="662" w:author="Alejandro De La Vega" w:date="2015-08-09T16:24:00Z">
        <w:r w:rsidDel="001A0C27">
          <w:rPr>
            <w:color w:val="333333"/>
            <w:highlight w:val="white"/>
          </w:rPr>
          <w:delText>mFC</w:delText>
        </w:r>
      </w:del>
      <w:ins w:id="663" w:author="Alejandro De La Vega" w:date="2015-08-09T16:24:00Z">
        <w:r w:rsidR="001A0C27">
          <w:rPr>
            <w:color w:val="333333"/>
            <w:highlight w:val="white"/>
          </w:rPr>
          <w:t>MFC</w:t>
        </w:r>
      </w:ins>
      <w:r>
        <w:rPr>
          <w:color w:val="333333"/>
          <w:highlight w:val="white"/>
        </w:rPr>
        <w:t xml:space="preserve"> regions and each ROI was calculated by masking the whole-brain </w:t>
      </w:r>
      <w:proofErr w:type="spellStart"/>
      <w:r>
        <w:rPr>
          <w:color w:val="333333"/>
          <w:highlight w:val="white"/>
        </w:rPr>
        <w:t>coactivation</w:t>
      </w:r>
      <w:proofErr w:type="spellEnd"/>
      <w:r>
        <w:rPr>
          <w:color w:val="333333"/>
          <w:highlight w:val="white"/>
        </w:rPr>
        <w:t xml:space="preserve"> matrix we calculated above. </w:t>
      </w:r>
    </w:p>
    <w:p w14:paraId="6A78D6F6" w14:textId="77777777" w:rsidR="009E7445" w:rsidRDefault="006B0B75" w:rsidP="00A35936">
      <w:pPr>
        <w:pStyle w:val="Heading3"/>
        <w:spacing w:before="0" w:after="160"/>
      </w:pPr>
      <w:bookmarkStart w:id="664" w:name="h.hzi400pibk7u" w:colFirst="0" w:colLast="0"/>
      <w:bookmarkEnd w:id="664"/>
      <w:r>
        <w:t>Topic modeling</w:t>
      </w:r>
    </w:p>
    <w:p w14:paraId="38DB84F1" w14:textId="150CCFB6" w:rsidR="009E7445" w:rsidRDefault="006B0B75" w:rsidP="00A35936">
      <w:pPr>
        <w:pStyle w:val="Normal1"/>
        <w:spacing w:line="360" w:lineRule="auto"/>
      </w:pPr>
      <w:r>
        <w:rPr>
          <w:color w:val="333333"/>
          <w:highlight w:val="white"/>
        </w:rPr>
        <w:t xml:space="preserve">Although the term-based meta-analysis maps in </w:t>
      </w:r>
      <w:proofErr w:type="spellStart"/>
      <w:r>
        <w:rPr>
          <w:color w:val="333333"/>
          <w:highlight w:val="white"/>
        </w:rPr>
        <w:t>Neurosynth</w:t>
      </w:r>
      <w:proofErr w:type="spellEnd"/>
      <w:r>
        <w:rPr>
          <w:color w:val="333333"/>
          <w:highlight w:val="white"/>
        </w:rPr>
        <w:t xml:space="preserve"> closely resemble the results of manual meta-analyses of the same concepts (e.g. </w:t>
      </w:r>
      <w:proofErr w:type="spellStart"/>
      <w:r>
        <w:rPr>
          <w:color w:val="333333"/>
          <w:highlight w:val="white"/>
        </w:rPr>
        <w:t>Yarkoni</w:t>
      </w:r>
      <w:proofErr w:type="spellEnd"/>
      <w:r>
        <w:rPr>
          <w:color w:val="333333"/>
          <w:highlight w:val="white"/>
        </w:rPr>
        <w:t xml:space="preserve"> et al., 2011; </w:t>
      </w:r>
      <w:proofErr w:type="spellStart"/>
      <w:r>
        <w:rPr>
          <w:color w:val="333333"/>
          <w:highlight w:val="white"/>
        </w:rPr>
        <w:t>Bartra</w:t>
      </w:r>
      <w:proofErr w:type="spellEnd"/>
      <w:r>
        <w:rPr>
          <w:color w:val="333333"/>
          <w:highlight w:val="white"/>
        </w:rPr>
        <w:t xml:space="preserve">, McGuire &amp; </w:t>
      </w:r>
      <w:proofErr w:type="spellStart"/>
      <w:r>
        <w:rPr>
          <w:color w:val="333333"/>
          <w:highlight w:val="white"/>
        </w:rPr>
        <w:t>Kable</w:t>
      </w:r>
      <w:proofErr w:type="spellEnd"/>
      <w:r>
        <w:rPr>
          <w:color w:val="333333"/>
          <w:highlight w:val="white"/>
        </w:rPr>
        <w:t xml:space="preserve"> 2013), there is a high degree of redundancy between terms (e.g. ‘episodes’ and ‘episodic’) and potential ambiguity as to the meaning of an individual word out of context (e.g. ‘memory’ can indicate working memory or episodic memory). To remedy this dilemma, we employed a reduced semantic representation of the latent conceptual structure underlying the neuroimaging literature: a set of 60 topics derived using latent </w:t>
      </w:r>
      <w:proofErr w:type="spellStart"/>
      <w:r>
        <w:rPr>
          <w:color w:val="333333"/>
          <w:highlight w:val="white"/>
        </w:rPr>
        <w:t>dirichlet</w:t>
      </w:r>
      <w:proofErr w:type="spellEnd"/>
      <w:r>
        <w:rPr>
          <w:color w:val="333333"/>
          <w:highlight w:val="white"/>
        </w:rPr>
        <w:t xml:space="preserve"> allocation topic-modeling. This procedure was </w:t>
      </w:r>
      <w:r>
        <w:rPr>
          <w:color w:val="333333"/>
          <w:highlight w:val="white"/>
        </w:rPr>
        <w:lastRenderedPageBreak/>
        <w:t>identical to that used in a previous paper (</w:t>
      </w:r>
      <w:proofErr w:type="spellStart"/>
      <w:r>
        <w:rPr>
          <w:color w:val="333333"/>
          <w:highlight w:val="white"/>
        </w:rPr>
        <w:t>Poldrack</w:t>
      </w:r>
      <w:proofErr w:type="spellEnd"/>
      <w:r>
        <w:rPr>
          <w:color w:val="333333"/>
          <w:highlight w:val="white"/>
        </w:rPr>
        <w:t xml:space="preserve">, Mumford, Schonberg, </w:t>
      </w:r>
      <w:proofErr w:type="spellStart"/>
      <w:r>
        <w:rPr>
          <w:color w:val="333333"/>
          <w:highlight w:val="white"/>
        </w:rPr>
        <w:t>Kalar</w:t>
      </w:r>
      <w:proofErr w:type="spellEnd"/>
      <w:r>
        <w:rPr>
          <w:color w:val="333333"/>
          <w:highlight w:val="white"/>
        </w:rPr>
        <w:t xml:space="preserve">, Barman, &amp; </w:t>
      </w:r>
      <w:proofErr w:type="spellStart"/>
      <w:r>
        <w:rPr>
          <w:color w:val="333333"/>
          <w:highlight w:val="white"/>
        </w:rPr>
        <w:t>Yarkoni</w:t>
      </w:r>
      <w:proofErr w:type="spellEnd"/>
      <w:r>
        <w:rPr>
          <w:color w:val="333333"/>
          <w:highlight w:val="white"/>
        </w:rPr>
        <w:t xml:space="preserve">, 2012), except for the use of a smaller number of topics and a much larger version of the </w:t>
      </w:r>
      <w:proofErr w:type="spellStart"/>
      <w:r>
        <w:rPr>
          <w:color w:val="333333"/>
          <w:highlight w:val="white"/>
        </w:rPr>
        <w:t>Neurosynth</w:t>
      </w:r>
      <w:proofErr w:type="spellEnd"/>
      <w:r>
        <w:rPr>
          <w:color w:val="333333"/>
          <w:highlight w:val="white"/>
        </w:rPr>
        <w:t xml:space="preserve"> database. </w:t>
      </w:r>
      <w:commentRangeStart w:id="665"/>
      <w:r>
        <w:rPr>
          <w:color w:val="333333"/>
          <w:highlight w:val="white"/>
        </w:rPr>
        <w:t xml:space="preserve">The generative topic model derives 60 independent topics from the co-occurrence across studies of all words occurring in the abstracts of studies in the </w:t>
      </w:r>
      <w:proofErr w:type="spellStart"/>
      <w:r>
        <w:rPr>
          <w:color w:val="333333"/>
          <w:highlight w:val="white"/>
        </w:rPr>
        <w:t>Neurosynth</w:t>
      </w:r>
      <w:proofErr w:type="spellEnd"/>
      <w:r>
        <w:rPr>
          <w:color w:val="333333"/>
          <w:highlight w:val="white"/>
        </w:rPr>
        <w:t xml:space="preserve"> database. Each resulting topic loads onto individual words to a varying extent, facilitating the interpretation of topics; for example, a working memory topic loads highest on the words 'memory, WM, load', while an episodic memory topic loads on 'memory, retrieval, events'. Note that both topics highly load on the word “memory”, but the meaning of this word is disambiguated because it is contextualized by other word</w:t>
      </w:r>
      <w:ins w:id="666" w:author="Alejandro De La Vega" w:date="2015-07-27T14:59:00Z">
        <w:r w:rsidR="00A85B81">
          <w:rPr>
            <w:color w:val="333333"/>
            <w:highlight w:val="white"/>
          </w:rPr>
          <w:t>s</w:t>
        </w:r>
      </w:ins>
      <w:r>
        <w:rPr>
          <w:color w:val="333333"/>
          <w:highlight w:val="white"/>
        </w:rPr>
        <w:t xml:space="preserve"> that strongly load onto that topic. </w:t>
      </w:r>
      <w:commentRangeEnd w:id="665"/>
      <w:r w:rsidR="00C94550">
        <w:rPr>
          <w:rStyle w:val="CommentReference"/>
        </w:rPr>
        <w:commentReference w:id="665"/>
      </w:r>
      <w:r>
        <w:rPr>
          <w:color w:val="333333"/>
          <w:highlight w:val="white"/>
        </w:rPr>
        <w:t xml:space="preserve">Likewise, as each topic maps onto individual studies to a varying extent, the topic model facilitates the categorization of the cognitive phenomena studied across fMRI studies; for example, a study that maps highly onto a topic described by the words 'control, inhibition, conflict’ is likely to be examining cognitive control. Out of the 60 generated topics, 25 represented non-cognitive semantic topics, such as the nature of the subject population (e.g. gender, special populations) and methods (e.g., words such as “images”, “voxels”. In order to focus on the cognitive predictors of brain activity, we identified these topics and excluded them from all analyses (see Appendix for a list of included and excluded topics). </w:t>
      </w:r>
    </w:p>
    <w:p w14:paraId="5887E8C4" w14:textId="77777777" w:rsidR="009E7445" w:rsidRDefault="006B0B75" w:rsidP="00A35936">
      <w:pPr>
        <w:pStyle w:val="Heading3"/>
        <w:spacing w:after="160"/>
      </w:pPr>
      <w:bookmarkStart w:id="667" w:name="h.8y1suy7cin8l" w:colFirst="0" w:colLast="0"/>
      <w:bookmarkEnd w:id="667"/>
      <w:r>
        <w:t>Reverse and forward inference meta-analysis</w:t>
      </w:r>
    </w:p>
    <w:p w14:paraId="70F99186" w14:textId="77777777" w:rsidR="009E7445" w:rsidRDefault="006B0B75" w:rsidP="00A35936">
      <w:pPr>
        <w:pStyle w:val="Normal1"/>
        <w:spacing w:line="360" w:lineRule="auto"/>
      </w:pPr>
      <w:r>
        <w:t xml:space="preserve">To demonstrate the importance of appropriately controlling for variation in activation specificity, we conducted topic-based meta-analyses using forward and reverse inference. To perform a reverse </w:t>
      </w:r>
      <w:commentRangeStart w:id="668"/>
      <w:commentRangeStart w:id="669"/>
      <w:r>
        <w:t>inference</w:t>
      </w:r>
      <w:commentRangeEnd w:id="668"/>
      <w:r>
        <w:commentReference w:id="668"/>
      </w:r>
      <w:commentRangeEnd w:id="669"/>
      <w:r w:rsidR="00C94550">
        <w:rPr>
          <w:rStyle w:val="CommentReference"/>
        </w:rPr>
        <w:commentReference w:id="669"/>
      </w:r>
      <w:r>
        <w:t xml:space="preserve">. </w:t>
      </w:r>
    </w:p>
    <w:p w14:paraId="3150B838" w14:textId="77777777" w:rsidR="009E7445" w:rsidRDefault="009E7445" w:rsidP="00A35936">
      <w:pPr>
        <w:pStyle w:val="Normal1"/>
        <w:spacing w:after="160" w:line="360" w:lineRule="auto"/>
      </w:pPr>
    </w:p>
    <w:p w14:paraId="00B7FD9C" w14:textId="77777777" w:rsidR="009E7445" w:rsidRDefault="006B0B75" w:rsidP="00A35936">
      <w:pPr>
        <w:pStyle w:val="Heading3"/>
        <w:spacing w:after="160"/>
      </w:pPr>
      <w:bookmarkStart w:id="670" w:name="h.3yrjoxkkqysn" w:colFirst="0" w:colLast="0"/>
      <w:bookmarkEnd w:id="670"/>
      <w:r>
        <w:t>Meta-analytic functional specialization</w:t>
      </w:r>
    </w:p>
    <w:p w14:paraId="2D89052B" w14:textId="77777777" w:rsidR="009E7445" w:rsidRDefault="006B0B75" w:rsidP="00A35936">
      <w:pPr>
        <w:pStyle w:val="Normal1"/>
        <w:spacing w:after="160" w:line="360" w:lineRule="auto"/>
      </w:pPr>
      <w:r>
        <w:rPr>
          <w:color w:val="333333"/>
          <w:highlight w:val="white"/>
        </w:rPr>
        <w:t>For each cluster, we built a linear model to predict whether activity in that region would be reported by an fMRI study based on the semantic content of the words used to describe the focus of that fMRI study. This procedure allowed us to generate functional profiles that describe which cognitive functions best predicted the activity of each region, and how well fMRI activity can be explained by the cognitive ontology present in the body of fMRI studies at the meta-analytic level. Below, we describe each step of our approach.</w:t>
      </w:r>
    </w:p>
    <w:p w14:paraId="7C97FEA3" w14:textId="5D32BCF6" w:rsidR="009E7445" w:rsidRDefault="006B0B75" w:rsidP="00A35936">
      <w:pPr>
        <w:pStyle w:val="Normal1"/>
        <w:spacing w:after="160" w:line="360" w:lineRule="auto"/>
      </w:pPr>
      <w:r>
        <w:rPr>
          <w:i/>
          <w:color w:val="333333"/>
          <w:highlight w:val="white"/>
        </w:rPr>
        <w:lastRenderedPageBreak/>
        <w:t xml:space="preserve">Predictive modeling of activity using cognitive functions. </w:t>
      </w:r>
      <w:r>
        <w:rPr>
          <w:color w:val="333333"/>
          <w:highlight w:val="white"/>
        </w:rPr>
        <w:t xml:space="preserve">We generated functional profiles of </w:t>
      </w:r>
      <w:del w:id="671" w:author="Alejandro De La Vega" w:date="2015-08-09T16:24:00Z">
        <w:r w:rsidDel="001A0C27">
          <w:rPr>
            <w:color w:val="333333"/>
            <w:highlight w:val="white"/>
          </w:rPr>
          <w:delText>mFC</w:delText>
        </w:r>
      </w:del>
      <w:ins w:id="672" w:author="Alejandro De La Vega" w:date="2015-08-09T16:24:00Z">
        <w:r w:rsidR="001A0C27">
          <w:rPr>
            <w:color w:val="333333"/>
            <w:highlight w:val="white"/>
          </w:rPr>
          <w:t>MFC</w:t>
        </w:r>
      </w:ins>
      <w:r>
        <w:rPr>
          <w:color w:val="333333"/>
          <w:highlight w:val="white"/>
        </w:rPr>
        <w:t xml:space="preserve"> regions by determining which cognitive functions best predicted each </w:t>
      </w:r>
      <w:del w:id="673" w:author="Alejandro De La Vega" w:date="2015-08-09T16:24:00Z">
        <w:r w:rsidDel="001A0C27">
          <w:rPr>
            <w:color w:val="333333"/>
            <w:highlight w:val="white"/>
          </w:rPr>
          <w:delText>mFC</w:delText>
        </w:r>
      </w:del>
      <w:ins w:id="674" w:author="Alejandro De La Vega" w:date="2015-08-09T16:24:00Z">
        <w:r w:rsidR="001A0C27">
          <w:rPr>
            <w:color w:val="333333"/>
            <w:highlight w:val="white"/>
          </w:rPr>
          <w:t>MFC</w:t>
        </w:r>
      </w:ins>
      <w:r>
        <w:rPr>
          <w:color w:val="333333"/>
          <w:highlight w:val="white"/>
        </w:rPr>
        <w:t xml:space="preserve"> region’s activity across fMRI studies. First, we selected two sets of studies: studies that activated a given parcel--defined as activating at least 5% of voxels in the parcel-- and studies that did not--defined as activating </w:t>
      </w:r>
      <w:r w:rsidR="00D0739B">
        <w:rPr>
          <w:color w:val="333333"/>
          <w:highlight w:val="white"/>
        </w:rPr>
        <w:t xml:space="preserve">absolutely </w:t>
      </w:r>
      <w:r>
        <w:rPr>
          <w:color w:val="333333"/>
          <w:highlight w:val="white"/>
        </w:rPr>
        <w:t xml:space="preserve">no voxels in the parcel. For each parcel, we trained a naive Bayes classifier to discriminate these two sets of studies based on the semantic content of the studies herein. We chose naive Bayes because we have previously had success applying this algorithm to </w:t>
      </w:r>
      <w:proofErr w:type="spellStart"/>
      <w:r>
        <w:rPr>
          <w:color w:val="333333"/>
          <w:highlight w:val="white"/>
        </w:rPr>
        <w:t>Neurosynth</w:t>
      </w:r>
      <w:proofErr w:type="spellEnd"/>
      <w:r>
        <w:rPr>
          <w:color w:val="333333"/>
          <w:highlight w:val="white"/>
        </w:rPr>
        <w:t xml:space="preserve"> data in the past (</w:t>
      </w:r>
      <w:proofErr w:type="spellStart"/>
      <w:r>
        <w:rPr>
          <w:color w:val="333333"/>
          <w:highlight w:val="white"/>
        </w:rPr>
        <w:t>Yarkoni</w:t>
      </w:r>
      <w:proofErr w:type="spellEnd"/>
      <w:r>
        <w:rPr>
          <w:color w:val="333333"/>
          <w:highlight w:val="white"/>
        </w:rPr>
        <w:t xml:space="preserve"> et al., 2011), and has been shown to perform well on many types of data (cite cite). In addition, naive Bayes classifiers require almost no tuning of parameters to achieve a high level of performance, decreasing the likelihood </w:t>
      </w:r>
      <w:r w:rsidR="00D0739B">
        <w:rPr>
          <w:color w:val="333333"/>
          <w:highlight w:val="white"/>
        </w:rPr>
        <w:t>of an</w:t>
      </w:r>
      <w:r>
        <w:rPr>
          <w:color w:val="333333"/>
          <w:highlight w:val="white"/>
        </w:rPr>
        <w:t xml:space="preserve"> </w:t>
      </w:r>
      <w:proofErr w:type="spellStart"/>
      <w:r>
        <w:rPr>
          <w:color w:val="333333"/>
          <w:highlight w:val="white"/>
        </w:rPr>
        <w:t>overfit</w:t>
      </w:r>
      <w:proofErr w:type="spellEnd"/>
      <w:r>
        <w:rPr>
          <w:color w:val="333333"/>
          <w:highlight w:val="white"/>
        </w:rPr>
        <w:t xml:space="preserve"> </w:t>
      </w:r>
      <w:r w:rsidR="00D0739B">
        <w:rPr>
          <w:color w:val="333333"/>
          <w:highlight w:val="white"/>
        </w:rPr>
        <w:t xml:space="preserve">of </w:t>
      </w:r>
      <w:r>
        <w:rPr>
          <w:color w:val="333333"/>
          <w:highlight w:val="white"/>
        </w:rPr>
        <w:t xml:space="preserve">the model to </w:t>
      </w:r>
      <w:r w:rsidR="00D0739B">
        <w:rPr>
          <w:color w:val="333333"/>
          <w:highlight w:val="white"/>
        </w:rPr>
        <w:t xml:space="preserve">the </w:t>
      </w:r>
      <w:r>
        <w:rPr>
          <w:color w:val="333333"/>
          <w:highlight w:val="white"/>
        </w:rPr>
        <w:t xml:space="preserve">data. </w:t>
      </w:r>
    </w:p>
    <w:p w14:paraId="6E10AB82" w14:textId="6918A3FD" w:rsidR="009E7445" w:rsidRDefault="006B0B75" w:rsidP="00A35936">
      <w:pPr>
        <w:pStyle w:val="Normal1"/>
        <w:spacing w:after="160" w:line="360" w:lineRule="auto"/>
      </w:pPr>
      <w:r>
        <w:rPr>
          <w:color w:val="333333"/>
          <w:highlight w:val="white"/>
        </w:rPr>
        <w:t>We assessed our models’ ability to predict if an unseen study activated a region, given the content of the study. In other words, if we know what cognitive topic a study is about, how well can we predict if it activates a specific region? We employed 4-fold cross validation to test the generalization of our models. Models were fitted on 3/4ths of studies and tested on the remaining studies. This procedure was repeated four times, circulating over the studies so that the model was trained and tested on the entire dataset. The mean score across the 4-fold tests were used as the final measure of performance. We scored the models by calculating the area under the receiver operating characteristic, (</w:t>
      </w:r>
      <w:r w:rsidR="00CA29CD">
        <w:rPr>
          <w:color w:val="333333"/>
          <w:highlight w:val="white"/>
        </w:rPr>
        <w:t>AUC-ROC</w:t>
      </w:r>
      <w:r>
        <w:rPr>
          <w:color w:val="333333"/>
          <w:highlight w:val="white"/>
        </w:rPr>
        <w:t xml:space="preserve">) a summary metric of classification performance that take into account both sensitivity and specificity. Furthermore, </w:t>
      </w:r>
      <w:r w:rsidR="00CA29CD">
        <w:rPr>
          <w:color w:val="333333"/>
          <w:highlight w:val="white"/>
        </w:rPr>
        <w:t>AUC-ROC</w:t>
      </w:r>
      <w:r>
        <w:rPr>
          <w:color w:val="333333"/>
          <w:highlight w:val="white"/>
        </w:rPr>
        <w:t xml:space="preserve"> is not detrimentally affected by unbalanced data, that is the number of observations in each class. This was particularly important because each region varied in the ratio of studies that activated it to the studies that did not, and we wanted to ensure that our measure of performance was not driven by this variation. </w:t>
      </w:r>
    </w:p>
    <w:p w14:paraId="10909F3A" w14:textId="30FFF49E" w:rsidR="009E7445" w:rsidRDefault="006B0B75" w:rsidP="00A35936">
      <w:pPr>
        <w:pStyle w:val="Normal1"/>
        <w:spacing w:after="160" w:line="360" w:lineRule="auto"/>
      </w:pPr>
      <w:r>
        <w:rPr>
          <w:color w:val="333333"/>
          <w:highlight w:val="white"/>
        </w:rPr>
        <w:t xml:space="preserve">To generate functional specialization profiles, we extracted from the naive Bayes models a critical piece of information the model uses for classification: the average loading of each cognitive function to each class. That is, we extracted the average loading of each cognitive topic to the set of studies that activated each region, and the average loading to studies that did not activate each region. We then subtracted </w:t>
      </w:r>
      <w:r w:rsidR="00CA29CD">
        <w:rPr>
          <w:color w:val="333333"/>
          <w:highlight w:val="white"/>
        </w:rPr>
        <w:t xml:space="preserve">the </w:t>
      </w:r>
      <w:r>
        <w:rPr>
          <w:color w:val="333333"/>
          <w:highlight w:val="white"/>
        </w:rPr>
        <w:t xml:space="preserve">mean loading for the ‘active’ class from the ‘inactive’ class, </w:t>
      </w:r>
      <w:r w:rsidR="007A64D0">
        <w:rPr>
          <w:color w:val="333333"/>
          <w:highlight w:val="white"/>
        </w:rPr>
        <w:t xml:space="preserve">how </w:t>
      </w:r>
      <w:proofErr w:type="spellStart"/>
      <w:r w:rsidR="00CA29CD">
        <w:rPr>
          <w:color w:val="333333"/>
          <w:highlight w:val="white"/>
        </w:rPr>
        <w:t>yieldinga</w:t>
      </w:r>
      <w:proofErr w:type="spellEnd"/>
      <w:r w:rsidR="00CA29CD">
        <w:rPr>
          <w:color w:val="333333"/>
          <w:highlight w:val="white"/>
        </w:rPr>
        <w:t xml:space="preserve"> measure of </w:t>
      </w:r>
      <w:r>
        <w:rPr>
          <w:color w:val="333333"/>
          <w:highlight w:val="white"/>
        </w:rPr>
        <w:t xml:space="preserve">the expression </w:t>
      </w:r>
      <w:r w:rsidR="00CA29CD">
        <w:rPr>
          <w:color w:val="333333"/>
          <w:highlight w:val="white"/>
        </w:rPr>
        <w:t xml:space="preserve">of a given </w:t>
      </w:r>
      <w:r>
        <w:rPr>
          <w:color w:val="333333"/>
          <w:highlight w:val="white"/>
        </w:rPr>
        <w:t xml:space="preserve">cognitive function </w:t>
      </w:r>
      <w:r w:rsidR="00CA29CD">
        <w:rPr>
          <w:color w:val="333333"/>
          <w:highlight w:val="white"/>
        </w:rPr>
        <w:t>for a</w:t>
      </w:r>
      <w:r>
        <w:rPr>
          <w:color w:val="333333"/>
          <w:highlight w:val="white"/>
        </w:rPr>
        <w:t xml:space="preserve"> given parcel. We </w:t>
      </w:r>
      <w:proofErr w:type="spellStart"/>
      <w:r w:rsidR="007A64D0">
        <w:rPr>
          <w:color w:val="333333"/>
          <w:highlight w:val="white"/>
        </w:rPr>
        <w:t>z</w:t>
      </w:r>
      <w:r w:rsidR="00CA29CD">
        <w:rPr>
          <w:color w:val="333333"/>
          <w:highlight w:val="white"/>
        </w:rPr>
        <w:t>Z</w:t>
      </w:r>
      <w:proofErr w:type="spellEnd"/>
      <w:r>
        <w:rPr>
          <w:color w:val="333333"/>
          <w:highlight w:val="white"/>
        </w:rPr>
        <w:t xml:space="preserve">-scored this measure across regions to make the magnitude of this difference more easily interpretable, and used these ‘weights’ to generate the plots in figure 5. </w:t>
      </w:r>
    </w:p>
    <w:p w14:paraId="1739376F" w14:textId="7E8801A1" w:rsidR="009E7445" w:rsidRDefault="006B0B75" w:rsidP="00A35936">
      <w:pPr>
        <w:pStyle w:val="Normal1"/>
        <w:spacing w:after="160" w:line="360" w:lineRule="auto"/>
      </w:pPr>
      <w:r>
        <w:rPr>
          <w:i/>
          <w:color w:val="333333"/>
          <w:highlight w:val="white"/>
        </w:rPr>
        <w:t xml:space="preserve">Functional complexity. </w:t>
      </w:r>
      <w:r>
        <w:t xml:space="preserve">We quantified the complexity of function in order to determine if </w:t>
      </w:r>
      <w:del w:id="675" w:author="Alejandro De La Vega" w:date="2015-08-09T16:24:00Z">
        <w:r w:rsidDel="001A0C27">
          <w:delText>mFC</w:delText>
        </w:r>
      </w:del>
      <w:ins w:id="676" w:author="Alejandro De La Vega" w:date="2015-08-09T16:24:00Z">
        <w:r w:rsidR="001A0C27">
          <w:t>MFC</w:t>
        </w:r>
      </w:ins>
      <w:r>
        <w:t xml:space="preserve"> regions are involved in a diverse range of cognitive functions. We operationalized regions with </w:t>
      </w:r>
      <w:proofErr w:type="spellStart"/>
      <w:r>
        <w:lastRenderedPageBreak/>
        <w:t>heterogenous</w:t>
      </w:r>
      <w:proofErr w:type="spellEnd"/>
      <w:r>
        <w:t xml:space="preserve"> function as those that required a larger number of topics to accurately predict their activity, while regions with more homogenous function are those that would require fewer topics to correctly classify.  We started by fitting the simplest possible model and attempting to predict activity for each region only using the topic that had the greatest weight in the complete model. We then assessed the benefit of including additional topics by sequentially adding topics as predictors (up to 35) to the model in order of their importance in the full model. </w:t>
      </w:r>
    </w:p>
    <w:p w14:paraId="09105C1E" w14:textId="77777777" w:rsidR="009E7445" w:rsidRDefault="006B0B75" w:rsidP="00A35936">
      <w:pPr>
        <w:pStyle w:val="Normal1"/>
        <w:spacing w:after="160" w:line="360" w:lineRule="auto"/>
      </w:pPr>
      <w:r>
        <w:rPr>
          <w:i/>
        </w:rPr>
        <w:t>Machine learning algorithms</w:t>
      </w:r>
      <w:r>
        <w:t xml:space="preserve">. </w:t>
      </w:r>
      <w:proofErr w:type="spellStart"/>
      <w:r>
        <w:t>Scikit</w:t>
      </w:r>
      <w:proofErr w:type="spellEnd"/>
      <w:r>
        <w:t xml:space="preserve">-learn (CITE CITE), a python machine learning module, was used for all machine learning analyses in this study (PCA, k-means clustering, naive Bayes classification). </w:t>
      </w:r>
    </w:p>
    <w:p w14:paraId="53AAA69E" w14:textId="77777777" w:rsidR="009E7445" w:rsidRDefault="009E7445" w:rsidP="00A35936">
      <w:pPr>
        <w:pStyle w:val="Normal1"/>
        <w:spacing w:after="160" w:line="360" w:lineRule="auto"/>
      </w:pPr>
    </w:p>
    <w:p w14:paraId="54C6CC52" w14:textId="77777777" w:rsidR="009E7445" w:rsidRDefault="006B0B75" w:rsidP="00A35936">
      <w:pPr>
        <w:pStyle w:val="Normal1"/>
        <w:spacing w:line="360" w:lineRule="auto"/>
      </w:pPr>
      <w:r>
        <w:br w:type="page"/>
      </w:r>
    </w:p>
    <w:p w14:paraId="69994638" w14:textId="77777777" w:rsidR="009E7445" w:rsidRDefault="009E7445" w:rsidP="00A35936">
      <w:pPr>
        <w:pStyle w:val="Normal1"/>
        <w:spacing w:after="160" w:line="360" w:lineRule="auto"/>
      </w:pPr>
    </w:p>
    <w:p w14:paraId="3827C9C8" w14:textId="77777777" w:rsidR="009E7445" w:rsidRDefault="006B0B75" w:rsidP="00A35936">
      <w:pPr>
        <w:pStyle w:val="Title"/>
        <w:spacing w:after="160" w:line="360" w:lineRule="auto"/>
      </w:pPr>
      <w:bookmarkStart w:id="677" w:name="h.tfbchimqq9jy" w:colFirst="0" w:colLast="0"/>
      <w:bookmarkEnd w:id="677"/>
      <w:r>
        <w:t>Supplemental Information</w:t>
      </w:r>
    </w:p>
    <w:p w14:paraId="6974C5A9" w14:textId="66582A56" w:rsidR="009E7445" w:rsidRDefault="007A64D0" w:rsidP="00A35936">
      <w:pPr>
        <w:pStyle w:val="Title"/>
        <w:spacing w:after="160" w:line="360" w:lineRule="auto"/>
      </w:pPr>
      <w:bookmarkStart w:id="678" w:name="h.a53xcvepfobu" w:colFirst="0" w:colLast="0"/>
      <w:bookmarkEnd w:id="678"/>
      <w:ins w:id="679" w:author="Tor Wager" w:date="2015-07-23T13:20:00Z">
        <w:r>
          <w:rPr>
            <w:noProof/>
          </w:rPr>
          <w:drawing>
            <wp:inline distT="114300" distB="114300" distL="114300" distR="114300" wp14:anchorId="03D56971" wp14:editId="31145296">
              <wp:extent cx="4229100" cy="4175161"/>
              <wp:effectExtent l="0" t="0" r="0" b="0"/>
              <wp:docPr id="24" name="image20.jpg" descr="S1.jpeg"/>
              <wp:cNvGraphicFramePr/>
              <a:graphic xmlns:a="http://schemas.openxmlformats.org/drawingml/2006/main">
                <a:graphicData uri="http://schemas.openxmlformats.org/drawingml/2006/picture">
                  <pic:pic xmlns:pic="http://schemas.openxmlformats.org/drawingml/2006/picture">
                    <pic:nvPicPr>
                      <pic:cNvPr id="0" name="image20.jpg" descr="S1.jpeg"/>
                      <pic:cNvPicPr preferRelativeResize="0"/>
                    </pic:nvPicPr>
                    <pic:blipFill>
                      <a:blip r:embed="rId19"/>
                      <a:srcRect/>
                      <a:stretch>
                        <a:fillRect/>
                      </a:stretch>
                    </pic:blipFill>
                    <pic:spPr>
                      <a:xfrm>
                        <a:off x="0" y="0"/>
                        <a:ext cx="4229100" cy="4175161"/>
                      </a:xfrm>
                      <a:prstGeom prst="rect">
                        <a:avLst/>
                      </a:prstGeom>
                      <a:ln/>
                    </pic:spPr>
                  </pic:pic>
                </a:graphicData>
              </a:graphic>
            </wp:inline>
          </w:drawing>
        </w:r>
      </w:ins>
      <w:commentRangeStart w:id="680"/>
      <w:commentRangeEnd w:id="680"/>
      <w:r w:rsidR="006B0B75">
        <w:commentReference w:id="680"/>
      </w:r>
    </w:p>
    <w:p w14:paraId="3FCFD397" w14:textId="2B9D3892" w:rsidR="009E7445" w:rsidRDefault="006B0B75" w:rsidP="00A35936">
      <w:pPr>
        <w:pStyle w:val="Normal1"/>
        <w:spacing w:after="160" w:line="360" w:lineRule="auto"/>
      </w:pPr>
      <w:r>
        <w:t xml:space="preserve">Supplemental Figure 1. Silhouette scores of </w:t>
      </w:r>
      <w:ins w:id="681" w:author="Alejandro Isaac De La Vega" w:date="2015-08-04T18:38:00Z">
        <w:r w:rsidR="007C3F7F">
          <w:t xml:space="preserve">real (green) and permuted (green) </w:t>
        </w:r>
      </w:ins>
      <w:r>
        <w:t>clustering solutions</w:t>
      </w:r>
      <w:ins w:id="682" w:author="Alejandro Isaac De La Vega" w:date="2015-08-04T18:35:00Z">
        <w:r w:rsidR="007C3F7F">
          <w:t xml:space="preserve"> (green). Clustering was performed on permuted data 500 times for each k to </w:t>
        </w:r>
      </w:ins>
      <w:ins w:id="683" w:author="Alejandro Isaac De La Vega" w:date="2015-08-04T18:36:00Z">
        <w:r w:rsidR="007C3F7F">
          <w:t xml:space="preserve">compute a null distribution. We z-scored real clustering scores and determined they were all significantly greater than chance (p&lt;.0001). Silhouette scores reached local maxima at 3, 9 and 12 regions, </w:t>
        </w:r>
      </w:ins>
      <w:ins w:id="684" w:author="Alejandro Isaac De La Vega" w:date="2015-08-04T18:38:00Z">
        <w:r w:rsidR="007C3F7F">
          <w:t>although</w:t>
        </w:r>
      </w:ins>
      <w:ins w:id="685" w:author="Alejandro Isaac De La Vega" w:date="2015-08-04T18:36:00Z">
        <w:r w:rsidR="007C3F7F">
          <w:t xml:space="preserve"> silhouette scores only </w:t>
        </w:r>
      </w:ins>
      <w:del w:id="686" w:author="Alejandro Isaac De La Vega" w:date="2015-08-04T18:35:00Z">
        <w:r w:rsidDel="007C3F7F">
          <w:delText xml:space="preserve">. Silhouette scores of clusters derived from observed data are </w:delText>
        </w:r>
        <w:r w:rsidR="007A64D0" w:rsidDel="007C3F7F">
          <w:delText>shown</w:delText>
        </w:r>
        <w:r w:rsidDel="007C3F7F">
          <w:delText xml:space="preserve"> in green. Permuted silhouette scores (</w:delText>
        </w:r>
      </w:del>
      <w:ins w:id="687" w:author="Alejandro De La Vega" w:date="2015-07-27T18:11:00Z">
        <w:del w:id="688" w:author="Alejandro Isaac De La Vega" w:date="2015-08-04T18:35:00Z">
          <w:r w:rsidR="0072210B" w:rsidDel="007C3F7F">
            <w:delText>500</w:delText>
          </w:r>
        </w:del>
      </w:ins>
      <w:del w:id="689" w:author="Alejandro Isaac De La Vega" w:date="2015-08-04T18:35:00Z">
        <w:r w:rsidDel="007C3F7F">
          <w:delText>XX permutations) are shown in blue and represent the null-hypothesis.</w:delText>
        </w:r>
      </w:del>
      <w:ins w:id="690" w:author="Alejandro Isaac De La Vega" w:date="2015-08-04T18:38:00Z">
        <w:r w:rsidR="007C3F7F">
          <w:t>increased slightly after 9 clusters.</w:t>
        </w:r>
      </w:ins>
      <w:del w:id="691" w:author="Alejandro Isaac De La Vega" w:date="2015-08-04T18:38:00Z">
        <w:r w:rsidDel="007C3F7F">
          <w:delText xml:space="preserve"> </w:delText>
        </w:r>
      </w:del>
    </w:p>
    <w:p w14:paraId="771A32D4" w14:textId="457FC6C8" w:rsidR="0072210B" w:rsidRDefault="0072210B" w:rsidP="00A35936">
      <w:pPr>
        <w:pStyle w:val="Normal1"/>
        <w:spacing w:after="160" w:line="360" w:lineRule="auto"/>
        <w:rPr>
          <w:ins w:id="692" w:author="Alejandro De La Vega" w:date="2015-07-27T18:17:00Z"/>
        </w:rPr>
      </w:pPr>
      <w:ins w:id="693" w:author="Alejandro De La Vega" w:date="2015-07-27T18:17:00Z">
        <w:r>
          <w:rPr>
            <w:noProof/>
          </w:rPr>
          <w:lastRenderedPageBreak/>
          <w:drawing>
            <wp:inline distT="0" distB="0" distL="0" distR="0" wp14:anchorId="51F9BE9F" wp14:editId="6AEB1C52">
              <wp:extent cx="5943600" cy="170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
                      <pic:cNvPicPr/>
                    </pic:nvPicPr>
                    <pic:blipFill>
                      <a:blip r:embed="rId20">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ins>
    </w:p>
    <w:p w14:paraId="06994B55" w14:textId="3457D2C5" w:rsidR="0072210B" w:rsidRDefault="0072210B" w:rsidP="00A35936">
      <w:pPr>
        <w:pStyle w:val="Normal1"/>
        <w:spacing w:after="160" w:line="360" w:lineRule="auto"/>
        <w:rPr>
          <w:ins w:id="694" w:author="Alejandro De La Vega" w:date="2015-07-27T18:11:00Z"/>
        </w:rPr>
      </w:pPr>
      <w:ins w:id="695" w:author="Alejandro De La Vega" w:date="2015-07-27T18:11:00Z">
        <w:r>
          <w:t xml:space="preserve">Supplemental Figure 2. Clustering solutions </w:t>
        </w:r>
      </w:ins>
      <w:ins w:id="696" w:author="Alejandro De La Vega" w:date="2015-07-27T18:12:00Z">
        <w:r>
          <w:t xml:space="preserve">for 6, 12, and 15 clusters. </w:t>
        </w:r>
      </w:ins>
      <w:ins w:id="697" w:author="Alejandro De La Vega" w:date="2015-07-27T18:11:00Z">
        <w:r>
          <w:t xml:space="preserve"> </w:t>
        </w:r>
      </w:ins>
    </w:p>
    <w:p w14:paraId="04E25E3D" w14:textId="3BDB8F2B" w:rsidR="00CB6A82" w:rsidRDefault="006B0B75" w:rsidP="00A35936">
      <w:pPr>
        <w:pStyle w:val="Normal1"/>
        <w:spacing w:line="360" w:lineRule="auto"/>
        <w:rPr>
          <w:ins w:id="698" w:author="Alejandro De La Vega" w:date="2015-07-23T15:51:00Z"/>
        </w:rPr>
      </w:pPr>
      <w:r>
        <w:br w:type="page"/>
      </w:r>
    </w:p>
    <w:p w14:paraId="48B8F44D" w14:textId="6A03E293" w:rsidR="00CB6A82" w:rsidRDefault="00CB6A82" w:rsidP="00A35936">
      <w:pPr>
        <w:pStyle w:val="Heading2"/>
      </w:pPr>
      <w:r>
        <w:lastRenderedPageBreak/>
        <w:t>Supplemental Table 1. Topics derived from topic modeling.</w:t>
      </w:r>
    </w:p>
    <w:p w14:paraId="7867A5C7" w14:textId="77777777" w:rsidR="00CB6A82" w:rsidRDefault="00CB6A82" w:rsidP="00A35936">
      <w:pPr>
        <w:pStyle w:val="Heading2"/>
      </w:pPr>
      <w:r>
        <w:t>Cognitive Topics</w:t>
      </w:r>
    </w:p>
    <w:p w14:paraId="3B4FBE8D" w14:textId="77777777" w:rsidR="00CB6A82" w:rsidRDefault="00CB6A82" w:rsidP="00A35936">
      <w:pPr>
        <w:pStyle w:val="Normal1"/>
        <w:spacing w:line="360" w:lineRule="auto"/>
      </w:pPr>
      <w:r>
        <w:t>Name of topics as given by authors in left columns. Topics used in primary figures are italicized.</w:t>
      </w:r>
    </w:p>
    <w:tbl>
      <w:tblPr>
        <w:tblW w:w="9360" w:type="dxa"/>
        <w:tblLayout w:type="fixed"/>
        <w:tblLook w:val="0600" w:firstRow="0" w:lastRow="0" w:firstColumn="0" w:lastColumn="0" w:noHBand="1" w:noVBand="1"/>
      </w:tblPr>
      <w:tblGrid>
        <w:gridCol w:w="1860"/>
        <w:gridCol w:w="1275"/>
        <w:gridCol w:w="1515"/>
        <w:gridCol w:w="1725"/>
        <w:gridCol w:w="1455"/>
        <w:gridCol w:w="1530"/>
      </w:tblGrid>
      <w:tr w:rsidR="00CB6A82" w14:paraId="79BE0196" w14:textId="77777777" w:rsidTr="00A217DB">
        <w:trPr>
          <w:trHeight w:val="500"/>
        </w:trPr>
        <w:tc>
          <w:tcPr>
            <w:tcW w:w="1860" w:type="dxa"/>
          </w:tcPr>
          <w:p w14:paraId="7D4DF96A" w14:textId="77777777" w:rsidR="00CB6A82" w:rsidRDefault="00CB6A82" w:rsidP="00A35936">
            <w:pPr>
              <w:pStyle w:val="Normal1"/>
              <w:widowControl w:val="0"/>
              <w:spacing w:line="360" w:lineRule="auto"/>
            </w:pPr>
            <w:r>
              <w:rPr>
                <w:b/>
              </w:rPr>
              <w:t>Topic Name</w:t>
            </w:r>
          </w:p>
        </w:tc>
        <w:tc>
          <w:tcPr>
            <w:tcW w:w="7500" w:type="dxa"/>
            <w:gridSpan w:val="5"/>
          </w:tcPr>
          <w:p w14:paraId="336661AD" w14:textId="77777777" w:rsidR="00CB6A82" w:rsidRDefault="00CB6A82" w:rsidP="00A35936">
            <w:pPr>
              <w:pStyle w:val="Normal1"/>
              <w:widowControl w:val="0"/>
              <w:spacing w:line="360" w:lineRule="auto"/>
              <w:jc w:val="center"/>
            </w:pPr>
            <w:r>
              <w:rPr>
                <w:b/>
              </w:rPr>
              <w:t>Five highest loading words</w:t>
            </w:r>
          </w:p>
        </w:tc>
      </w:tr>
      <w:tr w:rsidR="00CB6A82" w14:paraId="5CBF66CF" w14:textId="77777777" w:rsidTr="00A217DB">
        <w:tc>
          <w:tcPr>
            <w:tcW w:w="1860" w:type="dxa"/>
          </w:tcPr>
          <w:p w14:paraId="094FCC3C" w14:textId="77777777" w:rsidR="00CB6A82" w:rsidRDefault="00CB6A82" w:rsidP="00A35936">
            <w:pPr>
              <w:pStyle w:val="Normal1"/>
              <w:widowControl w:val="0"/>
              <w:spacing w:line="360" w:lineRule="auto"/>
            </w:pPr>
            <w:r>
              <w:t>stress</w:t>
            </w:r>
          </w:p>
        </w:tc>
        <w:tc>
          <w:tcPr>
            <w:tcW w:w="1275" w:type="dxa"/>
          </w:tcPr>
          <w:p w14:paraId="555ACD46" w14:textId="77777777" w:rsidR="00CB6A82" w:rsidRDefault="00CB6A82" w:rsidP="00A35936">
            <w:pPr>
              <w:pStyle w:val="Normal1"/>
              <w:widowControl w:val="0"/>
              <w:spacing w:line="360" w:lineRule="auto"/>
            </w:pPr>
            <w:r>
              <w:t>stress</w:t>
            </w:r>
          </w:p>
        </w:tc>
        <w:tc>
          <w:tcPr>
            <w:tcW w:w="1515" w:type="dxa"/>
          </w:tcPr>
          <w:p w14:paraId="1781C81B" w14:textId="77777777" w:rsidR="00CB6A82" w:rsidRDefault="00CB6A82" w:rsidP="00A35936">
            <w:pPr>
              <w:pStyle w:val="Normal1"/>
              <w:widowControl w:val="0"/>
              <w:spacing w:line="360" w:lineRule="auto"/>
            </w:pPr>
            <w:r>
              <w:t>awareness</w:t>
            </w:r>
          </w:p>
        </w:tc>
        <w:tc>
          <w:tcPr>
            <w:tcW w:w="1725" w:type="dxa"/>
          </w:tcPr>
          <w:p w14:paraId="68E666D5" w14:textId="77777777" w:rsidR="00CB6A82" w:rsidRDefault="00CB6A82" w:rsidP="00A35936">
            <w:pPr>
              <w:pStyle w:val="Normal1"/>
              <w:widowControl w:val="0"/>
              <w:spacing w:line="360" w:lineRule="auto"/>
            </w:pPr>
            <w:r>
              <w:t>experience</w:t>
            </w:r>
          </w:p>
        </w:tc>
        <w:tc>
          <w:tcPr>
            <w:tcW w:w="1455" w:type="dxa"/>
          </w:tcPr>
          <w:p w14:paraId="6A03EDF7" w14:textId="77777777" w:rsidR="00CB6A82" w:rsidRDefault="00CB6A82" w:rsidP="00A35936">
            <w:pPr>
              <w:pStyle w:val="Normal1"/>
              <w:widowControl w:val="0"/>
              <w:spacing w:line="360" w:lineRule="auto"/>
            </w:pPr>
            <w:r>
              <w:t>conscious</w:t>
            </w:r>
          </w:p>
        </w:tc>
        <w:tc>
          <w:tcPr>
            <w:tcW w:w="1530" w:type="dxa"/>
          </w:tcPr>
          <w:p w14:paraId="33CD0ED9" w14:textId="77777777" w:rsidR="00CB6A82" w:rsidRDefault="00CB6A82" w:rsidP="00A35936">
            <w:pPr>
              <w:pStyle w:val="Normal1"/>
              <w:widowControl w:val="0"/>
              <w:spacing w:line="360" w:lineRule="auto"/>
            </w:pPr>
            <w:r>
              <w:t>cortisol</w:t>
            </w:r>
          </w:p>
        </w:tc>
      </w:tr>
      <w:tr w:rsidR="00CB6A82" w14:paraId="2E51DCBE" w14:textId="77777777" w:rsidTr="00A217DB">
        <w:tc>
          <w:tcPr>
            <w:tcW w:w="1860" w:type="dxa"/>
          </w:tcPr>
          <w:p w14:paraId="35D7F415" w14:textId="77777777" w:rsidR="00CB6A82" w:rsidRDefault="00CB6A82" w:rsidP="00A35936">
            <w:pPr>
              <w:pStyle w:val="Normal1"/>
              <w:widowControl w:val="0"/>
              <w:spacing w:line="360" w:lineRule="auto"/>
            </w:pPr>
            <w:r>
              <w:rPr>
                <w:i/>
              </w:rPr>
              <w:t>eye movements</w:t>
            </w:r>
          </w:p>
        </w:tc>
        <w:tc>
          <w:tcPr>
            <w:tcW w:w="1275" w:type="dxa"/>
          </w:tcPr>
          <w:p w14:paraId="38BB9E26" w14:textId="77777777" w:rsidR="00CB6A82" w:rsidRDefault="00CB6A82" w:rsidP="00A35936">
            <w:pPr>
              <w:pStyle w:val="Normal1"/>
              <w:widowControl w:val="0"/>
              <w:spacing w:line="360" w:lineRule="auto"/>
            </w:pPr>
            <w:r>
              <w:t>eye</w:t>
            </w:r>
          </w:p>
        </w:tc>
        <w:tc>
          <w:tcPr>
            <w:tcW w:w="1515" w:type="dxa"/>
          </w:tcPr>
          <w:p w14:paraId="10AEED73" w14:textId="77777777" w:rsidR="00CB6A82" w:rsidRDefault="00CB6A82" w:rsidP="00A35936">
            <w:pPr>
              <w:pStyle w:val="Normal1"/>
              <w:widowControl w:val="0"/>
              <w:spacing w:line="360" w:lineRule="auto"/>
            </w:pPr>
            <w:r>
              <w:t>gaze</w:t>
            </w:r>
          </w:p>
        </w:tc>
        <w:tc>
          <w:tcPr>
            <w:tcW w:w="1725" w:type="dxa"/>
          </w:tcPr>
          <w:p w14:paraId="21D81FDC" w14:textId="77777777" w:rsidR="00CB6A82" w:rsidRDefault="00CB6A82" w:rsidP="00A35936">
            <w:pPr>
              <w:pStyle w:val="Normal1"/>
              <w:widowControl w:val="0"/>
              <w:spacing w:line="360" w:lineRule="auto"/>
            </w:pPr>
            <w:r>
              <w:t>movements</w:t>
            </w:r>
          </w:p>
        </w:tc>
        <w:tc>
          <w:tcPr>
            <w:tcW w:w="1455" w:type="dxa"/>
          </w:tcPr>
          <w:p w14:paraId="7B4AEE8B" w14:textId="77777777" w:rsidR="00CB6A82" w:rsidRDefault="00CB6A82" w:rsidP="00A35936">
            <w:pPr>
              <w:pStyle w:val="Normal1"/>
              <w:widowControl w:val="0"/>
              <w:spacing w:line="360" w:lineRule="auto"/>
            </w:pPr>
            <w:r>
              <w:t>eyes</w:t>
            </w:r>
          </w:p>
        </w:tc>
        <w:tc>
          <w:tcPr>
            <w:tcW w:w="1530" w:type="dxa"/>
          </w:tcPr>
          <w:p w14:paraId="04AE5079" w14:textId="77777777" w:rsidR="00CB6A82" w:rsidRDefault="00CB6A82" w:rsidP="00A35936">
            <w:pPr>
              <w:pStyle w:val="Normal1"/>
              <w:widowControl w:val="0"/>
              <w:spacing w:line="360" w:lineRule="auto"/>
            </w:pPr>
            <w:r>
              <w:t>visual</w:t>
            </w:r>
          </w:p>
        </w:tc>
      </w:tr>
      <w:tr w:rsidR="00CB6A82" w14:paraId="67DAE56E" w14:textId="77777777" w:rsidTr="00A217DB">
        <w:tc>
          <w:tcPr>
            <w:tcW w:w="1860" w:type="dxa"/>
          </w:tcPr>
          <w:p w14:paraId="158E3400" w14:textId="77777777" w:rsidR="00CB6A82" w:rsidRDefault="00CB6A82" w:rsidP="00A35936">
            <w:pPr>
              <w:pStyle w:val="Normal1"/>
              <w:widowControl w:val="0"/>
              <w:spacing w:line="360" w:lineRule="auto"/>
            </w:pPr>
            <w:r>
              <w:rPr>
                <w:i/>
              </w:rPr>
              <w:t>decision-making</w:t>
            </w:r>
          </w:p>
        </w:tc>
        <w:tc>
          <w:tcPr>
            <w:tcW w:w="1275" w:type="dxa"/>
          </w:tcPr>
          <w:p w14:paraId="0B6DA8B6" w14:textId="77777777" w:rsidR="00CB6A82" w:rsidRDefault="00CB6A82" w:rsidP="00A35936">
            <w:pPr>
              <w:pStyle w:val="Normal1"/>
              <w:widowControl w:val="0"/>
              <w:spacing w:line="360" w:lineRule="auto"/>
            </w:pPr>
            <w:r>
              <w:t>decision</w:t>
            </w:r>
          </w:p>
        </w:tc>
        <w:tc>
          <w:tcPr>
            <w:tcW w:w="1515" w:type="dxa"/>
          </w:tcPr>
          <w:p w14:paraId="08EE1740" w14:textId="77777777" w:rsidR="00CB6A82" w:rsidRDefault="00CB6A82" w:rsidP="00A35936">
            <w:pPr>
              <w:pStyle w:val="Normal1"/>
              <w:widowControl w:val="0"/>
              <w:spacing w:line="360" w:lineRule="auto"/>
            </w:pPr>
            <w:r>
              <w:t>choice</w:t>
            </w:r>
          </w:p>
        </w:tc>
        <w:tc>
          <w:tcPr>
            <w:tcW w:w="1725" w:type="dxa"/>
          </w:tcPr>
          <w:p w14:paraId="30FEB084" w14:textId="77777777" w:rsidR="00CB6A82" w:rsidRDefault="00CB6A82" w:rsidP="00A35936">
            <w:pPr>
              <w:pStyle w:val="Normal1"/>
              <w:widowControl w:val="0"/>
              <w:spacing w:line="360" w:lineRule="auto"/>
            </w:pPr>
            <w:r>
              <w:t>risk</w:t>
            </w:r>
          </w:p>
        </w:tc>
        <w:tc>
          <w:tcPr>
            <w:tcW w:w="1455" w:type="dxa"/>
          </w:tcPr>
          <w:p w14:paraId="35C68F9F" w14:textId="77777777" w:rsidR="00CB6A82" w:rsidRDefault="00CB6A82" w:rsidP="00A35936">
            <w:pPr>
              <w:pStyle w:val="Normal1"/>
              <w:widowControl w:val="0"/>
              <w:spacing w:line="360" w:lineRule="auto"/>
            </w:pPr>
            <w:r>
              <w:t>decisions</w:t>
            </w:r>
          </w:p>
        </w:tc>
        <w:tc>
          <w:tcPr>
            <w:tcW w:w="1530" w:type="dxa"/>
          </w:tcPr>
          <w:p w14:paraId="1D808E2C" w14:textId="77777777" w:rsidR="00CB6A82" w:rsidRDefault="00CB6A82" w:rsidP="00A35936">
            <w:pPr>
              <w:pStyle w:val="Normal1"/>
              <w:widowControl w:val="0"/>
              <w:spacing w:line="360" w:lineRule="auto"/>
            </w:pPr>
            <w:r>
              <w:t>choices</w:t>
            </w:r>
          </w:p>
        </w:tc>
      </w:tr>
      <w:tr w:rsidR="00CB6A82" w14:paraId="15B6E32A" w14:textId="77777777" w:rsidTr="00A217DB">
        <w:tc>
          <w:tcPr>
            <w:tcW w:w="1860" w:type="dxa"/>
          </w:tcPr>
          <w:p w14:paraId="53A096AF" w14:textId="77777777" w:rsidR="00CB6A82" w:rsidRDefault="00CB6A82" w:rsidP="00A35936">
            <w:pPr>
              <w:pStyle w:val="Normal1"/>
              <w:widowControl w:val="0"/>
              <w:spacing w:line="360" w:lineRule="auto"/>
            </w:pPr>
            <w:r>
              <w:t>reasoning</w:t>
            </w:r>
          </w:p>
        </w:tc>
        <w:tc>
          <w:tcPr>
            <w:tcW w:w="1275" w:type="dxa"/>
          </w:tcPr>
          <w:p w14:paraId="52C19CBA" w14:textId="77777777" w:rsidR="00CB6A82" w:rsidRDefault="00CB6A82" w:rsidP="00A35936">
            <w:pPr>
              <w:pStyle w:val="Normal1"/>
              <w:widowControl w:val="0"/>
              <w:spacing w:line="360" w:lineRule="auto"/>
            </w:pPr>
            <w:r>
              <w:t>reasoning</w:t>
            </w:r>
          </w:p>
        </w:tc>
        <w:tc>
          <w:tcPr>
            <w:tcW w:w="1515" w:type="dxa"/>
          </w:tcPr>
          <w:p w14:paraId="68A66DA6" w14:textId="77777777" w:rsidR="00CB6A82" w:rsidRDefault="00CB6A82" w:rsidP="00A35936">
            <w:pPr>
              <w:pStyle w:val="Normal1"/>
              <w:widowControl w:val="0"/>
              <w:spacing w:line="360" w:lineRule="auto"/>
            </w:pPr>
            <w:r>
              <w:t>rule</w:t>
            </w:r>
          </w:p>
        </w:tc>
        <w:tc>
          <w:tcPr>
            <w:tcW w:w="1725" w:type="dxa"/>
          </w:tcPr>
          <w:p w14:paraId="53C97097" w14:textId="77777777" w:rsidR="00CB6A82" w:rsidRDefault="00CB6A82" w:rsidP="00A35936">
            <w:pPr>
              <w:pStyle w:val="Normal1"/>
              <w:widowControl w:val="0"/>
              <w:spacing w:line="360" w:lineRule="auto"/>
            </w:pPr>
            <w:r>
              <w:t>rules</w:t>
            </w:r>
          </w:p>
        </w:tc>
        <w:tc>
          <w:tcPr>
            <w:tcW w:w="1455" w:type="dxa"/>
          </w:tcPr>
          <w:p w14:paraId="71F13149" w14:textId="77777777" w:rsidR="00CB6A82" w:rsidRDefault="00CB6A82" w:rsidP="00A35936">
            <w:pPr>
              <w:pStyle w:val="Normal1"/>
              <w:widowControl w:val="0"/>
              <w:spacing w:line="360" w:lineRule="auto"/>
            </w:pPr>
            <w:r>
              <w:t>intelligence</w:t>
            </w:r>
          </w:p>
        </w:tc>
        <w:tc>
          <w:tcPr>
            <w:tcW w:w="1530" w:type="dxa"/>
          </w:tcPr>
          <w:p w14:paraId="4CFCB4F4" w14:textId="77777777" w:rsidR="00CB6A82" w:rsidRDefault="00CB6A82" w:rsidP="00A35936">
            <w:pPr>
              <w:pStyle w:val="Normal1"/>
              <w:widowControl w:val="0"/>
              <w:spacing w:line="360" w:lineRule="auto"/>
            </w:pPr>
            <w:r>
              <w:t>complexity</w:t>
            </w:r>
          </w:p>
        </w:tc>
      </w:tr>
      <w:tr w:rsidR="00CB6A82" w14:paraId="690D8145" w14:textId="77777777" w:rsidTr="00A217DB">
        <w:tc>
          <w:tcPr>
            <w:tcW w:w="1860" w:type="dxa"/>
          </w:tcPr>
          <w:p w14:paraId="243572AA" w14:textId="77777777" w:rsidR="00CB6A82" w:rsidRDefault="00CB6A82" w:rsidP="00A35936">
            <w:pPr>
              <w:pStyle w:val="Normal1"/>
              <w:widowControl w:val="0"/>
              <w:spacing w:line="360" w:lineRule="auto"/>
            </w:pPr>
            <w:r>
              <w:t>sensory</w:t>
            </w:r>
          </w:p>
        </w:tc>
        <w:tc>
          <w:tcPr>
            <w:tcW w:w="1275" w:type="dxa"/>
          </w:tcPr>
          <w:p w14:paraId="317CA446" w14:textId="77777777" w:rsidR="00CB6A82" w:rsidRDefault="00CB6A82" w:rsidP="00A35936">
            <w:pPr>
              <w:pStyle w:val="Normal1"/>
              <w:widowControl w:val="0"/>
              <w:spacing w:line="360" w:lineRule="auto"/>
            </w:pPr>
            <w:r>
              <w:t>visual</w:t>
            </w:r>
          </w:p>
        </w:tc>
        <w:tc>
          <w:tcPr>
            <w:tcW w:w="1515" w:type="dxa"/>
          </w:tcPr>
          <w:p w14:paraId="15B6D3F8" w14:textId="77777777" w:rsidR="00CB6A82" w:rsidRDefault="00CB6A82" w:rsidP="00A35936">
            <w:pPr>
              <w:pStyle w:val="Normal1"/>
              <w:widowControl w:val="0"/>
              <w:spacing w:line="360" w:lineRule="auto"/>
            </w:pPr>
            <w:r>
              <w:t>auditory</w:t>
            </w:r>
          </w:p>
        </w:tc>
        <w:tc>
          <w:tcPr>
            <w:tcW w:w="1725" w:type="dxa"/>
          </w:tcPr>
          <w:p w14:paraId="21EE8FF6" w14:textId="77777777" w:rsidR="00CB6A82" w:rsidRDefault="00CB6A82" w:rsidP="00A35936">
            <w:pPr>
              <w:pStyle w:val="Normal1"/>
              <w:widowControl w:val="0"/>
              <w:spacing w:line="360" w:lineRule="auto"/>
            </w:pPr>
            <w:r>
              <w:t>sensory</w:t>
            </w:r>
          </w:p>
        </w:tc>
        <w:tc>
          <w:tcPr>
            <w:tcW w:w="1455" w:type="dxa"/>
          </w:tcPr>
          <w:p w14:paraId="5815930D" w14:textId="77777777" w:rsidR="00CB6A82" w:rsidRDefault="00CB6A82" w:rsidP="00A35936">
            <w:pPr>
              <w:pStyle w:val="Normal1"/>
              <w:widowControl w:val="0"/>
              <w:spacing w:line="360" w:lineRule="auto"/>
            </w:pPr>
            <w:r>
              <w:t>modality</w:t>
            </w:r>
          </w:p>
        </w:tc>
        <w:tc>
          <w:tcPr>
            <w:tcW w:w="1530" w:type="dxa"/>
          </w:tcPr>
          <w:p w14:paraId="4EB74CE3" w14:textId="77777777" w:rsidR="00CB6A82" w:rsidRDefault="00CB6A82" w:rsidP="00A35936">
            <w:pPr>
              <w:pStyle w:val="Normal1"/>
              <w:widowControl w:val="0"/>
              <w:spacing w:line="360" w:lineRule="auto"/>
            </w:pPr>
            <w:r>
              <w:t>integration</w:t>
            </w:r>
          </w:p>
        </w:tc>
      </w:tr>
      <w:tr w:rsidR="00CB6A82" w14:paraId="0A7DF987" w14:textId="77777777" w:rsidTr="00A217DB">
        <w:tc>
          <w:tcPr>
            <w:tcW w:w="1860" w:type="dxa"/>
          </w:tcPr>
          <w:p w14:paraId="462527FB" w14:textId="77777777" w:rsidR="00CB6A82" w:rsidRDefault="00CB6A82" w:rsidP="00A35936">
            <w:pPr>
              <w:pStyle w:val="Normal1"/>
              <w:widowControl w:val="0"/>
              <w:spacing w:line="360" w:lineRule="auto"/>
            </w:pPr>
            <w:r>
              <w:t>spatial</w:t>
            </w:r>
          </w:p>
        </w:tc>
        <w:tc>
          <w:tcPr>
            <w:tcW w:w="1275" w:type="dxa"/>
          </w:tcPr>
          <w:p w14:paraId="1A7BA1F3" w14:textId="77777777" w:rsidR="00CB6A82" w:rsidRDefault="00CB6A82" w:rsidP="00A35936">
            <w:pPr>
              <w:pStyle w:val="Normal1"/>
              <w:widowControl w:val="0"/>
              <w:spacing w:line="360" w:lineRule="auto"/>
            </w:pPr>
            <w:r>
              <w:t>spatial</w:t>
            </w:r>
          </w:p>
        </w:tc>
        <w:tc>
          <w:tcPr>
            <w:tcW w:w="1515" w:type="dxa"/>
          </w:tcPr>
          <w:p w14:paraId="1400B1FC" w14:textId="77777777" w:rsidR="00CB6A82" w:rsidRDefault="00CB6A82" w:rsidP="00A35936">
            <w:pPr>
              <w:pStyle w:val="Normal1"/>
              <w:widowControl w:val="0"/>
              <w:spacing w:line="360" w:lineRule="auto"/>
            </w:pPr>
            <w:r>
              <w:t>location</w:t>
            </w:r>
          </w:p>
        </w:tc>
        <w:tc>
          <w:tcPr>
            <w:tcW w:w="1725" w:type="dxa"/>
          </w:tcPr>
          <w:p w14:paraId="79B8C7B1" w14:textId="77777777" w:rsidR="00CB6A82" w:rsidRDefault="00CB6A82" w:rsidP="00A35936">
            <w:pPr>
              <w:pStyle w:val="Normal1"/>
              <w:widowControl w:val="0"/>
              <w:spacing w:line="360" w:lineRule="auto"/>
            </w:pPr>
            <w:r>
              <w:t>mental</w:t>
            </w:r>
          </w:p>
        </w:tc>
        <w:tc>
          <w:tcPr>
            <w:tcW w:w="1455" w:type="dxa"/>
          </w:tcPr>
          <w:p w14:paraId="40D1C584" w14:textId="77777777" w:rsidR="00CB6A82" w:rsidRDefault="00CB6A82" w:rsidP="00A35936">
            <w:pPr>
              <w:pStyle w:val="Normal1"/>
              <w:widowControl w:val="0"/>
              <w:spacing w:line="360" w:lineRule="auto"/>
            </w:pPr>
            <w:r>
              <w:t>space</w:t>
            </w:r>
          </w:p>
        </w:tc>
        <w:tc>
          <w:tcPr>
            <w:tcW w:w="1530" w:type="dxa"/>
          </w:tcPr>
          <w:p w14:paraId="4A93284D" w14:textId="77777777" w:rsidR="00CB6A82" w:rsidRDefault="00CB6A82" w:rsidP="00A35936">
            <w:pPr>
              <w:pStyle w:val="Normal1"/>
              <w:widowControl w:val="0"/>
              <w:spacing w:line="360" w:lineRule="auto"/>
            </w:pPr>
            <w:r>
              <w:t>virtual</w:t>
            </w:r>
          </w:p>
        </w:tc>
      </w:tr>
      <w:tr w:rsidR="00CB6A82" w14:paraId="72413244" w14:textId="77777777" w:rsidTr="00A217DB">
        <w:tc>
          <w:tcPr>
            <w:tcW w:w="1860" w:type="dxa"/>
          </w:tcPr>
          <w:p w14:paraId="1DDA6492" w14:textId="77777777" w:rsidR="00CB6A82" w:rsidRDefault="00CB6A82" w:rsidP="00A35936">
            <w:pPr>
              <w:pStyle w:val="Normal1"/>
              <w:widowControl w:val="0"/>
              <w:spacing w:line="360" w:lineRule="auto"/>
            </w:pPr>
            <w:r>
              <w:t>repetition priming</w:t>
            </w:r>
          </w:p>
        </w:tc>
        <w:tc>
          <w:tcPr>
            <w:tcW w:w="1275" w:type="dxa"/>
          </w:tcPr>
          <w:p w14:paraId="5E50F52D" w14:textId="77777777" w:rsidR="00CB6A82" w:rsidRDefault="00CB6A82" w:rsidP="00A35936">
            <w:pPr>
              <w:pStyle w:val="Normal1"/>
              <w:widowControl w:val="0"/>
              <w:spacing w:line="360" w:lineRule="auto"/>
            </w:pPr>
            <w:r>
              <w:t>repetition</w:t>
            </w:r>
          </w:p>
        </w:tc>
        <w:tc>
          <w:tcPr>
            <w:tcW w:w="1515" w:type="dxa"/>
          </w:tcPr>
          <w:p w14:paraId="62DAABC4" w14:textId="77777777" w:rsidR="00CB6A82" w:rsidRDefault="00CB6A82" w:rsidP="00A35936">
            <w:pPr>
              <w:pStyle w:val="Normal1"/>
              <w:widowControl w:val="0"/>
              <w:spacing w:line="360" w:lineRule="auto"/>
            </w:pPr>
            <w:r>
              <w:t>priming</w:t>
            </w:r>
          </w:p>
        </w:tc>
        <w:tc>
          <w:tcPr>
            <w:tcW w:w="1725" w:type="dxa"/>
          </w:tcPr>
          <w:p w14:paraId="79FC7809" w14:textId="77777777" w:rsidR="00CB6A82" w:rsidRDefault="00CB6A82" w:rsidP="00A35936">
            <w:pPr>
              <w:pStyle w:val="Normal1"/>
              <w:widowControl w:val="0"/>
              <w:spacing w:line="360" w:lineRule="auto"/>
            </w:pPr>
            <w:r>
              <w:t>hearing</w:t>
            </w:r>
          </w:p>
        </w:tc>
        <w:tc>
          <w:tcPr>
            <w:tcW w:w="1455" w:type="dxa"/>
          </w:tcPr>
          <w:p w14:paraId="6595D872" w14:textId="77777777" w:rsidR="00CB6A82" w:rsidRDefault="00CB6A82" w:rsidP="00A35936">
            <w:pPr>
              <w:pStyle w:val="Normal1"/>
              <w:widowControl w:val="0"/>
              <w:spacing w:line="360" w:lineRule="auto"/>
            </w:pPr>
            <w:r>
              <w:t>repeated</w:t>
            </w:r>
          </w:p>
        </w:tc>
        <w:tc>
          <w:tcPr>
            <w:tcW w:w="1530" w:type="dxa"/>
          </w:tcPr>
          <w:p w14:paraId="409D6BE6" w14:textId="77777777" w:rsidR="00CB6A82" w:rsidRDefault="00CB6A82" w:rsidP="00A35936">
            <w:pPr>
              <w:pStyle w:val="Normal1"/>
              <w:widowControl w:val="0"/>
              <w:spacing w:line="360" w:lineRule="auto"/>
            </w:pPr>
            <w:r>
              <w:t>suppression</w:t>
            </w:r>
          </w:p>
        </w:tc>
      </w:tr>
      <w:tr w:rsidR="00CB6A82" w14:paraId="41EFC070" w14:textId="77777777" w:rsidTr="00A217DB">
        <w:tc>
          <w:tcPr>
            <w:tcW w:w="1860" w:type="dxa"/>
          </w:tcPr>
          <w:p w14:paraId="4A324121" w14:textId="77777777" w:rsidR="00CB6A82" w:rsidRDefault="00CB6A82" w:rsidP="00A35936">
            <w:pPr>
              <w:pStyle w:val="Normal1"/>
              <w:widowControl w:val="0"/>
              <w:spacing w:line="360" w:lineRule="auto"/>
            </w:pPr>
            <w:r>
              <w:t>feature detection</w:t>
            </w:r>
          </w:p>
        </w:tc>
        <w:tc>
          <w:tcPr>
            <w:tcW w:w="1275" w:type="dxa"/>
          </w:tcPr>
          <w:p w14:paraId="04F97485" w14:textId="77777777" w:rsidR="00CB6A82" w:rsidRDefault="00CB6A82" w:rsidP="00A35936">
            <w:pPr>
              <w:pStyle w:val="Normal1"/>
              <w:widowControl w:val="0"/>
              <w:spacing w:line="360" w:lineRule="auto"/>
            </w:pPr>
            <w:r>
              <w:t>visual</w:t>
            </w:r>
          </w:p>
        </w:tc>
        <w:tc>
          <w:tcPr>
            <w:tcW w:w="1515" w:type="dxa"/>
          </w:tcPr>
          <w:p w14:paraId="70F7CA83" w14:textId="77777777" w:rsidR="00CB6A82" w:rsidRDefault="00CB6A82" w:rsidP="00A35936">
            <w:pPr>
              <w:pStyle w:val="Normal1"/>
              <w:widowControl w:val="0"/>
              <w:spacing w:line="360" w:lineRule="auto"/>
            </w:pPr>
            <w:r>
              <w:t>category</w:t>
            </w:r>
          </w:p>
        </w:tc>
        <w:tc>
          <w:tcPr>
            <w:tcW w:w="1725" w:type="dxa"/>
          </w:tcPr>
          <w:p w14:paraId="6D20E645" w14:textId="77777777" w:rsidR="00CB6A82" w:rsidRDefault="00CB6A82" w:rsidP="00A35936">
            <w:pPr>
              <w:pStyle w:val="Normal1"/>
              <w:widowControl w:val="0"/>
              <w:spacing w:line="360" w:lineRule="auto"/>
            </w:pPr>
            <w:r>
              <w:t>adaptation</w:t>
            </w:r>
          </w:p>
        </w:tc>
        <w:tc>
          <w:tcPr>
            <w:tcW w:w="1455" w:type="dxa"/>
          </w:tcPr>
          <w:p w14:paraId="222EC773" w14:textId="77777777" w:rsidR="00CB6A82" w:rsidRDefault="00CB6A82" w:rsidP="00A35936">
            <w:pPr>
              <w:pStyle w:val="Normal1"/>
              <w:widowControl w:val="0"/>
              <w:spacing w:line="360" w:lineRule="auto"/>
            </w:pPr>
            <w:r>
              <w:t>color</w:t>
            </w:r>
          </w:p>
        </w:tc>
        <w:tc>
          <w:tcPr>
            <w:tcW w:w="1530" w:type="dxa"/>
          </w:tcPr>
          <w:p w14:paraId="77A64D48" w14:textId="77777777" w:rsidR="00CB6A82" w:rsidRDefault="00CB6A82" w:rsidP="00A35936">
            <w:pPr>
              <w:pStyle w:val="Normal1"/>
              <w:widowControl w:val="0"/>
              <w:spacing w:line="360" w:lineRule="auto"/>
            </w:pPr>
            <w:r>
              <w:t>features</w:t>
            </w:r>
          </w:p>
        </w:tc>
      </w:tr>
      <w:tr w:rsidR="00CB6A82" w14:paraId="3A813FF4" w14:textId="77777777" w:rsidTr="00A217DB">
        <w:tc>
          <w:tcPr>
            <w:tcW w:w="1860" w:type="dxa"/>
          </w:tcPr>
          <w:p w14:paraId="25B65724" w14:textId="77777777" w:rsidR="00CB6A82" w:rsidRDefault="00CB6A82" w:rsidP="00A35936">
            <w:pPr>
              <w:pStyle w:val="Normal1"/>
              <w:widowControl w:val="0"/>
              <w:spacing w:line="360" w:lineRule="auto"/>
            </w:pPr>
            <w:r>
              <w:rPr>
                <w:i/>
              </w:rPr>
              <w:t>episodic memory</w:t>
            </w:r>
          </w:p>
        </w:tc>
        <w:tc>
          <w:tcPr>
            <w:tcW w:w="1275" w:type="dxa"/>
          </w:tcPr>
          <w:p w14:paraId="5F39BA5F" w14:textId="77777777" w:rsidR="00CB6A82" w:rsidRDefault="00CB6A82" w:rsidP="00A35936">
            <w:pPr>
              <w:pStyle w:val="Normal1"/>
              <w:widowControl w:val="0"/>
              <w:spacing w:line="360" w:lineRule="auto"/>
            </w:pPr>
            <w:r>
              <w:t>memory</w:t>
            </w:r>
          </w:p>
        </w:tc>
        <w:tc>
          <w:tcPr>
            <w:tcW w:w="1515" w:type="dxa"/>
          </w:tcPr>
          <w:p w14:paraId="44AFB47D" w14:textId="77777777" w:rsidR="00CB6A82" w:rsidRDefault="00CB6A82" w:rsidP="00A35936">
            <w:pPr>
              <w:pStyle w:val="Normal1"/>
              <w:widowControl w:val="0"/>
              <w:spacing w:line="360" w:lineRule="auto"/>
            </w:pPr>
            <w:r>
              <w:t>events</w:t>
            </w:r>
          </w:p>
        </w:tc>
        <w:tc>
          <w:tcPr>
            <w:tcW w:w="1725" w:type="dxa"/>
          </w:tcPr>
          <w:p w14:paraId="23AC016B" w14:textId="77777777" w:rsidR="00CB6A82" w:rsidRDefault="00CB6A82" w:rsidP="00A35936">
            <w:pPr>
              <w:pStyle w:val="Normal1"/>
              <w:widowControl w:val="0"/>
              <w:spacing w:line="360" w:lineRule="auto"/>
            </w:pPr>
            <w:r>
              <w:t>imagery</w:t>
            </w:r>
          </w:p>
        </w:tc>
        <w:tc>
          <w:tcPr>
            <w:tcW w:w="1455" w:type="dxa"/>
          </w:tcPr>
          <w:p w14:paraId="18BF2FD4" w14:textId="77777777" w:rsidR="00CB6A82" w:rsidRDefault="00CB6A82" w:rsidP="00A35936">
            <w:pPr>
              <w:pStyle w:val="Normal1"/>
              <w:widowControl w:val="0"/>
              <w:spacing w:line="360" w:lineRule="auto"/>
            </w:pPr>
            <w:r>
              <w:t>autobiographical</w:t>
            </w:r>
          </w:p>
        </w:tc>
        <w:tc>
          <w:tcPr>
            <w:tcW w:w="1530" w:type="dxa"/>
          </w:tcPr>
          <w:p w14:paraId="799A9634" w14:textId="77777777" w:rsidR="00CB6A82" w:rsidRDefault="00CB6A82" w:rsidP="00A35936">
            <w:pPr>
              <w:pStyle w:val="Normal1"/>
              <w:widowControl w:val="0"/>
              <w:spacing w:line="360" w:lineRule="auto"/>
            </w:pPr>
            <w:r>
              <w:t>retrieval</w:t>
            </w:r>
          </w:p>
        </w:tc>
      </w:tr>
      <w:tr w:rsidR="00CB6A82" w14:paraId="25B5EBEA" w14:textId="77777777" w:rsidTr="00A217DB">
        <w:tc>
          <w:tcPr>
            <w:tcW w:w="1860" w:type="dxa"/>
          </w:tcPr>
          <w:p w14:paraId="0B7F3F3F" w14:textId="77777777" w:rsidR="00CB6A82" w:rsidRDefault="00CB6A82" w:rsidP="00A35936">
            <w:pPr>
              <w:pStyle w:val="Normal1"/>
              <w:widowControl w:val="0"/>
              <w:spacing w:line="360" w:lineRule="auto"/>
            </w:pPr>
            <w:r>
              <w:t>object recognition</w:t>
            </w:r>
          </w:p>
        </w:tc>
        <w:tc>
          <w:tcPr>
            <w:tcW w:w="1275" w:type="dxa"/>
          </w:tcPr>
          <w:p w14:paraId="2BAA11EE" w14:textId="77777777" w:rsidR="00CB6A82" w:rsidRDefault="00CB6A82" w:rsidP="00A35936">
            <w:pPr>
              <w:pStyle w:val="Normal1"/>
              <w:widowControl w:val="0"/>
              <w:spacing w:line="360" w:lineRule="auto"/>
            </w:pPr>
            <w:r>
              <w:t>object</w:t>
            </w:r>
          </w:p>
        </w:tc>
        <w:tc>
          <w:tcPr>
            <w:tcW w:w="1515" w:type="dxa"/>
          </w:tcPr>
          <w:p w14:paraId="367E9A39" w14:textId="77777777" w:rsidR="00CB6A82" w:rsidRDefault="00CB6A82" w:rsidP="00A35936">
            <w:pPr>
              <w:pStyle w:val="Normal1"/>
              <w:widowControl w:val="0"/>
              <w:spacing w:line="360" w:lineRule="auto"/>
            </w:pPr>
            <w:r>
              <w:t>objects</w:t>
            </w:r>
          </w:p>
        </w:tc>
        <w:tc>
          <w:tcPr>
            <w:tcW w:w="1725" w:type="dxa"/>
          </w:tcPr>
          <w:p w14:paraId="31EF507A" w14:textId="77777777" w:rsidR="00CB6A82" w:rsidRDefault="00CB6A82" w:rsidP="00A35936">
            <w:pPr>
              <w:pStyle w:val="Normal1"/>
              <w:widowControl w:val="0"/>
              <w:spacing w:line="360" w:lineRule="auto"/>
            </w:pPr>
            <w:r>
              <w:t>visual</w:t>
            </w:r>
          </w:p>
        </w:tc>
        <w:tc>
          <w:tcPr>
            <w:tcW w:w="1455" w:type="dxa"/>
          </w:tcPr>
          <w:p w14:paraId="44EF3502" w14:textId="77777777" w:rsidR="00CB6A82" w:rsidRDefault="00CB6A82" w:rsidP="00A35936">
            <w:pPr>
              <w:pStyle w:val="Normal1"/>
              <w:widowControl w:val="0"/>
              <w:spacing w:line="360" w:lineRule="auto"/>
            </w:pPr>
            <w:r>
              <w:t>recognition</w:t>
            </w:r>
          </w:p>
        </w:tc>
        <w:tc>
          <w:tcPr>
            <w:tcW w:w="1530" w:type="dxa"/>
          </w:tcPr>
          <w:p w14:paraId="27D15BA7" w14:textId="77777777" w:rsidR="00CB6A82" w:rsidRDefault="00CB6A82" w:rsidP="00A35936">
            <w:pPr>
              <w:pStyle w:val="Normal1"/>
              <w:widowControl w:val="0"/>
              <w:spacing w:line="360" w:lineRule="auto"/>
            </w:pPr>
            <w:r>
              <w:t>familiar</w:t>
            </w:r>
          </w:p>
        </w:tc>
      </w:tr>
      <w:tr w:rsidR="00CB6A82" w14:paraId="16D584C4" w14:textId="77777777" w:rsidTr="00A217DB">
        <w:tc>
          <w:tcPr>
            <w:tcW w:w="1860" w:type="dxa"/>
          </w:tcPr>
          <w:p w14:paraId="4F28261B" w14:textId="77777777" w:rsidR="00CB6A82" w:rsidRDefault="00CB6A82" w:rsidP="00A35936">
            <w:pPr>
              <w:pStyle w:val="Normal1"/>
              <w:widowControl w:val="0"/>
              <w:spacing w:line="360" w:lineRule="auto"/>
            </w:pPr>
            <w:r>
              <w:rPr>
                <w:i/>
              </w:rPr>
              <w:lastRenderedPageBreak/>
              <w:t>motor function</w:t>
            </w:r>
          </w:p>
        </w:tc>
        <w:tc>
          <w:tcPr>
            <w:tcW w:w="1275" w:type="dxa"/>
          </w:tcPr>
          <w:p w14:paraId="524AB931" w14:textId="77777777" w:rsidR="00CB6A82" w:rsidRDefault="00CB6A82" w:rsidP="00A35936">
            <w:pPr>
              <w:pStyle w:val="Normal1"/>
              <w:widowControl w:val="0"/>
              <w:spacing w:line="360" w:lineRule="auto"/>
            </w:pPr>
            <w:r>
              <w:t>motor</w:t>
            </w:r>
          </w:p>
        </w:tc>
        <w:tc>
          <w:tcPr>
            <w:tcW w:w="1515" w:type="dxa"/>
          </w:tcPr>
          <w:p w14:paraId="17AF6F69" w14:textId="77777777" w:rsidR="00CB6A82" w:rsidRDefault="00CB6A82" w:rsidP="00A35936">
            <w:pPr>
              <w:pStyle w:val="Normal1"/>
              <w:widowControl w:val="0"/>
              <w:spacing w:line="360" w:lineRule="auto"/>
            </w:pPr>
            <w:r>
              <w:t>movement</w:t>
            </w:r>
          </w:p>
        </w:tc>
        <w:tc>
          <w:tcPr>
            <w:tcW w:w="1725" w:type="dxa"/>
          </w:tcPr>
          <w:p w14:paraId="4051C41F" w14:textId="77777777" w:rsidR="00CB6A82" w:rsidRDefault="00CB6A82" w:rsidP="00A35936">
            <w:pPr>
              <w:pStyle w:val="Normal1"/>
              <w:widowControl w:val="0"/>
              <w:spacing w:line="360" w:lineRule="auto"/>
            </w:pPr>
            <w:r>
              <w:t>movements</w:t>
            </w:r>
          </w:p>
        </w:tc>
        <w:tc>
          <w:tcPr>
            <w:tcW w:w="1455" w:type="dxa"/>
          </w:tcPr>
          <w:p w14:paraId="1BDD9CD9" w14:textId="77777777" w:rsidR="00CB6A82" w:rsidRDefault="00CB6A82" w:rsidP="00A35936">
            <w:pPr>
              <w:pStyle w:val="Normal1"/>
              <w:widowControl w:val="0"/>
              <w:spacing w:line="360" w:lineRule="auto"/>
            </w:pPr>
            <w:r>
              <w:t>sensorimotor</w:t>
            </w:r>
          </w:p>
        </w:tc>
        <w:tc>
          <w:tcPr>
            <w:tcW w:w="1530" w:type="dxa"/>
          </w:tcPr>
          <w:p w14:paraId="1FD70487" w14:textId="77777777" w:rsidR="00CB6A82" w:rsidRDefault="00CB6A82" w:rsidP="00A35936">
            <w:pPr>
              <w:pStyle w:val="Normal1"/>
              <w:widowControl w:val="0"/>
              <w:spacing w:line="360" w:lineRule="auto"/>
            </w:pPr>
            <w:r>
              <w:t>primary</w:t>
            </w:r>
          </w:p>
        </w:tc>
      </w:tr>
      <w:tr w:rsidR="00CB6A82" w14:paraId="2156DF0C" w14:textId="77777777" w:rsidTr="00A217DB">
        <w:tc>
          <w:tcPr>
            <w:tcW w:w="1860" w:type="dxa"/>
          </w:tcPr>
          <w:p w14:paraId="1852FEE4" w14:textId="77777777" w:rsidR="00CB6A82" w:rsidRDefault="00CB6A82" w:rsidP="00A35936">
            <w:pPr>
              <w:pStyle w:val="Normal1"/>
              <w:widowControl w:val="0"/>
              <w:spacing w:line="360" w:lineRule="auto"/>
            </w:pPr>
            <w:r>
              <w:t>attention</w:t>
            </w:r>
          </w:p>
        </w:tc>
        <w:tc>
          <w:tcPr>
            <w:tcW w:w="1275" w:type="dxa"/>
          </w:tcPr>
          <w:p w14:paraId="43092055" w14:textId="77777777" w:rsidR="00CB6A82" w:rsidRDefault="00CB6A82" w:rsidP="00A35936">
            <w:pPr>
              <w:pStyle w:val="Normal1"/>
              <w:widowControl w:val="0"/>
              <w:spacing w:line="360" w:lineRule="auto"/>
            </w:pPr>
            <w:r>
              <w:t>attention</w:t>
            </w:r>
          </w:p>
        </w:tc>
        <w:tc>
          <w:tcPr>
            <w:tcW w:w="1515" w:type="dxa"/>
          </w:tcPr>
          <w:p w14:paraId="502A3CDD" w14:textId="77777777" w:rsidR="00CB6A82" w:rsidRDefault="00CB6A82" w:rsidP="00A35936">
            <w:pPr>
              <w:pStyle w:val="Normal1"/>
              <w:widowControl w:val="0"/>
              <w:spacing w:line="360" w:lineRule="auto"/>
            </w:pPr>
            <w:r>
              <w:t>attentional</w:t>
            </w:r>
          </w:p>
        </w:tc>
        <w:tc>
          <w:tcPr>
            <w:tcW w:w="1725" w:type="dxa"/>
          </w:tcPr>
          <w:p w14:paraId="7F6DB7E8" w14:textId="77777777" w:rsidR="00CB6A82" w:rsidRDefault="00CB6A82" w:rsidP="00A35936">
            <w:pPr>
              <w:pStyle w:val="Normal1"/>
              <w:widowControl w:val="0"/>
              <w:spacing w:line="360" w:lineRule="auto"/>
            </w:pPr>
            <w:r>
              <w:t>visual</w:t>
            </w:r>
          </w:p>
        </w:tc>
        <w:tc>
          <w:tcPr>
            <w:tcW w:w="1455" w:type="dxa"/>
          </w:tcPr>
          <w:p w14:paraId="2F354661" w14:textId="77777777" w:rsidR="00CB6A82" w:rsidRDefault="00CB6A82" w:rsidP="00A35936">
            <w:pPr>
              <w:pStyle w:val="Normal1"/>
              <w:widowControl w:val="0"/>
              <w:spacing w:line="360" w:lineRule="auto"/>
            </w:pPr>
            <w:r>
              <w:t>spatial</w:t>
            </w:r>
          </w:p>
        </w:tc>
        <w:tc>
          <w:tcPr>
            <w:tcW w:w="1530" w:type="dxa"/>
          </w:tcPr>
          <w:p w14:paraId="29D9BDE6" w14:textId="77777777" w:rsidR="00CB6A82" w:rsidRDefault="00CB6A82" w:rsidP="00A35936">
            <w:pPr>
              <w:pStyle w:val="Normal1"/>
              <w:widowControl w:val="0"/>
              <w:spacing w:line="360" w:lineRule="auto"/>
            </w:pPr>
            <w:r>
              <w:t>target</w:t>
            </w:r>
          </w:p>
        </w:tc>
      </w:tr>
      <w:tr w:rsidR="00CB6A82" w14:paraId="477E55C2" w14:textId="77777777" w:rsidTr="00A217DB">
        <w:tc>
          <w:tcPr>
            <w:tcW w:w="1860" w:type="dxa"/>
          </w:tcPr>
          <w:p w14:paraId="1CB79592" w14:textId="77777777" w:rsidR="00CB6A82" w:rsidRDefault="00CB6A82" w:rsidP="00A35936">
            <w:pPr>
              <w:pStyle w:val="Normal1"/>
              <w:widowControl w:val="0"/>
              <w:spacing w:line="360" w:lineRule="auto"/>
            </w:pPr>
            <w:r>
              <w:t>learning</w:t>
            </w:r>
          </w:p>
        </w:tc>
        <w:tc>
          <w:tcPr>
            <w:tcW w:w="1275" w:type="dxa"/>
          </w:tcPr>
          <w:p w14:paraId="49F1BD15" w14:textId="77777777" w:rsidR="00CB6A82" w:rsidRDefault="00CB6A82" w:rsidP="00A35936">
            <w:pPr>
              <w:pStyle w:val="Normal1"/>
              <w:widowControl w:val="0"/>
              <w:spacing w:line="360" w:lineRule="auto"/>
            </w:pPr>
            <w:r>
              <w:t>learning</w:t>
            </w:r>
          </w:p>
        </w:tc>
        <w:tc>
          <w:tcPr>
            <w:tcW w:w="1515" w:type="dxa"/>
          </w:tcPr>
          <w:p w14:paraId="59EFAD90" w14:textId="77777777" w:rsidR="00CB6A82" w:rsidRDefault="00CB6A82" w:rsidP="00A35936">
            <w:pPr>
              <w:pStyle w:val="Normal1"/>
              <w:widowControl w:val="0"/>
              <w:spacing w:line="360" w:lineRule="auto"/>
            </w:pPr>
            <w:r>
              <w:t>training</w:t>
            </w:r>
          </w:p>
        </w:tc>
        <w:tc>
          <w:tcPr>
            <w:tcW w:w="1725" w:type="dxa"/>
          </w:tcPr>
          <w:p w14:paraId="5AE24C78" w14:textId="77777777" w:rsidR="00CB6A82" w:rsidRDefault="00CB6A82" w:rsidP="00A35936">
            <w:pPr>
              <w:pStyle w:val="Normal1"/>
              <w:widowControl w:val="0"/>
              <w:spacing w:line="360" w:lineRule="auto"/>
            </w:pPr>
            <w:r>
              <w:t>performance</w:t>
            </w:r>
          </w:p>
        </w:tc>
        <w:tc>
          <w:tcPr>
            <w:tcW w:w="1455" w:type="dxa"/>
          </w:tcPr>
          <w:p w14:paraId="369C8BA9" w14:textId="77777777" w:rsidR="00CB6A82" w:rsidRDefault="00CB6A82" w:rsidP="00A35936">
            <w:pPr>
              <w:pStyle w:val="Normal1"/>
              <w:widowControl w:val="0"/>
              <w:spacing w:line="360" w:lineRule="auto"/>
            </w:pPr>
            <w:r>
              <w:t>practice</w:t>
            </w:r>
          </w:p>
        </w:tc>
        <w:tc>
          <w:tcPr>
            <w:tcW w:w="1530" w:type="dxa"/>
          </w:tcPr>
          <w:p w14:paraId="2EA693BC" w14:textId="77777777" w:rsidR="00CB6A82" w:rsidRDefault="00CB6A82" w:rsidP="00A35936">
            <w:pPr>
              <w:pStyle w:val="Normal1"/>
              <w:widowControl w:val="0"/>
              <w:spacing w:line="360" w:lineRule="auto"/>
            </w:pPr>
            <w:r>
              <w:t>sequence</w:t>
            </w:r>
          </w:p>
        </w:tc>
      </w:tr>
      <w:tr w:rsidR="00CB6A82" w14:paraId="6C622E44" w14:textId="77777777" w:rsidTr="00A217DB">
        <w:tc>
          <w:tcPr>
            <w:tcW w:w="1860" w:type="dxa"/>
          </w:tcPr>
          <w:p w14:paraId="54ACD1BC" w14:textId="77777777" w:rsidR="00CB6A82" w:rsidRDefault="00CB6A82" w:rsidP="00A35936">
            <w:pPr>
              <w:pStyle w:val="Normal1"/>
              <w:widowControl w:val="0"/>
              <w:spacing w:line="360" w:lineRule="auto"/>
            </w:pPr>
            <w:r>
              <w:rPr>
                <w:i/>
              </w:rPr>
              <w:t>social cognition</w:t>
            </w:r>
          </w:p>
        </w:tc>
        <w:tc>
          <w:tcPr>
            <w:tcW w:w="1275" w:type="dxa"/>
          </w:tcPr>
          <w:p w14:paraId="04F70679" w14:textId="77777777" w:rsidR="00CB6A82" w:rsidRDefault="00CB6A82" w:rsidP="00A35936">
            <w:pPr>
              <w:pStyle w:val="Normal1"/>
              <w:widowControl w:val="0"/>
              <w:spacing w:line="360" w:lineRule="auto"/>
            </w:pPr>
            <w:r>
              <w:t>social</w:t>
            </w:r>
          </w:p>
        </w:tc>
        <w:tc>
          <w:tcPr>
            <w:tcW w:w="1515" w:type="dxa"/>
          </w:tcPr>
          <w:p w14:paraId="13BFF606" w14:textId="77777777" w:rsidR="00CB6A82" w:rsidRDefault="00CB6A82" w:rsidP="00A35936">
            <w:pPr>
              <w:pStyle w:val="Normal1"/>
              <w:widowControl w:val="0"/>
              <w:spacing w:line="360" w:lineRule="auto"/>
            </w:pPr>
            <w:r>
              <w:t>empathy</w:t>
            </w:r>
          </w:p>
        </w:tc>
        <w:tc>
          <w:tcPr>
            <w:tcW w:w="1725" w:type="dxa"/>
          </w:tcPr>
          <w:p w14:paraId="464E0225" w14:textId="77777777" w:rsidR="00CB6A82" w:rsidRDefault="00CB6A82" w:rsidP="00A35936">
            <w:pPr>
              <w:pStyle w:val="Normal1"/>
              <w:widowControl w:val="0"/>
              <w:spacing w:line="360" w:lineRule="auto"/>
            </w:pPr>
            <w:r>
              <w:t>moral</w:t>
            </w:r>
          </w:p>
        </w:tc>
        <w:tc>
          <w:tcPr>
            <w:tcW w:w="1455" w:type="dxa"/>
          </w:tcPr>
          <w:p w14:paraId="39B52799" w14:textId="77777777" w:rsidR="00CB6A82" w:rsidRDefault="00CB6A82" w:rsidP="00A35936">
            <w:pPr>
              <w:pStyle w:val="Normal1"/>
              <w:widowControl w:val="0"/>
              <w:spacing w:line="360" w:lineRule="auto"/>
            </w:pPr>
            <w:r>
              <w:t>person</w:t>
            </w:r>
          </w:p>
        </w:tc>
        <w:tc>
          <w:tcPr>
            <w:tcW w:w="1530" w:type="dxa"/>
          </w:tcPr>
          <w:p w14:paraId="75BCF078" w14:textId="77777777" w:rsidR="00CB6A82" w:rsidRDefault="00CB6A82" w:rsidP="00A35936">
            <w:pPr>
              <w:pStyle w:val="Normal1"/>
              <w:widowControl w:val="0"/>
              <w:spacing w:line="360" w:lineRule="auto"/>
            </w:pPr>
            <w:r>
              <w:t>judgments</w:t>
            </w:r>
          </w:p>
        </w:tc>
      </w:tr>
      <w:tr w:rsidR="00CB6A82" w14:paraId="10ED4683" w14:textId="77777777" w:rsidTr="00A217DB">
        <w:tc>
          <w:tcPr>
            <w:tcW w:w="1860" w:type="dxa"/>
          </w:tcPr>
          <w:p w14:paraId="0D95DE84" w14:textId="77777777" w:rsidR="00CB6A82" w:rsidRDefault="00CB6A82" w:rsidP="00A35936">
            <w:pPr>
              <w:pStyle w:val="Normal1"/>
              <w:widowControl w:val="0"/>
              <w:spacing w:line="360" w:lineRule="auto"/>
            </w:pPr>
            <w:proofErr w:type="spellStart"/>
            <w:r>
              <w:t>tms</w:t>
            </w:r>
            <w:proofErr w:type="spellEnd"/>
            <w:r>
              <w:t>/stimulation</w:t>
            </w:r>
          </w:p>
        </w:tc>
        <w:tc>
          <w:tcPr>
            <w:tcW w:w="1275" w:type="dxa"/>
          </w:tcPr>
          <w:p w14:paraId="49863283" w14:textId="77777777" w:rsidR="00CB6A82" w:rsidRDefault="00CB6A82" w:rsidP="00A35936">
            <w:pPr>
              <w:pStyle w:val="Normal1"/>
              <w:widowControl w:val="0"/>
              <w:spacing w:line="360" w:lineRule="auto"/>
            </w:pPr>
            <w:r>
              <w:t>stimulation</w:t>
            </w:r>
          </w:p>
        </w:tc>
        <w:tc>
          <w:tcPr>
            <w:tcW w:w="1515" w:type="dxa"/>
          </w:tcPr>
          <w:p w14:paraId="3C4CAD26" w14:textId="77777777" w:rsidR="00CB6A82" w:rsidRDefault="00CB6A82" w:rsidP="00A35936">
            <w:pPr>
              <w:pStyle w:val="Normal1"/>
              <w:widowControl w:val="0"/>
              <w:spacing w:line="360" w:lineRule="auto"/>
            </w:pPr>
            <w:r>
              <w:t>somatosensory</w:t>
            </w:r>
          </w:p>
        </w:tc>
        <w:tc>
          <w:tcPr>
            <w:tcW w:w="1725" w:type="dxa"/>
          </w:tcPr>
          <w:p w14:paraId="649B514F" w14:textId="77777777" w:rsidR="00CB6A82" w:rsidRDefault="00CB6A82" w:rsidP="00A35936">
            <w:pPr>
              <w:pStyle w:val="Normal1"/>
              <w:widowControl w:val="0"/>
              <w:spacing w:line="360" w:lineRule="auto"/>
            </w:pPr>
            <w:proofErr w:type="spellStart"/>
            <w:r>
              <w:t>tms</w:t>
            </w:r>
            <w:proofErr w:type="spellEnd"/>
          </w:p>
        </w:tc>
        <w:tc>
          <w:tcPr>
            <w:tcW w:w="1455" w:type="dxa"/>
          </w:tcPr>
          <w:p w14:paraId="358B40FB" w14:textId="77777777" w:rsidR="00CB6A82" w:rsidRDefault="00CB6A82" w:rsidP="00A35936">
            <w:pPr>
              <w:pStyle w:val="Normal1"/>
              <w:widowControl w:val="0"/>
              <w:spacing w:line="360" w:lineRule="auto"/>
            </w:pPr>
            <w:r>
              <w:t>primary</w:t>
            </w:r>
          </w:p>
        </w:tc>
        <w:tc>
          <w:tcPr>
            <w:tcW w:w="1530" w:type="dxa"/>
          </w:tcPr>
          <w:p w14:paraId="3A48ABA2" w14:textId="77777777" w:rsidR="00CB6A82" w:rsidRDefault="00CB6A82" w:rsidP="00A35936">
            <w:pPr>
              <w:pStyle w:val="Normal1"/>
              <w:widowControl w:val="0"/>
              <w:spacing w:line="360" w:lineRule="auto"/>
            </w:pPr>
            <w:r>
              <w:t>tactile</w:t>
            </w:r>
          </w:p>
        </w:tc>
      </w:tr>
      <w:tr w:rsidR="00CB6A82" w14:paraId="45B33805" w14:textId="77777777" w:rsidTr="00A217DB">
        <w:tc>
          <w:tcPr>
            <w:tcW w:w="1860" w:type="dxa"/>
          </w:tcPr>
          <w:p w14:paraId="79B6CF33" w14:textId="77777777" w:rsidR="00CB6A82" w:rsidRDefault="00CB6A82" w:rsidP="00A35936">
            <w:pPr>
              <w:pStyle w:val="Normal1"/>
              <w:widowControl w:val="0"/>
              <w:spacing w:line="360" w:lineRule="auto"/>
            </w:pPr>
            <w:r>
              <w:t>mathematics</w:t>
            </w:r>
          </w:p>
        </w:tc>
        <w:tc>
          <w:tcPr>
            <w:tcW w:w="1275" w:type="dxa"/>
          </w:tcPr>
          <w:p w14:paraId="7537DFE5" w14:textId="77777777" w:rsidR="00CB6A82" w:rsidRDefault="00CB6A82" w:rsidP="00A35936">
            <w:pPr>
              <w:pStyle w:val="Normal1"/>
              <w:widowControl w:val="0"/>
              <w:spacing w:line="360" w:lineRule="auto"/>
            </w:pPr>
            <w:r>
              <w:t>arithmetic</w:t>
            </w:r>
          </w:p>
        </w:tc>
        <w:tc>
          <w:tcPr>
            <w:tcW w:w="1515" w:type="dxa"/>
          </w:tcPr>
          <w:p w14:paraId="7B954481" w14:textId="77777777" w:rsidR="00CB6A82" w:rsidRDefault="00CB6A82" w:rsidP="00A35936">
            <w:pPr>
              <w:pStyle w:val="Normal1"/>
              <w:widowControl w:val="0"/>
              <w:spacing w:line="360" w:lineRule="auto"/>
            </w:pPr>
            <w:r>
              <w:t>numerical</w:t>
            </w:r>
          </w:p>
        </w:tc>
        <w:tc>
          <w:tcPr>
            <w:tcW w:w="1725" w:type="dxa"/>
          </w:tcPr>
          <w:p w14:paraId="287213DB" w14:textId="77777777" w:rsidR="00CB6A82" w:rsidRDefault="00CB6A82" w:rsidP="00A35936">
            <w:pPr>
              <w:pStyle w:val="Normal1"/>
              <w:widowControl w:val="0"/>
              <w:spacing w:line="360" w:lineRule="auto"/>
            </w:pPr>
            <w:r>
              <w:t>mental</w:t>
            </w:r>
          </w:p>
        </w:tc>
        <w:tc>
          <w:tcPr>
            <w:tcW w:w="1455" w:type="dxa"/>
          </w:tcPr>
          <w:p w14:paraId="3B70904D" w14:textId="77777777" w:rsidR="00CB6A82" w:rsidRDefault="00CB6A82" w:rsidP="00A35936">
            <w:pPr>
              <w:pStyle w:val="Normal1"/>
              <w:widowControl w:val="0"/>
              <w:spacing w:line="360" w:lineRule="auto"/>
            </w:pPr>
            <w:r>
              <w:t>magnitude</w:t>
            </w:r>
          </w:p>
        </w:tc>
        <w:tc>
          <w:tcPr>
            <w:tcW w:w="1530" w:type="dxa"/>
          </w:tcPr>
          <w:p w14:paraId="685CA858" w14:textId="77777777" w:rsidR="00CB6A82" w:rsidRDefault="00CB6A82" w:rsidP="00A35936">
            <w:pPr>
              <w:pStyle w:val="Normal1"/>
              <w:widowControl w:val="0"/>
              <w:spacing w:line="360" w:lineRule="auto"/>
            </w:pPr>
            <w:r>
              <w:t>calculation</w:t>
            </w:r>
          </w:p>
        </w:tc>
      </w:tr>
      <w:tr w:rsidR="00CB6A82" w14:paraId="6BDA032B" w14:textId="77777777" w:rsidTr="00A217DB">
        <w:tc>
          <w:tcPr>
            <w:tcW w:w="1860" w:type="dxa"/>
          </w:tcPr>
          <w:p w14:paraId="077901EB" w14:textId="77777777" w:rsidR="00CB6A82" w:rsidRDefault="00CB6A82" w:rsidP="00A35936">
            <w:pPr>
              <w:pStyle w:val="Normal1"/>
              <w:widowControl w:val="0"/>
              <w:spacing w:line="360" w:lineRule="auto"/>
            </w:pPr>
            <w:r>
              <w:t>sentence comprehension</w:t>
            </w:r>
          </w:p>
        </w:tc>
        <w:tc>
          <w:tcPr>
            <w:tcW w:w="1275" w:type="dxa"/>
          </w:tcPr>
          <w:p w14:paraId="484B4FA4" w14:textId="77777777" w:rsidR="00CB6A82" w:rsidRDefault="00CB6A82" w:rsidP="00A35936">
            <w:pPr>
              <w:pStyle w:val="Normal1"/>
              <w:widowControl w:val="0"/>
              <w:spacing w:line="360" w:lineRule="auto"/>
            </w:pPr>
            <w:r>
              <w:t>sentences</w:t>
            </w:r>
          </w:p>
        </w:tc>
        <w:tc>
          <w:tcPr>
            <w:tcW w:w="1515" w:type="dxa"/>
          </w:tcPr>
          <w:p w14:paraId="0C3B140F" w14:textId="77777777" w:rsidR="00CB6A82" w:rsidRDefault="00CB6A82" w:rsidP="00A35936">
            <w:pPr>
              <w:pStyle w:val="Normal1"/>
              <w:widowControl w:val="0"/>
              <w:spacing w:line="360" w:lineRule="auto"/>
            </w:pPr>
            <w:r>
              <w:t>comprehension</w:t>
            </w:r>
          </w:p>
        </w:tc>
        <w:tc>
          <w:tcPr>
            <w:tcW w:w="1725" w:type="dxa"/>
          </w:tcPr>
          <w:p w14:paraId="517D2FE2" w14:textId="77777777" w:rsidR="00CB6A82" w:rsidRDefault="00CB6A82" w:rsidP="00A35936">
            <w:pPr>
              <w:pStyle w:val="Normal1"/>
              <w:widowControl w:val="0"/>
              <w:spacing w:line="360" w:lineRule="auto"/>
            </w:pPr>
            <w:r>
              <w:t>sentence</w:t>
            </w:r>
          </w:p>
        </w:tc>
        <w:tc>
          <w:tcPr>
            <w:tcW w:w="1455" w:type="dxa"/>
          </w:tcPr>
          <w:p w14:paraId="4AA2BFED" w14:textId="77777777" w:rsidR="00CB6A82" w:rsidRDefault="00CB6A82" w:rsidP="00A35936">
            <w:pPr>
              <w:pStyle w:val="Normal1"/>
              <w:widowControl w:val="0"/>
              <w:spacing w:line="360" w:lineRule="auto"/>
            </w:pPr>
            <w:r>
              <w:t>language</w:t>
            </w:r>
          </w:p>
        </w:tc>
        <w:tc>
          <w:tcPr>
            <w:tcW w:w="1530" w:type="dxa"/>
          </w:tcPr>
          <w:p w14:paraId="60A9C43B" w14:textId="77777777" w:rsidR="00CB6A82" w:rsidRDefault="00CB6A82" w:rsidP="00A35936">
            <w:pPr>
              <w:pStyle w:val="Normal1"/>
              <w:widowControl w:val="0"/>
              <w:spacing w:line="360" w:lineRule="auto"/>
            </w:pPr>
            <w:r>
              <w:t>syntactic</w:t>
            </w:r>
          </w:p>
        </w:tc>
      </w:tr>
      <w:tr w:rsidR="00CB6A82" w14:paraId="0F6B1D1E" w14:textId="77777777" w:rsidTr="00A217DB">
        <w:trPr>
          <w:trHeight w:val="420"/>
        </w:trPr>
        <w:tc>
          <w:tcPr>
            <w:tcW w:w="1860" w:type="dxa"/>
          </w:tcPr>
          <w:p w14:paraId="25B86C81" w14:textId="77777777" w:rsidR="00CB6A82" w:rsidRDefault="00CB6A82" w:rsidP="00A35936">
            <w:pPr>
              <w:pStyle w:val="Normal1"/>
              <w:widowControl w:val="0"/>
              <w:spacing w:line="360" w:lineRule="auto"/>
            </w:pPr>
            <w:r>
              <w:rPr>
                <w:i/>
              </w:rPr>
              <w:t>reward</w:t>
            </w:r>
          </w:p>
        </w:tc>
        <w:tc>
          <w:tcPr>
            <w:tcW w:w="1275" w:type="dxa"/>
          </w:tcPr>
          <w:p w14:paraId="2F274949" w14:textId="77777777" w:rsidR="00CB6A82" w:rsidRDefault="00CB6A82" w:rsidP="00A35936">
            <w:pPr>
              <w:pStyle w:val="Normal1"/>
              <w:widowControl w:val="0"/>
              <w:spacing w:line="360" w:lineRule="auto"/>
            </w:pPr>
            <w:r>
              <w:t>reward</w:t>
            </w:r>
          </w:p>
        </w:tc>
        <w:tc>
          <w:tcPr>
            <w:tcW w:w="1515" w:type="dxa"/>
          </w:tcPr>
          <w:p w14:paraId="113346BF" w14:textId="77777777" w:rsidR="00CB6A82" w:rsidRDefault="00CB6A82" w:rsidP="00A35936">
            <w:pPr>
              <w:pStyle w:val="Normal1"/>
              <w:widowControl w:val="0"/>
              <w:spacing w:line="360" w:lineRule="auto"/>
            </w:pPr>
            <w:r>
              <w:t>anticipation</w:t>
            </w:r>
          </w:p>
        </w:tc>
        <w:tc>
          <w:tcPr>
            <w:tcW w:w="1725" w:type="dxa"/>
          </w:tcPr>
          <w:p w14:paraId="772DBCF7" w14:textId="77777777" w:rsidR="00CB6A82" w:rsidRDefault="00CB6A82" w:rsidP="00A35936">
            <w:pPr>
              <w:pStyle w:val="Normal1"/>
              <w:widowControl w:val="0"/>
              <w:spacing w:line="360" w:lineRule="auto"/>
            </w:pPr>
            <w:r>
              <w:t>monetary</w:t>
            </w:r>
          </w:p>
        </w:tc>
        <w:tc>
          <w:tcPr>
            <w:tcW w:w="1455" w:type="dxa"/>
          </w:tcPr>
          <w:p w14:paraId="30B736AF" w14:textId="77777777" w:rsidR="00CB6A82" w:rsidRDefault="00CB6A82" w:rsidP="00A35936">
            <w:pPr>
              <w:pStyle w:val="Normal1"/>
              <w:widowControl w:val="0"/>
              <w:spacing w:line="360" w:lineRule="auto"/>
            </w:pPr>
            <w:r>
              <w:t>responses</w:t>
            </w:r>
          </w:p>
        </w:tc>
        <w:tc>
          <w:tcPr>
            <w:tcW w:w="1530" w:type="dxa"/>
          </w:tcPr>
          <w:p w14:paraId="7FB9A13A" w14:textId="77777777" w:rsidR="00CB6A82" w:rsidRDefault="00CB6A82" w:rsidP="00A35936">
            <w:pPr>
              <w:pStyle w:val="Normal1"/>
              <w:widowControl w:val="0"/>
              <w:spacing w:line="360" w:lineRule="auto"/>
            </w:pPr>
            <w:r>
              <w:t>rewards</w:t>
            </w:r>
          </w:p>
        </w:tc>
      </w:tr>
      <w:tr w:rsidR="00CB6A82" w14:paraId="5B2943F0" w14:textId="77777777" w:rsidTr="00A217DB">
        <w:tc>
          <w:tcPr>
            <w:tcW w:w="1860" w:type="dxa"/>
          </w:tcPr>
          <w:p w14:paraId="1B48C2DF" w14:textId="77777777" w:rsidR="00CB6A82" w:rsidRDefault="00CB6A82" w:rsidP="00A35936">
            <w:pPr>
              <w:pStyle w:val="Normal1"/>
              <w:widowControl w:val="0"/>
              <w:spacing w:line="360" w:lineRule="auto"/>
            </w:pPr>
            <w:r>
              <w:t>error processing</w:t>
            </w:r>
          </w:p>
        </w:tc>
        <w:tc>
          <w:tcPr>
            <w:tcW w:w="1275" w:type="dxa"/>
          </w:tcPr>
          <w:p w14:paraId="5168969D" w14:textId="77777777" w:rsidR="00CB6A82" w:rsidRDefault="00CB6A82" w:rsidP="00A35936">
            <w:pPr>
              <w:pStyle w:val="Normal1"/>
              <w:widowControl w:val="0"/>
              <w:spacing w:line="360" w:lineRule="auto"/>
            </w:pPr>
            <w:r>
              <w:t>feedback</w:t>
            </w:r>
          </w:p>
        </w:tc>
        <w:tc>
          <w:tcPr>
            <w:tcW w:w="1515" w:type="dxa"/>
          </w:tcPr>
          <w:p w14:paraId="3466E851" w14:textId="77777777" w:rsidR="00CB6A82" w:rsidRDefault="00CB6A82" w:rsidP="00A35936">
            <w:pPr>
              <w:pStyle w:val="Normal1"/>
              <w:widowControl w:val="0"/>
              <w:spacing w:line="360" w:lineRule="auto"/>
            </w:pPr>
            <w:r>
              <w:t>error</w:t>
            </w:r>
          </w:p>
        </w:tc>
        <w:tc>
          <w:tcPr>
            <w:tcW w:w="1725" w:type="dxa"/>
          </w:tcPr>
          <w:p w14:paraId="6AEB38C0" w14:textId="77777777" w:rsidR="00CB6A82" w:rsidRDefault="00CB6A82" w:rsidP="00A35936">
            <w:pPr>
              <w:pStyle w:val="Normal1"/>
              <w:widowControl w:val="0"/>
              <w:spacing w:line="360" w:lineRule="auto"/>
            </w:pPr>
            <w:r>
              <w:t>learning</w:t>
            </w:r>
          </w:p>
        </w:tc>
        <w:tc>
          <w:tcPr>
            <w:tcW w:w="1455" w:type="dxa"/>
          </w:tcPr>
          <w:p w14:paraId="5CED08F9" w14:textId="77777777" w:rsidR="00CB6A82" w:rsidRDefault="00CB6A82" w:rsidP="00A35936">
            <w:pPr>
              <w:pStyle w:val="Normal1"/>
              <w:widowControl w:val="0"/>
              <w:spacing w:line="360" w:lineRule="auto"/>
            </w:pPr>
            <w:r>
              <w:t>errors</w:t>
            </w:r>
          </w:p>
        </w:tc>
        <w:tc>
          <w:tcPr>
            <w:tcW w:w="1530" w:type="dxa"/>
          </w:tcPr>
          <w:p w14:paraId="0C7E0F9A" w14:textId="77777777" w:rsidR="00CB6A82" w:rsidRDefault="00CB6A82" w:rsidP="00A35936">
            <w:pPr>
              <w:pStyle w:val="Normal1"/>
              <w:widowControl w:val="0"/>
              <w:spacing w:line="360" w:lineRule="auto"/>
            </w:pPr>
            <w:r>
              <w:t>prediction</w:t>
            </w:r>
          </w:p>
        </w:tc>
      </w:tr>
      <w:tr w:rsidR="00CB6A82" w14:paraId="4C201580" w14:textId="77777777" w:rsidTr="00A217DB">
        <w:tc>
          <w:tcPr>
            <w:tcW w:w="1860" w:type="dxa"/>
          </w:tcPr>
          <w:p w14:paraId="5920227B" w14:textId="77777777" w:rsidR="00CB6A82" w:rsidRDefault="00CB6A82" w:rsidP="00A35936">
            <w:pPr>
              <w:pStyle w:val="Normal1"/>
              <w:widowControl w:val="0"/>
              <w:spacing w:line="360" w:lineRule="auto"/>
            </w:pPr>
            <w:r>
              <w:rPr>
                <w:i/>
              </w:rPr>
              <w:t>switching</w:t>
            </w:r>
          </w:p>
        </w:tc>
        <w:tc>
          <w:tcPr>
            <w:tcW w:w="1275" w:type="dxa"/>
          </w:tcPr>
          <w:p w14:paraId="40D7AFC9" w14:textId="77777777" w:rsidR="00CB6A82" w:rsidRDefault="00CB6A82" w:rsidP="00A35936">
            <w:pPr>
              <w:pStyle w:val="Normal1"/>
              <w:widowControl w:val="0"/>
              <w:spacing w:line="360" w:lineRule="auto"/>
            </w:pPr>
            <w:r>
              <w:t>cues</w:t>
            </w:r>
          </w:p>
        </w:tc>
        <w:tc>
          <w:tcPr>
            <w:tcW w:w="1515" w:type="dxa"/>
          </w:tcPr>
          <w:p w14:paraId="2D7F8976" w14:textId="77777777" w:rsidR="00CB6A82" w:rsidRDefault="00CB6A82" w:rsidP="00A35936">
            <w:pPr>
              <w:pStyle w:val="Normal1"/>
              <w:widowControl w:val="0"/>
              <w:spacing w:line="360" w:lineRule="auto"/>
            </w:pPr>
            <w:r>
              <w:t>target</w:t>
            </w:r>
          </w:p>
        </w:tc>
        <w:tc>
          <w:tcPr>
            <w:tcW w:w="1725" w:type="dxa"/>
          </w:tcPr>
          <w:p w14:paraId="10C94CBC" w14:textId="77777777" w:rsidR="00CB6A82" w:rsidRDefault="00CB6A82" w:rsidP="00A35936">
            <w:pPr>
              <w:pStyle w:val="Normal1"/>
              <w:widowControl w:val="0"/>
              <w:spacing w:line="360" w:lineRule="auto"/>
            </w:pPr>
            <w:r>
              <w:t>trials</w:t>
            </w:r>
          </w:p>
        </w:tc>
        <w:tc>
          <w:tcPr>
            <w:tcW w:w="1455" w:type="dxa"/>
          </w:tcPr>
          <w:p w14:paraId="15918C1C" w14:textId="77777777" w:rsidR="00CB6A82" w:rsidRDefault="00CB6A82" w:rsidP="00A35936">
            <w:pPr>
              <w:pStyle w:val="Normal1"/>
              <w:widowControl w:val="0"/>
              <w:spacing w:line="360" w:lineRule="auto"/>
            </w:pPr>
            <w:r>
              <w:t>cue</w:t>
            </w:r>
          </w:p>
        </w:tc>
        <w:tc>
          <w:tcPr>
            <w:tcW w:w="1530" w:type="dxa"/>
          </w:tcPr>
          <w:p w14:paraId="0BB8D069" w14:textId="77777777" w:rsidR="00CB6A82" w:rsidRDefault="00CB6A82" w:rsidP="00A35936">
            <w:pPr>
              <w:pStyle w:val="Normal1"/>
              <w:widowControl w:val="0"/>
              <w:spacing w:line="360" w:lineRule="auto"/>
            </w:pPr>
            <w:r>
              <w:t>switching</w:t>
            </w:r>
          </w:p>
        </w:tc>
      </w:tr>
      <w:tr w:rsidR="00CB6A82" w14:paraId="5CD373FE" w14:textId="77777777" w:rsidTr="00A217DB">
        <w:tc>
          <w:tcPr>
            <w:tcW w:w="1860" w:type="dxa"/>
          </w:tcPr>
          <w:p w14:paraId="05E5A2AD" w14:textId="77777777" w:rsidR="00CB6A82" w:rsidRDefault="00CB6A82" w:rsidP="00A35936">
            <w:pPr>
              <w:pStyle w:val="Normal1"/>
              <w:widowControl w:val="0"/>
              <w:spacing w:line="360" w:lineRule="auto"/>
            </w:pPr>
            <w:r>
              <w:t>audition</w:t>
            </w:r>
          </w:p>
        </w:tc>
        <w:tc>
          <w:tcPr>
            <w:tcW w:w="1275" w:type="dxa"/>
          </w:tcPr>
          <w:p w14:paraId="559E6BC9" w14:textId="77777777" w:rsidR="00CB6A82" w:rsidRDefault="00CB6A82" w:rsidP="00A35936">
            <w:pPr>
              <w:pStyle w:val="Normal1"/>
              <w:widowControl w:val="0"/>
              <w:spacing w:line="360" w:lineRule="auto"/>
            </w:pPr>
            <w:r>
              <w:t>auditory</w:t>
            </w:r>
          </w:p>
        </w:tc>
        <w:tc>
          <w:tcPr>
            <w:tcW w:w="1515" w:type="dxa"/>
          </w:tcPr>
          <w:p w14:paraId="3999ECEA" w14:textId="77777777" w:rsidR="00CB6A82" w:rsidRDefault="00CB6A82" w:rsidP="00A35936">
            <w:pPr>
              <w:pStyle w:val="Normal1"/>
              <w:widowControl w:val="0"/>
              <w:spacing w:line="360" w:lineRule="auto"/>
            </w:pPr>
            <w:r>
              <w:t>speech</w:t>
            </w:r>
          </w:p>
        </w:tc>
        <w:tc>
          <w:tcPr>
            <w:tcW w:w="1725" w:type="dxa"/>
          </w:tcPr>
          <w:p w14:paraId="6122A040" w14:textId="77777777" w:rsidR="00CB6A82" w:rsidRDefault="00CB6A82" w:rsidP="00A35936">
            <w:pPr>
              <w:pStyle w:val="Normal1"/>
              <w:widowControl w:val="0"/>
              <w:spacing w:line="360" w:lineRule="auto"/>
            </w:pPr>
            <w:r>
              <w:t>sounds</w:t>
            </w:r>
          </w:p>
        </w:tc>
        <w:tc>
          <w:tcPr>
            <w:tcW w:w="1455" w:type="dxa"/>
          </w:tcPr>
          <w:p w14:paraId="086AAFE3" w14:textId="77777777" w:rsidR="00CB6A82" w:rsidRDefault="00CB6A82" w:rsidP="00A35936">
            <w:pPr>
              <w:pStyle w:val="Normal1"/>
              <w:widowControl w:val="0"/>
              <w:spacing w:line="360" w:lineRule="auto"/>
            </w:pPr>
            <w:r>
              <w:t>music</w:t>
            </w:r>
          </w:p>
        </w:tc>
        <w:tc>
          <w:tcPr>
            <w:tcW w:w="1530" w:type="dxa"/>
          </w:tcPr>
          <w:p w14:paraId="7FEA5BDF" w14:textId="77777777" w:rsidR="00CB6A82" w:rsidRDefault="00CB6A82" w:rsidP="00A35936">
            <w:pPr>
              <w:pStyle w:val="Normal1"/>
              <w:widowControl w:val="0"/>
              <w:spacing w:line="360" w:lineRule="auto"/>
            </w:pPr>
            <w:r>
              <w:t>sound</w:t>
            </w:r>
          </w:p>
        </w:tc>
      </w:tr>
      <w:tr w:rsidR="00CB6A82" w14:paraId="4E6B1C4D" w14:textId="77777777" w:rsidTr="00A217DB">
        <w:tc>
          <w:tcPr>
            <w:tcW w:w="1860" w:type="dxa"/>
          </w:tcPr>
          <w:p w14:paraId="3715CC63" w14:textId="77777777" w:rsidR="00CB6A82" w:rsidRDefault="00CB6A82" w:rsidP="00A35936">
            <w:pPr>
              <w:pStyle w:val="Normal1"/>
              <w:widowControl w:val="0"/>
              <w:spacing w:line="360" w:lineRule="auto"/>
            </w:pPr>
            <w:r>
              <w:rPr>
                <w:i/>
              </w:rPr>
              <w:t>emotion</w:t>
            </w:r>
          </w:p>
        </w:tc>
        <w:tc>
          <w:tcPr>
            <w:tcW w:w="1275" w:type="dxa"/>
          </w:tcPr>
          <w:p w14:paraId="5A4EC822" w14:textId="77777777" w:rsidR="00CB6A82" w:rsidRDefault="00CB6A82" w:rsidP="00A35936">
            <w:pPr>
              <w:pStyle w:val="Normal1"/>
              <w:widowControl w:val="0"/>
              <w:spacing w:line="360" w:lineRule="auto"/>
            </w:pPr>
            <w:r>
              <w:t>emotional</w:t>
            </w:r>
          </w:p>
        </w:tc>
        <w:tc>
          <w:tcPr>
            <w:tcW w:w="1515" w:type="dxa"/>
          </w:tcPr>
          <w:p w14:paraId="1B6095D9" w14:textId="77777777" w:rsidR="00CB6A82" w:rsidRDefault="00CB6A82" w:rsidP="00A35936">
            <w:pPr>
              <w:pStyle w:val="Normal1"/>
              <w:widowControl w:val="0"/>
              <w:spacing w:line="360" w:lineRule="auto"/>
            </w:pPr>
            <w:r>
              <w:t>emotion</w:t>
            </w:r>
          </w:p>
        </w:tc>
        <w:tc>
          <w:tcPr>
            <w:tcW w:w="1725" w:type="dxa"/>
          </w:tcPr>
          <w:p w14:paraId="636162F9" w14:textId="77777777" w:rsidR="00CB6A82" w:rsidRDefault="00CB6A82" w:rsidP="00A35936">
            <w:pPr>
              <w:pStyle w:val="Normal1"/>
              <w:widowControl w:val="0"/>
              <w:spacing w:line="360" w:lineRule="auto"/>
            </w:pPr>
            <w:r>
              <w:t>negative</w:t>
            </w:r>
          </w:p>
        </w:tc>
        <w:tc>
          <w:tcPr>
            <w:tcW w:w="1455" w:type="dxa"/>
          </w:tcPr>
          <w:p w14:paraId="2A1ECCB1" w14:textId="77777777" w:rsidR="00CB6A82" w:rsidRDefault="00CB6A82" w:rsidP="00A35936">
            <w:pPr>
              <w:pStyle w:val="Normal1"/>
              <w:widowControl w:val="0"/>
              <w:spacing w:line="360" w:lineRule="auto"/>
            </w:pPr>
            <w:r>
              <w:t>neutral</w:t>
            </w:r>
          </w:p>
        </w:tc>
        <w:tc>
          <w:tcPr>
            <w:tcW w:w="1530" w:type="dxa"/>
          </w:tcPr>
          <w:p w14:paraId="7A9F5ACB" w14:textId="77777777" w:rsidR="00CB6A82" w:rsidRDefault="00CB6A82" w:rsidP="00A35936">
            <w:pPr>
              <w:pStyle w:val="Normal1"/>
              <w:widowControl w:val="0"/>
              <w:spacing w:line="360" w:lineRule="auto"/>
            </w:pPr>
            <w:r>
              <w:t>facial</w:t>
            </w:r>
          </w:p>
        </w:tc>
      </w:tr>
      <w:tr w:rsidR="00CB6A82" w14:paraId="43338330" w14:textId="77777777" w:rsidTr="00A217DB">
        <w:tc>
          <w:tcPr>
            <w:tcW w:w="1860" w:type="dxa"/>
          </w:tcPr>
          <w:p w14:paraId="7E2987DE" w14:textId="77777777" w:rsidR="00CB6A82" w:rsidRDefault="00CB6A82" w:rsidP="00A35936">
            <w:pPr>
              <w:pStyle w:val="Normal1"/>
              <w:widowControl w:val="0"/>
              <w:spacing w:line="360" w:lineRule="auto"/>
            </w:pPr>
            <w:r>
              <w:t>language</w:t>
            </w:r>
          </w:p>
        </w:tc>
        <w:tc>
          <w:tcPr>
            <w:tcW w:w="1275" w:type="dxa"/>
          </w:tcPr>
          <w:p w14:paraId="1A4E3DF2" w14:textId="77777777" w:rsidR="00CB6A82" w:rsidRDefault="00CB6A82" w:rsidP="00A35936">
            <w:pPr>
              <w:pStyle w:val="Normal1"/>
              <w:widowControl w:val="0"/>
              <w:spacing w:line="360" w:lineRule="auto"/>
            </w:pPr>
            <w:r>
              <w:t>language</w:t>
            </w:r>
          </w:p>
        </w:tc>
        <w:tc>
          <w:tcPr>
            <w:tcW w:w="1515" w:type="dxa"/>
          </w:tcPr>
          <w:p w14:paraId="46AB2EC7" w14:textId="77777777" w:rsidR="00CB6A82" w:rsidRDefault="00CB6A82" w:rsidP="00A35936">
            <w:pPr>
              <w:pStyle w:val="Normal1"/>
              <w:widowControl w:val="0"/>
              <w:spacing w:line="360" w:lineRule="auto"/>
            </w:pPr>
            <w:r>
              <w:t>speech</w:t>
            </w:r>
          </w:p>
        </w:tc>
        <w:tc>
          <w:tcPr>
            <w:tcW w:w="1725" w:type="dxa"/>
          </w:tcPr>
          <w:p w14:paraId="302E552C" w14:textId="77777777" w:rsidR="00CB6A82" w:rsidRDefault="00CB6A82" w:rsidP="00A35936">
            <w:pPr>
              <w:pStyle w:val="Normal1"/>
              <w:widowControl w:val="0"/>
              <w:spacing w:line="360" w:lineRule="auto"/>
            </w:pPr>
            <w:r>
              <w:t>production</w:t>
            </w:r>
          </w:p>
        </w:tc>
        <w:tc>
          <w:tcPr>
            <w:tcW w:w="1455" w:type="dxa"/>
          </w:tcPr>
          <w:p w14:paraId="7C863A65" w14:textId="77777777" w:rsidR="00CB6A82" w:rsidRDefault="00CB6A82" w:rsidP="00A35936">
            <w:pPr>
              <w:pStyle w:val="Normal1"/>
              <w:widowControl w:val="0"/>
              <w:spacing w:line="360" w:lineRule="auto"/>
            </w:pPr>
            <w:r>
              <w:t>fluency</w:t>
            </w:r>
          </w:p>
        </w:tc>
        <w:tc>
          <w:tcPr>
            <w:tcW w:w="1530" w:type="dxa"/>
          </w:tcPr>
          <w:p w14:paraId="447B247C" w14:textId="77777777" w:rsidR="00CB6A82" w:rsidRDefault="00CB6A82" w:rsidP="00A35936">
            <w:pPr>
              <w:pStyle w:val="Normal1"/>
              <w:widowControl w:val="0"/>
              <w:spacing w:line="360" w:lineRule="auto"/>
            </w:pPr>
            <w:r>
              <w:t>asymmetry</w:t>
            </w:r>
          </w:p>
        </w:tc>
      </w:tr>
      <w:tr w:rsidR="00CB6A82" w14:paraId="2993149D" w14:textId="77777777" w:rsidTr="00A217DB">
        <w:tc>
          <w:tcPr>
            <w:tcW w:w="1860" w:type="dxa"/>
          </w:tcPr>
          <w:p w14:paraId="2A3C8F9F" w14:textId="77777777" w:rsidR="00CB6A82" w:rsidRDefault="00CB6A82" w:rsidP="00A35936">
            <w:pPr>
              <w:pStyle w:val="Normal1"/>
              <w:widowControl w:val="0"/>
              <w:spacing w:line="360" w:lineRule="auto"/>
            </w:pPr>
            <w:r>
              <w:lastRenderedPageBreak/>
              <w:t>reading</w:t>
            </w:r>
          </w:p>
        </w:tc>
        <w:tc>
          <w:tcPr>
            <w:tcW w:w="1275" w:type="dxa"/>
          </w:tcPr>
          <w:p w14:paraId="705E8FAA" w14:textId="77777777" w:rsidR="00CB6A82" w:rsidRDefault="00CB6A82" w:rsidP="00A35936">
            <w:pPr>
              <w:pStyle w:val="Normal1"/>
              <w:widowControl w:val="0"/>
              <w:spacing w:line="360" w:lineRule="auto"/>
            </w:pPr>
            <w:r>
              <w:t>reading</w:t>
            </w:r>
          </w:p>
        </w:tc>
        <w:tc>
          <w:tcPr>
            <w:tcW w:w="1515" w:type="dxa"/>
          </w:tcPr>
          <w:p w14:paraId="76BA62D7" w14:textId="77777777" w:rsidR="00CB6A82" w:rsidRDefault="00CB6A82" w:rsidP="00A35936">
            <w:pPr>
              <w:pStyle w:val="Normal1"/>
              <w:widowControl w:val="0"/>
              <w:spacing w:line="360" w:lineRule="auto"/>
            </w:pPr>
            <w:r>
              <w:t>word</w:t>
            </w:r>
          </w:p>
        </w:tc>
        <w:tc>
          <w:tcPr>
            <w:tcW w:w="1725" w:type="dxa"/>
          </w:tcPr>
          <w:p w14:paraId="676EDC7F" w14:textId="77777777" w:rsidR="00CB6A82" w:rsidRDefault="00CB6A82" w:rsidP="00A35936">
            <w:pPr>
              <w:pStyle w:val="Normal1"/>
              <w:widowControl w:val="0"/>
              <w:spacing w:line="360" w:lineRule="auto"/>
            </w:pPr>
            <w:r>
              <w:t>words</w:t>
            </w:r>
          </w:p>
        </w:tc>
        <w:tc>
          <w:tcPr>
            <w:tcW w:w="1455" w:type="dxa"/>
          </w:tcPr>
          <w:p w14:paraId="230DE0DC" w14:textId="77777777" w:rsidR="00CB6A82" w:rsidRDefault="00CB6A82" w:rsidP="00A35936">
            <w:pPr>
              <w:pStyle w:val="Normal1"/>
              <w:widowControl w:val="0"/>
              <w:spacing w:line="360" w:lineRule="auto"/>
            </w:pPr>
            <w:r>
              <w:t>phonological</w:t>
            </w:r>
          </w:p>
        </w:tc>
        <w:tc>
          <w:tcPr>
            <w:tcW w:w="1530" w:type="dxa"/>
          </w:tcPr>
          <w:p w14:paraId="667820E6" w14:textId="77777777" w:rsidR="00CB6A82" w:rsidRDefault="00CB6A82" w:rsidP="00A35936">
            <w:pPr>
              <w:pStyle w:val="Normal1"/>
              <w:widowControl w:val="0"/>
              <w:spacing w:line="360" w:lineRule="auto"/>
            </w:pPr>
            <w:proofErr w:type="spellStart"/>
            <w:r>
              <w:t>chinese</w:t>
            </w:r>
            <w:proofErr w:type="spellEnd"/>
          </w:p>
        </w:tc>
      </w:tr>
      <w:tr w:rsidR="00CB6A82" w14:paraId="505C3FF4" w14:textId="77777777" w:rsidTr="00A217DB">
        <w:tc>
          <w:tcPr>
            <w:tcW w:w="1860" w:type="dxa"/>
          </w:tcPr>
          <w:p w14:paraId="0A8A8495" w14:textId="77777777" w:rsidR="00CB6A82" w:rsidRDefault="00CB6A82" w:rsidP="00A35936">
            <w:pPr>
              <w:pStyle w:val="Normal1"/>
              <w:widowControl w:val="0"/>
              <w:spacing w:line="360" w:lineRule="auto"/>
            </w:pPr>
            <w:r>
              <w:rPr>
                <w:i/>
              </w:rPr>
              <w:t>conflict  &amp; interference</w:t>
            </w:r>
          </w:p>
        </w:tc>
        <w:tc>
          <w:tcPr>
            <w:tcW w:w="1275" w:type="dxa"/>
          </w:tcPr>
          <w:p w14:paraId="7F0D0EC8" w14:textId="77777777" w:rsidR="00CB6A82" w:rsidRDefault="00CB6A82" w:rsidP="00A35936">
            <w:pPr>
              <w:pStyle w:val="Normal1"/>
              <w:widowControl w:val="0"/>
              <w:spacing w:line="360" w:lineRule="auto"/>
            </w:pPr>
            <w:r>
              <w:t>conflict</w:t>
            </w:r>
          </w:p>
        </w:tc>
        <w:tc>
          <w:tcPr>
            <w:tcW w:w="1515" w:type="dxa"/>
          </w:tcPr>
          <w:p w14:paraId="32FD19E0" w14:textId="77777777" w:rsidR="00CB6A82" w:rsidRDefault="00CB6A82" w:rsidP="00A35936">
            <w:pPr>
              <w:pStyle w:val="Normal1"/>
              <w:widowControl w:val="0"/>
              <w:spacing w:line="360" w:lineRule="auto"/>
            </w:pPr>
            <w:r>
              <w:t>interference</w:t>
            </w:r>
          </w:p>
        </w:tc>
        <w:tc>
          <w:tcPr>
            <w:tcW w:w="1725" w:type="dxa"/>
          </w:tcPr>
          <w:p w14:paraId="32D66CBC" w14:textId="77777777" w:rsidR="00CB6A82" w:rsidRDefault="00CB6A82" w:rsidP="00A35936">
            <w:pPr>
              <w:pStyle w:val="Normal1"/>
              <w:widowControl w:val="0"/>
              <w:spacing w:line="360" w:lineRule="auto"/>
            </w:pPr>
            <w:r>
              <w:t>control</w:t>
            </w:r>
          </w:p>
        </w:tc>
        <w:tc>
          <w:tcPr>
            <w:tcW w:w="1455" w:type="dxa"/>
          </w:tcPr>
          <w:p w14:paraId="67163146" w14:textId="77777777" w:rsidR="00CB6A82" w:rsidRDefault="00CB6A82" w:rsidP="00A35936">
            <w:pPr>
              <w:pStyle w:val="Normal1"/>
              <w:widowControl w:val="0"/>
              <w:spacing w:line="360" w:lineRule="auto"/>
            </w:pPr>
            <w:r>
              <w:t>incongruent</w:t>
            </w:r>
          </w:p>
        </w:tc>
        <w:tc>
          <w:tcPr>
            <w:tcW w:w="1530" w:type="dxa"/>
          </w:tcPr>
          <w:p w14:paraId="596D477C" w14:textId="77777777" w:rsidR="00CB6A82" w:rsidRDefault="00CB6A82" w:rsidP="00A35936">
            <w:pPr>
              <w:pStyle w:val="Normal1"/>
              <w:widowControl w:val="0"/>
              <w:spacing w:line="360" w:lineRule="auto"/>
            </w:pPr>
            <w:r>
              <w:t>trials</w:t>
            </w:r>
          </w:p>
        </w:tc>
      </w:tr>
      <w:tr w:rsidR="00CB6A82" w14:paraId="01155F8A" w14:textId="77777777" w:rsidTr="00A217DB">
        <w:tc>
          <w:tcPr>
            <w:tcW w:w="1860" w:type="dxa"/>
          </w:tcPr>
          <w:p w14:paraId="7E0E60A8" w14:textId="77777777" w:rsidR="00CB6A82" w:rsidRDefault="00CB6A82" w:rsidP="00A35936">
            <w:pPr>
              <w:pStyle w:val="Normal1"/>
              <w:widowControl w:val="0"/>
              <w:spacing w:line="360" w:lineRule="auto"/>
            </w:pPr>
            <w:r>
              <w:t>semantic</w:t>
            </w:r>
          </w:p>
        </w:tc>
        <w:tc>
          <w:tcPr>
            <w:tcW w:w="1275" w:type="dxa"/>
          </w:tcPr>
          <w:p w14:paraId="089F1840" w14:textId="77777777" w:rsidR="00CB6A82" w:rsidRDefault="00CB6A82" w:rsidP="00A35936">
            <w:pPr>
              <w:pStyle w:val="Normal1"/>
              <w:widowControl w:val="0"/>
              <w:spacing w:line="360" w:lineRule="auto"/>
            </w:pPr>
            <w:r>
              <w:t>semantic</w:t>
            </w:r>
          </w:p>
        </w:tc>
        <w:tc>
          <w:tcPr>
            <w:tcW w:w="1515" w:type="dxa"/>
          </w:tcPr>
          <w:p w14:paraId="5A72159B" w14:textId="77777777" w:rsidR="00CB6A82" w:rsidRDefault="00CB6A82" w:rsidP="00A35936">
            <w:pPr>
              <w:pStyle w:val="Normal1"/>
              <w:widowControl w:val="0"/>
              <w:spacing w:line="360" w:lineRule="auto"/>
            </w:pPr>
            <w:r>
              <w:t>words</w:t>
            </w:r>
          </w:p>
        </w:tc>
        <w:tc>
          <w:tcPr>
            <w:tcW w:w="1725" w:type="dxa"/>
          </w:tcPr>
          <w:p w14:paraId="65B3CAA6" w14:textId="77777777" w:rsidR="00CB6A82" w:rsidRDefault="00CB6A82" w:rsidP="00A35936">
            <w:pPr>
              <w:pStyle w:val="Normal1"/>
              <w:widowControl w:val="0"/>
              <w:spacing w:line="360" w:lineRule="auto"/>
            </w:pPr>
            <w:r>
              <w:t>word</w:t>
            </w:r>
          </w:p>
        </w:tc>
        <w:tc>
          <w:tcPr>
            <w:tcW w:w="1455" w:type="dxa"/>
          </w:tcPr>
          <w:p w14:paraId="3D723F5C" w14:textId="77777777" w:rsidR="00CB6A82" w:rsidRDefault="00CB6A82" w:rsidP="00A35936">
            <w:pPr>
              <w:pStyle w:val="Normal1"/>
              <w:widowControl w:val="0"/>
              <w:spacing w:line="360" w:lineRule="auto"/>
            </w:pPr>
            <w:r>
              <w:t>lexical</w:t>
            </w:r>
          </w:p>
        </w:tc>
        <w:tc>
          <w:tcPr>
            <w:tcW w:w="1530" w:type="dxa"/>
          </w:tcPr>
          <w:p w14:paraId="62F58C54" w14:textId="77777777" w:rsidR="00CB6A82" w:rsidRDefault="00CB6A82" w:rsidP="00A35936">
            <w:pPr>
              <w:pStyle w:val="Normal1"/>
              <w:widowControl w:val="0"/>
              <w:spacing w:line="360" w:lineRule="auto"/>
            </w:pPr>
            <w:r>
              <w:t>knowledge</w:t>
            </w:r>
          </w:p>
        </w:tc>
      </w:tr>
      <w:tr w:rsidR="00CB6A82" w14:paraId="7CCD072F" w14:textId="77777777" w:rsidTr="00A217DB">
        <w:tc>
          <w:tcPr>
            <w:tcW w:w="1860" w:type="dxa"/>
          </w:tcPr>
          <w:p w14:paraId="2BFEEFA0" w14:textId="77777777" w:rsidR="00CB6A82" w:rsidRDefault="00CB6A82" w:rsidP="00A35936">
            <w:pPr>
              <w:pStyle w:val="Normal1"/>
              <w:widowControl w:val="0"/>
              <w:spacing w:line="360" w:lineRule="auto"/>
            </w:pPr>
            <w:r>
              <w:rPr>
                <w:i/>
              </w:rPr>
              <w:t>inhibition</w:t>
            </w:r>
          </w:p>
        </w:tc>
        <w:tc>
          <w:tcPr>
            <w:tcW w:w="1275" w:type="dxa"/>
          </w:tcPr>
          <w:p w14:paraId="6E3B9355" w14:textId="77777777" w:rsidR="00CB6A82" w:rsidRDefault="00CB6A82" w:rsidP="00A35936">
            <w:pPr>
              <w:pStyle w:val="Normal1"/>
              <w:widowControl w:val="0"/>
              <w:spacing w:line="360" w:lineRule="auto"/>
            </w:pPr>
            <w:r>
              <w:t>inhibition</w:t>
            </w:r>
          </w:p>
        </w:tc>
        <w:tc>
          <w:tcPr>
            <w:tcW w:w="1515" w:type="dxa"/>
          </w:tcPr>
          <w:p w14:paraId="7E9010C9" w14:textId="77777777" w:rsidR="00CB6A82" w:rsidRDefault="00CB6A82" w:rsidP="00A35936">
            <w:pPr>
              <w:pStyle w:val="Normal1"/>
              <w:widowControl w:val="0"/>
              <w:spacing w:line="360" w:lineRule="auto"/>
            </w:pPr>
            <w:r>
              <w:t>control</w:t>
            </w:r>
          </w:p>
        </w:tc>
        <w:tc>
          <w:tcPr>
            <w:tcW w:w="1725" w:type="dxa"/>
          </w:tcPr>
          <w:p w14:paraId="77E0DCA3" w14:textId="77777777" w:rsidR="00CB6A82" w:rsidRDefault="00CB6A82" w:rsidP="00A35936">
            <w:pPr>
              <w:pStyle w:val="Normal1"/>
              <w:widowControl w:val="0"/>
              <w:spacing w:line="360" w:lineRule="auto"/>
            </w:pPr>
            <w:r>
              <w:t>inhibitory</w:t>
            </w:r>
          </w:p>
        </w:tc>
        <w:tc>
          <w:tcPr>
            <w:tcW w:w="1455" w:type="dxa"/>
          </w:tcPr>
          <w:p w14:paraId="087D4F88" w14:textId="77777777" w:rsidR="00CB6A82" w:rsidRDefault="00CB6A82" w:rsidP="00A35936">
            <w:pPr>
              <w:pStyle w:val="Normal1"/>
              <w:widowControl w:val="0"/>
              <w:spacing w:line="360" w:lineRule="auto"/>
            </w:pPr>
            <w:r>
              <w:t>stop</w:t>
            </w:r>
          </w:p>
        </w:tc>
        <w:tc>
          <w:tcPr>
            <w:tcW w:w="1530" w:type="dxa"/>
          </w:tcPr>
          <w:p w14:paraId="4A60C0B0" w14:textId="77777777" w:rsidR="00CB6A82" w:rsidRDefault="00CB6A82" w:rsidP="00A35936">
            <w:pPr>
              <w:pStyle w:val="Normal1"/>
              <w:widowControl w:val="0"/>
              <w:spacing w:line="360" w:lineRule="auto"/>
            </w:pPr>
            <w:r>
              <w:t>motor</w:t>
            </w:r>
          </w:p>
        </w:tc>
      </w:tr>
      <w:tr w:rsidR="00CB6A82" w14:paraId="46C68925" w14:textId="77777777" w:rsidTr="00A217DB">
        <w:tc>
          <w:tcPr>
            <w:tcW w:w="1860" w:type="dxa"/>
          </w:tcPr>
          <w:p w14:paraId="6099A1D0" w14:textId="77777777" w:rsidR="00CB6A82" w:rsidRDefault="00CB6A82" w:rsidP="00A35936">
            <w:pPr>
              <w:pStyle w:val="Normal1"/>
              <w:widowControl w:val="0"/>
              <w:spacing w:line="360" w:lineRule="auto"/>
            </w:pPr>
            <w:r>
              <w:rPr>
                <w:i/>
              </w:rPr>
              <w:t>encoding &amp; retrieval</w:t>
            </w:r>
          </w:p>
        </w:tc>
        <w:tc>
          <w:tcPr>
            <w:tcW w:w="1275" w:type="dxa"/>
          </w:tcPr>
          <w:p w14:paraId="00E19FA1" w14:textId="77777777" w:rsidR="00CB6A82" w:rsidRDefault="00CB6A82" w:rsidP="00A35936">
            <w:pPr>
              <w:pStyle w:val="Normal1"/>
              <w:widowControl w:val="0"/>
              <w:spacing w:line="360" w:lineRule="auto"/>
            </w:pPr>
            <w:r>
              <w:t>memory</w:t>
            </w:r>
          </w:p>
        </w:tc>
        <w:tc>
          <w:tcPr>
            <w:tcW w:w="1515" w:type="dxa"/>
          </w:tcPr>
          <w:p w14:paraId="6AB588A7" w14:textId="77777777" w:rsidR="00CB6A82" w:rsidRDefault="00CB6A82" w:rsidP="00A35936">
            <w:pPr>
              <w:pStyle w:val="Normal1"/>
              <w:widowControl w:val="0"/>
              <w:spacing w:line="360" w:lineRule="auto"/>
            </w:pPr>
            <w:r>
              <w:t>encoding</w:t>
            </w:r>
          </w:p>
        </w:tc>
        <w:tc>
          <w:tcPr>
            <w:tcW w:w="1725" w:type="dxa"/>
          </w:tcPr>
          <w:p w14:paraId="51484C1B" w14:textId="77777777" w:rsidR="00CB6A82" w:rsidRDefault="00CB6A82" w:rsidP="00A35936">
            <w:pPr>
              <w:pStyle w:val="Normal1"/>
              <w:widowControl w:val="0"/>
              <w:spacing w:line="360" w:lineRule="auto"/>
            </w:pPr>
            <w:r>
              <w:t>retrieval</w:t>
            </w:r>
          </w:p>
        </w:tc>
        <w:tc>
          <w:tcPr>
            <w:tcW w:w="1455" w:type="dxa"/>
          </w:tcPr>
          <w:p w14:paraId="5D9C7A27" w14:textId="77777777" w:rsidR="00CB6A82" w:rsidRDefault="00CB6A82" w:rsidP="00A35936">
            <w:pPr>
              <w:pStyle w:val="Normal1"/>
              <w:widowControl w:val="0"/>
              <w:spacing w:line="360" w:lineRule="auto"/>
            </w:pPr>
            <w:r>
              <w:t>recognition</w:t>
            </w:r>
          </w:p>
        </w:tc>
        <w:tc>
          <w:tcPr>
            <w:tcW w:w="1530" w:type="dxa"/>
          </w:tcPr>
          <w:p w14:paraId="57071BE8" w14:textId="77777777" w:rsidR="00CB6A82" w:rsidRDefault="00CB6A82" w:rsidP="00A35936">
            <w:pPr>
              <w:pStyle w:val="Normal1"/>
              <w:widowControl w:val="0"/>
              <w:spacing w:line="360" w:lineRule="auto"/>
            </w:pPr>
            <w:r>
              <w:t>episodic</w:t>
            </w:r>
          </w:p>
        </w:tc>
      </w:tr>
      <w:tr w:rsidR="00CB6A82" w14:paraId="0190BD16" w14:textId="77777777" w:rsidTr="00A217DB">
        <w:tc>
          <w:tcPr>
            <w:tcW w:w="1860" w:type="dxa"/>
          </w:tcPr>
          <w:p w14:paraId="49881F91" w14:textId="77777777" w:rsidR="00CB6A82" w:rsidRDefault="00CB6A82" w:rsidP="00A35936">
            <w:pPr>
              <w:pStyle w:val="Normal1"/>
              <w:widowControl w:val="0"/>
              <w:spacing w:line="360" w:lineRule="auto"/>
            </w:pPr>
            <w:r>
              <w:t>motor action</w:t>
            </w:r>
          </w:p>
        </w:tc>
        <w:tc>
          <w:tcPr>
            <w:tcW w:w="1275" w:type="dxa"/>
          </w:tcPr>
          <w:p w14:paraId="062FD053" w14:textId="77777777" w:rsidR="00CB6A82" w:rsidRDefault="00CB6A82" w:rsidP="00A35936">
            <w:pPr>
              <w:pStyle w:val="Normal1"/>
              <w:widowControl w:val="0"/>
              <w:spacing w:line="360" w:lineRule="auto"/>
            </w:pPr>
            <w:r>
              <w:t>action</w:t>
            </w:r>
          </w:p>
        </w:tc>
        <w:tc>
          <w:tcPr>
            <w:tcW w:w="1515" w:type="dxa"/>
          </w:tcPr>
          <w:p w14:paraId="7357C10A" w14:textId="77777777" w:rsidR="00CB6A82" w:rsidRDefault="00CB6A82" w:rsidP="00A35936">
            <w:pPr>
              <w:pStyle w:val="Normal1"/>
              <w:widowControl w:val="0"/>
              <w:spacing w:line="360" w:lineRule="auto"/>
            </w:pPr>
            <w:r>
              <w:t>actions</w:t>
            </w:r>
          </w:p>
        </w:tc>
        <w:tc>
          <w:tcPr>
            <w:tcW w:w="1725" w:type="dxa"/>
          </w:tcPr>
          <w:p w14:paraId="08958204" w14:textId="77777777" w:rsidR="00CB6A82" w:rsidRDefault="00CB6A82" w:rsidP="00A35936">
            <w:pPr>
              <w:pStyle w:val="Normal1"/>
              <w:widowControl w:val="0"/>
              <w:spacing w:line="360" w:lineRule="auto"/>
            </w:pPr>
            <w:r>
              <w:t>motor</w:t>
            </w:r>
          </w:p>
        </w:tc>
        <w:tc>
          <w:tcPr>
            <w:tcW w:w="1455" w:type="dxa"/>
          </w:tcPr>
          <w:p w14:paraId="6AA97DC9" w14:textId="77777777" w:rsidR="00CB6A82" w:rsidRDefault="00CB6A82" w:rsidP="00A35936">
            <w:pPr>
              <w:pStyle w:val="Normal1"/>
              <w:widowControl w:val="0"/>
              <w:spacing w:line="360" w:lineRule="auto"/>
            </w:pPr>
            <w:r>
              <w:t>observation</w:t>
            </w:r>
          </w:p>
        </w:tc>
        <w:tc>
          <w:tcPr>
            <w:tcW w:w="1530" w:type="dxa"/>
          </w:tcPr>
          <w:p w14:paraId="034B79EA" w14:textId="77777777" w:rsidR="00CB6A82" w:rsidRDefault="00CB6A82" w:rsidP="00A35936">
            <w:pPr>
              <w:pStyle w:val="Normal1"/>
              <w:widowControl w:val="0"/>
              <w:spacing w:line="360" w:lineRule="auto"/>
            </w:pPr>
            <w:r>
              <w:t>mirror</w:t>
            </w:r>
          </w:p>
        </w:tc>
      </w:tr>
      <w:tr w:rsidR="00CB6A82" w14:paraId="02C3795D" w14:textId="77777777" w:rsidTr="00A217DB">
        <w:tc>
          <w:tcPr>
            <w:tcW w:w="1860" w:type="dxa"/>
          </w:tcPr>
          <w:p w14:paraId="28B29584" w14:textId="77777777" w:rsidR="00CB6A82" w:rsidRDefault="00CB6A82" w:rsidP="00A35936">
            <w:pPr>
              <w:pStyle w:val="Normal1"/>
              <w:widowControl w:val="0"/>
              <w:spacing w:line="360" w:lineRule="auto"/>
            </w:pPr>
            <w:r>
              <w:rPr>
                <w:i/>
              </w:rPr>
              <w:t>fear &amp; anxiety</w:t>
            </w:r>
          </w:p>
        </w:tc>
        <w:tc>
          <w:tcPr>
            <w:tcW w:w="1275" w:type="dxa"/>
          </w:tcPr>
          <w:p w14:paraId="661EACFB" w14:textId="77777777" w:rsidR="00CB6A82" w:rsidRDefault="00CB6A82" w:rsidP="00A35936">
            <w:pPr>
              <w:pStyle w:val="Normal1"/>
              <w:widowControl w:val="0"/>
              <w:spacing w:line="360" w:lineRule="auto"/>
            </w:pPr>
            <w:r>
              <w:t>fear</w:t>
            </w:r>
          </w:p>
        </w:tc>
        <w:tc>
          <w:tcPr>
            <w:tcW w:w="1515" w:type="dxa"/>
          </w:tcPr>
          <w:p w14:paraId="41DF038B" w14:textId="77777777" w:rsidR="00CB6A82" w:rsidRDefault="00CB6A82" w:rsidP="00A35936">
            <w:pPr>
              <w:pStyle w:val="Normal1"/>
              <w:widowControl w:val="0"/>
              <w:spacing w:line="360" w:lineRule="auto"/>
            </w:pPr>
            <w:r>
              <w:t>anxiety</w:t>
            </w:r>
          </w:p>
        </w:tc>
        <w:tc>
          <w:tcPr>
            <w:tcW w:w="1725" w:type="dxa"/>
          </w:tcPr>
          <w:p w14:paraId="2397D24D" w14:textId="77777777" w:rsidR="00CB6A82" w:rsidRDefault="00CB6A82" w:rsidP="00A35936">
            <w:pPr>
              <w:pStyle w:val="Normal1"/>
              <w:widowControl w:val="0"/>
              <w:spacing w:line="360" w:lineRule="auto"/>
            </w:pPr>
            <w:r>
              <w:t>threat</w:t>
            </w:r>
          </w:p>
        </w:tc>
        <w:tc>
          <w:tcPr>
            <w:tcW w:w="1455" w:type="dxa"/>
          </w:tcPr>
          <w:p w14:paraId="126B8F8B" w14:textId="77777777" w:rsidR="00CB6A82" w:rsidRDefault="00CB6A82" w:rsidP="00A35936">
            <w:pPr>
              <w:pStyle w:val="Normal1"/>
              <w:widowControl w:val="0"/>
              <w:spacing w:line="360" w:lineRule="auto"/>
            </w:pPr>
            <w:r>
              <w:t>responses</w:t>
            </w:r>
          </w:p>
        </w:tc>
        <w:tc>
          <w:tcPr>
            <w:tcW w:w="1530" w:type="dxa"/>
          </w:tcPr>
          <w:p w14:paraId="436E8A7B" w14:textId="77777777" w:rsidR="00CB6A82" w:rsidRDefault="00CB6A82" w:rsidP="00A35936">
            <w:pPr>
              <w:pStyle w:val="Normal1"/>
              <w:widowControl w:val="0"/>
              <w:spacing w:line="360" w:lineRule="auto"/>
            </w:pPr>
            <w:r>
              <w:t>conditioning</w:t>
            </w:r>
          </w:p>
        </w:tc>
      </w:tr>
      <w:tr w:rsidR="00CB6A82" w14:paraId="1BD94975" w14:textId="77777777" w:rsidTr="00A217DB">
        <w:tc>
          <w:tcPr>
            <w:tcW w:w="1860" w:type="dxa"/>
          </w:tcPr>
          <w:p w14:paraId="20138EBF" w14:textId="77777777" w:rsidR="00CB6A82" w:rsidRDefault="00CB6A82" w:rsidP="00A35936">
            <w:pPr>
              <w:pStyle w:val="Normal1"/>
              <w:widowControl w:val="0"/>
              <w:spacing w:line="360" w:lineRule="auto"/>
            </w:pPr>
            <w:r>
              <w:t>food</w:t>
            </w:r>
          </w:p>
        </w:tc>
        <w:tc>
          <w:tcPr>
            <w:tcW w:w="1275" w:type="dxa"/>
          </w:tcPr>
          <w:p w14:paraId="29580471" w14:textId="77777777" w:rsidR="00CB6A82" w:rsidRDefault="00CB6A82" w:rsidP="00A35936">
            <w:pPr>
              <w:pStyle w:val="Normal1"/>
              <w:widowControl w:val="0"/>
              <w:spacing w:line="360" w:lineRule="auto"/>
            </w:pPr>
            <w:r>
              <w:t>food</w:t>
            </w:r>
          </w:p>
        </w:tc>
        <w:tc>
          <w:tcPr>
            <w:tcW w:w="1515" w:type="dxa"/>
          </w:tcPr>
          <w:p w14:paraId="30AF1F5F" w14:textId="77777777" w:rsidR="00CB6A82" w:rsidRDefault="00CB6A82" w:rsidP="00A35936">
            <w:pPr>
              <w:pStyle w:val="Normal1"/>
              <w:widowControl w:val="0"/>
              <w:spacing w:line="360" w:lineRule="auto"/>
            </w:pPr>
            <w:r>
              <w:t>taste</w:t>
            </w:r>
          </w:p>
        </w:tc>
        <w:tc>
          <w:tcPr>
            <w:tcW w:w="1725" w:type="dxa"/>
          </w:tcPr>
          <w:p w14:paraId="49533B74" w14:textId="77777777" w:rsidR="00CB6A82" w:rsidRDefault="00CB6A82" w:rsidP="00A35936">
            <w:pPr>
              <w:pStyle w:val="Normal1"/>
              <w:widowControl w:val="0"/>
              <w:spacing w:line="360" w:lineRule="auto"/>
            </w:pPr>
            <w:r>
              <w:t>body</w:t>
            </w:r>
          </w:p>
        </w:tc>
        <w:tc>
          <w:tcPr>
            <w:tcW w:w="1455" w:type="dxa"/>
          </w:tcPr>
          <w:p w14:paraId="191CB6F9" w14:textId="77777777" w:rsidR="00CB6A82" w:rsidRDefault="00CB6A82" w:rsidP="00A35936">
            <w:pPr>
              <w:pStyle w:val="Normal1"/>
              <w:widowControl w:val="0"/>
              <w:spacing w:line="360" w:lineRule="auto"/>
            </w:pPr>
            <w:r>
              <w:t>weight</w:t>
            </w:r>
          </w:p>
        </w:tc>
        <w:tc>
          <w:tcPr>
            <w:tcW w:w="1530" w:type="dxa"/>
          </w:tcPr>
          <w:p w14:paraId="7DA41C29" w14:textId="77777777" w:rsidR="00CB6A82" w:rsidRDefault="00CB6A82" w:rsidP="00A35936">
            <w:pPr>
              <w:pStyle w:val="Normal1"/>
              <w:widowControl w:val="0"/>
              <w:spacing w:line="360" w:lineRule="auto"/>
            </w:pPr>
            <w:r>
              <w:t>eating</w:t>
            </w:r>
          </w:p>
        </w:tc>
      </w:tr>
      <w:tr w:rsidR="00CB6A82" w14:paraId="53206574" w14:textId="77777777" w:rsidTr="00A217DB">
        <w:tc>
          <w:tcPr>
            <w:tcW w:w="1860" w:type="dxa"/>
          </w:tcPr>
          <w:p w14:paraId="79E3CB04" w14:textId="77777777" w:rsidR="00CB6A82" w:rsidRDefault="00CB6A82" w:rsidP="00A35936">
            <w:pPr>
              <w:pStyle w:val="Normal1"/>
              <w:widowControl w:val="0"/>
              <w:spacing w:line="360" w:lineRule="auto"/>
            </w:pPr>
            <w:r>
              <w:rPr>
                <w:i/>
              </w:rPr>
              <w:t>working memory</w:t>
            </w:r>
          </w:p>
        </w:tc>
        <w:tc>
          <w:tcPr>
            <w:tcW w:w="1275" w:type="dxa"/>
          </w:tcPr>
          <w:p w14:paraId="32F05D87" w14:textId="77777777" w:rsidR="00CB6A82" w:rsidRDefault="00CB6A82" w:rsidP="00A35936">
            <w:pPr>
              <w:pStyle w:val="Normal1"/>
              <w:widowControl w:val="0"/>
              <w:spacing w:line="360" w:lineRule="auto"/>
            </w:pPr>
            <w:r>
              <w:t>memory</w:t>
            </w:r>
          </w:p>
        </w:tc>
        <w:tc>
          <w:tcPr>
            <w:tcW w:w="1515" w:type="dxa"/>
          </w:tcPr>
          <w:p w14:paraId="4A40CE4C" w14:textId="77777777" w:rsidR="00CB6A82" w:rsidRDefault="00CB6A82" w:rsidP="00A35936">
            <w:pPr>
              <w:pStyle w:val="Normal1"/>
              <w:widowControl w:val="0"/>
              <w:spacing w:line="360" w:lineRule="auto"/>
            </w:pPr>
            <w:r>
              <w:t>performance</w:t>
            </w:r>
          </w:p>
        </w:tc>
        <w:tc>
          <w:tcPr>
            <w:tcW w:w="1725" w:type="dxa"/>
          </w:tcPr>
          <w:p w14:paraId="333713AD" w14:textId="77777777" w:rsidR="00CB6A82" w:rsidRDefault="00CB6A82" w:rsidP="00A35936">
            <w:pPr>
              <w:pStyle w:val="Normal1"/>
              <w:widowControl w:val="0"/>
              <w:spacing w:line="360" w:lineRule="auto"/>
            </w:pPr>
            <w:r>
              <w:t>cognitive</w:t>
            </w:r>
          </w:p>
        </w:tc>
        <w:tc>
          <w:tcPr>
            <w:tcW w:w="1455" w:type="dxa"/>
          </w:tcPr>
          <w:p w14:paraId="62FA940F" w14:textId="77777777" w:rsidR="00CB6A82" w:rsidRDefault="00CB6A82" w:rsidP="00A35936">
            <w:pPr>
              <w:pStyle w:val="Normal1"/>
              <w:widowControl w:val="0"/>
              <w:spacing w:line="360" w:lineRule="auto"/>
            </w:pPr>
            <w:proofErr w:type="spellStart"/>
            <w:r>
              <w:t>wm</w:t>
            </w:r>
            <w:proofErr w:type="spellEnd"/>
          </w:p>
        </w:tc>
        <w:tc>
          <w:tcPr>
            <w:tcW w:w="1530" w:type="dxa"/>
          </w:tcPr>
          <w:p w14:paraId="420EF6D7" w14:textId="77777777" w:rsidR="00CB6A82" w:rsidRDefault="00CB6A82" w:rsidP="00A35936">
            <w:pPr>
              <w:pStyle w:val="Normal1"/>
              <w:widowControl w:val="0"/>
              <w:spacing w:line="360" w:lineRule="auto"/>
            </w:pPr>
            <w:r>
              <w:t>tasks</w:t>
            </w:r>
          </w:p>
        </w:tc>
      </w:tr>
      <w:tr w:rsidR="00CB6A82" w14:paraId="5C927906" w14:textId="77777777" w:rsidTr="00A217DB">
        <w:tc>
          <w:tcPr>
            <w:tcW w:w="1860" w:type="dxa"/>
          </w:tcPr>
          <w:p w14:paraId="1CE0FAB2" w14:textId="77777777" w:rsidR="00CB6A82" w:rsidRDefault="00CB6A82" w:rsidP="00A35936">
            <w:pPr>
              <w:pStyle w:val="Normal1"/>
              <w:widowControl w:val="0"/>
              <w:spacing w:line="360" w:lineRule="auto"/>
            </w:pPr>
            <w:r>
              <w:t>motion perception</w:t>
            </w:r>
          </w:p>
        </w:tc>
        <w:tc>
          <w:tcPr>
            <w:tcW w:w="1275" w:type="dxa"/>
          </w:tcPr>
          <w:p w14:paraId="7DFE332F" w14:textId="77777777" w:rsidR="00CB6A82" w:rsidRDefault="00CB6A82" w:rsidP="00A35936">
            <w:pPr>
              <w:pStyle w:val="Normal1"/>
              <w:widowControl w:val="0"/>
              <w:spacing w:line="360" w:lineRule="auto"/>
            </w:pPr>
            <w:r>
              <w:t>motion</w:t>
            </w:r>
          </w:p>
        </w:tc>
        <w:tc>
          <w:tcPr>
            <w:tcW w:w="1515" w:type="dxa"/>
          </w:tcPr>
          <w:p w14:paraId="1BFE9EF1" w14:textId="77777777" w:rsidR="00CB6A82" w:rsidRDefault="00CB6A82" w:rsidP="00A35936">
            <w:pPr>
              <w:pStyle w:val="Normal1"/>
              <w:widowControl w:val="0"/>
              <w:spacing w:line="360" w:lineRule="auto"/>
            </w:pPr>
            <w:r>
              <w:t>visual</w:t>
            </w:r>
          </w:p>
        </w:tc>
        <w:tc>
          <w:tcPr>
            <w:tcW w:w="1725" w:type="dxa"/>
          </w:tcPr>
          <w:p w14:paraId="1224499D" w14:textId="77777777" w:rsidR="00CB6A82" w:rsidRDefault="00CB6A82" w:rsidP="00A35936">
            <w:pPr>
              <w:pStyle w:val="Normal1"/>
              <w:widowControl w:val="0"/>
              <w:spacing w:line="360" w:lineRule="auto"/>
            </w:pPr>
            <w:r>
              <w:t>perception</w:t>
            </w:r>
          </w:p>
        </w:tc>
        <w:tc>
          <w:tcPr>
            <w:tcW w:w="1455" w:type="dxa"/>
          </w:tcPr>
          <w:p w14:paraId="1528B925" w14:textId="77777777" w:rsidR="00CB6A82" w:rsidRDefault="00CB6A82" w:rsidP="00A35936">
            <w:pPr>
              <w:pStyle w:val="Normal1"/>
              <w:widowControl w:val="0"/>
              <w:spacing w:line="360" w:lineRule="auto"/>
            </w:pPr>
            <w:r>
              <w:t>body</w:t>
            </w:r>
          </w:p>
        </w:tc>
        <w:tc>
          <w:tcPr>
            <w:tcW w:w="1530" w:type="dxa"/>
          </w:tcPr>
          <w:p w14:paraId="56538141" w14:textId="77777777" w:rsidR="00CB6A82" w:rsidRDefault="00CB6A82" w:rsidP="00A35936">
            <w:pPr>
              <w:pStyle w:val="Normal1"/>
              <w:widowControl w:val="0"/>
              <w:spacing w:line="360" w:lineRule="auto"/>
            </w:pPr>
            <w:r>
              <w:t>human</w:t>
            </w:r>
          </w:p>
        </w:tc>
      </w:tr>
      <w:tr w:rsidR="00CB6A82" w14:paraId="61E169F8" w14:textId="77777777" w:rsidTr="00A217DB">
        <w:tc>
          <w:tcPr>
            <w:tcW w:w="1860" w:type="dxa"/>
          </w:tcPr>
          <w:p w14:paraId="7A39AFEC" w14:textId="77777777" w:rsidR="00CB6A82" w:rsidRDefault="00CB6A82" w:rsidP="00A35936">
            <w:pPr>
              <w:pStyle w:val="Normal1"/>
              <w:widowControl w:val="0"/>
              <w:spacing w:line="360" w:lineRule="auto"/>
            </w:pPr>
            <w:r>
              <w:rPr>
                <w:i/>
              </w:rPr>
              <w:t>pain</w:t>
            </w:r>
          </w:p>
        </w:tc>
        <w:tc>
          <w:tcPr>
            <w:tcW w:w="1275" w:type="dxa"/>
          </w:tcPr>
          <w:p w14:paraId="121EDB49" w14:textId="77777777" w:rsidR="00CB6A82" w:rsidRDefault="00CB6A82" w:rsidP="00A35936">
            <w:pPr>
              <w:pStyle w:val="Normal1"/>
              <w:widowControl w:val="0"/>
              <w:spacing w:line="360" w:lineRule="auto"/>
            </w:pPr>
            <w:r>
              <w:t>pain</w:t>
            </w:r>
          </w:p>
        </w:tc>
        <w:tc>
          <w:tcPr>
            <w:tcW w:w="1515" w:type="dxa"/>
          </w:tcPr>
          <w:p w14:paraId="44CF3E62" w14:textId="77777777" w:rsidR="00CB6A82" w:rsidRDefault="00CB6A82" w:rsidP="00A35936">
            <w:pPr>
              <w:pStyle w:val="Normal1"/>
              <w:widowControl w:val="0"/>
              <w:spacing w:line="360" w:lineRule="auto"/>
            </w:pPr>
            <w:r>
              <w:t>painful</w:t>
            </w:r>
          </w:p>
        </w:tc>
        <w:tc>
          <w:tcPr>
            <w:tcW w:w="1725" w:type="dxa"/>
          </w:tcPr>
          <w:p w14:paraId="5D991EA6" w14:textId="77777777" w:rsidR="00CB6A82" w:rsidRDefault="00CB6A82" w:rsidP="00A35936">
            <w:pPr>
              <w:pStyle w:val="Normal1"/>
              <w:widowControl w:val="0"/>
              <w:spacing w:line="360" w:lineRule="auto"/>
            </w:pPr>
            <w:r>
              <w:t>stimulation</w:t>
            </w:r>
          </w:p>
        </w:tc>
        <w:tc>
          <w:tcPr>
            <w:tcW w:w="1455" w:type="dxa"/>
          </w:tcPr>
          <w:p w14:paraId="5639B978" w14:textId="77777777" w:rsidR="00CB6A82" w:rsidRDefault="00CB6A82" w:rsidP="00A35936">
            <w:pPr>
              <w:pStyle w:val="Normal1"/>
              <w:widowControl w:val="0"/>
              <w:spacing w:line="360" w:lineRule="auto"/>
            </w:pPr>
            <w:r>
              <w:t>somatosensory</w:t>
            </w:r>
          </w:p>
        </w:tc>
        <w:tc>
          <w:tcPr>
            <w:tcW w:w="1530" w:type="dxa"/>
          </w:tcPr>
          <w:p w14:paraId="7F8D1166" w14:textId="77777777" w:rsidR="00CB6A82" w:rsidRDefault="00CB6A82" w:rsidP="00A35936">
            <w:pPr>
              <w:pStyle w:val="Normal1"/>
              <w:widowControl w:val="0"/>
              <w:spacing w:line="360" w:lineRule="auto"/>
            </w:pPr>
            <w:r>
              <w:t>intensity</w:t>
            </w:r>
          </w:p>
        </w:tc>
      </w:tr>
    </w:tbl>
    <w:p w14:paraId="1FAB28EF" w14:textId="77777777" w:rsidR="00CB6A82" w:rsidRDefault="00CB6A82" w:rsidP="00A35936">
      <w:pPr>
        <w:pStyle w:val="Normal1"/>
        <w:spacing w:line="360" w:lineRule="auto"/>
      </w:pPr>
    </w:p>
    <w:p w14:paraId="044E2A80" w14:textId="77777777" w:rsidR="00CB6A82" w:rsidRDefault="00CB6A82" w:rsidP="00A35936">
      <w:pPr>
        <w:pStyle w:val="Heading2"/>
      </w:pPr>
      <w:r>
        <w:t>Non-Cognitive Topics</w:t>
      </w:r>
      <w:r>
        <w:br/>
      </w:r>
      <w:r>
        <w:rPr>
          <w:rFonts w:ascii="Arial" w:eastAsia="Arial" w:hAnsi="Arial" w:cs="Arial"/>
          <w:b w:val="0"/>
          <w:sz w:val="22"/>
          <w:szCs w:val="22"/>
        </w:rPr>
        <w:t>Non-cognitive topics were not named, and are instead numbered.</w:t>
      </w:r>
    </w:p>
    <w:p w14:paraId="45C12387" w14:textId="77777777" w:rsidR="00CB6A82" w:rsidRDefault="00CB6A82" w:rsidP="00A35936">
      <w:pPr>
        <w:pStyle w:val="Normal1"/>
        <w:spacing w:line="360" w:lineRule="auto"/>
      </w:pPr>
    </w:p>
    <w:tbl>
      <w:tblPr>
        <w:tblW w:w="9360" w:type="dxa"/>
        <w:tblLayout w:type="fixed"/>
        <w:tblLook w:val="0600" w:firstRow="0" w:lastRow="0" w:firstColumn="0" w:lastColumn="0" w:noHBand="1" w:noVBand="1"/>
      </w:tblPr>
      <w:tblGrid>
        <w:gridCol w:w="1125"/>
        <w:gridCol w:w="1650"/>
        <w:gridCol w:w="1590"/>
        <w:gridCol w:w="1575"/>
        <w:gridCol w:w="1860"/>
        <w:gridCol w:w="1560"/>
      </w:tblGrid>
      <w:tr w:rsidR="00CB6A82" w14:paraId="62525E44" w14:textId="77777777" w:rsidTr="00A217DB">
        <w:trPr>
          <w:trHeight w:val="420"/>
        </w:trPr>
        <w:tc>
          <w:tcPr>
            <w:tcW w:w="1125" w:type="dxa"/>
          </w:tcPr>
          <w:p w14:paraId="1D7CC045" w14:textId="77777777" w:rsidR="00CB6A82" w:rsidRDefault="00CB6A82" w:rsidP="00A35936">
            <w:pPr>
              <w:pStyle w:val="Normal1"/>
              <w:widowControl w:val="0"/>
              <w:spacing w:line="360" w:lineRule="auto"/>
            </w:pPr>
            <w:r>
              <w:rPr>
                <w:b/>
              </w:rPr>
              <w:lastRenderedPageBreak/>
              <w:t>Topic #</w:t>
            </w:r>
          </w:p>
        </w:tc>
        <w:tc>
          <w:tcPr>
            <w:tcW w:w="8235" w:type="dxa"/>
            <w:gridSpan w:val="5"/>
          </w:tcPr>
          <w:p w14:paraId="55E8E2D1" w14:textId="77777777" w:rsidR="00CB6A82" w:rsidRDefault="00CB6A82" w:rsidP="00A35936">
            <w:pPr>
              <w:pStyle w:val="Normal1"/>
              <w:widowControl w:val="0"/>
              <w:spacing w:line="360" w:lineRule="auto"/>
              <w:jc w:val="center"/>
            </w:pPr>
            <w:r>
              <w:rPr>
                <w:b/>
              </w:rPr>
              <w:t>Top five loading words</w:t>
            </w:r>
          </w:p>
        </w:tc>
      </w:tr>
      <w:tr w:rsidR="00CB6A82" w14:paraId="21F78A9C" w14:textId="77777777" w:rsidTr="00A217DB">
        <w:tc>
          <w:tcPr>
            <w:tcW w:w="1125" w:type="dxa"/>
          </w:tcPr>
          <w:p w14:paraId="0CF73797" w14:textId="77777777" w:rsidR="00CB6A82" w:rsidRDefault="00CB6A82" w:rsidP="00A35936">
            <w:pPr>
              <w:pStyle w:val="Normal1"/>
              <w:widowControl w:val="0"/>
              <w:spacing w:line="360" w:lineRule="auto"/>
            </w:pPr>
            <w:r>
              <w:t>35</w:t>
            </w:r>
          </w:p>
        </w:tc>
        <w:tc>
          <w:tcPr>
            <w:tcW w:w="1650" w:type="dxa"/>
          </w:tcPr>
          <w:p w14:paraId="031C4A04" w14:textId="77777777" w:rsidR="00CB6A82" w:rsidRDefault="00CB6A82" w:rsidP="00A35936">
            <w:pPr>
              <w:pStyle w:val="Normal1"/>
              <w:widowControl w:val="0"/>
              <w:spacing w:line="360" w:lineRule="auto"/>
            </w:pPr>
            <w:r>
              <w:t>women</w:t>
            </w:r>
          </w:p>
        </w:tc>
        <w:tc>
          <w:tcPr>
            <w:tcW w:w="1590" w:type="dxa"/>
          </w:tcPr>
          <w:p w14:paraId="6F502ABB" w14:textId="77777777" w:rsidR="00CB6A82" w:rsidRDefault="00CB6A82" w:rsidP="00A35936">
            <w:pPr>
              <w:pStyle w:val="Normal1"/>
              <w:widowControl w:val="0"/>
              <w:spacing w:line="360" w:lineRule="auto"/>
            </w:pPr>
            <w:r>
              <w:t>sex</w:t>
            </w:r>
          </w:p>
        </w:tc>
        <w:tc>
          <w:tcPr>
            <w:tcW w:w="1575" w:type="dxa"/>
          </w:tcPr>
          <w:p w14:paraId="71843960" w14:textId="77777777" w:rsidR="00CB6A82" w:rsidRDefault="00CB6A82" w:rsidP="00A35936">
            <w:pPr>
              <w:pStyle w:val="Normal1"/>
              <w:widowControl w:val="0"/>
              <w:spacing w:line="360" w:lineRule="auto"/>
            </w:pPr>
            <w:r>
              <w:t>gender</w:t>
            </w:r>
          </w:p>
        </w:tc>
        <w:tc>
          <w:tcPr>
            <w:tcW w:w="1860" w:type="dxa"/>
          </w:tcPr>
          <w:p w14:paraId="789A08F0" w14:textId="77777777" w:rsidR="00CB6A82" w:rsidRDefault="00CB6A82" w:rsidP="00A35936">
            <w:pPr>
              <w:pStyle w:val="Normal1"/>
              <w:widowControl w:val="0"/>
              <w:spacing w:line="360" w:lineRule="auto"/>
            </w:pPr>
            <w:r>
              <w:t>females</w:t>
            </w:r>
          </w:p>
        </w:tc>
        <w:tc>
          <w:tcPr>
            <w:tcW w:w="1560" w:type="dxa"/>
          </w:tcPr>
          <w:p w14:paraId="4855E323" w14:textId="77777777" w:rsidR="00CB6A82" w:rsidRDefault="00CB6A82" w:rsidP="00A35936">
            <w:pPr>
              <w:pStyle w:val="Normal1"/>
              <w:widowControl w:val="0"/>
              <w:spacing w:line="360" w:lineRule="auto"/>
            </w:pPr>
            <w:r>
              <w:t>males</w:t>
            </w:r>
          </w:p>
        </w:tc>
      </w:tr>
      <w:tr w:rsidR="00CB6A82" w14:paraId="33813121" w14:textId="77777777" w:rsidTr="00A217DB">
        <w:tc>
          <w:tcPr>
            <w:tcW w:w="1125" w:type="dxa"/>
          </w:tcPr>
          <w:p w14:paraId="308D54CB" w14:textId="77777777" w:rsidR="00CB6A82" w:rsidRDefault="00CB6A82" w:rsidP="00A35936">
            <w:pPr>
              <w:pStyle w:val="Normal1"/>
              <w:widowControl w:val="0"/>
              <w:spacing w:line="360" w:lineRule="auto"/>
            </w:pPr>
            <w:r>
              <w:t>36</w:t>
            </w:r>
          </w:p>
        </w:tc>
        <w:tc>
          <w:tcPr>
            <w:tcW w:w="1650" w:type="dxa"/>
          </w:tcPr>
          <w:p w14:paraId="38FACC95" w14:textId="77777777" w:rsidR="00CB6A82" w:rsidRDefault="00CB6A82" w:rsidP="00A35936">
            <w:pPr>
              <w:pStyle w:val="Normal1"/>
              <w:widowControl w:val="0"/>
              <w:spacing w:line="360" w:lineRule="auto"/>
            </w:pPr>
            <w:r>
              <w:t>placebo</w:t>
            </w:r>
          </w:p>
        </w:tc>
        <w:tc>
          <w:tcPr>
            <w:tcW w:w="1590" w:type="dxa"/>
          </w:tcPr>
          <w:p w14:paraId="08874BFF" w14:textId="77777777" w:rsidR="00CB6A82" w:rsidRDefault="00CB6A82" w:rsidP="00A35936">
            <w:pPr>
              <w:pStyle w:val="Normal1"/>
              <w:widowControl w:val="0"/>
              <w:spacing w:line="360" w:lineRule="auto"/>
            </w:pPr>
            <w:r>
              <w:t>pet</w:t>
            </w:r>
          </w:p>
        </w:tc>
        <w:tc>
          <w:tcPr>
            <w:tcW w:w="1575" w:type="dxa"/>
          </w:tcPr>
          <w:p w14:paraId="497B1D46" w14:textId="77777777" w:rsidR="00CB6A82" w:rsidRDefault="00CB6A82" w:rsidP="00A35936">
            <w:pPr>
              <w:pStyle w:val="Normal1"/>
              <w:widowControl w:val="0"/>
              <w:spacing w:line="360" w:lineRule="auto"/>
            </w:pPr>
            <w:r>
              <w:t>tomography</w:t>
            </w:r>
          </w:p>
        </w:tc>
        <w:tc>
          <w:tcPr>
            <w:tcW w:w="1860" w:type="dxa"/>
          </w:tcPr>
          <w:p w14:paraId="131EE3A5" w14:textId="77777777" w:rsidR="00CB6A82" w:rsidRDefault="00CB6A82" w:rsidP="00A35936">
            <w:pPr>
              <w:pStyle w:val="Normal1"/>
              <w:widowControl w:val="0"/>
              <w:spacing w:line="360" w:lineRule="auto"/>
            </w:pPr>
            <w:r>
              <w:t>emission</w:t>
            </w:r>
          </w:p>
        </w:tc>
        <w:tc>
          <w:tcPr>
            <w:tcW w:w="1560" w:type="dxa"/>
          </w:tcPr>
          <w:p w14:paraId="230FE2EC" w14:textId="77777777" w:rsidR="00CB6A82" w:rsidRDefault="00CB6A82" w:rsidP="00A35936">
            <w:pPr>
              <w:pStyle w:val="Normal1"/>
              <w:widowControl w:val="0"/>
              <w:spacing w:line="360" w:lineRule="auto"/>
            </w:pPr>
            <w:r>
              <w:t>dopamine</w:t>
            </w:r>
          </w:p>
        </w:tc>
      </w:tr>
      <w:tr w:rsidR="00CB6A82" w14:paraId="4C4779DB" w14:textId="77777777" w:rsidTr="00A217DB">
        <w:tc>
          <w:tcPr>
            <w:tcW w:w="1125" w:type="dxa"/>
          </w:tcPr>
          <w:p w14:paraId="7E469E12" w14:textId="77777777" w:rsidR="00CB6A82" w:rsidRDefault="00CB6A82" w:rsidP="00A35936">
            <w:pPr>
              <w:pStyle w:val="Normal1"/>
              <w:widowControl w:val="0"/>
              <w:spacing w:line="360" w:lineRule="auto"/>
            </w:pPr>
            <w:r>
              <w:t>37</w:t>
            </w:r>
          </w:p>
        </w:tc>
        <w:tc>
          <w:tcPr>
            <w:tcW w:w="1650" w:type="dxa"/>
          </w:tcPr>
          <w:p w14:paraId="762B05A2" w14:textId="77777777" w:rsidR="00CB6A82" w:rsidRDefault="00CB6A82" w:rsidP="00A35936">
            <w:pPr>
              <w:pStyle w:val="Normal1"/>
              <w:widowControl w:val="0"/>
              <w:spacing w:line="360" w:lineRule="auto"/>
            </w:pPr>
            <w:r>
              <w:t>schizophrenia</w:t>
            </w:r>
          </w:p>
        </w:tc>
        <w:tc>
          <w:tcPr>
            <w:tcW w:w="1590" w:type="dxa"/>
          </w:tcPr>
          <w:p w14:paraId="6B8403AC" w14:textId="77777777" w:rsidR="00CB6A82" w:rsidRDefault="00CB6A82" w:rsidP="00A35936">
            <w:pPr>
              <w:pStyle w:val="Normal1"/>
              <w:widowControl w:val="0"/>
              <w:spacing w:line="360" w:lineRule="auto"/>
            </w:pPr>
            <w:r>
              <w:t>controls</w:t>
            </w:r>
          </w:p>
        </w:tc>
        <w:tc>
          <w:tcPr>
            <w:tcW w:w="1575" w:type="dxa"/>
          </w:tcPr>
          <w:p w14:paraId="428DC602" w14:textId="77777777" w:rsidR="00CB6A82" w:rsidRDefault="00CB6A82" w:rsidP="00A35936">
            <w:pPr>
              <w:pStyle w:val="Normal1"/>
              <w:widowControl w:val="0"/>
              <w:spacing w:line="360" w:lineRule="auto"/>
            </w:pPr>
            <w:r>
              <w:t>risk</w:t>
            </w:r>
          </w:p>
        </w:tc>
        <w:tc>
          <w:tcPr>
            <w:tcW w:w="1860" w:type="dxa"/>
          </w:tcPr>
          <w:p w14:paraId="53F2238D" w14:textId="77777777" w:rsidR="00CB6A82" w:rsidRDefault="00CB6A82" w:rsidP="00A35936">
            <w:pPr>
              <w:pStyle w:val="Normal1"/>
              <w:widowControl w:val="0"/>
              <w:spacing w:line="360" w:lineRule="auto"/>
            </w:pPr>
            <w:r>
              <w:t>reduced</w:t>
            </w:r>
          </w:p>
        </w:tc>
        <w:tc>
          <w:tcPr>
            <w:tcW w:w="1560" w:type="dxa"/>
          </w:tcPr>
          <w:p w14:paraId="0B4AB67C" w14:textId="77777777" w:rsidR="00CB6A82" w:rsidRDefault="00CB6A82" w:rsidP="00A35936">
            <w:pPr>
              <w:pStyle w:val="Normal1"/>
              <w:widowControl w:val="0"/>
              <w:spacing w:line="360" w:lineRule="auto"/>
            </w:pPr>
            <w:r>
              <w:t>deficits</w:t>
            </w:r>
          </w:p>
        </w:tc>
      </w:tr>
      <w:tr w:rsidR="00CB6A82" w14:paraId="09DEEDCD" w14:textId="77777777" w:rsidTr="00A217DB">
        <w:tc>
          <w:tcPr>
            <w:tcW w:w="1125" w:type="dxa"/>
          </w:tcPr>
          <w:p w14:paraId="6D1A92FC" w14:textId="77777777" w:rsidR="00CB6A82" w:rsidRDefault="00CB6A82" w:rsidP="00A35936">
            <w:pPr>
              <w:pStyle w:val="Normal1"/>
              <w:widowControl w:val="0"/>
              <w:spacing w:line="360" w:lineRule="auto"/>
            </w:pPr>
            <w:r>
              <w:t>38</w:t>
            </w:r>
          </w:p>
        </w:tc>
        <w:tc>
          <w:tcPr>
            <w:tcW w:w="1650" w:type="dxa"/>
          </w:tcPr>
          <w:p w14:paraId="2F85B1E1" w14:textId="77777777" w:rsidR="00CB6A82" w:rsidRDefault="00CB6A82" w:rsidP="00A35936">
            <w:pPr>
              <w:pStyle w:val="Normal1"/>
              <w:widowControl w:val="0"/>
              <w:spacing w:line="360" w:lineRule="auto"/>
            </w:pPr>
            <w:r>
              <w:t>condition</w:t>
            </w:r>
          </w:p>
        </w:tc>
        <w:tc>
          <w:tcPr>
            <w:tcW w:w="1590" w:type="dxa"/>
          </w:tcPr>
          <w:p w14:paraId="3705C09B" w14:textId="77777777" w:rsidR="00CB6A82" w:rsidRDefault="00CB6A82" w:rsidP="00A35936">
            <w:pPr>
              <w:pStyle w:val="Normal1"/>
              <w:widowControl w:val="0"/>
              <w:spacing w:line="360" w:lineRule="auto"/>
            </w:pPr>
            <w:r>
              <w:t>conditions</w:t>
            </w:r>
          </w:p>
        </w:tc>
        <w:tc>
          <w:tcPr>
            <w:tcW w:w="1575" w:type="dxa"/>
          </w:tcPr>
          <w:p w14:paraId="72BAD92A" w14:textId="77777777" w:rsidR="00CB6A82" w:rsidRDefault="00CB6A82" w:rsidP="00A35936">
            <w:pPr>
              <w:pStyle w:val="Normal1"/>
              <w:widowControl w:val="0"/>
              <w:spacing w:line="360" w:lineRule="auto"/>
            </w:pPr>
            <w:r>
              <w:t>tasks</w:t>
            </w:r>
          </w:p>
        </w:tc>
        <w:tc>
          <w:tcPr>
            <w:tcW w:w="1860" w:type="dxa"/>
          </w:tcPr>
          <w:p w14:paraId="052A1ED1" w14:textId="77777777" w:rsidR="00CB6A82" w:rsidRDefault="00CB6A82" w:rsidP="00A35936">
            <w:pPr>
              <w:pStyle w:val="Normal1"/>
              <w:widowControl w:val="0"/>
              <w:spacing w:line="360" w:lineRule="auto"/>
            </w:pPr>
            <w:r>
              <w:t>control</w:t>
            </w:r>
          </w:p>
        </w:tc>
        <w:tc>
          <w:tcPr>
            <w:tcW w:w="1560" w:type="dxa"/>
          </w:tcPr>
          <w:p w14:paraId="3BECE376" w14:textId="77777777" w:rsidR="00CB6A82" w:rsidRDefault="00CB6A82" w:rsidP="00A35936">
            <w:pPr>
              <w:pStyle w:val="Normal1"/>
              <w:widowControl w:val="0"/>
              <w:spacing w:line="360" w:lineRule="auto"/>
            </w:pPr>
            <w:r>
              <w:t>performance</w:t>
            </w:r>
          </w:p>
        </w:tc>
      </w:tr>
      <w:tr w:rsidR="00CB6A82" w14:paraId="3E019D2C" w14:textId="77777777" w:rsidTr="00A217DB">
        <w:tc>
          <w:tcPr>
            <w:tcW w:w="1125" w:type="dxa"/>
          </w:tcPr>
          <w:p w14:paraId="48559356" w14:textId="77777777" w:rsidR="00CB6A82" w:rsidRDefault="00CB6A82" w:rsidP="00A35936">
            <w:pPr>
              <w:pStyle w:val="Normal1"/>
              <w:widowControl w:val="0"/>
              <w:spacing w:line="360" w:lineRule="auto"/>
            </w:pPr>
            <w:r>
              <w:t>39</w:t>
            </w:r>
          </w:p>
        </w:tc>
        <w:tc>
          <w:tcPr>
            <w:tcW w:w="1650" w:type="dxa"/>
          </w:tcPr>
          <w:p w14:paraId="1602171F" w14:textId="77777777" w:rsidR="00CB6A82" w:rsidRDefault="00CB6A82" w:rsidP="00A35936">
            <w:pPr>
              <w:pStyle w:val="Normal1"/>
              <w:widowControl w:val="0"/>
              <w:spacing w:line="360" w:lineRule="auto"/>
            </w:pPr>
            <w:r>
              <w:t>ad</w:t>
            </w:r>
          </w:p>
        </w:tc>
        <w:tc>
          <w:tcPr>
            <w:tcW w:w="1590" w:type="dxa"/>
          </w:tcPr>
          <w:p w14:paraId="693DC1AC" w14:textId="77777777" w:rsidR="00CB6A82" w:rsidRDefault="00CB6A82" w:rsidP="00A35936">
            <w:pPr>
              <w:pStyle w:val="Normal1"/>
              <w:widowControl w:val="0"/>
              <w:spacing w:line="360" w:lineRule="auto"/>
            </w:pPr>
            <w:r>
              <w:t>disease</w:t>
            </w:r>
          </w:p>
        </w:tc>
        <w:tc>
          <w:tcPr>
            <w:tcW w:w="1575" w:type="dxa"/>
          </w:tcPr>
          <w:p w14:paraId="013BD348" w14:textId="77777777" w:rsidR="00CB6A82" w:rsidRDefault="00CB6A82" w:rsidP="00A35936">
            <w:pPr>
              <w:pStyle w:val="Normal1"/>
              <w:widowControl w:val="0"/>
              <w:spacing w:line="360" w:lineRule="auto"/>
            </w:pPr>
            <w:r>
              <w:t>mci</w:t>
            </w:r>
          </w:p>
        </w:tc>
        <w:tc>
          <w:tcPr>
            <w:tcW w:w="1860" w:type="dxa"/>
          </w:tcPr>
          <w:p w14:paraId="6F2524EE" w14:textId="77777777" w:rsidR="00CB6A82" w:rsidRDefault="00CB6A82" w:rsidP="00A35936">
            <w:pPr>
              <w:pStyle w:val="Normal1"/>
              <w:widowControl w:val="0"/>
              <w:spacing w:line="360" w:lineRule="auto"/>
            </w:pPr>
            <w:proofErr w:type="spellStart"/>
            <w:r>
              <w:t>alzheimer</w:t>
            </w:r>
            <w:proofErr w:type="spellEnd"/>
          </w:p>
        </w:tc>
        <w:tc>
          <w:tcPr>
            <w:tcW w:w="1560" w:type="dxa"/>
          </w:tcPr>
          <w:p w14:paraId="7F06AC01" w14:textId="77777777" w:rsidR="00CB6A82" w:rsidRDefault="00CB6A82" w:rsidP="00A35936">
            <w:pPr>
              <w:pStyle w:val="Normal1"/>
              <w:widowControl w:val="0"/>
              <w:spacing w:line="360" w:lineRule="auto"/>
            </w:pPr>
            <w:r>
              <w:t>atrophy</w:t>
            </w:r>
          </w:p>
        </w:tc>
      </w:tr>
      <w:tr w:rsidR="00CB6A82" w14:paraId="51696024" w14:textId="77777777" w:rsidTr="00A217DB">
        <w:tc>
          <w:tcPr>
            <w:tcW w:w="1125" w:type="dxa"/>
          </w:tcPr>
          <w:p w14:paraId="5EF76FBC" w14:textId="77777777" w:rsidR="00CB6A82" w:rsidRDefault="00CB6A82" w:rsidP="00A35936">
            <w:pPr>
              <w:pStyle w:val="Normal1"/>
              <w:widowControl w:val="0"/>
              <w:spacing w:line="360" w:lineRule="auto"/>
            </w:pPr>
            <w:r>
              <w:t>40</w:t>
            </w:r>
          </w:p>
        </w:tc>
        <w:tc>
          <w:tcPr>
            <w:tcW w:w="1650" w:type="dxa"/>
          </w:tcPr>
          <w:p w14:paraId="55865577" w14:textId="77777777" w:rsidR="00CB6A82" w:rsidRDefault="00CB6A82" w:rsidP="00A35936">
            <w:pPr>
              <w:pStyle w:val="Normal1"/>
              <w:widowControl w:val="0"/>
              <w:spacing w:line="360" w:lineRule="auto"/>
            </w:pPr>
            <w:r>
              <w:t>individuals</w:t>
            </w:r>
          </w:p>
        </w:tc>
        <w:tc>
          <w:tcPr>
            <w:tcW w:w="1590" w:type="dxa"/>
          </w:tcPr>
          <w:p w14:paraId="1D898BBA" w14:textId="77777777" w:rsidR="00CB6A82" w:rsidRDefault="00CB6A82" w:rsidP="00A35936">
            <w:pPr>
              <w:pStyle w:val="Normal1"/>
              <w:widowControl w:val="0"/>
              <w:spacing w:line="360" w:lineRule="auto"/>
            </w:pPr>
            <w:r>
              <w:t>cognitive</w:t>
            </w:r>
          </w:p>
        </w:tc>
        <w:tc>
          <w:tcPr>
            <w:tcW w:w="1575" w:type="dxa"/>
          </w:tcPr>
          <w:p w14:paraId="40C21BB6" w14:textId="77777777" w:rsidR="00CB6A82" w:rsidRDefault="00CB6A82" w:rsidP="00A35936">
            <w:pPr>
              <w:pStyle w:val="Normal1"/>
              <w:widowControl w:val="0"/>
              <w:spacing w:line="360" w:lineRule="auto"/>
            </w:pPr>
            <w:r>
              <w:t>individual</w:t>
            </w:r>
          </w:p>
        </w:tc>
        <w:tc>
          <w:tcPr>
            <w:tcW w:w="1860" w:type="dxa"/>
          </w:tcPr>
          <w:p w14:paraId="71ADF758" w14:textId="77777777" w:rsidR="00CB6A82" w:rsidRDefault="00CB6A82" w:rsidP="00A35936">
            <w:pPr>
              <w:pStyle w:val="Normal1"/>
              <w:widowControl w:val="0"/>
              <w:spacing w:line="360" w:lineRule="auto"/>
            </w:pPr>
            <w:r>
              <w:t>control</w:t>
            </w:r>
          </w:p>
        </w:tc>
        <w:tc>
          <w:tcPr>
            <w:tcW w:w="1560" w:type="dxa"/>
          </w:tcPr>
          <w:p w14:paraId="39F6F031" w14:textId="77777777" w:rsidR="00CB6A82" w:rsidRDefault="00CB6A82" w:rsidP="00A35936">
            <w:pPr>
              <w:pStyle w:val="Normal1"/>
              <w:widowControl w:val="0"/>
              <w:spacing w:line="360" w:lineRule="auto"/>
            </w:pPr>
            <w:r>
              <w:t>behavioral</w:t>
            </w:r>
          </w:p>
        </w:tc>
      </w:tr>
      <w:tr w:rsidR="00CB6A82" w14:paraId="457D4979" w14:textId="77777777" w:rsidTr="00A217DB">
        <w:tc>
          <w:tcPr>
            <w:tcW w:w="1125" w:type="dxa"/>
          </w:tcPr>
          <w:p w14:paraId="529A24D6" w14:textId="77777777" w:rsidR="00CB6A82" w:rsidRDefault="00CB6A82" w:rsidP="00A35936">
            <w:pPr>
              <w:pStyle w:val="Normal1"/>
              <w:widowControl w:val="0"/>
              <w:spacing w:line="360" w:lineRule="auto"/>
            </w:pPr>
            <w:r>
              <w:t>41</w:t>
            </w:r>
          </w:p>
        </w:tc>
        <w:tc>
          <w:tcPr>
            <w:tcW w:w="1650" w:type="dxa"/>
          </w:tcPr>
          <w:p w14:paraId="7E8404D3" w14:textId="77777777" w:rsidR="00CB6A82" w:rsidRDefault="00CB6A82" w:rsidP="00A35936">
            <w:pPr>
              <w:pStyle w:val="Normal1"/>
              <w:widowControl w:val="0"/>
              <w:spacing w:line="360" w:lineRule="auto"/>
            </w:pPr>
            <w:proofErr w:type="spellStart"/>
            <w:r>
              <w:t>wm</w:t>
            </w:r>
            <w:proofErr w:type="spellEnd"/>
          </w:p>
        </w:tc>
        <w:tc>
          <w:tcPr>
            <w:tcW w:w="1590" w:type="dxa"/>
          </w:tcPr>
          <w:p w14:paraId="29B9FFC0" w14:textId="77777777" w:rsidR="00CB6A82" w:rsidRDefault="00CB6A82" w:rsidP="00A35936">
            <w:pPr>
              <w:pStyle w:val="Normal1"/>
              <w:widowControl w:val="0"/>
              <w:spacing w:line="360" w:lineRule="auto"/>
            </w:pPr>
            <w:r>
              <w:t>fractional</w:t>
            </w:r>
          </w:p>
        </w:tc>
        <w:tc>
          <w:tcPr>
            <w:tcW w:w="1575" w:type="dxa"/>
          </w:tcPr>
          <w:p w14:paraId="5F952E35" w14:textId="77777777" w:rsidR="00CB6A82" w:rsidRDefault="00CB6A82" w:rsidP="00A35936">
            <w:pPr>
              <w:pStyle w:val="Normal1"/>
              <w:widowControl w:val="0"/>
              <w:spacing w:line="360" w:lineRule="auto"/>
            </w:pPr>
            <w:r>
              <w:t>integrity</w:t>
            </w:r>
          </w:p>
        </w:tc>
        <w:tc>
          <w:tcPr>
            <w:tcW w:w="1860" w:type="dxa"/>
          </w:tcPr>
          <w:p w14:paraId="791A8FB3" w14:textId="77777777" w:rsidR="00CB6A82" w:rsidRDefault="00CB6A82" w:rsidP="00A35936">
            <w:pPr>
              <w:pStyle w:val="Normal1"/>
              <w:widowControl w:val="0"/>
              <w:spacing w:line="360" w:lineRule="auto"/>
            </w:pPr>
            <w:r>
              <w:t>tracts</w:t>
            </w:r>
          </w:p>
        </w:tc>
        <w:tc>
          <w:tcPr>
            <w:tcW w:w="1560" w:type="dxa"/>
          </w:tcPr>
          <w:p w14:paraId="0B07CE2D" w14:textId="77777777" w:rsidR="00CB6A82" w:rsidRDefault="00CB6A82" w:rsidP="00A35936">
            <w:pPr>
              <w:pStyle w:val="Normal1"/>
              <w:widowControl w:val="0"/>
              <w:spacing w:line="360" w:lineRule="auto"/>
            </w:pPr>
            <w:r>
              <w:t>diffusivity</w:t>
            </w:r>
          </w:p>
        </w:tc>
      </w:tr>
      <w:tr w:rsidR="00CB6A82" w14:paraId="4167C1A3" w14:textId="77777777" w:rsidTr="00A217DB">
        <w:tc>
          <w:tcPr>
            <w:tcW w:w="1125" w:type="dxa"/>
          </w:tcPr>
          <w:p w14:paraId="7278787A" w14:textId="77777777" w:rsidR="00CB6A82" w:rsidRDefault="00CB6A82" w:rsidP="00A35936">
            <w:pPr>
              <w:pStyle w:val="Normal1"/>
              <w:widowControl w:val="0"/>
              <w:spacing w:line="360" w:lineRule="auto"/>
            </w:pPr>
            <w:r>
              <w:t>42</w:t>
            </w:r>
          </w:p>
        </w:tc>
        <w:tc>
          <w:tcPr>
            <w:tcW w:w="1650" w:type="dxa"/>
          </w:tcPr>
          <w:p w14:paraId="12B2D224" w14:textId="77777777" w:rsidR="00CB6A82" w:rsidRDefault="00CB6A82" w:rsidP="00A35936">
            <w:pPr>
              <w:pStyle w:val="Normal1"/>
              <w:widowControl w:val="0"/>
              <w:spacing w:line="360" w:lineRule="auto"/>
            </w:pPr>
            <w:r>
              <w:t>lesions</w:t>
            </w:r>
          </w:p>
        </w:tc>
        <w:tc>
          <w:tcPr>
            <w:tcW w:w="1590" w:type="dxa"/>
          </w:tcPr>
          <w:p w14:paraId="71345F41" w14:textId="77777777" w:rsidR="00CB6A82" w:rsidRDefault="00CB6A82" w:rsidP="00A35936">
            <w:pPr>
              <w:pStyle w:val="Normal1"/>
              <w:widowControl w:val="0"/>
              <w:spacing w:line="360" w:lineRule="auto"/>
            </w:pPr>
            <w:r>
              <w:t>controls</w:t>
            </w:r>
          </w:p>
        </w:tc>
        <w:tc>
          <w:tcPr>
            <w:tcW w:w="1575" w:type="dxa"/>
          </w:tcPr>
          <w:p w14:paraId="013738F4" w14:textId="77777777" w:rsidR="00CB6A82" w:rsidRDefault="00CB6A82" w:rsidP="00A35936">
            <w:pPr>
              <w:pStyle w:val="Normal1"/>
              <w:widowControl w:val="0"/>
              <w:spacing w:line="360" w:lineRule="auto"/>
            </w:pPr>
            <w:r>
              <w:t>patient</w:t>
            </w:r>
          </w:p>
        </w:tc>
        <w:tc>
          <w:tcPr>
            <w:tcW w:w="1860" w:type="dxa"/>
          </w:tcPr>
          <w:p w14:paraId="3E909154" w14:textId="77777777" w:rsidR="00CB6A82" w:rsidRDefault="00CB6A82" w:rsidP="00A35936">
            <w:pPr>
              <w:pStyle w:val="Normal1"/>
              <w:widowControl w:val="0"/>
              <w:spacing w:line="360" w:lineRule="auto"/>
            </w:pPr>
            <w:r>
              <w:t>lesion</w:t>
            </w:r>
          </w:p>
        </w:tc>
        <w:tc>
          <w:tcPr>
            <w:tcW w:w="1560" w:type="dxa"/>
          </w:tcPr>
          <w:p w14:paraId="4B240F32" w14:textId="77777777" w:rsidR="00CB6A82" w:rsidRDefault="00CB6A82" w:rsidP="00A35936">
            <w:pPr>
              <w:pStyle w:val="Normal1"/>
              <w:widowControl w:val="0"/>
              <w:spacing w:line="360" w:lineRule="auto"/>
            </w:pPr>
            <w:r>
              <w:t>stroke</w:t>
            </w:r>
          </w:p>
        </w:tc>
      </w:tr>
      <w:tr w:rsidR="00CB6A82" w14:paraId="33846E32" w14:textId="77777777" w:rsidTr="00A217DB">
        <w:tc>
          <w:tcPr>
            <w:tcW w:w="1125" w:type="dxa"/>
          </w:tcPr>
          <w:p w14:paraId="447C6733" w14:textId="77777777" w:rsidR="00CB6A82" w:rsidRDefault="00CB6A82" w:rsidP="00A35936">
            <w:pPr>
              <w:pStyle w:val="Normal1"/>
              <w:widowControl w:val="0"/>
              <w:spacing w:line="360" w:lineRule="auto"/>
            </w:pPr>
            <w:r>
              <w:t>43</w:t>
            </w:r>
          </w:p>
        </w:tc>
        <w:tc>
          <w:tcPr>
            <w:tcW w:w="1650" w:type="dxa"/>
          </w:tcPr>
          <w:p w14:paraId="738FF953" w14:textId="77777777" w:rsidR="00CB6A82" w:rsidRDefault="00CB6A82" w:rsidP="00A35936">
            <w:pPr>
              <w:pStyle w:val="Normal1"/>
              <w:widowControl w:val="0"/>
              <w:spacing w:line="360" w:lineRule="auto"/>
            </w:pPr>
            <w:r>
              <w:t>human</w:t>
            </w:r>
          </w:p>
        </w:tc>
        <w:tc>
          <w:tcPr>
            <w:tcW w:w="1590" w:type="dxa"/>
          </w:tcPr>
          <w:p w14:paraId="755CD145" w14:textId="77777777" w:rsidR="00CB6A82" w:rsidRDefault="00CB6A82" w:rsidP="00A35936">
            <w:pPr>
              <w:pStyle w:val="Normal1"/>
              <w:widowControl w:val="0"/>
              <w:spacing w:line="360" w:lineRule="auto"/>
            </w:pPr>
            <w:r>
              <w:t>humans</w:t>
            </w:r>
          </w:p>
        </w:tc>
        <w:tc>
          <w:tcPr>
            <w:tcW w:w="1575" w:type="dxa"/>
          </w:tcPr>
          <w:p w14:paraId="04D54878" w14:textId="77777777" w:rsidR="00CB6A82" w:rsidRDefault="00CB6A82" w:rsidP="00A35936">
            <w:pPr>
              <w:pStyle w:val="Normal1"/>
              <w:widowControl w:val="0"/>
              <w:spacing w:line="360" w:lineRule="auto"/>
            </w:pPr>
            <w:r>
              <w:t>organization</w:t>
            </w:r>
          </w:p>
        </w:tc>
        <w:tc>
          <w:tcPr>
            <w:tcW w:w="1860" w:type="dxa"/>
          </w:tcPr>
          <w:p w14:paraId="0549D593" w14:textId="77777777" w:rsidR="00CB6A82" w:rsidRDefault="00CB6A82" w:rsidP="00A35936">
            <w:pPr>
              <w:pStyle w:val="Normal1"/>
              <w:widowControl w:val="0"/>
              <w:spacing w:line="360" w:lineRule="auto"/>
            </w:pPr>
            <w:r>
              <w:t>located</w:t>
            </w:r>
          </w:p>
        </w:tc>
        <w:tc>
          <w:tcPr>
            <w:tcW w:w="1560" w:type="dxa"/>
          </w:tcPr>
          <w:p w14:paraId="7C9321CB" w14:textId="77777777" w:rsidR="00CB6A82" w:rsidRDefault="00CB6A82" w:rsidP="00A35936">
            <w:pPr>
              <w:pStyle w:val="Normal1"/>
              <w:widowControl w:val="0"/>
              <w:spacing w:line="360" w:lineRule="auto"/>
            </w:pPr>
            <w:r>
              <w:t>primates</w:t>
            </w:r>
          </w:p>
        </w:tc>
      </w:tr>
      <w:tr w:rsidR="00CB6A82" w14:paraId="59804768" w14:textId="77777777" w:rsidTr="00A217DB">
        <w:tc>
          <w:tcPr>
            <w:tcW w:w="1125" w:type="dxa"/>
          </w:tcPr>
          <w:p w14:paraId="7A843AF8" w14:textId="77777777" w:rsidR="00CB6A82" w:rsidRDefault="00CB6A82" w:rsidP="00A35936">
            <w:pPr>
              <w:pStyle w:val="Normal1"/>
              <w:widowControl w:val="0"/>
              <w:spacing w:line="360" w:lineRule="auto"/>
            </w:pPr>
            <w:r>
              <w:t>44</w:t>
            </w:r>
          </w:p>
        </w:tc>
        <w:tc>
          <w:tcPr>
            <w:tcW w:w="1650" w:type="dxa"/>
          </w:tcPr>
          <w:p w14:paraId="3DD72EE2" w14:textId="77777777" w:rsidR="00CB6A82" w:rsidRDefault="00CB6A82" w:rsidP="00A35936">
            <w:pPr>
              <w:pStyle w:val="Normal1"/>
              <w:widowControl w:val="0"/>
              <w:spacing w:line="360" w:lineRule="auto"/>
            </w:pPr>
            <w:r>
              <w:t>network</w:t>
            </w:r>
          </w:p>
        </w:tc>
        <w:tc>
          <w:tcPr>
            <w:tcW w:w="1590" w:type="dxa"/>
          </w:tcPr>
          <w:p w14:paraId="032E786F" w14:textId="77777777" w:rsidR="00CB6A82" w:rsidRDefault="00CB6A82" w:rsidP="00A35936">
            <w:pPr>
              <w:pStyle w:val="Normal1"/>
              <w:widowControl w:val="0"/>
              <w:spacing w:line="360" w:lineRule="auto"/>
            </w:pPr>
            <w:r>
              <w:t>role</w:t>
            </w:r>
          </w:p>
        </w:tc>
        <w:tc>
          <w:tcPr>
            <w:tcW w:w="1575" w:type="dxa"/>
          </w:tcPr>
          <w:p w14:paraId="28CEF61E" w14:textId="77777777" w:rsidR="00CB6A82" w:rsidRDefault="00CB6A82" w:rsidP="00A35936">
            <w:pPr>
              <w:pStyle w:val="Normal1"/>
              <w:widowControl w:val="0"/>
              <w:spacing w:line="360" w:lineRule="auto"/>
            </w:pPr>
            <w:r>
              <w:t>evidence</w:t>
            </w:r>
          </w:p>
        </w:tc>
        <w:tc>
          <w:tcPr>
            <w:tcW w:w="1860" w:type="dxa"/>
          </w:tcPr>
          <w:p w14:paraId="26C4B4CB" w14:textId="77777777" w:rsidR="00CB6A82" w:rsidRDefault="00CB6A82" w:rsidP="00A35936">
            <w:pPr>
              <w:pStyle w:val="Normal1"/>
              <w:widowControl w:val="0"/>
              <w:spacing w:line="360" w:lineRule="auto"/>
            </w:pPr>
            <w:r>
              <w:t>human</w:t>
            </w:r>
          </w:p>
        </w:tc>
        <w:tc>
          <w:tcPr>
            <w:tcW w:w="1560" w:type="dxa"/>
          </w:tcPr>
          <w:p w14:paraId="63589CB2" w14:textId="77777777" w:rsidR="00CB6A82" w:rsidRDefault="00CB6A82" w:rsidP="00A35936">
            <w:pPr>
              <w:pStyle w:val="Normal1"/>
              <w:widowControl w:val="0"/>
              <w:spacing w:line="360" w:lineRule="auto"/>
            </w:pPr>
            <w:r>
              <w:t>distinct</w:t>
            </w:r>
          </w:p>
        </w:tc>
      </w:tr>
      <w:tr w:rsidR="00CB6A82" w14:paraId="7A58D2A4" w14:textId="77777777" w:rsidTr="00A217DB">
        <w:tc>
          <w:tcPr>
            <w:tcW w:w="1125" w:type="dxa"/>
          </w:tcPr>
          <w:p w14:paraId="29404C74" w14:textId="77777777" w:rsidR="00CB6A82" w:rsidRDefault="00CB6A82" w:rsidP="00A35936">
            <w:pPr>
              <w:pStyle w:val="Normal1"/>
              <w:widowControl w:val="0"/>
              <w:spacing w:line="360" w:lineRule="auto"/>
            </w:pPr>
            <w:r>
              <w:t>45</w:t>
            </w:r>
          </w:p>
        </w:tc>
        <w:tc>
          <w:tcPr>
            <w:tcW w:w="1650" w:type="dxa"/>
          </w:tcPr>
          <w:p w14:paraId="22C1D8A8" w14:textId="77777777" w:rsidR="00CB6A82" w:rsidRDefault="00CB6A82" w:rsidP="00A35936">
            <w:pPr>
              <w:pStyle w:val="Normal1"/>
              <w:widowControl w:val="0"/>
              <w:spacing w:line="360" w:lineRule="auto"/>
            </w:pPr>
            <w:r>
              <w:t>network</w:t>
            </w:r>
          </w:p>
        </w:tc>
        <w:tc>
          <w:tcPr>
            <w:tcW w:w="1590" w:type="dxa"/>
          </w:tcPr>
          <w:p w14:paraId="01A168B2" w14:textId="77777777" w:rsidR="00CB6A82" w:rsidRDefault="00CB6A82" w:rsidP="00A35936">
            <w:pPr>
              <w:pStyle w:val="Normal1"/>
              <w:widowControl w:val="0"/>
              <w:spacing w:line="360" w:lineRule="auto"/>
            </w:pPr>
            <w:r>
              <w:t>resting</w:t>
            </w:r>
          </w:p>
        </w:tc>
        <w:tc>
          <w:tcPr>
            <w:tcW w:w="1575" w:type="dxa"/>
          </w:tcPr>
          <w:p w14:paraId="283A28F7" w14:textId="77777777" w:rsidR="00CB6A82" w:rsidRDefault="00CB6A82" w:rsidP="00A35936">
            <w:pPr>
              <w:pStyle w:val="Normal1"/>
              <w:widowControl w:val="0"/>
              <w:spacing w:line="360" w:lineRule="auto"/>
            </w:pPr>
            <w:r>
              <w:t>default</w:t>
            </w:r>
          </w:p>
        </w:tc>
        <w:tc>
          <w:tcPr>
            <w:tcW w:w="1860" w:type="dxa"/>
          </w:tcPr>
          <w:p w14:paraId="5A425D54" w14:textId="77777777" w:rsidR="00CB6A82" w:rsidRDefault="00CB6A82" w:rsidP="00A35936">
            <w:pPr>
              <w:pStyle w:val="Normal1"/>
              <w:widowControl w:val="0"/>
              <w:spacing w:line="360" w:lineRule="auto"/>
            </w:pPr>
            <w:r>
              <w:t>mode</w:t>
            </w:r>
          </w:p>
        </w:tc>
        <w:tc>
          <w:tcPr>
            <w:tcW w:w="1560" w:type="dxa"/>
          </w:tcPr>
          <w:p w14:paraId="3F033D70" w14:textId="77777777" w:rsidR="00CB6A82" w:rsidRDefault="00CB6A82" w:rsidP="00A35936">
            <w:pPr>
              <w:pStyle w:val="Normal1"/>
              <w:widowControl w:val="0"/>
              <w:spacing w:line="360" w:lineRule="auto"/>
            </w:pPr>
            <w:r>
              <w:t>rest</w:t>
            </w:r>
          </w:p>
        </w:tc>
      </w:tr>
      <w:tr w:rsidR="00CB6A82" w14:paraId="4FC4B6D2" w14:textId="77777777" w:rsidTr="00A217DB">
        <w:tc>
          <w:tcPr>
            <w:tcW w:w="1125" w:type="dxa"/>
          </w:tcPr>
          <w:p w14:paraId="3C95DF6E" w14:textId="77777777" w:rsidR="00CB6A82" w:rsidRDefault="00CB6A82" w:rsidP="00A35936">
            <w:pPr>
              <w:pStyle w:val="Normal1"/>
              <w:widowControl w:val="0"/>
              <w:spacing w:line="360" w:lineRule="auto"/>
            </w:pPr>
            <w:r>
              <w:t>46</w:t>
            </w:r>
          </w:p>
        </w:tc>
        <w:tc>
          <w:tcPr>
            <w:tcW w:w="1650" w:type="dxa"/>
          </w:tcPr>
          <w:p w14:paraId="5CA9508E" w14:textId="77777777" w:rsidR="00CB6A82" w:rsidRDefault="00CB6A82" w:rsidP="00A35936">
            <w:pPr>
              <w:pStyle w:val="Normal1"/>
              <w:widowControl w:val="0"/>
              <w:spacing w:line="360" w:lineRule="auto"/>
            </w:pPr>
            <w:r>
              <w:t>frequency</w:t>
            </w:r>
          </w:p>
        </w:tc>
        <w:tc>
          <w:tcPr>
            <w:tcW w:w="1590" w:type="dxa"/>
          </w:tcPr>
          <w:p w14:paraId="6684505E" w14:textId="77777777" w:rsidR="00CB6A82" w:rsidRDefault="00CB6A82" w:rsidP="00A35936">
            <w:pPr>
              <w:pStyle w:val="Normal1"/>
              <w:widowControl w:val="0"/>
              <w:spacing w:line="360" w:lineRule="auto"/>
            </w:pPr>
            <w:r>
              <w:t>source</w:t>
            </w:r>
          </w:p>
        </w:tc>
        <w:tc>
          <w:tcPr>
            <w:tcW w:w="1575" w:type="dxa"/>
          </w:tcPr>
          <w:p w14:paraId="7D0C1EDB" w14:textId="77777777" w:rsidR="00CB6A82" w:rsidRDefault="00CB6A82" w:rsidP="00A35936">
            <w:pPr>
              <w:pStyle w:val="Normal1"/>
              <w:widowControl w:val="0"/>
              <w:spacing w:line="360" w:lineRule="auto"/>
            </w:pPr>
            <w:r>
              <w:t>alpha</w:t>
            </w:r>
          </w:p>
        </w:tc>
        <w:tc>
          <w:tcPr>
            <w:tcW w:w="1860" w:type="dxa"/>
          </w:tcPr>
          <w:p w14:paraId="5508A94C" w14:textId="77777777" w:rsidR="00CB6A82" w:rsidRDefault="00CB6A82" w:rsidP="00A35936">
            <w:pPr>
              <w:pStyle w:val="Normal1"/>
              <w:widowControl w:val="0"/>
              <w:spacing w:line="360" w:lineRule="auto"/>
            </w:pPr>
            <w:r>
              <w:t>amplitude</w:t>
            </w:r>
          </w:p>
        </w:tc>
        <w:tc>
          <w:tcPr>
            <w:tcW w:w="1560" w:type="dxa"/>
          </w:tcPr>
          <w:p w14:paraId="4853BE9F" w14:textId="77777777" w:rsidR="00CB6A82" w:rsidRDefault="00CB6A82" w:rsidP="00A35936">
            <w:pPr>
              <w:pStyle w:val="Normal1"/>
              <w:widowControl w:val="0"/>
              <w:spacing w:line="360" w:lineRule="auto"/>
            </w:pPr>
            <w:r>
              <w:t>beta</w:t>
            </w:r>
          </w:p>
        </w:tc>
      </w:tr>
      <w:tr w:rsidR="00CB6A82" w14:paraId="2B217ABC" w14:textId="77777777" w:rsidTr="00A217DB">
        <w:tc>
          <w:tcPr>
            <w:tcW w:w="1125" w:type="dxa"/>
          </w:tcPr>
          <w:p w14:paraId="48A6870E" w14:textId="77777777" w:rsidR="00CB6A82" w:rsidRDefault="00CB6A82" w:rsidP="00A35936">
            <w:pPr>
              <w:pStyle w:val="Normal1"/>
              <w:widowControl w:val="0"/>
              <w:spacing w:line="360" w:lineRule="auto"/>
            </w:pPr>
            <w:r>
              <w:t>47</w:t>
            </w:r>
          </w:p>
        </w:tc>
        <w:tc>
          <w:tcPr>
            <w:tcW w:w="1650" w:type="dxa"/>
          </w:tcPr>
          <w:p w14:paraId="37980C16" w14:textId="77777777" w:rsidR="00CB6A82" w:rsidRDefault="00CB6A82" w:rsidP="00A35936">
            <w:pPr>
              <w:pStyle w:val="Normal1"/>
              <w:widowControl w:val="0"/>
              <w:spacing w:line="360" w:lineRule="auto"/>
            </w:pPr>
            <w:proofErr w:type="spellStart"/>
            <w:r>
              <w:t>pd</w:t>
            </w:r>
            <w:proofErr w:type="spellEnd"/>
          </w:p>
        </w:tc>
        <w:tc>
          <w:tcPr>
            <w:tcW w:w="1590" w:type="dxa"/>
          </w:tcPr>
          <w:p w14:paraId="5F148653" w14:textId="77777777" w:rsidR="00CB6A82" w:rsidRDefault="00CB6A82" w:rsidP="00A35936">
            <w:pPr>
              <w:pStyle w:val="Normal1"/>
              <w:widowControl w:val="0"/>
              <w:spacing w:line="360" w:lineRule="auto"/>
            </w:pPr>
            <w:r>
              <w:t>controls</w:t>
            </w:r>
          </w:p>
        </w:tc>
        <w:tc>
          <w:tcPr>
            <w:tcW w:w="1575" w:type="dxa"/>
          </w:tcPr>
          <w:p w14:paraId="3172124B" w14:textId="77777777" w:rsidR="00CB6A82" w:rsidRDefault="00CB6A82" w:rsidP="00A35936">
            <w:pPr>
              <w:pStyle w:val="Normal1"/>
              <w:widowControl w:val="0"/>
              <w:spacing w:line="360" w:lineRule="auto"/>
            </w:pPr>
            <w:r>
              <w:t>disease</w:t>
            </w:r>
          </w:p>
        </w:tc>
        <w:tc>
          <w:tcPr>
            <w:tcW w:w="1860" w:type="dxa"/>
          </w:tcPr>
          <w:p w14:paraId="00348F8E" w14:textId="77777777" w:rsidR="00CB6A82" w:rsidRDefault="00CB6A82" w:rsidP="00A35936">
            <w:pPr>
              <w:pStyle w:val="Normal1"/>
              <w:widowControl w:val="0"/>
              <w:spacing w:line="360" w:lineRule="auto"/>
            </w:pPr>
            <w:r>
              <w:t>clinical</w:t>
            </w:r>
          </w:p>
        </w:tc>
        <w:tc>
          <w:tcPr>
            <w:tcW w:w="1560" w:type="dxa"/>
          </w:tcPr>
          <w:p w14:paraId="7B73F8EC" w14:textId="77777777" w:rsidR="00CB6A82" w:rsidRDefault="00CB6A82" w:rsidP="00A35936">
            <w:pPr>
              <w:pStyle w:val="Normal1"/>
              <w:widowControl w:val="0"/>
              <w:spacing w:line="360" w:lineRule="auto"/>
            </w:pPr>
            <w:r>
              <w:t>motor</w:t>
            </w:r>
          </w:p>
        </w:tc>
      </w:tr>
      <w:tr w:rsidR="00CB6A82" w14:paraId="2DA402FC" w14:textId="77777777" w:rsidTr="00A217DB">
        <w:tc>
          <w:tcPr>
            <w:tcW w:w="1125" w:type="dxa"/>
          </w:tcPr>
          <w:p w14:paraId="3E6E500B" w14:textId="77777777" w:rsidR="00CB6A82" w:rsidRDefault="00CB6A82" w:rsidP="00A35936">
            <w:pPr>
              <w:pStyle w:val="Normal1"/>
              <w:widowControl w:val="0"/>
              <w:spacing w:line="360" w:lineRule="auto"/>
            </w:pPr>
            <w:r>
              <w:t>48</w:t>
            </w:r>
          </w:p>
        </w:tc>
        <w:tc>
          <w:tcPr>
            <w:tcW w:w="1650" w:type="dxa"/>
          </w:tcPr>
          <w:p w14:paraId="2901965B" w14:textId="77777777" w:rsidR="00CB6A82" w:rsidRDefault="00CB6A82" w:rsidP="00A35936">
            <w:pPr>
              <w:pStyle w:val="Normal1"/>
              <w:widowControl w:val="0"/>
              <w:spacing w:line="360" w:lineRule="auto"/>
            </w:pPr>
            <w:r>
              <w:t>disorder</w:t>
            </w:r>
          </w:p>
        </w:tc>
        <w:tc>
          <w:tcPr>
            <w:tcW w:w="1590" w:type="dxa"/>
          </w:tcPr>
          <w:p w14:paraId="3CF1EB2A" w14:textId="77777777" w:rsidR="00CB6A82" w:rsidRDefault="00CB6A82" w:rsidP="00A35936">
            <w:pPr>
              <w:pStyle w:val="Normal1"/>
              <w:widowControl w:val="0"/>
              <w:spacing w:line="360" w:lineRule="auto"/>
            </w:pPr>
            <w:proofErr w:type="spellStart"/>
            <w:r>
              <w:t>adhd</w:t>
            </w:r>
            <w:proofErr w:type="spellEnd"/>
          </w:p>
        </w:tc>
        <w:tc>
          <w:tcPr>
            <w:tcW w:w="1575" w:type="dxa"/>
          </w:tcPr>
          <w:p w14:paraId="27D77663" w14:textId="77777777" w:rsidR="00CB6A82" w:rsidRDefault="00CB6A82" w:rsidP="00A35936">
            <w:pPr>
              <w:pStyle w:val="Normal1"/>
              <w:widowControl w:val="0"/>
              <w:spacing w:line="360" w:lineRule="auto"/>
            </w:pPr>
            <w:r>
              <w:t>bipolar</w:t>
            </w:r>
          </w:p>
        </w:tc>
        <w:tc>
          <w:tcPr>
            <w:tcW w:w="1860" w:type="dxa"/>
          </w:tcPr>
          <w:p w14:paraId="0FE57C6C" w14:textId="77777777" w:rsidR="00CB6A82" w:rsidRDefault="00CB6A82" w:rsidP="00A35936">
            <w:pPr>
              <w:pStyle w:val="Normal1"/>
              <w:widowControl w:val="0"/>
              <w:spacing w:line="360" w:lineRule="auto"/>
            </w:pPr>
            <w:r>
              <w:t>controls</w:t>
            </w:r>
          </w:p>
        </w:tc>
        <w:tc>
          <w:tcPr>
            <w:tcW w:w="1560" w:type="dxa"/>
          </w:tcPr>
          <w:p w14:paraId="71E30782" w14:textId="77777777" w:rsidR="00CB6A82" w:rsidRDefault="00CB6A82" w:rsidP="00A35936">
            <w:pPr>
              <w:pStyle w:val="Normal1"/>
              <w:widowControl w:val="0"/>
              <w:spacing w:line="360" w:lineRule="auto"/>
            </w:pPr>
            <w:proofErr w:type="spellStart"/>
            <w:r>
              <w:t>ocd</w:t>
            </w:r>
            <w:proofErr w:type="spellEnd"/>
          </w:p>
        </w:tc>
      </w:tr>
      <w:tr w:rsidR="00CB6A82" w14:paraId="09A45420" w14:textId="77777777" w:rsidTr="00A217DB">
        <w:tc>
          <w:tcPr>
            <w:tcW w:w="1125" w:type="dxa"/>
          </w:tcPr>
          <w:p w14:paraId="081341A9" w14:textId="77777777" w:rsidR="00CB6A82" w:rsidRDefault="00CB6A82" w:rsidP="00A35936">
            <w:pPr>
              <w:pStyle w:val="Normal1"/>
              <w:widowControl w:val="0"/>
              <w:spacing w:line="360" w:lineRule="auto"/>
            </w:pPr>
            <w:r>
              <w:t>49</w:t>
            </w:r>
          </w:p>
        </w:tc>
        <w:tc>
          <w:tcPr>
            <w:tcW w:w="1650" w:type="dxa"/>
          </w:tcPr>
          <w:p w14:paraId="65CAA824" w14:textId="77777777" w:rsidR="00CB6A82" w:rsidRDefault="00CB6A82" w:rsidP="00A35936">
            <w:pPr>
              <w:pStyle w:val="Normal1"/>
              <w:widowControl w:val="0"/>
              <w:spacing w:line="360" w:lineRule="auto"/>
            </w:pPr>
            <w:r>
              <w:t>depression</w:t>
            </w:r>
          </w:p>
        </w:tc>
        <w:tc>
          <w:tcPr>
            <w:tcW w:w="1590" w:type="dxa"/>
          </w:tcPr>
          <w:p w14:paraId="2AA14C50" w14:textId="77777777" w:rsidR="00CB6A82" w:rsidRDefault="00CB6A82" w:rsidP="00A35936">
            <w:pPr>
              <w:pStyle w:val="Normal1"/>
              <w:widowControl w:val="0"/>
              <w:spacing w:line="360" w:lineRule="auto"/>
            </w:pPr>
            <w:proofErr w:type="spellStart"/>
            <w:r>
              <w:t>mdd</w:t>
            </w:r>
            <w:proofErr w:type="spellEnd"/>
          </w:p>
        </w:tc>
        <w:tc>
          <w:tcPr>
            <w:tcW w:w="1575" w:type="dxa"/>
          </w:tcPr>
          <w:p w14:paraId="08F96DBC" w14:textId="77777777" w:rsidR="00CB6A82" w:rsidRDefault="00CB6A82" w:rsidP="00A35936">
            <w:pPr>
              <w:pStyle w:val="Normal1"/>
              <w:widowControl w:val="0"/>
              <w:spacing w:line="360" w:lineRule="auto"/>
            </w:pPr>
            <w:r>
              <w:t>depressed</w:t>
            </w:r>
          </w:p>
        </w:tc>
        <w:tc>
          <w:tcPr>
            <w:tcW w:w="1860" w:type="dxa"/>
          </w:tcPr>
          <w:p w14:paraId="63F38283" w14:textId="77777777" w:rsidR="00CB6A82" w:rsidRDefault="00CB6A82" w:rsidP="00A35936">
            <w:pPr>
              <w:pStyle w:val="Normal1"/>
              <w:widowControl w:val="0"/>
              <w:spacing w:line="360" w:lineRule="auto"/>
            </w:pPr>
            <w:r>
              <w:t>disorder</w:t>
            </w:r>
          </w:p>
        </w:tc>
        <w:tc>
          <w:tcPr>
            <w:tcW w:w="1560" w:type="dxa"/>
          </w:tcPr>
          <w:p w14:paraId="0FE2C4CB" w14:textId="77777777" w:rsidR="00CB6A82" w:rsidRDefault="00CB6A82" w:rsidP="00A35936">
            <w:pPr>
              <w:pStyle w:val="Normal1"/>
              <w:widowControl w:val="0"/>
              <w:spacing w:line="360" w:lineRule="auto"/>
            </w:pPr>
            <w:r>
              <w:t>depressive</w:t>
            </w:r>
          </w:p>
        </w:tc>
      </w:tr>
      <w:tr w:rsidR="00CB6A82" w14:paraId="10506084" w14:textId="77777777" w:rsidTr="00A217DB">
        <w:tc>
          <w:tcPr>
            <w:tcW w:w="1125" w:type="dxa"/>
          </w:tcPr>
          <w:p w14:paraId="003C01D5" w14:textId="77777777" w:rsidR="00CB6A82" w:rsidRDefault="00CB6A82" w:rsidP="00A35936">
            <w:pPr>
              <w:pStyle w:val="Normal1"/>
              <w:widowControl w:val="0"/>
              <w:spacing w:line="360" w:lineRule="auto"/>
            </w:pPr>
            <w:r>
              <w:lastRenderedPageBreak/>
              <w:t>50</w:t>
            </w:r>
          </w:p>
        </w:tc>
        <w:tc>
          <w:tcPr>
            <w:tcW w:w="1650" w:type="dxa"/>
          </w:tcPr>
          <w:p w14:paraId="191EF052" w14:textId="77777777" w:rsidR="00CB6A82" w:rsidRDefault="00CB6A82" w:rsidP="00A35936">
            <w:pPr>
              <w:pStyle w:val="Normal1"/>
              <w:widowControl w:val="0"/>
              <w:spacing w:line="360" w:lineRule="auto"/>
            </w:pPr>
            <w:r>
              <w:t>images</w:t>
            </w:r>
          </w:p>
        </w:tc>
        <w:tc>
          <w:tcPr>
            <w:tcW w:w="1590" w:type="dxa"/>
          </w:tcPr>
          <w:p w14:paraId="52F62626" w14:textId="77777777" w:rsidR="00CB6A82" w:rsidRDefault="00CB6A82" w:rsidP="00A35936">
            <w:pPr>
              <w:pStyle w:val="Normal1"/>
              <w:widowControl w:val="0"/>
              <w:spacing w:line="360" w:lineRule="auto"/>
            </w:pPr>
            <w:r>
              <w:t>standard</w:t>
            </w:r>
          </w:p>
        </w:tc>
        <w:tc>
          <w:tcPr>
            <w:tcW w:w="1575" w:type="dxa"/>
          </w:tcPr>
          <w:p w14:paraId="48225607" w14:textId="77777777" w:rsidR="00CB6A82" w:rsidRDefault="00CB6A82" w:rsidP="00A35936">
            <w:pPr>
              <w:pStyle w:val="Normal1"/>
              <w:widowControl w:val="0"/>
              <w:spacing w:line="360" w:lineRule="auto"/>
            </w:pPr>
            <w:r>
              <w:t>time</w:t>
            </w:r>
          </w:p>
        </w:tc>
        <w:tc>
          <w:tcPr>
            <w:tcW w:w="1860" w:type="dxa"/>
          </w:tcPr>
          <w:p w14:paraId="684B2EDF" w14:textId="77777777" w:rsidR="00CB6A82" w:rsidRDefault="00CB6A82" w:rsidP="00A35936">
            <w:pPr>
              <w:pStyle w:val="Normal1"/>
              <w:widowControl w:val="0"/>
              <w:spacing w:line="360" w:lineRule="auto"/>
            </w:pPr>
            <w:r>
              <w:t>voxel</w:t>
            </w:r>
          </w:p>
        </w:tc>
        <w:tc>
          <w:tcPr>
            <w:tcW w:w="1560" w:type="dxa"/>
          </w:tcPr>
          <w:p w14:paraId="2752032B" w14:textId="77777777" w:rsidR="00CB6A82" w:rsidRDefault="00CB6A82" w:rsidP="00A35936">
            <w:pPr>
              <w:pStyle w:val="Normal1"/>
              <w:widowControl w:val="0"/>
              <w:spacing w:line="360" w:lineRule="auto"/>
            </w:pPr>
            <w:r>
              <w:t>image</w:t>
            </w:r>
          </w:p>
        </w:tc>
      </w:tr>
      <w:tr w:rsidR="00CB6A82" w14:paraId="06F3F275" w14:textId="77777777" w:rsidTr="00A217DB">
        <w:tc>
          <w:tcPr>
            <w:tcW w:w="1125" w:type="dxa"/>
          </w:tcPr>
          <w:p w14:paraId="76935DE6" w14:textId="77777777" w:rsidR="00CB6A82" w:rsidRDefault="00CB6A82" w:rsidP="00A35936">
            <w:pPr>
              <w:pStyle w:val="Normal1"/>
              <w:widowControl w:val="0"/>
              <w:spacing w:line="360" w:lineRule="auto"/>
            </w:pPr>
            <w:r>
              <w:t>51</w:t>
            </w:r>
          </w:p>
        </w:tc>
        <w:tc>
          <w:tcPr>
            <w:tcW w:w="1650" w:type="dxa"/>
          </w:tcPr>
          <w:p w14:paraId="0E86385E" w14:textId="77777777" w:rsidR="00CB6A82" w:rsidRDefault="00CB6A82" w:rsidP="00A35936">
            <w:pPr>
              <w:pStyle w:val="Normal1"/>
              <w:widowControl w:val="0"/>
              <w:spacing w:line="360" w:lineRule="auto"/>
            </w:pPr>
            <w:r>
              <w:t>time</w:t>
            </w:r>
          </w:p>
        </w:tc>
        <w:tc>
          <w:tcPr>
            <w:tcW w:w="1590" w:type="dxa"/>
          </w:tcPr>
          <w:p w14:paraId="4E2D32B5" w14:textId="77777777" w:rsidR="00CB6A82" w:rsidRDefault="00CB6A82" w:rsidP="00A35936">
            <w:pPr>
              <w:pStyle w:val="Normal1"/>
              <w:widowControl w:val="0"/>
              <w:spacing w:line="360" w:lineRule="auto"/>
            </w:pPr>
            <w:r>
              <w:t>sustained</w:t>
            </w:r>
          </w:p>
        </w:tc>
        <w:tc>
          <w:tcPr>
            <w:tcW w:w="1575" w:type="dxa"/>
          </w:tcPr>
          <w:p w14:paraId="36FF2B50" w14:textId="77777777" w:rsidR="00CB6A82" w:rsidRDefault="00CB6A82" w:rsidP="00A35936">
            <w:pPr>
              <w:pStyle w:val="Normal1"/>
              <w:widowControl w:val="0"/>
              <w:spacing w:line="360" w:lineRule="auto"/>
            </w:pPr>
            <w:r>
              <w:t>delay</w:t>
            </w:r>
          </w:p>
        </w:tc>
        <w:tc>
          <w:tcPr>
            <w:tcW w:w="1860" w:type="dxa"/>
          </w:tcPr>
          <w:p w14:paraId="762D6291" w14:textId="77777777" w:rsidR="00CB6A82" w:rsidRDefault="00CB6A82" w:rsidP="00A35936">
            <w:pPr>
              <w:pStyle w:val="Normal1"/>
              <w:widowControl w:val="0"/>
              <w:spacing w:line="360" w:lineRule="auto"/>
            </w:pPr>
            <w:r>
              <w:t>phase</w:t>
            </w:r>
          </w:p>
        </w:tc>
        <w:tc>
          <w:tcPr>
            <w:tcW w:w="1560" w:type="dxa"/>
          </w:tcPr>
          <w:p w14:paraId="462B51F5" w14:textId="77777777" w:rsidR="00CB6A82" w:rsidRDefault="00CB6A82" w:rsidP="00A35936">
            <w:pPr>
              <w:pStyle w:val="Normal1"/>
              <w:widowControl w:val="0"/>
              <w:spacing w:line="360" w:lineRule="auto"/>
            </w:pPr>
            <w:r>
              <w:t>period</w:t>
            </w:r>
          </w:p>
        </w:tc>
      </w:tr>
      <w:tr w:rsidR="00CB6A82" w14:paraId="18444594" w14:textId="77777777" w:rsidTr="00A217DB">
        <w:tc>
          <w:tcPr>
            <w:tcW w:w="1125" w:type="dxa"/>
          </w:tcPr>
          <w:p w14:paraId="57A92CCC" w14:textId="77777777" w:rsidR="00CB6A82" w:rsidRDefault="00CB6A82" w:rsidP="00A35936">
            <w:pPr>
              <w:pStyle w:val="Normal1"/>
              <w:widowControl w:val="0"/>
              <w:spacing w:line="360" w:lineRule="auto"/>
            </w:pPr>
            <w:r>
              <w:t>52</w:t>
            </w:r>
          </w:p>
        </w:tc>
        <w:tc>
          <w:tcPr>
            <w:tcW w:w="1650" w:type="dxa"/>
          </w:tcPr>
          <w:p w14:paraId="10287417" w14:textId="77777777" w:rsidR="00CB6A82" w:rsidRDefault="00CB6A82" w:rsidP="00A35936">
            <w:pPr>
              <w:pStyle w:val="Normal1"/>
              <w:widowControl w:val="0"/>
              <w:spacing w:line="360" w:lineRule="auto"/>
            </w:pPr>
            <w:r>
              <w:t>alcohol</w:t>
            </w:r>
          </w:p>
        </w:tc>
        <w:tc>
          <w:tcPr>
            <w:tcW w:w="1590" w:type="dxa"/>
          </w:tcPr>
          <w:p w14:paraId="7AFA51FF" w14:textId="77777777" w:rsidR="00CB6A82" w:rsidRDefault="00CB6A82" w:rsidP="00A35936">
            <w:pPr>
              <w:pStyle w:val="Normal1"/>
              <w:widowControl w:val="0"/>
              <w:spacing w:line="360" w:lineRule="auto"/>
            </w:pPr>
            <w:r>
              <w:t>acupuncture</w:t>
            </w:r>
          </w:p>
        </w:tc>
        <w:tc>
          <w:tcPr>
            <w:tcW w:w="1575" w:type="dxa"/>
          </w:tcPr>
          <w:p w14:paraId="702893F4" w14:textId="77777777" w:rsidR="00CB6A82" w:rsidRDefault="00CB6A82" w:rsidP="00A35936">
            <w:pPr>
              <w:pStyle w:val="Normal1"/>
              <w:widowControl w:val="0"/>
              <w:spacing w:line="360" w:lineRule="auto"/>
            </w:pPr>
            <w:r>
              <w:t>cocaine</w:t>
            </w:r>
          </w:p>
        </w:tc>
        <w:tc>
          <w:tcPr>
            <w:tcW w:w="1860" w:type="dxa"/>
          </w:tcPr>
          <w:p w14:paraId="5FC0DC45" w14:textId="77777777" w:rsidR="00CB6A82" w:rsidRDefault="00CB6A82" w:rsidP="00A35936">
            <w:pPr>
              <w:pStyle w:val="Normal1"/>
              <w:widowControl w:val="0"/>
              <w:spacing w:line="360" w:lineRule="auto"/>
            </w:pPr>
            <w:r>
              <w:t>users</w:t>
            </w:r>
          </w:p>
        </w:tc>
        <w:tc>
          <w:tcPr>
            <w:tcW w:w="1560" w:type="dxa"/>
          </w:tcPr>
          <w:p w14:paraId="04CF1AD0" w14:textId="77777777" w:rsidR="00CB6A82" w:rsidRDefault="00CB6A82" w:rsidP="00A35936">
            <w:pPr>
              <w:pStyle w:val="Normal1"/>
              <w:widowControl w:val="0"/>
              <w:spacing w:line="360" w:lineRule="auto"/>
            </w:pPr>
            <w:r>
              <w:t>drug</w:t>
            </w:r>
          </w:p>
        </w:tc>
      </w:tr>
      <w:tr w:rsidR="00CB6A82" w14:paraId="0BBB63C7" w14:textId="77777777" w:rsidTr="00A217DB">
        <w:tc>
          <w:tcPr>
            <w:tcW w:w="1125" w:type="dxa"/>
          </w:tcPr>
          <w:p w14:paraId="0E2DF218" w14:textId="77777777" w:rsidR="00CB6A82" w:rsidRDefault="00CB6A82" w:rsidP="00A35936">
            <w:pPr>
              <w:pStyle w:val="Normal1"/>
              <w:widowControl w:val="0"/>
              <w:spacing w:line="360" w:lineRule="auto"/>
            </w:pPr>
            <w:r>
              <w:t>53</w:t>
            </w:r>
          </w:p>
        </w:tc>
        <w:tc>
          <w:tcPr>
            <w:tcW w:w="1650" w:type="dxa"/>
          </w:tcPr>
          <w:p w14:paraId="13AD4675" w14:textId="77777777" w:rsidR="00CB6A82" w:rsidRDefault="00CB6A82" w:rsidP="00A35936">
            <w:pPr>
              <w:pStyle w:val="Normal1"/>
              <w:widowControl w:val="0"/>
              <w:spacing w:line="360" w:lineRule="auto"/>
            </w:pPr>
            <w:r>
              <w:t>volume</w:t>
            </w:r>
          </w:p>
        </w:tc>
        <w:tc>
          <w:tcPr>
            <w:tcW w:w="1590" w:type="dxa"/>
          </w:tcPr>
          <w:p w14:paraId="7974B1C5" w14:textId="77777777" w:rsidR="00CB6A82" w:rsidRDefault="00CB6A82" w:rsidP="00A35936">
            <w:pPr>
              <w:pStyle w:val="Normal1"/>
              <w:widowControl w:val="0"/>
              <w:spacing w:line="360" w:lineRule="auto"/>
            </w:pPr>
            <w:r>
              <w:t>gray</w:t>
            </w:r>
          </w:p>
        </w:tc>
        <w:tc>
          <w:tcPr>
            <w:tcW w:w="1575" w:type="dxa"/>
          </w:tcPr>
          <w:p w14:paraId="0CD4C669" w14:textId="77777777" w:rsidR="00CB6A82" w:rsidRDefault="00CB6A82" w:rsidP="00A35936">
            <w:pPr>
              <w:pStyle w:val="Normal1"/>
              <w:widowControl w:val="0"/>
              <w:spacing w:line="360" w:lineRule="auto"/>
            </w:pPr>
            <w:r>
              <w:t>voxel</w:t>
            </w:r>
          </w:p>
        </w:tc>
        <w:tc>
          <w:tcPr>
            <w:tcW w:w="1860" w:type="dxa"/>
          </w:tcPr>
          <w:p w14:paraId="59CC56BA" w14:textId="77777777" w:rsidR="00CB6A82" w:rsidRDefault="00CB6A82" w:rsidP="00A35936">
            <w:pPr>
              <w:pStyle w:val="Normal1"/>
              <w:widowControl w:val="0"/>
              <w:spacing w:line="360" w:lineRule="auto"/>
            </w:pPr>
            <w:r>
              <w:t>gm</w:t>
            </w:r>
          </w:p>
        </w:tc>
        <w:tc>
          <w:tcPr>
            <w:tcW w:w="1560" w:type="dxa"/>
          </w:tcPr>
          <w:p w14:paraId="0F27FA56" w14:textId="77777777" w:rsidR="00CB6A82" w:rsidRDefault="00CB6A82" w:rsidP="00A35936">
            <w:pPr>
              <w:pStyle w:val="Normal1"/>
              <w:widowControl w:val="0"/>
              <w:spacing w:line="360" w:lineRule="auto"/>
            </w:pPr>
            <w:proofErr w:type="spellStart"/>
            <w:r>
              <w:t>morphometry</w:t>
            </w:r>
            <w:proofErr w:type="spellEnd"/>
          </w:p>
        </w:tc>
      </w:tr>
      <w:tr w:rsidR="00CB6A82" w14:paraId="1F95F794" w14:textId="77777777" w:rsidTr="00A217DB">
        <w:tc>
          <w:tcPr>
            <w:tcW w:w="1125" w:type="dxa"/>
          </w:tcPr>
          <w:p w14:paraId="2EEF750D" w14:textId="77777777" w:rsidR="00CB6A82" w:rsidRDefault="00CB6A82" w:rsidP="00A35936">
            <w:pPr>
              <w:pStyle w:val="Normal1"/>
              <w:widowControl w:val="0"/>
              <w:spacing w:line="360" w:lineRule="auto"/>
            </w:pPr>
            <w:r>
              <w:t>54</w:t>
            </w:r>
          </w:p>
        </w:tc>
        <w:tc>
          <w:tcPr>
            <w:tcW w:w="1650" w:type="dxa"/>
          </w:tcPr>
          <w:p w14:paraId="336A508F" w14:textId="77777777" w:rsidR="00CB6A82" w:rsidRDefault="00CB6A82" w:rsidP="00A35936">
            <w:pPr>
              <w:pStyle w:val="Normal1"/>
              <w:widowControl w:val="0"/>
              <w:spacing w:line="360" w:lineRule="auto"/>
            </w:pPr>
            <w:r>
              <w:t>effective</w:t>
            </w:r>
          </w:p>
        </w:tc>
        <w:tc>
          <w:tcPr>
            <w:tcW w:w="1590" w:type="dxa"/>
          </w:tcPr>
          <w:p w14:paraId="10A159D1" w14:textId="77777777" w:rsidR="00CB6A82" w:rsidRDefault="00CB6A82" w:rsidP="00A35936">
            <w:pPr>
              <w:pStyle w:val="Normal1"/>
              <w:widowControl w:val="0"/>
              <w:spacing w:line="360" w:lineRule="auto"/>
            </w:pPr>
            <w:r>
              <w:t>causal</w:t>
            </w:r>
          </w:p>
        </w:tc>
        <w:tc>
          <w:tcPr>
            <w:tcW w:w="1575" w:type="dxa"/>
          </w:tcPr>
          <w:p w14:paraId="18FF4E91" w14:textId="77777777" w:rsidR="00CB6A82" w:rsidRDefault="00CB6A82" w:rsidP="00A35936">
            <w:pPr>
              <w:pStyle w:val="Normal1"/>
              <w:widowControl w:val="0"/>
              <w:spacing w:line="360" w:lineRule="auto"/>
            </w:pPr>
            <w:r>
              <w:t>network</w:t>
            </w:r>
          </w:p>
        </w:tc>
        <w:tc>
          <w:tcPr>
            <w:tcW w:w="1860" w:type="dxa"/>
          </w:tcPr>
          <w:p w14:paraId="1575C787" w14:textId="77777777" w:rsidR="00CB6A82" w:rsidRDefault="00CB6A82" w:rsidP="00A35936">
            <w:pPr>
              <w:pStyle w:val="Normal1"/>
              <w:widowControl w:val="0"/>
              <w:spacing w:line="360" w:lineRule="auto"/>
            </w:pPr>
            <w:r>
              <w:t>dynamic</w:t>
            </w:r>
          </w:p>
        </w:tc>
        <w:tc>
          <w:tcPr>
            <w:tcW w:w="1560" w:type="dxa"/>
          </w:tcPr>
          <w:p w14:paraId="62743805" w14:textId="77777777" w:rsidR="00CB6A82" w:rsidRDefault="00CB6A82" w:rsidP="00A35936">
            <w:pPr>
              <w:pStyle w:val="Normal1"/>
              <w:widowControl w:val="0"/>
              <w:spacing w:line="360" w:lineRule="auto"/>
            </w:pPr>
            <w:r>
              <w:t>modeling</w:t>
            </w:r>
          </w:p>
        </w:tc>
      </w:tr>
      <w:tr w:rsidR="00CB6A82" w14:paraId="1FF28564" w14:textId="77777777" w:rsidTr="00A217DB">
        <w:tc>
          <w:tcPr>
            <w:tcW w:w="1125" w:type="dxa"/>
          </w:tcPr>
          <w:p w14:paraId="5747A17C" w14:textId="77777777" w:rsidR="00CB6A82" w:rsidRDefault="00CB6A82" w:rsidP="00A35936">
            <w:pPr>
              <w:pStyle w:val="Normal1"/>
              <w:widowControl w:val="0"/>
              <w:spacing w:line="360" w:lineRule="auto"/>
            </w:pPr>
            <w:r>
              <w:t>55</w:t>
            </w:r>
          </w:p>
        </w:tc>
        <w:tc>
          <w:tcPr>
            <w:tcW w:w="1650" w:type="dxa"/>
          </w:tcPr>
          <w:p w14:paraId="720AFF24" w14:textId="77777777" w:rsidR="00CB6A82" w:rsidRDefault="00CB6A82" w:rsidP="00A35936">
            <w:pPr>
              <w:pStyle w:val="Normal1"/>
              <w:widowControl w:val="0"/>
              <w:spacing w:line="360" w:lineRule="auto"/>
            </w:pPr>
            <w:r>
              <w:t>carriers</w:t>
            </w:r>
          </w:p>
        </w:tc>
        <w:tc>
          <w:tcPr>
            <w:tcW w:w="1590" w:type="dxa"/>
          </w:tcPr>
          <w:p w14:paraId="2AEAF3E7" w14:textId="77777777" w:rsidR="00CB6A82" w:rsidRDefault="00CB6A82" w:rsidP="00A35936">
            <w:pPr>
              <w:pStyle w:val="Normal1"/>
              <w:widowControl w:val="0"/>
              <w:spacing w:line="360" w:lineRule="auto"/>
            </w:pPr>
            <w:r>
              <w:t>allele</w:t>
            </w:r>
          </w:p>
        </w:tc>
        <w:tc>
          <w:tcPr>
            <w:tcW w:w="1575" w:type="dxa"/>
          </w:tcPr>
          <w:p w14:paraId="129BA715" w14:textId="77777777" w:rsidR="00CB6A82" w:rsidRDefault="00CB6A82" w:rsidP="00A35936">
            <w:pPr>
              <w:pStyle w:val="Normal1"/>
              <w:widowControl w:val="0"/>
              <w:spacing w:line="360" w:lineRule="auto"/>
            </w:pPr>
            <w:r>
              <w:t>gene</w:t>
            </w:r>
          </w:p>
        </w:tc>
        <w:tc>
          <w:tcPr>
            <w:tcW w:w="1860" w:type="dxa"/>
          </w:tcPr>
          <w:p w14:paraId="78659303" w14:textId="77777777" w:rsidR="00CB6A82" w:rsidRDefault="00CB6A82" w:rsidP="00A35936">
            <w:pPr>
              <w:pStyle w:val="Normal1"/>
              <w:widowControl w:val="0"/>
              <w:spacing w:line="360" w:lineRule="auto"/>
            </w:pPr>
            <w:r>
              <w:t>genotype</w:t>
            </w:r>
          </w:p>
        </w:tc>
        <w:tc>
          <w:tcPr>
            <w:tcW w:w="1560" w:type="dxa"/>
          </w:tcPr>
          <w:p w14:paraId="6BC5D7BE" w14:textId="77777777" w:rsidR="00CB6A82" w:rsidRDefault="00CB6A82" w:rsidP="00A35936">
            <w:pPr>
              <w:pStyle w:val="Normal1"/>
              <w:widowControl w:val="0"/>
              <w:spacing w:line="360" w:lineRule="auto"/>
            </w:pPr>
            <w:r>
              <w:t>genetic</w:t>
            </w:r>
          </w:p>
        </w:tc>
      </w:tr>
      <w:tr w:rsidR="00CB6A82" w14:paraId="2BD58DBF" w14:textId="77777777" w:rsidTr="00A217DB">
        <w:tc>
          <w:tcPr>
            <w:tcW w:w="1125" w:type="dxa"/>
          </w:tcPr>
          <w:p w14:paraId="35F4206D" w14:textId="77777777" w:rsidR="00CB6A82" w:rsidRDefault="00CB6A82" w:rsidP="00A35936">
            <w:pPr>
              <w:pStyle w:val="Normal1"/>
              <w:widowControl w:val="0"/>
              <w:spacing w:line="360" w:lineRule="auto"/>
            </w:pPr>
            <w:r>
              <w:t>56</w:t>
            </w:r>
          </w:p>
        </w:tc>
        <w:tc>
          <w:tcPr>
            <w:tcW w:w="1650" w:type="dxa"/>
          </w:tcPr>
          <w:p w14:paraId="718CB9EE" w14:textId="77777777" w:rsidR="00CB6A82" w:rsidRDefault="00CB6A82" w:rsidP="00A35936">
            <w:pPr>
              <w:pStyle w:val="Normal1"/>
              <w:widowControl w:val="0"/>
              <w:spacing w:line="360" w:lineRule="auto"/>
            </w:pPr>
            <w:proofErr w:type="spellStart"/>
            <w:r>
              <w:t>ptsd</w:t>
            </w:r>
            <w:proofErr w:type="spellEnd"/>
          </w:p>
        </w:tc>
        <w:tc>
          <w:tcPr>
            <w:tcW w:w="1590" w:type="dxa"/>
          </w:tcPr>
          <w:p w14:paraId="3EC5D27A" w14:textId="77777777" w:rsidR="00CB6A82" w:rsidRDefault="00CB6A82" w:rsidP="00A35936">
            <w:pPr>
              <w:pStyle w:val="Normal1"/>
              <w:widowControl w:val="0"/>
              <w:spacing w:line="360" w:lineRule="auto"/>
            </w:pPr>
            <w:r>
              <w:t>social</w:t>
            </w:r>
          </w:p>
        </w:tc>
        <w:tc>
          <w:tcPr>
            <w:tcW w:w="1575" w:type="dxa"/>
          </w:tcPr>
          <w:p w14:paraId="46286544" w14:textId="77777777" w:rsidR="00CB6A82" w:rsidRDefault="00CB6A82" w:rsidP="00A35936">
            <w:pPr>
              <w:pStyle w:val="Normal1"/>
              <w:widowControl w:val="0"/>
              <w:spacing w:line="360" w:lineRule="auto"/>
            </w:pPr>
            <w:r>
              <w:t>game</w:t>
            </w:r>
          </w:p>
        </w:tc>
        <w:tc>
          <w:tcPr>
            <w:tcW w:w="1860" w:type="dxa"/>
          </w:tcPr>
          <w:p w14:paraId="16C1BE78" w14:textId="77777777" w:rsidR="00CB6A82" w:rsidRDefault="00CB6A82" w:rsidP="00A35936">
            <w:pPr>
              <w:pStyle w:val="Normal1"/>
              <w:widowControl w:val="0"/>
              <w:spacing w:line="360" w:lineRule="auto"/>
            </w:pPr>
            <w:r>
              <w:t>attachment</w:t>
            </w:r>
          </w:p>
        </w:tc>
        <w:tc>
          <w:tcPr>
            <w:tcW w:w="1560" w:type="dxa"/>
          </w:tcPr>
          <w:p w14:paraId="21B4B020" w14:textId="77777777" w:rsidR="00CB6A82" w:rsidRDefault="00CB6A82" w:rsidP="00A35936">
            <w:pPr>
              <w:pStyle w:val="Normal1"/>
              <w:widowControl w:val="0"/>
              <w:spacing w:line="360" w:lineRule="auto"/>
            </w:pPr>
            <w:r>
              <w:t>trauma</w:t>
            </w:r>
          </w:p>
        </w:tc>
      </w:tr>
      <w:tr w:rsidR="00CB6A82" w14:paraId="72C6963C" w14:textId="77777777" w:rsidTr="00A217DB">
        <w:tc>
          <w:tcPr>
            <w:tcW w:w="1125" w:type="dxa"/>
          </w:tcPr>
          <w:p w14:paraId="3AABB539" w14:textId="77777777" w:rsidR="00CB6A82" w:rsidRDefault="00CB6A82" w:rsidP="00A35936">
            <w:pPr>
              <w:pStyle w:val="Normal1"/>
              <w:widowControl w:val="0"/>
              <w:spacing w:line="360" w:lineRule="auto"/>
            </w:pPr>
            <w:r>
              <w:t>57</w:t>
            </w:r>
          </w:p>
        </w:tc>
        <w:tc>
          <w:tcPr>
            <w:tcW w:w="1650" w:type="dxa"/>
          </w:tcPr>
          <w:p w14:paraId="68542791" w14:textId="77777777" w:rsidR="00CB6A82" w:rsidRDefault="00CB6A82" w:rsidP="00A35936">
            <w:pPr>
              <w:pStyle w:val="Normal1"/>
              <w:widowControl w:val="0"/>
              <w:spacing w:line="360" w:lineRule="auto"/>
            </w:pPr>
            <w:proofErr w:type="spellStart"/>
            <w:r>
              <w:t>asd</w:t>
            </w:r>
            <w:proofErr w:type="spellEnd"/>
          </w:p>
        </w:tc>
        <w:tc>
          <w:tcPr>
            <w:tcW w:w="1590" w:type="dxa"/>
          </w:tcPr>
          <w:p w14:paraId="7F7EDA09" w14:textId="77777777" w:rsidR="00CB6A82" w:rsidRDefault="00CB6A82" w:rsidP="00A35936">
            <w:pPr>
              <w:pStyle w:val="Normal1"/>
              <w:widowControl w:val="0"/>
              <w:spacing w:line="360" w:lineRule="auto"/>
            </w:pPr>
            <w:r>
              <w:t>autism</w:t>
            </w:r>
          </w:p>
        </w:tc>
        <w:tc>
          <w:tcPr>
            <w:tcW w:w="1575" w:type="dxa"/>
          </w:tcPr>
          <w:p w14:paraId="407F8ED8" w14:textId="77777777" w:rsidR="00CB6A82" w:rsidRDefault="00CB6A82" w:rsidP="00A35936">
            <w:pPr>
              <w:pStyle w:val="Normal1"/>
              <w:widowControl w:val="0"/>
              <w:spacing w:line="360" w:lineRule="auto"/>
            </w:pPr>
            <w:r>
              <w:t>social</w:t>
            </w:r>
          </w:p>
        </w:tc>
        <w:tc>
          <w:tcPr>
            <w:tcW w:w="1860" w:type="dxa"/>
          </w:tcPr>
          <w:p w14:paraId="7897CCCE" w14:textId="77777777" w:rsidR="00CB6A82" w:rsidRDefault="00CB6A82" w:rsidP="00A35936">
            <w:pPr>
              <w:pStyle w:val="Normal1"/>
              <w:widowControl w:val="0"/>
              <w:spacing w:line="360" w:lineRule="auto"/>
            </w:pPr>
            <w:proofErr w:type="spellStart"/>
            <w:r>
              <w:t>reho</w:t>
            </w:r>
            <w:proofErr w:type="spellEnd"/>
          </w:p>
        </w:tc>
        <w:tc>
          <w:tcPr>
            <w:tcW w:w="1560" w:type="dxa"/>
          </w:tcPr>
          <w:p w14:paraId="729900F4" w14:textId="77777777" w:rsidR="00CB6A82" w:rsidRDefault="00CB6A82" w:rsidP="00A35936">
            <w:pPr>
              <w:pStyle w:val="Normal1"/>
              <w:widowControl w:val="0"/>
              <w:spacing w:line="360" w:lineRule="auto"/>
            </w:pPr>
            <w:r>
              <w:t>controls</w:t>
            </w:r>
          </w:p>
        </w:tc>
      </w:tr>
      <w:tr w:rsidR="00CB6A82" w14:paraId="6ED05CA5" w14:textId="77777777" w:rsidTr="00A217DB">
        <w:tc>
          <w:tcPr>
            <w:tcW w:w="1125" w:type="dxa"/>
          </w:tcPr>
          <w:p w14:paraId="477E76E7" w14:textId="77777777" w:rsidR="00CB6A82" w:rsidRDefault="00CB6A82" w:rsidP="00A35936">
            <w:pPr>
              <w:pStyle w:val="Normal1"/>
              <w:widowControl w:val="0"/>
              <w:spacing w:line="360" w:lineRule="auto"/>
            </w:pPr>
            <w:r>
              <w:t>58</w:t>
            </w:r>
          </w:p>
        </w:tc>
        <w:tc>
          <w:tcPr>
            <w:tcW w:w="1650" w:type="dxa"/>
          </w:tcPr>
          <w:p w14:paraId="59A4668A" w14:textId="77777777" w:rsidR="00CB6A82" w:rsidRDefault="00CB6A82" w:rsidP="00A35936">
            <w:pPr>
              <w:pStyle w:val="Normal1"/>
              <w:widowControl w:val="0"/>
              <w:spacing w:line="360" w:lineRule="auto"/>
            </w:pPr>
            <w:r>
              <w:t>age</w:t>
            </w:r>
          </w:p>
        </w:tc>
        <w:tc>
          <w:tcPr>
            <w:tcW w:w="1590" w:type="dxa"/>
          </w:tcPr>
          <w:p w14:paraId="12FEA82F" w14:textId="77777777" w:rsidR="00CB6A82" w:rsidRDefault="00CB6A82" w:rsidP="00A35936">
            <w:pPr>
              <w:pStyle w:val="Normal1"/>
              <w:widowControl w:val="0"/>
              <w:spacing w:line="360" w:lineRule="auto"/>
            </w:pPr>
            <w:r>
              <w:t>adults</w:t>
            </w:r>
          </w:p>
        </w:tc>
        <w:tc>
          <w:tcPr>
            <w:tcW w:w="1575" w:type="dxa"/>
          </w:tcPr>
          <w:p w14:paraId="4E86C3B4" w14:textId="77777777" w:rsidR="00CB6A82" w:rsidRDefault="00CB6A82" w:rsidP="00A35936">
            <w:pPr>
              <w:pStyle w:val="Normal1"/>
              <w:widowControl w:val="0"/>
              <w:spacing w:line="360" w:lineRule="auto"/>
            </w:pPr>
            <w:r>
              <w:t>children</w:t>
            </w:r>
          </w:p>
        </w:tc>
        <w:tc>
          <w:tcPr>
            <w:tcW w:w="1860" w:type="dxa"/>
          </w:tcPr>
          <w:p w14:paraId="230EA5D0" w14:textId="77777777" w:rsidR="00CB6A82" w:rsidRDefault="00CB6A82" w:rsidP="00A35936">
            <w:pPr>
              <w:pStyle w:val="Normal1"/>
              <w:widowControl w:val="0"/>
              <w:spacing w:line="360" w:lineRule="auto"/>
            </w:pPr>
            <w:r>
              <w:t>adolescents</w:t>
            </w:r>
          </w:p>
        </w:tc>
        <w:tc>
          <w:tcPr>
            <w:tcW w:w="1560" w:type="dxa"/>
          </w:tcPr>
          <w:p w14:paraId="03FBD2BD" w14:textId="77777777" w:rsidR="00CB6A82" w:rsidRDefault="00CB6A82" w:rsidP="00A35936">
            <w:pPr>
              <w:pStyle w:val="Normal1"/>
              <w:widowControl w:val="0"/>
              <w:spacing w:line="360" w:lineRule="auto"/>
            </w:pPr>
            <w:r>
              <w:t>sleep</w:t>
            </w:r>
          </w:p>
        </w:tc>
      </w:tr>
      <w:tr w:rsidR="00CB6A82" w14:paraId="25E19E58" w14:textId="77777777" w:rsidTr="00A217DB">
        <w:tc>
          <w:tcPr>
            <w:tcW w:w="1125" w:type="dxa"/>
          </w:tcPr>
          <w:p w14:paraId="4A7F2ACA" w14:textId="77777777" w:rsidR="00CB6A82" w:rsidRDefault="00CB6A82" w:rsidP="00A35936">
            <w:pPr>
              <w:pStyle w:val="Normal1"/>
              <w:widowControl w:val="0"/>
              <w:spacing w:line="360" w:lineRule="auto"/>
            </w:pPr>
            <w:r>
              <w:t>59</w:t>
            </w:r>
          </w:p>
        </w:tc>
        <w:tc>
          <w:tcPr>
            <w:tcW w:w="1650" w:type="dxa"/>
          </w:tcPr>
          <w:p w14:paraId="0B99632C" w14:textId="77777777" w:rsidR="00CB6A82" w:rsidRDefault="00CB6A82" w:rsidP="00A35936">
            <w:pPr>
              <w:pStyle w:val="Normal1"/>
              <w:widowControl w:val="0"/>
              <w:spacing w:line="360" w:lineRule="auto"/>
            </w:pPr>
            <w:r>
              <w:t>features</w:t>
            </w:r>
          </w:p>
        </w:tc>
        <w:tc>
          <w:tcPr>
            <w:tcW w:w="1590" w:type="dxa"/>
          </w:tcPr>
          <w:p w14:paraId="167E5605" w14:textId="77777777" w:rsidR="00CB6A82" w:rsidRDefault="00CB6A82" w:rsidP="00A35936">
            <w:pPr>
              <w:pStyle w:val="Normal1"/>
              <w:widowControl w:val="0"/>
              <w:spacing w:line="360" w:lineRule="auto"/>
            </w:pPr>
            <w:r>
              <w:t>free</w:t>
            </w:r>
          </w:p>
        </w:tc>
        <w:tc>
          <w:tcPr>
            <w:tcW w:w="1575" w:type="dxa"/>
          </w:tcPr>
          <w:p w14:paraId="07B6B8CA" w14:textId="77777777" w:rsidR="00CB6A82" w:rsidRDefault="00CB6A82" w:rsidP="00A35936">
            <w:pPr>
              <w:pStyle w:val="Normal1"/>
              <w:widowControl w:val="0"/>
              <w:spacing w:line="360" w:lineRule="auto"/>
            </w:pPr>
            <w:r>
              <w:t>sensitivity</w:t>
            </w:r>
          </w:p>
        </w:tc>
        <w:tc>
          <w:tcPr>
            <w:tcW w:w="1860" w:type="dxa"/>
          </w:tcPr>
          <w:p w14:paraId="07DBCEFD" w14:textId="77777777" w:rsidR="00CB6A82" w:rsidRDefault="00CB6A82" w:rsidP="00A35936">
            <w:pPr>
              <w:pStyle w:val="Normal1"/>
              <w:widowControl w:val="0"/>
              <w:spacing w:line="360" w:lineRule="auto"/>
            </w:pPr>
            <w:r>
              <w:t>classifier</w:t>
            </w:r>
          </w:p>
        </w:tc>
        <w:tc>
          <w:tcPr>
            <w:tcW w:w="1560" w:type="dxa"/>
          </w:tcPr>
          <w:p w14:paraId="16A07CD4" w14:textId="77777777" w:rsidR="00CB6A82" w:rsidRDefault="00CB6A82" w:rsidP="00A35936">
            <w:pPr>
              <w:pStyle w:val="Normal1"/>
              <w:widowControl w:val="0"/>
              <w:spacing w:line="360" w:lineRule="auto"/>
            </w:pPr>
            <w:r>
              <w:t>feature</w:t>
            </w:r>
          </w:p>
        </w:tc>
      </w:tr>
      <w:tr w:rsidR="00CB6A82" w14:paraId="25BF486B" w14:textId="77777777" w:rsidTr="00A217DB">
        <w:tc>
          <w:tcPr>
            <w:tcW w:w="1125" w:type="dxa"/>
          </w:tcPr>
          <w:p w14:paraId="5B845AD4" w14:textId="77777777" w:rsidR="00CB6A82" w:rsidRDefault="00CB6A82" w:rsidP="00A35936">
            <w:pPr>
              <w:pStyle w:val="Normal1"/>
              <w:widowControl w:val="0"/>
              <w:spacing w:line="360" w:lineRule="auto"/>
            </w:pPr>
            <w:r>
              <w:t>60</w:t>
            </w:r>
          </w:p>
        </w:tc>
        <w:tc>
          <w:tcPr>
            <w:tcW w:w="1650" w:type="dxa"/>
          </w:tcPr>
          <w:p w14:paraId="7F9D4E14" w14:textId="77777777" w:rsidR="00CB6A82" w:rsidRDefault="00CB6A82" w:rsidP="00A35936">
            <w:pPr>
              <w:pStyle w:val="Normal1"/>
              <w:widowControl w:val="0"/>
              <w:spacing w:line="360" w:lineRule="auto"/>
            </w:pPr>
            <w:r>
              <w:t>responses</w:t>
            </w:r>
          </w:p>
        </w:tc>
        <w:tc>
          <w:tcPr>
            <w:tcW w:w="1590" w:type="dxa"/>
          </w:tcPr>
          <w:p w14:paraId="50C95804" w14:textId="77777777" w:rsidR="00CB6A82" w:rsidRDefault="00CB6A82" w:rsidP="00A35936">
            <w:pPr>
              <w:pStyle w:val="Normal1"/>
              <w:widowControl w:val="0"/>
              <w:spacing w:line="360" w:lineRule="auto"/>
            </w:pPr>
            <w:r>
              <w:t>stimulus</w:t>
            </w:r>
          </w:p>
        </w:tc>
        <w:tc>
          <w:tcPr>
            <w:tcW w:w="1575" w:type="dxa"/>
          </w:tcPr>
          <w:p w14:paraId="574269F1" w14:textId="77777777" w:rsidR="00CB6A82" w:rsidRDefault="00CB6A82" w:rsidP="00A35936">
            <w:pPr>
              <w:pStyle w:val="Normal1"/>
              <w:widowControl w:val="0"/>
              <w:spacing w:line="360" w:lineRule="auto"/>
            </w:pPr>
            <w:r>
              <w:t>effect</w:t>
            </w:r>
          </w:p>
        </w:tc>
        <w:tc>
          <w:tcPr>
            <w:tcW w:w="1860" w:type="dxa"/>
          </w:tcPr>
          <w:p w14:paraId="29E7303F" w14:textId="77777777" w:rsidR="00CB6A82" w:rsidRDefault="00CB6A82" w:rsidP="00A35936">
            <w:pPr>
              <w:pStyle w:val="Normal1"/>
              <w:widowControl w:val="0"/>
              <w:spacing w:line="360" w:lineRule="auto"/>
            </w:pPr>
            <w:r>
              <w:t>design</w:t>
            </w:r>
          </w:p>
        </w:tc>
        <w:tc>
          <w:tcPr>
            <w:tcW w:w="1560" w:type="dxa"/>
          </w:tcPr>
          <w:p w14:paraId="2532B7BB" w14:textId="77777777" w:rsidR="00CB6A82" w:rsidRDefault="00CB6A82" w:rsidP="00A35936">
            <w:pPr>
              <w:pStyle w:val="Normal1"/>
              <w:widowControl w:val="0"/>
              <w:spacing w:line="360" w:lineRule="auto"/>
            </w:pPr>
            <w:r>
              <w:t>neuronal</w:t>
            </w:r>
          </w:p>
        </w:tc>
      </w:tr>
    </w:tbl>
    <w:p w14:paraId="3649EF4A" w14:textId="77777777" w:rsidR="00CB6A82" w:rsidRDefault="00CB6A82" w:rsidP="00A35936">
      <w:pPr>
        <w:pStyle w:val="Normal1"/>
        <w:spacing w:line="360" w:lineRule="auto"/>
      </w:pPr>
    </w:p>
    <w:p w14:paraId="6C541222" w14:textId="77777777" w:rsidR="00CB6A82" w:rsidRDefault="00CB6A82" w:rsidP="00A35936">
      <w:pPr>
        <w:pStyle w:val="Normal1"/>
        <w:spacing w:line="360" w:lineRule="auto"/>
      </w:pPr>
    </w:p>
    <w:p w14:paraId="2E8B18D3" w14:textId="77777777" w:rsidR="009E7445" w:rsidRDefault="009E7445" w:rsidP="00A35936">
      <w:pPr>
        <w:pStyle w:val="Normal1"/>
        <w:spacing w:after="160" w:line="360" w:lineRule="auto"/>
      </w:pPr>
    </w:p>
    <w:p w14:paraId="29441C90" w14:textId="77777777" w:rsidR="009E7445" w:rsidRDefault="006B0B75" w:rsidP="00A35936">
      <w:pPr>
        <w:pStyle w:val="Normal1"/>
        <w:spacing w:after="160" w:line="360" w:lineRule="auto"/>
      </w:pPr>
      <w:r>
        <w:rPr>
          <w:rFonts w:ascii="Trebuchet MS" w:eastAsia="Trebuchet MS" w:hAnsi="Trebuchet MS" w:cs="Trebuchet MS"/>
          <w:b/>
          <w:sz w:val="32"/>
          <w:szCs w:val="32"/>
        </w:rPr>
        <w:t>References</w:t>
      </w:r>
    </w:p>
    <w:p w14:paraId="350885D9" w14:textId="77777777" w:rsidR="009E7445" w:rsidRDefault="006B0B75" w:rsidP="00A35936">
      <w:pPr>
        <w:pStyle w:val="Normal1"/>
        <w:spacing w:line="360" w:lineRule="auto"/>
        <w:ind w:left="630" w:hanging="630"/>
      </w:pPr>
      <w:r>
        <w:t>Alexander, W. H., &amp; Brown, J. W. (2011). Medial prefrontal cortex as an action-outcome predictor. Nature neuroscience, 14(10), 1338-1344.</w:t>
      </w:r>
    </w:p>
    <w:p w14:paraId="23039EE4" w14:textId="77777777" w:rsidR="009E7445" w:rsidRDefault="006B0B75" w:rsidP="00A35936">
      <w:pPr>
        <w:pStyle w:val="Normal1"/>
        <w:spacing w:line="360" w:lineRule="auto"/>
        <w:ind w:left="630" w:hanging="630"/>
      </w:pPr>
      <w:proofErr w:type="spellStart"/>
      <w:r>
        <w:t>Amunts</w:t>
      </w:r>
      <w:proofErr w:type="spellEnd"/>
      <w:r>
        <w:t xml:space="preserve">, K., Schleicher, A., </w:t>
      </w:r>
      <w:proofErr w:type="spellStart"/>
      <w:r>
        <w:t>Bürgel</w:t>
      </w:r>
      <w:proofErr w:type="spellEnd"/>
      <w:r>
        <w:t xml:space="preserve">, U., </w:t>
      </w:r>
      <w:proofErr w:type="spellStart"/>
      <w:r>
        <w:t>Mohlberg</w:t>
      </w:r>
      <w:proofErr w:type="spellEnd"/>
      <w:r>
        <w:t xml:space="preserve">, H., </w:t>
      </w:r>
      <w:proofErr w:type="spellStart"/>
      <w:r>
        <w:t>Uylings</w:t>
      </w:r>
      <w:proofErr w:type="spellEnd"/>
      <w:r>
        <w:t xml:space="preserve">, H., &amp; </w:t>
      </w:r>
      <w:proofErr w:type="spellStart"/>
      <w:r>
        <w:t>Zilles</w:t>
      </w:r>
      <w:proofErr w:type="spellEnd"/>
      <w:r>
        <w:t xml:space="preserve">, K. (1999). </w:t>
      </w:r>
      <w:proofErr w:type="spellStart"/>
      <w:r>
        <w:t>Broca's</w:t>
      </w:r>
      <w:proofErr w:type="spellEnd"/>
      <w:r>
        <w:t xml:space="preserve"> region revisited: </w:t>
      </w:r>
      <w:proofErr w:type="spellStart"/>
      <w:r>
        <w:t>cytoarchitecture</w:t>
      </w:r>
      <w:proofErr w:type="spellEnd"/>
      <w:r>
        <w:t xml:space="preserve"> and </w:t>
      </w:r>
      <w:proofErr w:type="spellStart"/>
      <w:r>
        <w:t>intersubject</w:t>
      </w:r>
      <w:proofErr w:type="spellEnd"/>
      <w:r>
        <w:t xml:space="preserve"> variability. Journal of Comparative Neurology, 412(2), 319-341.</w:t>
      </w:r>
    </w:p>
    <w:p w14:paraId="5CF34820" w14:textId="77777777" w:rsidR="009E7445" w:rsidRDefault="006B0B75" w:rsidP="00A35936">
      <w:pPr>
        <w:pStyle w:val="Normal1"/>
        <w:spacing w:line="360" w:lineRule="auto"/>
        <w:ind w:left="630" w:hanging="630"/>
      </w:pPr>
      <w:r>
        <w:lastRenderedPageBreak/>
        <w:t>Andrews-Hanna, Jessica R. "The brain’s default network and its adaptive role in internal mentation." The Neuroscientist 18.3 (2012): 251-270.</w:t>
      </w:r>
    </w:p>
    <w:p w14:paraId="7C22CF69" w14:textId="77777777" w:rsidR="009E7445" w:rsidRDefault="006B0B75" w:rsidP="00A35936">
      <w:pPr>
        <w:pStyle w:val="Normal1"/>
        <w:spacing w:line="360" w:lineRule="auto"/>
        <w:ind w:left="630" w:hanging="630"/>
      </w:pPr>
      <w:r>
        <w:t xml:space="preserve">Andrews-Hanna, J.R., </w:t>
      </w:r>
      <w:proofErr w:type="spellStart"/>
      <w:r>
        <w:t>Reidler</w:t>
      </w:r>
      <w:proofErr w:type="spellEnd"/>
      <w:r>
        <w:t xml:space="preserve">, J.S., </w:t>
      </w:r>
      <w:proofErr w:type="spellStart"/>
      <w:r>
        <w:t>Sepulcre</w:t>
      </w:r>
      <w:proofErr w:type="spellEnd"/>
      <w:r>
        <w:t xml:space="preserve">, J., </w:t>
      </w:r>
      <w:proofErr w:type="spellStart"/>
      <w:r>
        <w:t>Poulin</w:t>
      </w:r>
      <w:proofErr w:type="spellEnd"/>
      <w:r>
        <w:t>, R. &amp; Buckner, R.L. (2010). Functional-anatomic fractionation of the brain’s default network. Neuron, 65: 550-562.</w:t>
      </w:r>
    </w:p>
    <w:p w14:paraId="5E7BDC8A" w14:textId="77777777" w:rsidR="009E7445" w:rsidRDefault="006B0B75" w:rsidP="00A35936">
      <w:pPr>
        <w:pStyle w:val="Normal1"/>
        <w:spacing w:line="360" w:lineRule="auto"/>
        <w:ind w:left="630" w:hanging="630"/>
      </w:pPr>
      <w:proofErr w:type="spellStart"/>
      <w:r>
        <w:t>Banich</w:t>
      </w:r>
      <w:proofErr w:type="spellEnd"/>
      <w:r>
        <w:t>, M. T. (2009). Executive function the search for an integrated account. Current Directions in Psychological Science, 18(2), 89-94.</w:t>
      </w:r>
    </w:p>
    <w:p w14:paraId="50C87B77" w14:textId="77777777" w:rsidR="009E7445" w:rsidRDefault="006B0B75" w:rsidP="00A35936">
      <w:pPr>
        <w:pStyle w:val="Normal1"/>
        <w:spacing w:line="360" w:lineRule="auto"/>
        <w:ind w:left="630" w:hanging="630"/>
      </w:pPr>
      <w:proofErr w:type="spellStart"/>
      <w:r>
        <w:t>Bartra</w:t>
      </w:r>
      <w:proofErr w:type="spellEnd"/>
      <w:r>
        <w:t xml:space="preserve">, O., McGuire, J. T., &amp; </w:t>
      </w:r>
      <w:proofErr w:type="spellStart"/>
      <w:r>
        <w:t>Kable</w:t>
      </w:r>
      <w:proofErr w:type="spellEnd"/>
      <w:r>
        <w:t xml:space="preserve">, J. W. (2013). The valuation system: A coordinate-based meta-analysis of BOLD fMRI experiments examining neural correlates of subjective value. </w:t>
      </w:r>
      <w:proofErr w:type="spellStart"/>
      <w:r>
        <w:t>NeuroImage</w:t>
      </w:r>
      <w:proofErr w:type="spellEnd"/>
      <w:r>
        <w:t>, 76, 412–427. doi:10.1016/j.neuroimage.2013.02.063</w:t>
      </w:r>
    </w:p>
    <w:p w14:paraId="36355C32" w14:textId="77777777" w:rsidR="009E7445" w:rsidRDefault="006B0B75" w:rsidP="00A35936">
      <w:pPr>
        <w:pStyle w:val="Normal1"/>
        <w:spacing w:line="360" w:lineRule="auto"/>
        <w:ind w:left="630" w:hanging="630"/>
      </w:pPr>
      <w:r>
        <w:t xml:space="preserve">Beckmann, M., Johansen-Berg, H., &amp; </w:t>
      </w:r>
      <w:proofErr w:type="spellStart"/>
      <w:r>
        <w:t>Rushworth</w:t>
      </w:r>
      <w:proofErr w:type="spellEnd"/>
      <w:r>
        <w:t>, M. F. (2009). Connectivity-based parcellation of human cingulate cortex and its relation to functional specialization. The Journal of Neuroscience, 29(4), 1175-1190.</w:t>
      </w:r>
    </w:p>
    <w:p w14:paraId="381ECD72" w14:textId="77777777" w:rsidR="009E7445" w:rsidRDefault="006B0B75" w:rsidP="00A35936">
      <w:pPr>
        <w:pStyle w:val="Normal1"/>
        <w:spacing w:line="360" w:lineRule="auto"/>
        <w:ind w:left="630" w:hanging="630"/>
      </w:pPr>
      <w:r>
        <w:t xml:space="preserve">Behrens, T. E., </w:t>
      </w:r>
      <w:proofErr w:type="spellStart"/>
      <w:r>
        <w:t>Woolrich</w:t>
      </w:r>
      <w:proofErr w:type="spellEnd"/>
      <w:r>
        <w:t xml:space="preserve">, M. W., Walton, M. E., &amp; </w:t>
      </w:r>
      <w:proofErr w:type="spellStart"/>
      <w:r>
        <w:t>Rushworth</w:t>
      </w:r>
      <w:proofErr w:type="spellEnd"/>
      <w:r>
        <w:t>, M. F. (2007). Learning the value of information in an uncertain world. Nature neuroscience, 10(9), 1214-1221.</w:t>
      </w:r>
    </w:p>
    <w:p w14:paraId="10BC5BBE" w14:textId="77777777" w:rsidR="009E7445" w:rsidRDefault="006B0B75" w:rsidP="00A35936">
      <w:pPr>
        <w:pStyle w:val="Normal1"/>
        <w:spacing w:line="360" w:lineRule="auto"/>
        <w:ind w:left="630" w:hanging="630"/>
      </w:pPr>
      <w:r>
        <w:t xml:space="preserve">Buckner, Randy L, Jessica R Andrews‐Hanna, and Daniel L </w:t>
      </w:r>
      <w:proofErr w:type="spellStart"/>
      <w:r>
        <w:t>Schacter</w:t>
      </w:r>
      <w:proofErr w:type="spellEnd"/>
      <w:r>
        <w:t xml:space="preserve">. "The brain's default network." </w:t>
      </w:r>
      <w:r>
        <w:rPr>
          <w:i/>
        </w:rPr>
        <w:t>Annals of the New York Academy of Sciences</w:t>
      </w:r>
      <w:r>
        <w:t xml:space="preserve"> 1124.1 (2008): 1-38.</w:t>
      </w:r>
    </w:p>
    <w:p w14:paraId="25184CE2" w14:textId="77777777" w:rsidR="009E7445" w:rsidRDefault="006B0B75" w:rsidP="00A35936">
      <w:pPr>
        <w:pStyle w:val="Normal1"/>
        <w:spacing w:line="360" w:lineRule="auto"/>
        <w:ind w:left="630" w:hanging="630"/>
      </w:pPr>
      <w:proofErr w:type="spellStart"/>
      <w:r>
        <w:t>Botvinick</w:t>
      </w:r>
      <w:proofErr w:type="spellEnd"/>
      <w:r>
        <w:t xml:space="preserve">, M. M., Braver, T. S., </w:t>
      </w:r>
      <w:proofErr w:type="spellStart"/>
      <w:r>
        <w:t>Barch</w:t>
      </w:r>
      <w:proofErr w:type="spellEnd"/>
      <w:r>
        <w:t>, D. M., Carter, C. S., &amp; Cohen, J. D. (2001). Conflict monitoring and cognitive control. Psychological review, 108(3), 624.</w:t>
      </w:r>
    </w:p>
    <w:p w14:paraId="304A512B" w14:textId="77777777" w:rsidR="009E7445" w:rsidRDefault="006B0B75" w:rsidP="00A35936">
      <w:pPr>
        <w:pStyle w:val="Normal1"/>
        <w:spacing w:line="360" w:lineRule="auto"/>
        <w:ind w:left="630" w:hanging="630"/>
      </w:pPr>
      <w:proofErr w:type="spellStart"/>
      <w:r>
        <w:t>Botvinick</w:t>
      </w:r>
      <w:proofErr w:type="spellEnd"/>
      <w:r>
        <w:t>, M. M., Cohen, J. D., &amp; Carter, C. S. (2004). Conflict monitoring and anterior cingulate cortex: an update. Trends in cognitive sciences, 8(12), 539-546.</w:t>
      </w:r>
    </w:p>
    <w:p w14:paraId="2E18BB02" w14:textId="77777777" w:rsidR="009E7445" w:rsidRDefault="006B0B75" w:rsidP="00A35936">
      <w:pPr>
        <w:pStyle w:val="Normal1"/>
        <w:spacing w:line="360" w:lineRule="auto"/>
        <w:ind w:left="630" w:hanging="630"/>
      </w:pPr>
      <w:r>
        <w:t xml:space="preserve">Buckner, R. L., Andrews Hanna, J. R., &amp; </w:t>
      </w:r>
      <w:proofErr w:type="spellStart"/>
      <w:r>
        <w:t>Schacter</w:t>
      </w:r>
      <w:proofErr w:type="spellEnd"/>
      <w:r>
        <w:t>, D. L. (2008). The Brain's Default Network. Annals of the New York Academy of Sciences, 1124(1), 1–38. doi:10.1196/annals.1440.011</w:t>
      </w:r>
    </w:p>
    <w:p w14:paraId="05CB1425" w14:textId="77777777" w:rsidR="009E7445" w:rsidRDefault="006B0B75" w:rsidP="00A35936">
      <w:pPr>
        <w:pStyle w:val="Normal1"/>
        <w:spacing w:line="360" w:lineRule="auto"/>
        <w:ind w:left="630" w:hanging="630"/>
      </w:pPr>
      <w:r>
        <w:t xml:space="preserve">Bush, G., </w:t>
      </w:r>
      <w:proofErr w:type="spellStart"/>
      <w:r>
        <w:t>Luu</w:t>
      </w:r>
      <w:proofErr w:type="spellEnd"/>
      <w:r>
        <w:t>, P., &amp; Posner, M. I. (2000). Cognitive and emotional influences in anterior cingulate cortex. Trends in Cognitive Sciences, 4(6), 215–222. doi:10.1016/S1364-6613(00)01483-2</w:t>
      </w:r>
    </w:p>
    <w:p w14:paraId="5AD08FCE" w14:textId="77777777" w:rsidR="009E7445" w:rsidRDefault="006B0B75" w:rsidP="00A35936">
      <w:pPr>
        <w:pStyle w:val="Normal1"/>
        <w:spacing w:line="360" w:lineRule="auto"/>
        <w:ind w:left="630" w:hanging="630"/>
      </w:pPr>
      <w:r>
        <w:t xml:space="preserve">Carter, C. S., Braver, T. S., </w:t>
      </w:r>
      <w:proofErr w:type="spellStart"/>
      <w:r>
        <w:t>Barch</w:t>
      </w:r>
      <w:proofErr w:type="spellEnd"/>
      <w:r>
        <w:t xml:space="preserve">, D. M., </w:t>
      </w:r>
      <w:proofErr w:type="spellStart"/>
      <w:r>
        <w:t>Botvinick</w:t>
      </w:r>
      <w:proofErr w:type="spellEnd"/>
      <w:r>
        <w:t>, M. M., Noll, D., &amp; Cohen, J. D. (1998). Anterior cingulate cortex, error detection, and the online monitoring of performance. Science, 280(5364), 747-749.</w:t>
      </w:r>
    </w:p>
    <w:p w14:paraId="0E29ACCD" w14:textId="77777777" w:rsidR="009E7445" w:rsidRDefault="006B0B75" w:rsidP="00A35936">
      <w:pPr>
        <w:pStyle w:val="Normal1"/>
        <w:spacing w:line="360" w:lineRule="auto"/>
        <w:ind w:left="630" w:hanging="630"/>
      </w:pPr>
      <w:r>
        <w:lastRenderedPageBreak/>
        <w:t xml:space="preserve">Chang, L. J., </w:t>
      </w:r>
      <w:proofErr w:type="spellStart"/>
      <w:r>
        <w:t>Yarkoni</w:t>
      </w:r>
      <w:proofErr w:type="spellEnd"/>
      <w:r>
        <w:t xml:space="preserve">, T., </w:t>
      </w:r>
      <w:proofErr w:type="spellStart"/>
      <w:r>
        <w:t>Khaw</w:t>
      </w:r>
      <w:proofErr w:type="spellEnd"/>
      <w:r>
        <w:t xml:space="preserve">, M. W., &amp; </w:t>
      </w:r>
      <w:proofErr w:type="spellStart"/>
      <w:r>
        <w:t>Sanfey</w:t>
      </w:r>
      <w:proofErr w:type="spellEnd"/>
      <w:r>
        <w:t>, A. G. (2012). Decoding the role of the insula in human cognition: functional parcellation and large-scale reverse inference. Cerebral Cortex, bhs065.</w:t>
      </w:r>
    </w:p>
    <w:p w14:paraId="6FD6FB94" w14:textId="77777777" w:rsidR="009E7445" w:rsidRDefault="006B0B75" w:rsidP="00A35936">
      <w:pPr>
        <w:pStyle w:val="Normal1"/>
        <w:spacing w:line="360" w:lineRule="auto"/>
        <w:ind w:left="630" w:hanging="630"/>
      </w:pPr>
      <w:proofErr w:type="spellStart"/>
      <w:r>
        <w:t>Etkin</w:t>
      </w:r>
      <w:proofErr w:type="spellEnd"/>
      <w:r>
        <w:t xml:space="preserve">, A., </w:t>
      </w:r>
      <w:proofErr w:type="spellStart"/>
      <w:r>
        <w:t>Egner</w:t>
      </w:r>
      <w:proofErr w:type="spellEnd"/>
      <w:r>
        <w:t xml:space="preserve">, T., &amp; </w:t>
      </w:r>
      <w:proofErr w:type="spellStart"/>
      <w:r>
        <w:t>Kalisch</w:t>
      </w:r>
      <w:proofErr w:type="spellEnd"/>
      <w:r>
        <w:t>, R. (2011). Emotional processing in anterior cingulate and medial prefrontal cortex. Trends in Cognitive Sciences, 15(2), 85–93. doi:10.1016/j.tics.2010.11.004</w:t>
      </w:r>
    </w:p>
    <w:p w14:paraId="257E4511" w14:textId="77777777" w:rsidR="009E7445" w:rsidRDefault="006B0B75" w:rsidP="00A35936">
      <w:pPr>
        <w:pStyle w:val="Normal1"/>
        <w:spacing w:line="360" w:lineRule="auto"/>
        <w:ind w:left="630" w:hanging="630"/>
      </w:pPr>
      <w:r>
        <w:t xml:space="preserve">Fair, Damien A et al. "Development of distinct control networks through segregation and integration." </w:t>
      </w:r>
      <w:r>
        <w:rPr>
          <w:i/>
        </w:rPr>
        <w:t>Proceedings of the National Academy of Sciences</w:t>
      </w:r>
      <w:r>
        <w:t xml:space="preserve"> 104.33 (2007): 13507-13512.</w:t>
      </w:r>
    </w:p>
    <w:p w14:paraId="782C7104" w14:textId="77777777" w:rsidR="009E7445" w:rsidRDefault="006B0B75" w:rsidP="00A35936">
      <w:pPr>
        <w:pStyle w:val="Normal1"/>
        <w:spacing w:line="360" w:lineRule="auto"/>
        <w:ind w:left="630" w:hanging="630"/>
      </w:pPr>
      <w:proofErr w:type="spellStart"/>
      <w:r>
        <w:t>Feja</w:t>
      </w:r>
      <w:proofErr w:type="spellEnd"/>
      <w:r>
        <w:t xml:space="preserve">, </w:t>
      </w:r>
      <w:proofErr w:type="spellStart"/>
      <w:r>
        <w:t>Malte</w:t>
      </w:r>
      <w:proofErr w:type="spellEnd"/>
      <w:r>
        <w:t>, and Michael Koch. "</w:t>
      </w:r>
      <w:proofErr w:type="spellStart"/>
      <w:r>
        <w:t>Frontostriatal</w:t>
      </w:r>
      <w:proofErr w:type="spellEnd"/>
      <w:r>
        <w:t xml:space="preserve"> systems comprising connections between ventral medial prefrontal cortex and nucleus accumbens subregions differentially regulate motor impulse control in rats." Psychopharmacology (2014): 1-12.</w:t>
      </w:r>
    </w:p>
    <w:p w14:paraId="5BF8B078" w14:textId="77777777" w:rsidR="009E7445" w:rsidRDefault="006B0B75" w:rsidP="00A35936">
      <w:pPr>
        <w:pStyle w:val="Normal1"/>
        <w:spacing w:line="360" w:lineRule="auto"/>
        <w:ind w:left="630" w:hanging="630"/>
      </w:pPr>
      <w:r>
        <w:rPr>
          <w:color w:val="333333"/>
          <w:highlight w:val="white"/>
        </w:rPr>
        <w:t xml:space="preserve">Fox PT, Laird AR, Fox SP, Fox PM, </w:t>
      </w:r>
      <w:proofErr w:type="spellStart"/>
      <w:r>
        <w:rPr>
          <w:color w:val="333333"/>
          <w:highlight w:val="white"/>
        </w:rPr>
        <w:t>Uecker</w:t>
      </w:r>
      <w:proofErr w:type="spellEnd"/>
      <w:r>
        <w:rPr>
          <w:color w:val="333333"/>
          <w:highlight w:val="white"/>
        </w:rPr>
        <w:t xml:space="preserve"> AM, Crank M, Koenig SF, Lancaster JL. </w:t>
      </w:r>
      <w:proofErr w:type="spellStart"/>
      <w:r>
        <w:rPr>
          <w:color w:val="333333"/>
          <w:highlight w:val="white"/>
        </w:rPr>
        <w:t>BrainMap</w:t>
      </w:r>
      <w:proofErr w:type="spellEnd"/>
      <w:r>
        <w:rPr>
          <w:color w:val="333333"/>
          <w:highlight w:val="white"/>
        </w:rPr>
        <w:t xml:space="preserve"> taxonomy of experimental design: Description and evaluation. Hum Brain </w:t>
      </w:r>
      <w:proofErr w:type="spellStart"/>
      <w:r>
        <w:rPr>
          <w:color w:val="333333"/>
          <w:highlight w:val="white"/>
        </w:rPr>
        <w:t>Mapp</w:t>
      </w:r>
      <w:proofErr w:type="spellEnd"/>
      <w:r>
        <w:rPr>
          <w:color w:val="333333"/>
          <w:highlight w:val="white"/>
        </w:rPr>
        <w:t xml:space="preserve"> 25, 185-198, 2005.</w:t>
      </w:r>
    </w:p>
    <w:p w14:paraId="6E96DBE9" w14:textId="77777777" w:rsidR="009E7445" w:rsidRDefault="006B0B75" w:rsidP="00A35936">
      <w:pPr>
        <w:pStyle w:val="Normal1"/>
        <w:spacing w:line="360" w:lineRule="auto"/>
        <w:ind w:left="630" w:hanging="630"/>
      </w:pPr>
      <w:proofErr w:type="spellStart"/>
      <w:r>
        <w:t>Ghazizadeh</w:t>
      </w:r>
      <w:proofErr w:type="spellEnd"/>
      <w:r>
        <w:t>, Ali et al. "Prefrontal cortex mediates extinction of responding by two distinct neural mechanisms in accumbens shell." The Journal of Neuroscience 32.2 (2012): 726-737.</w:t>
      </w:r>
    </w:p>
    <w:p w14:paraId="2C7F5E33" w14:textId="77777777" w:rsidR="009E7445" w:rsidRDefault="006B0B75" w:rsidP="00A35936">
      <w:pPr>
        <w:pStyle w:val="Normal1"/>
        <w:spacing w:line="360" w:lineRule="auto"/>
        <w:ind w:left="630" w:hanging="630"/>
      </w:pPr>
      <w:r>
        <w:t xml:space="preserve">Honey, Christopher J, Jean-Philippe </w:t>
      </w:r>
      <w:proofErr w:type="spellStart"/>
      <w:r>
        <w:t>Thivierge</w:t>
      </w:r>
      <w:proofErr w:type="spellEnd"/>
      <w:r>
        <w:t xml:space="preserve">, and Olaf </w:t>
      </w:r>
      <w:proofErr w:type="spellStart"/>
      <w:r>
        <w:t>Sporns</w:t>
      </w:r>
      <w:proofErr w:type="spellEnd"/>
      <w:r>
        <w:t xml:space="preserve">. "Can structure predict function in the human brain?." </w:t>
      </w:r>
      <w:proofErr w:type="spellStart"/>
      <w:r>
        <w:rPr>
          <w:i/>
        </w:rPr>
        <w:t>Neuroimage</w:t>
      </w:r>
      <w:proofErr w:type="spellEnd"/>
      <w:r>
        <w:t xml:space="preserve"> 52.3 (2010): 766-776.</w:t>
      </w:r>
    </w:p>
    <w:p w14:paraId="2D4D9B60" w14:textId="77777777" w:rsidR="009E7445" w:rsidRDefault="006B0B75" w:rsidP="00A35936">
      <w:pPr>
        <w:pStyle w:val="Normal1"/>
        <w:spacing w:line="360" w:lineRule="auto"/>
        <w:ind w:left="630" w:hanging="630"/>
      </w:pPr>
      <w:r>
        <w:t xml:space="preserve">Hutchins, K. D., Martino, A. M., &amp; </w:t>
      </w:r>
      <w:proofErr w:type="spellStart"/>
      <w:r>
        <w:t>Strick</w:t>
      </w:r>
      <w:proofErr w:type="spellEnd"/>
      <w:r>
        <w:t xml:space="preserve">, P. L. (1988). </w:t>
      </w:r>
      <w:proofErr w:type="spellStart"/>
      <w:r>
        <w:t>Corticospinal</w:t>
      </w:r>
      <w:proofErr w:type="spellEnd"/>
      <w:r>
        <w:t xml:space="preserve"> projections from the medial wall of the hemisphere. Experimental Brain Research, 71(3), 667–672. doi:10.1007/BF00248761</w:t>
      </w:r>
    </w:p>
    <w:p w14:paraId="154E8B58" w14:textId="77777777" w:rsidR="009E7445" w:rsidRDefault="006B0B75" w:rsidP="00A35936">
      <w:pPr>
        <w:pStyle w:val="Normal1"/>
        <w:spacing w:line="360" w:lineRule="auto"/>
        <w:ind w:left="630" w:hanging="630"/>
      </w:pPr>
      <w:proofErr w:type="spellStart"/>
      <w:r>
        <w:t>Kahnt</w:t>
      </w:r>
      <w:proofErr w:type="spellEnd"/>
      <w:r>
        <w:t xml:space="preserve">, T., Chang, L. J., Park, S. Q., </w:t>
      </w:r>
      <w:proofErr w:type="spellStart"/>
      <w:r>
        <w:t>Heinzle</w:t>
      </w:r>
      <w:proofErr w:type="spellEnd"/>
      <w:r>
        <w:t>, J., &amp; Haynes, J.-D. (2012). Connectivity-Based Parcellation of the Human Orbitofrontal Cortex. Journal of Neuroscience, 32(18), 6240–6250. doi:10.1523/JNEUROSCI.0257-12.2012</w:t>
      </w:r>
    </w:p>
    <w:p w14:paraId="01445DCE" w14:textId="77777777" w:rsidR="009E7445" w:rsidRDefault="006B0B75" w:rsidP="00A35936">
      <w:pPr>
        <w:pStyle w:val="Normal1"/>
        <w:spacing w:line="360" w:lineRule="auto"/>
        <w:ind w:left="630" w:hanging="630"/>
      </w:pPr>
      <w:r>
        <w:t xml:space="preserve">Kim, J.-H., Lee, J.-M., Jo, H. J., Kim, S. H., Lee, J. H., Kim, S. T., et al. (2010). Defining functional SMA and pre-SMA subregions in human MFC using resting state fMRI: Functional connectivity-based parcellation method. </w:t>
      </w:r>
      <w:proofErr w:type="spellStart"/>
      <w:r>
        <w:t>NeuroImage</w:t>
      </w:r>
      <w:proofErr w:type="spellEnd"/>
      <w:r>
        <w:t>, 49(3), 2375–2386. doi:10.1016/j.neuroimage.2009.10.016</w:t>
      </w:r>
    </w:p>
    <w:p w14:paraId="36CF491B" w14:textId="77777777" w:rsidR="009E7445" w:rsidRDefault="006B0B75" w:rsidP="00A35936">
      <w:pPr>
        <w:pStyle w:val="Normal1"/>
        <w:spacing w:line="360" w:lineRule="auto"/>
        <w:ind w:left="630" w:hanging="630"/>
      </w:pPr>
      <w:r>
        <w:lastRenderedPageBreak/>
        <w:t>Liu, H., Qin, W., Li, W., Fan, L., Wang, J., Jiang, T., &amp; Yu, C. (2013). Connectivity-Based Parcellation of the Human Frontal Pole with Diffusion Tensor Imaging. Journal of Neuroscience, 33(16), 6782–6790. doi:10.1523/JNEUROSCI.4882-12.2013</w:t>
      </w:r>
    </w:p>
    <w:p w14:paraId="49345D29" w14:textId="77777777" w:rsidR="009E7445" w:rsidRDefault="006B0B75" w:rsidP="00A35936">
      <w:pPr>
        <w:pStyle w:val="Normal1"/>
        <w:spacing w:line="360" w:lineRule="auto"/>
        <w:ind w:left="630" w:hanging="630"/>
      </w:pPr>
      <w:r>
        <w:t xml:space="preserve">Lindquist, K. A., Wager, T. D., </w:t>
      </w:r>
      <w:proofErr w:type="spellStart"/>
      <w:r>
        <w:t>Kober</w:t>
      </w:r>
      <w:proofErr w:type="spellEnd"/>
      <w:r>
        <w:t>, H., Bliss-Moreau, E., &amp; Barrett, L. F. (2012). The brain basis of emotion: A meta-analytic review. Behavioral and Brain Sciences, 35(03), 121–143. doi:10.1017/S0140525X11000446</w:t>
      </w:r>
    </w:p>
    <w:p w14:paraId="78E6D6B7" w14:textId="77777777" w:rsidR="009E7445" w:rsidRDefault="006B0B75" w:rsidP="00A35936">
      <w:pPr>
        <w:pStyle w:val="Normal1"/>
        <w:spacing w:line="360" w:lineRule="auto"/>
        <w:ind w:left="630" w:hanging="630"/>
      </w:pPr>
      <w:proofErr w:type="spellStart"/>
      <w:r>
        <w:t>Luppino</w:t>
      </w:r>
      <w:proofErr w:type="spellEnd"/>
      <w:r>
        <w:t xml:space="preserve">, G. (1993). </w:t>
      </w:r>
      <w:proofErr w:type="spellStart"/>
      <w:r>
        <w:t>Corticocortical</w:t>
      </w:r>
      <w:proofErr w:type="spellEnd"/>
      <w:r>
        <w:t xml:space="preserve"> connections of area F3 (SMA-proper) and area F6 (pre-SMA) in the macaque monkey, 1–27.</w:t>
      </w:r>
    </w:p>
    <w:p w14:paraId="4AC82F1A" w14:textId="77777777" w:rsidR="009E7445" w:rsidRDefault="006B0B75" w:rsidP="00A35936">
      <w:pPr>
        <w:pStyle w:val="Normal1"/>
        <w:spacing w:line="360" w:lineRule="auto"/>
        <w:ind w:left="630" w:hanging="630"/>
      </w:pPr>
      <w:r>
        <w:t xml:space="preserve">McDonald, A. J., Mascagni, F., &amp; </w:t>
      </w:r>
      <w:proofErr w:type="spellStart"/>
      <w:r>
        <w:t>Guo</w:t>
      </w:r>
      <w:proofErr w:type="spellEnd"/>
      <w:r>
        <w:t xml:space="preserve">, L. (1996). Projections of the medial and lateral prefrontal cortices to the amygdala: a </w:t>
      </w:r>
      <w:proofErr w:type="spellStart"/>
      <w:r>
        <w:t>Phaseolus</w:t>
      </w:r>
      <w:proofErr w:type="spellEnd"/>
      <w:r>
        <w:t xml:space="preserve"> vulgaris </w:t>
      </w:r>
      <w:proofErr w:type="spellStart"/>
      <w:r>
        <w:t>leucoagglutinin</w:t>
      </w:r>
      <w:proofErr w:type="spellEnd"/>
      <w:r>
        <w:t xml:space="preserve"> study in the rat. Neuroscience, 71(1), 55–75. doi:10.1016/0306-4522(95)00417-3</w:t>
      </w:r>
    </w:p>
    <w:p w14:paraId="7CC3E5C3" w14:textId="77777777" w:rsidR="009E7445" w:rsidRDefault="006B0B75" w:rsidP="00A35936">
      <w:pPr>
        <w:pStyle w:val="Normal1"/>
        <w:spacing w:line="360" w:lineRule="auto"/>
        <w:ind w:left="630" w:hanging="630"/>
      </w:pPr>
      <w:proofErr w:type="spellStart"/>
      <w:r>
        <w:t>Mohanty</w:t>
      </w:r>
      <w:proofErr w:type="spellEnd"/>
      <w:r>
        <w:t xml:space="preserve">, A., Engels, A. S., Herrington, J. D., Heller, W., Ringo Ho, M.-H., </w:t>
      </w:r>
      <w:proofErr w:type="spellStart"/>
      <w:r>
        <w:t>Banich</w:t>
      </w:r>
      <w:proofErr w:type="spellEnd"/>
      <w:r>
        <w:t>, M. T., et al. (2007). Differential engagement of anterior cingulate cortex subdivisions for cognitive and emotional function. Psychophysiology, 44(3), 343–351. doi:10.1111/j.1469-8986.2007.00515.x</w:t>
      </w:r>
    </w:p>
    <w:p w14:paraId="02526A92" w14:textId="77777777" w:rsidR="009E7445" w:rsidRDefault="006B0B75" w:rsidP="00A35936">
      <w:pPr>
        <w:pStyle w:val="Normal1"/>
        <w:spacing w:line="360" w:lineRule="auto"/>
        <w:ind w:left="630" w:hanging="630"/>
      </w:pPr>
      <w:r>
        <w:t xml:space="preserve">Nakamura, K., &amp; </w:t>
      </w:r>
      <w:proofErr w:type="spellStart"/>
      <w:r>
        <w:t>Roesch</w:t>
      </w:r>
      <w:proofErr w:type="spellEnd"/>
      <w:r>
        <w:t>, M. R. (2005). Neuronal activity in macaque SEF and ACC during performance of tasks involving conflict. Journal of …..</w:t>
      </w:r>
    </w:p>
    <w:p w14:paraId="2ECF18EA" w14:textId="77777777" w:rsidR="009E7445" w:rsidRDefault="006B0B75" w:rsidP="00A35936">
      <w:pPr>
        <w:pStyle w:val="Normal1"/>
        <w:spacing w:line="360" w:lineRule="auto"/>
        <w:ind w:left="630" w:hanging="630"/>
      </w:pPr>
      <w:r>
        <w:t xml:space="preserve">McDonald, A. J., Mascagni, F., &amp; </w:t>
      </w:r>
      <w:proofErr w:type="spellStart"/>
      <w:r>
        <w:t>Guo</w:t>
      </w:r>
      <w:proofErr w:type="spellEnd"/>
      <w:r>
        <w:t xml:space="preserve">, L. (1996). Projections of the medial and lateral prefrontal cortices to the amygdala: a </w:t>
      </w:r>
      <w:proofErr w:type="spellStart"/>
      <w:r>
        <w:t>Phaseolus</w:t>
      </w:r>
      <w:proofErr w:type="spellEnd"/>
      <w:r>
        <w:t xml:space="preserve"> vulgaris </w:t>
      </w:r>
      <w:proofErr w:type="spellStart"/>
      <w:r>
        <w:t>leucoagglutinin</w:t>
      </w:r>
      <w:proofErr w:type="spellEnd"/>
      <w:r>
        <w:t xml:space="preserve"> study in the rat. Neuroscience, 71(1), 55–75. doi:10.1016/0306-4522(95)00417-3</w:t>
      </w:r>
    </w:p>
    <w:p w14:paraId="59FB937D" w14:textId="77777777" w:rsidR="009E7445" w:rsidRDefault="006B0B75" w:rsidP="00A35936">
      <w:pPr>
        <w:pStyle w:val="Normal1"/>
        <w:spacing w:line="360" w:lineRule="auto"/>
        <w:ind w:left="630" w:hanging="630"/>
      </w:pPr>
      <w:proofErr w:type="spellStart"/>
      <w:r>
        <w:t>Mennes</w:t>
      </w:r>
      <w:proofErr w:type="spellEnd"/>
      <w:r>
        <w:t xml:space="preserve">, M., Kelly, C., </w:t>
      </w:r>
      <w:proofErr w:type="spellStart"/>
      <w:r>
        <w:t>Zuo</w:t>
      </w:r>
      <w:proofErr w:type="spellEnd"/>
      <w:r>
        <w:t xml:space="preserve">, X.-N., Di Martino, A., </w:t>
      </w:r>
      <w:proofErr w:type="spellStart"/>
      <w:r>
        <w:t>Biswal</w:t>
      </w:r>
      <w:proofErr w:type="spellEnd"/>
      <w:r>
        <w:t xml:space="preserve">, B. B., Castellanos, F. X., &amp; </w:t>
      </w:r>
      <w:proofErr w:type="spellStart"/>
      <w:r>
        <w:t>Milham</w:t>
      </w:r>
      <w:proofErr w:type="spellEnd"/>
      <w:r>
        <w:t xml:space="preserve">, M. P. (2010). Inter-individual differences in resting-state functional connectivity predict task-induced BOLD activity. </w:t>
      </w:r>
      <w:proofErr w:type="spellStart"/>
      <w:r>
        <w:t>NeuroImage</w:t>
      </w:r>
      <w:proofErr w:type="spellEnd"/>
      <w:r>
        <w:t>, 50(4), 1690–1701. doi:10.1016/j.neuroimage.2010.01.002</w:t>
      </w:r>
    </w:p>
    <w:p w14:paraId="23560205" w14:textId="77777777" w:rsidR="009E7445" w:rsidRDefault="006B0B75" w:rsidP="00A35936">
      <w:pPr>
        <w:pStyle w:val="Normal1"/>
        <w:spacing w:line="360" w:lineRule="auto"/>
        <w:ind w:left="630" w:hanging="630"/>
      </w:pPr>
      <w:r>
        <w:t>Paus, T. (2001). Primate anterior cingulate cortex: where motor control, drive and cognition interface. Nature Reviews Neuroscience.</w:t>
      </w:r>
    </w:p>
    <w:p w14:paraId="35984AF7" w14:textId="77777777" w:rsidR="009E7445" w:rsidRDefault="006B0B75" w:rsidP="00A35936">
      <w:pPr>
        <w:pStyle w:val="Normal1"/>
        <w:spacing w:line="360" w:lineRule="auto"/>
        <w:ind w:left="630" w:hanging="630"/>
      </w:pPr>
      <w:proofErr w:type="spellStart"/>
      <w:r>
        <w:lastRenderedPageBreak/>
        <w:t>Phan</w:t>
      </w:r>
      <w:proofErr w:type="spellEnd"/>
      <w:r>
        <w:t xml:space="preserve">, K. L., Wager, T., Taylor, S. F., &amp; </w:t>
      </w:r>
      <w:proofErr w:type="spellStart"/>
      <w:r>
        <w:t>Liberzon</w:t>
      </w:r>
      <w:proofErr w:type="spellEnd"/>
      <w:r>
        <w:t xml:space="preserve">, I. (2002). Functional Neuroanatomy of Emotion: A Meta-Analysis of Emotion Activation Studies in PET and fMRI. </w:t>
      </w:r>
      <w:proofErr w:type="spellStart"/>
      <w:r>
        <w:t>NeuroImage</w:t>
      </w:r>
      <w:proofErr w:type="spellEnd"/>
      <w:r>
        <w:t>, 16(2), 331–348. doi:10.1006/nimg.2002.1087</w:t>
      </w:r>
    </w:p>
    <w:p w14:paraId="2E80B4B5" w14:textId="77777777" w:rsidR="009E7445" w:rsidRDefault="006B0B75" w:rsidP="00A35936">
      <w:pPr>
        <w:pStyle w:val="Normal1"/>
        <w:spacing w:line="360" w:lineRule="auto"/>
        <w:ind w:left="630" w:hanging="630"/>
      </w:pPr>
      <w:r>
        <w:t xml:space="preserve">Picard, N., &amp; </w:t>
      </w:r>
      <w:proofErr w:type="spellStart"/>
      <w:r>
        <w:t>Strick</w:t>
      </w:r>
      <w:proofErr w:type="spellEnd"/>
      <w:r>
        <w:t>, P. L. (1996). Motor Areas of the Medial Wall: A Review of Their Location and Functional Activation. Cerebral Cortex, 6(3), 342–353. doi:10.1093/</w:t>
      </w:r>
      <w:proofErr w:type="spellStart"/>
      <w:r>
        <w:t>cercor</w:t>
      </w:r>
      <w:proofErr w:type="spellEnd"/>
      <w:r>
        <w:t>/6.3.342</w:t>
      </w:r>
    </w:p>
    <w:p w14:paraId="1AA14877" w14:textId="77777777" w:rsidR="009E7445" w:rsidRDefault="006B0B75" w:rsidP="00A35936">
      <w:pPr>
        <w:pStyle w:val="Normal1"/>
        <w:spacing w:line="360" w:lineRule="auto"/>
        <w:ind w:left="630" w:hanging="630"/>
      </w:pPr>
      <w:proofErr w:type="spellStart"/>
      <w:r>
        <w:t>Poldrack</w:t>
      </w:r>
      <w:proofErr w:type="spellEnd"/>
      <w:r>
        <w:t xml:space="preserve">, R. A., Mumford, J. A., Schonberg, T., </w:t>
      </w:r>
      <w:proofErr w:type="spellStart"/>
      <w:r>
        <w:t>Kalar</w:t>
      </w:r>
      <w:proofErr w:type="spellEnd"/>
      <w:r>
        <w:t xml:space="preserve">, D., Barman, B., &amp; </w:t>
      </w:r>
      <w:proofErr w:type="spellStart"/>
      <w:r>
        <w:t>Yarkoni</w:t>
      </w:r>
      <w:proofErr w:type="spellEnd"/>
      <w:r>
        <w:t xml:space="preserve">, T. (2012). Discovering relations between mind, brain, and mental disorders using topic mapping. </w:t>
      </w:r>
      <w:proofErr w:type="spellStart"/>
      <w:r>
        <w:t>PLoS</w:t>
      </w:r>
      <w:proofErr w:type="spellEnd"/>
      <w:r>
        <w:t xml:space="preserve"> computational biology, 8(10), e1002707.</w:t>
      </w:r>
    </w:p>
    <w:p w14:paraId="3865C65C" w14:textId="77777777" w:rsidR="009E7445" w:rsidRDefault="006B0B75" w:rsidP="00A35936">
      <w:pPr>
        <w:pStyle w:val="Normal1"/>
        <w:spacing w:line="360" w:lineRule="auto"/>
        <w:ind w:left="630" w:hanging="630"/>
      </w:pPr>
      <w:r>
        <w:t>Power, J. D., &amp; Petersen, S. E. (2013). Control-related systems in the human brain. Current opinion in neurobiology, 23(2), 223-228.</w:t>
      </w:r>
    </w:p>
    <w:p w14:paraId="33779C0D" w14:textId="77777777" w:rsidR="009E7445" w:rsidRDefault="006B0B75" w:rsidP="00A35936">
      <w:pPr>
        <w:pStyle w:val="Normal1"/>
        <w:spacing w:line="360" w:lineRule="auto"/>
        <w:ind w:left="630" w:hanging="630"/>
      </w:pPr>
      <w:r>
        <w:t>Power, J. D., Cohen, A. L., Nelson, S. M., Wig, G. S., Barnes, K. A., Church, J. A., et al. (2011). Functional network organization of the human brain. Neuron, 72(4), 665-678.</w:t>
      </w:r>
    </w:p>
    <w:p w14:paraId="0EAA7664" w14:textId="77777777" w:rsidR="009E7445" w:rsidRDefault="006B0B75" w:rsidP="00A35936">
      <w:pPr>
        <w:pStyle w:val="Normal1"/>
        <w:spacing w:line="360" w:lineRule="auto"/>
        <w:ind w:left="630" w:hanging="630"/>
      </w:pPr>
      <w:proofErr w:type="spellStart"/>
      <w:r>
        <w:t>Rizzolatti</w:t>
      </w:r>
      <w:proofErr w:type="spellEnd"/>
      <w:r>
        <w:t xml:space="preserve">, G., </w:t>
      </w:r>
      <w:proofErr w:type="spellStart"/>
      <w:r>
        <w:t>Fadiga</w:t>
      </w:r>
      <w:proofErr w:type="spellEnd"/>
      <w:r>
        <w:t xml:space="preserve">, L., </w:t>
      </w:r>
      <w:proofErr w:type="spellStart"/>
      <w:r>
        <w:t>Matelli</w:t>
      </w:r>
      <w:proofErr w:type="spellEnd"/>
      <w:r>
        <w:t xml:space="preserve">, M., </w:t>
      </w:r>
      <w:proofErr w:type="spellStart"/>
      <w:r>
        <w:t>Bettinardi</w:t>
      </w:r>
      <w:proofErr w:type="spellEnd"/>
      <w:r>
        <w:t xml:space="preserve">, V., </w:t>
      </w:r>
      <w:proofErr w:type="spellStart"/>
      <w:r>
        <w:t>Paulesu</w:t>
      </w:r>
      <w:proofErr w:type="spellEnd"/>
      <w:r>
        <w:t xml:space="preserve">, E., </w:t>
      </w:r>
      <w:proofErr w:type="spellStart"/>
      <w:r>
        <w:t>Perani</w:t>
      </w:r>
      <w:proofErr w:type="spellEnd"/>
      <w:r>
        <w:t>, D., &amp; Fazio, F. (1996). Localization of grasp representations in humans by PET: 1. Observation versus execution. Experimental Brain Research, 111(2), 246–252. doi:10.1007/BF00227301</w:t>
      </w:r>
    </w:p>
    <w:p w14:paraId="3C8CA1BC" w14:textId="77777777" w:rsidR="009E7445" w:rsidRDefault="006B0B75" w:rsidP="00A35936">
      <w:pPr>
        <w:pStyle w:val="Normal1"/>
        <w:spacing w:line="360" w:lineRule="auto"/>
        <w:ind w:left="630" w:hanging="630"/>
      </w:pPr>
      <w:r>
        <w:t xml:space="preserve">Robinson, J. L., Laird, A. R., </w:t>
      </w:r>
      <w:proofErr w:type="spellStart"/>
      <w:r>
        <w:t>Glahn</w:t>
      </w:r>
      <w:proofErr w:type="spellEnd"/>
      <w:r>
        <w:t xml:space="preserve">, D. C., </w:t>
      </w:r>
      <w:proofErr w:type="spellStart"/>
      <w:r>
        <w:t>Lovallo</w:t>
      </w:r>
      <w:proofErr w:type="spellEnd"/>
      <w:r>
        <w:t xml:space="preserve">, W. R., &amp; Fox, P. T. (2010). </w:t>
      </w:r>
      <w:proofErr w:type="spellStart"/>
      <w:r>
        <w:t>Metaanalytic</w:t>
      </w:r>
      <w:proofErr w:type="spellEnd"/>
      <w:r>
        <w:t xml:space="preserve"> connectivity modeling: Delineating the functional connectivity of the human amygdala. Human Brain Mapping, 31(2), 173–184. doi:10.1002/hbm.20854</w:t>
      </w:r>
    </w:p>
    <w:p w14:paraId="7A25871B" w14:textId="77777777" w:rsidR="009E7445" w:rsidRDefault="006B0B75" w:rsidP="00A35936">
      <w:pPr>
        <w:pStyle w:val="Normal1"/>
        <w:spacing w:line="360" w:lineRule="auto"/>
        <w:ind w:left="630" w:hanging="630"/>
      </w:pPr>
      <w:r>
        <w:t xml:space="preserve">Rolls, E. T., </w:t>
      </w:r>
      <w:proofErr w:type="spellStart"/>
      <w:r>
        <w:t>O'Doherty</w:t>
      </w:r>
      <w:proofErr w:type="spellEnd"/>
      <w:r>
        <w:t xml:space="preserve">, J., </w:t>
      </w:r>
      <w:proofErr w:type="spellStart"/>
      <w:r>
        <w:t>Kringelbach</w:t>
      </w:r>
      <w:proofErr w:type="spellEnd"/>
      <w:r>
        <w:t xml:space="preserve">, M. L., Francis, S., </w:t>
      </w:r>
      <w:proofErr w:type="spellStart"/>
      <w:r>
        <w:t>Bowtell</w:t>
      </w:r>
      <w:proofErr w:type="spellEnd"/>
      <w:r>
        <w:t xml:space="preserve">, R., &amp; </w:t>
      </w:r>
      <w:proofErr w:type="spellStart"/>
      <w:r>
        <w:t>McGlone</w:t>
      </w:r>
      <w:proofErr w:type="spellEnd"/>
      <w:r>
        <w:t>, F. (2003). Representations of Pleasant and Painful Touch in the Human Orbitofrontal and Cingulate Cortices. Cerebral Cortex, 13(3), 308–317. doi:10.1093/</w:t>
      </w:r>
      <w:proofErr w:type="spellStart"/>
      <w:r>
        <w:t>cercor</w:t>
      </w:r>
      <w:proofErr w:type="spellEnd"/>
      <w:r>
        <w:t>/13.3.308</w:t>
      </w:r>
    </w:p>
    <w:p w14:paraId="0CBD0089" w14:textId="77777777" w:rsidR="009E7445" w:rsidRDefault="006B0B75" w:rsidP="00A35936">
      <w:pPr>
        <w:pStyle w:val="Normal1"/>
        <w:spacing w:line="360" w:lineRule="auto"/>
        <w:ind w:left="630" w:hanging="630"/>
      </w:pPr>
      <w:proofErr w:type="spellStart"/>
      <w:r>
        <w:rPr>
          <w:highlight w:val="white"/>
        </w:rPr>
        <w:t>Rizzolatti</w:t>
      </w:r>
      <w:proofErr w:type="spellEnd"/>
      <w:r>
        <w:rPr>
          <w:highlight w:val="white"/>
        </w:rPr>
        <w:t xml:space="preserve">, G., </w:t>
      </w:r>
      <w:proofErr w:type="spellStart"/>
      <w:r>
        <w:rPr>
          <w:highlight w:val="white"/>
        </w:rPr>
        <w:t>Fadiga</w:t>
      </w:r>
      <w:proofErr w:type="spellEnd"/>
      <w:r>
        <w:rPr>
          <w:highlight w:val="white"/>
        </w:rPr>
        <w:t xml:space="preserve">, L., </w:t>
      </w:r>
      <w:proofErr w:type="spellStart"/>
      <w:r>
        <w:rPr>
          <w:highlight w:val="white"/>
        </w:rPr>
        <w:t>Matelli</w:t>
      </w:r>
      <w:proofErr w:type="spellEnd"/>
      <w:r>
        <w:rPr>
          <w:highlight w:val="white"/>
        </w:rPr>
        <w:t xml:space="preserve">, M., </w:t>
      </w:r>
      <w:proofErr w:type="spellStart"/>
      <w:r>
        <w:rPr>
          <w:highlight w:val="white"/>
        </w:rPr>
        <w:t>Bettinardi</w:t>
      </w:r>
      <w:proofErr w:type="spellEnd"/>
      <w:r>
        <w:rPr>
          <w:highlight w:val="white"/>
        </w:rPr>
        <w:t xml:space="preserve">, V., </w:t>
      </w:r>
      <w:proofErr w:type="spellStart"/>
      <w:r>
        <w:rPr>
          <w:highlight w:val="white"/>
        </w:rPr>
        <w:t>Paulesu</w:t>
      </w:r>
      <w:proofErr w:type="spellEnd"/>
      <w:r>
        <w:rPr>
          <w:highlight w:val="white"/>
        </w:rPr>
        <w:t xml:space="preserve">, E., </w:t>
      </w:r>
      <w:proofErr w:type="spellStart"/>
      <w:r>
        <w:rPr>
          <w:highlight w:val="white"/>
        </w:rPr>
        <w:t>Perani</w:t>
      </w:r>
      <w:proofErr w:type="spellEnd"/>
      <w:r>
        <w:rPr>
          <w:highlight w:val="white"/>
        </w:rPr>
        <w:t>, D., &amp; Fazio, F. (1996). Localization of grasp representations in humans by PET: 1. Observation versus execution. Experimental Brain Research, 111(2), 246–252. doi:10.1007/BF00227301</w:t>
      </w:r>
    </w:p>
    <w:p w14:paraId="49CA46A2" w14:textId="77777777" w:rsidR="009E7445" w:rsidRDefault="006B0B75" w:rsidP="00A35936">
      <w:pPr>
        <w:pStyle w:val="Normal1"/>
        <w:spacing w:line="360" w:lineRule="auto"/>
        <w:ind w:left="630" w:hanging="630"/>
      </w:pPr>
      <w:proofErr w:type="spellStart"/>
      <w:r>
        <w:rPr>
          <w:highlight w:val="white"/>
        </w:rPr>
        <w:t>Rushworth</w:t>
      </w:r>
      <w:proofErr w:type="spellEnd"/>
      <w:r>
        <w:rPr>
          <w:highlight w:val="white"/>
        </w:rPr>
        <w:t xml:space="preserve">, M., Walton, M. E., &amp; </w:t>
      </w:r>
      <w:proofErr w:type="spellStart"/>
      <w:r>
        <w:rPr>
          <w:highlight w:val="white"/>
        </w:rPr>
        <w:t>Kennerley</w:t>
      </w:r>
      <w:proofErr w:type="spellEnd"/>
      <w:r>
        <w:rPr>
          <w:highlight w:val="white"/>
        </w:rPr>
        <w:t>, S. W. (2004). Action sets and decisions in the medial frontal cortex. Trends in Cognitive …. doi:10.1016/j.tics.2004.07.009</w:t>
      </w:r>
    </w:p>
    <w:p w14:paraId="70049DE6" w14:textId="77777777" w:rsidR="009E7445" w:rsidRDefault="006B0B75" w:rsidP="00A35936">
      <w:pPr>
        <w:pStyle w:val="Normal1"/>
        <w:spacing w:line="360" w:lineRule="auto"/>
        <w:ind w:left="630" w:hanging="630"/>
      </w:pPr>
      <w:proofErr w:type="spellStart"/>
      <w:r>
        <w:lastRenderedPageBreak/>
        <w:t>Rushworth</w:t>
      </w:r>
      <w:proofErr w:type="spellEnd"/>
      <w:r>
        <w:t>, M. F., &amp; Behrens, T. E. (2008). Choice, uncertainty and value in prefrontal and cingulate cortex. Nature neuroscience, 11(4), 389-397.</w:t>
      </w:r>
    </w:p>
    <w:p w14:paraId="7C2A73B7" w14:textId="77777777" w:rsidR="009E7445" w:rsidRDefault="006B0B75" w:rsidP="00A35936">
      <w:pPr>
        <w:pStyle w:val="Normal1"/>
        <w:spacing w:line="360" w:lineRule="auto"/>
        <w:ind w:left="630" w:hanging="630"/>
      </w:pPr>
      <w:r>
        <w:t xml:space="preserve">Seeley, W. W., Menon, V., </w:t>
      </w:r>
      <w:proofErr w:type="spellStart"/>
      <w:r>
        <w:t>Schatzberg</w:t>
      </w:r>
      <w:proofErr w:type="spellEnd"/>
      <w:r>
        <w:t>, A. F., Keller, J., Glover, G. H., Kenna, H., et al. (2007). Dissociable intrinsic connectivity networks for salience processing and executive control. The Journal of neuroscience, 27(9), 2349-2356.</w:t>
      </w:r>
    </w:p>
    <w:p w14:paraId="03A63ABB" w14:textId="77777777" w:rsidR="009E7445" w:rsidRDefault="006B0B75" w:rsidP="00A35936">
      <w:pPr>
        <w:pStyle w:val="Normal1"/>
        <w:spacing w:line="360" w:lineRule="auto"/>
        <w:ind w:left="630" w:hanging="630"/>
      </w:pPr>
      <w:proofErr w:type="spellStart"/>
      <w:r>
        <w:t>Sesack</w:t>
      </w:r>
      <w:proofErr w:type="spellEnd"/>
      <w:r>
        <w:t xml:space="preserve">, Susan R, and Virginia M </w:t>
      </w:r>
      <w:proofErr w:type="spellStart"/>
      <w:r>
        <w:t>Pickel</w:t>
      </w:r>
      <w:proofErr w:type="spellEnd"/>
      <w:r>
        <w:t xml:space="preserve">. "Prefrontal cortical </w:t>
      </w:r>
      <w:proofErr w:type="spellStart"/>
      <w:r>
        <w:t>efferents</w:t>
      </w:r>
      <w:proofErr w:type="spellEnd"/>
      <w:r>
        <w:t xml:space="preserve"> in the rat synapse on unlabeled neuronal targets of catecholamine terminals in the nucleus </w:t>
      </w:r>
      <w:proofErr w:type="spellStart"/>
      <w:r>
        <w:t>accumbens</w:t>
      </w:r>
      <w:proofErr w:type="spellEnd"/>
      <w:r>
        <w:t xml:space="preserve"> </w:t>
      </w:r>
      <w:proofErr w:type="spellStart"/>
      <w:r>
        <w:t>septi</w:t>
      </w:r>
      <w:proofErr w:type="spellEnd"/>
      <w:r>
        <w:t xml:space="preserve"> and on dopamine neurons in the ventral tegmental area." </w:t>
      </w:r>
      <w:r>
        <w:rPr>
          <w:i/>
        </w:rPr>
        <w:t>Journal of Comparative Neurology</w:t>
      </w:r>
      <w:r>
        <w:t xml:space="preserve"> 320.2 (1992): 145-160.</w:t>
      </w:r>
    </w:p>
    <w:p w14:paraId="1B27C62B" w14:textId="77777777" w:rsidR="009E7445" w:rsidRDefault="006B0B75" w:rsidP="00A35936">
      <w:pPr>
        <w:pStyle w:val="Normal1"/>
        <w:spacing w:line="360" w:lineRule="auto"/>
        <w:ind w:left="630" w:hanging="630"/>
      </w:pPr>
      <w:proofErr w:type="spellStart"/>
      <w:r>
        <w:t>Shackman</w:t>
      </w:r>
      <w:proofErr w:type="spellEnd"/>
      <w:r>
        <w:t xml:space="preserve">, A. J., </w:t>
      </w:r>
      <w:proofErr w:type="spellStart"/>
      <w:r>
        <w:t>Salomons</w:t>
      </w:r>
      <w:proofErr w:type="spellEnd"/>
      <w:r>
        <w:t xml:space="preserve">, T. V., </w:t>
      </w:r>
      <w:proofErr w:type="spellStart"/>
      <w:r>
        <w:t>Slagter</w:t>
      </w:r>
      <w:proofErr w:type="spellEnd"/>
      <w:r>
        <w:t>, H. A., Fox, A. S., Winter, J. J., &amp; Davidson, R. J. (2011). The integration of negative affect, pain and cognitive control in the cingulate cortex. Nature Reviews Neuroscience, 12(3), 154-167.</w:t>
      </w:r>
    </w:p>
    <w:p w14:paraId="5FEA15DE" w14:textId="77777777" w:rsidR="009E7445" w:rsidRDefault="006B0B75" w:rsidP="00A35936">
      <w:pPr>
        <w:pStyle w:val="Normal1"/>
        <w:spacing w:line="360" w:lineRule="auto"/>
        <w:ind w:left="630" w:hanging="630"/>
      </w:pPr>
      <w:r>
        <w:t xml:space="preserve">Smith, S. M., Fox, P. T., Miller, K. L., </w:t>
      </w:r>
      <w:proofErr w:type="spellStart"/>
      <w:r>
        <w:t>Glahn</w:t>
      </w:r>
      <w:proofErr w:type="spellEnd"/>
      <w:r>
        <w:t xml:space="preserve">, D. C., Fox, P. M., Mackay, C. E., et al. (2009). Correspondence of the brain's functional architecture during activation and rest. Proceedings of the National Academy of Sciences, 106(31), 13040-13045. </w:t>
      </w:r>
    </w:p>
    <w:p w14:paraId="3255D2F8" w14:textId="77777777" w:rsidR="009E7445" w:rsidRDefault="006B0B75" w:rsidP="00A35936">
      <w:pPr>
        <w:pStyle w:val="Normal1"/>
        <w:spacing w:line="360" w:lineRule="auto"/>
        <w:ind w:left="630" w:hanging="630"/>
      </w:pPr>
      <w:r>
        <w:t xml:space="preserve">Toro, R., Fox, P. T., &amp; Paus, T. (2008). Functional </w:t>
      </w:r>
      <w:proofErr w:type="spellStart"/>
      <w:r>
        <w:t>Coactivation</w:t>
      </w:r>
      <w:proofErr w:type="spellEnd"/>
      <w:r>
        <w:t xml:space="preserve"> Map of the Human Brain. Cerebral Cortex, 18(11), 2553–2559. doi:10.1093/</w:t>
      </w:r>
      <w:proofErr w:type="spellStart"/>
      <w:r>
        <w:t>cercor</w:t>
      </w:r>
      <w:proofErr w:type="spellEnd"/>
      <w:r>
        <w:t>/bhn014</w:t>
      </w:r>
    </w:p>
    <w:p w14:paraId="218B4E76" w14:textId="77777777" w:rsidR="009E7445" w:rsidRDefault="006B0B75" w:rsidP="00A35936">
      <w:pPr>
        <w:pStyle w:val="Normal1"/>
        <w:spacing w:line="360" w:lineRule="auto"/>
        <w:ind w:left="630" w:hanging="630"/>
      </w:pPr>
      <w:proofErr w:type="spellStart"/>
      <w:r>
        <w:t>Thirion</w:t>
      </w:r>
      <w:proofErr w:type="spellEnd"/>
      <w:r>
        <w:t xml:space="preserve">, B., </w:t>
      </w:r>
      <w:proofErr w:type="spellStart"/>
      <w:r>
        <w:t>Varoquaux</w:t>
      </w:r>
      <w:proofErr w:type="spellEnd"/>
      <w:r>
        <w:t xml:space="preserve">, G., </w:t>
      </w:r>
      <w:proofErr w:type="spellStart"/>
      <w:r>
        <w:t>Dohmatob</w:t>
      </w:r>
      <w:proofErr w:type="spellEnd"/>
      <w:r>
        <w:t xml:space="preserve">, E., &amp; </w:t>
      </w:r>
      <w:proofErr w:type="spellStart"/>
      <w:r>
        <w:t>Poline</w:t>
      </w:r>
      <w:proofErr w:type="spellEnd"/>
      <w:r>
        <w:t>, J. (2014). Which fMRI clustering gives good brain parcellations?. Frontiers in Neuroscience, 8, 167.</w:t>
      </w:r>
    </w:p>
    <w:p w14:paraId="784DBA96" w14:textId="77777777" w:rsidR="009E7445" w:rsidRDefault="006B0B75" w:rsidP="00A35936">
      <w:pPr>
        <w:pStyle w:val="Normal1"/>
        <w:spacing w:line="360" w:lineRule="auto"/>
        <w:ind w:left="630" w:hanging="630"/>
      </w:pPr>
      <w:proofErr w:type="spellStart"/>
      <w:r>
        <w:t>Treede</w:t>
      </w:r>
      <w:proofErr w:type="spellEnd"/>
      <w:r>
        <w:t xml:space="preserve">, R.-D., </w:t>
      </w:r>
      <w:proofErr w:type="spellStart"/>
      <w:r>
        <w:t>Kenshalo</w:t>
      </w:r>
      <w:proofErr w:type="spellEnd"/>
      <w:r>
        <w:t xml:space="preserve">, D. R., </w:t>
      </w:r>
      <w:proofErr w:type="spellStart"/>
      <w:r>
        <w:t>Gracely</w:t>
      </w:r>
      <w:proofErr w:type="spellEnd"/>
      <w:r>
        <w:t>, R. H., &amp; Jones, A. K. P. (1999). The cortical representation of pain. Pain, 79(2), 105–111. doi:10.1016/S0304-3959(98)00184-5</w:t>
      </w:r>
    </w:p>
    <w:p w14:paraId="58FC15C2" w14:textId="77777777" w:rsidR="009E7445" w:rsidRDefault="006B0B75" w:rsidP="00A35936">
      <w:pPr>
        <w:pStyle w:val="Normal1"/>
        <w:spacing w:line="360" w:lineRule="auto"/>
        <w:ind w:left="630" w:hanging="630"/>
      </w:pPr>
      <w:proofErr w:type="spellStart"/>
      <w:r>
        <w:t>Vorobiev</w:t>
      </w:r>
      <w:proofErr w:type="spellEnd"/>
      <w:r>
        <w:t xml:space="preserve">, V., &amp; </w:t>
      </w:r>
      <w:proofErr w:type="spellStart"/>
      <w:r>
        <w:t>Luppino</w:t>
      </w:r>
      <w:proofErr w:type="spellEnd"/>
      <w:r>
        <w:t xml:space="preserve">, G. (1998). </w:t>
      </w:r>
      <w:proofErr w:type="spellStart"/>
      <w:r>
        <w:t>Parcellation</w:t>
      </w:r>
      <w:proofErr w:type="spellEnd"/>
      <w:r>
        <w:t xml:space="preserve"> of human mesial area 6: </w:t>
      </w:r>
      <w:proofErr w:type="spellStart"/>
      <w:r>
        <w:t>cytoarchitectonic</w:t>
      </w:r>
      <w:proofErr w:type="spellEnd"/>
      <w:r>
        <w:t xml:space="preserve"> evidence for three separate areas, 1–5.</w:t>
      </w:r>
    </w:p>
    <w:p w14:paraId="59DBAAB0" w14:textId="77777777" w:rsidR="009E7445" w:rsidRDefault="006B0B75" w:rsidP="00A35936">
      <w:pPr>
        <w:pStyle w:val="Normal1"/>
        <w:spacing w:line="360" w:lineRule="auto"/>
        <w:ind w:left="630" w:hanging="630"/>
      </w:pPr>
      <w:r>
        <w:t>Wager, T. D., Lindquist, M., &amp; Kaplan, L. (2007). Meta-analysis of functional neuroimaging data: current and future directions. Social Cognitive and Affective Neuroscience, 2(2), 150–158. doi:10.1093/scan/nsm015</w:t>
      </w:r>
    </w:p>
    <w:p w14:paraId="5B2FFB67" w14:textId="77777777" w:rsidR="009E7445" w:rsidRDefault="006B0B75" w:rsidP="00A35936">
      <w:pPr>
        <w:pStyle w:val="Normal1"/>
        <w:spacing w:line="360" w:lineRule="auto"/>
        <w:ind w:left="630" w:hanging="630"/>
      </w:pPr>
      <w:r>
        <w:lastRenderedPageBreak/>
        <w:t xml:space="preserve">Wager, T. D., Atlas, L. Y., Lindquist, M. A., Roy, M., Woo, C.-W., &amp; </w:t>
      </w:r>
      <w:proofErr w:type="spellStart"/>
      <w:r>
        <w:t>Kross</w:t>
      </w:r>
      <w:proofErr w:type="spellEnd"/>
      <w:r>
        <w:t>, E. (2013). An fMRI-Based Neurologic Signature of Physical Pain. New England Journal of Medicine, 368(15), 1388–1397. doi:10.1056/NEJMoa1204471</w:t>
      </w:r>
    </w:p>
    <w:p w14:paraId="5ACC739C" w14:textId="77777777" w:rsidR="009E7445" w:rsidRDefault="006B0B75" w:rsidP="00A35936">
      <w:pPr>
        <w:pStyle w:val="Normal1"/>
        <w:spacing w:line="360" w:lineRule="auto"/>
        <w:ind w:left="630" w:hanging="630"/>
      </w:pPr>
      <w:r>
        <w:t xml:space="preserve">Wallis, J. D., &amp; </w:t>
      </w:r>
      <w:proofErr w:type="spellStart"/>
      <w:r>
        <w:t>Kennerley</w:t>
      </w:r>
      <w:proofErr w:type="spellEnd"/>
      <w:r>
        <w:t>, S. W. (2010). Heterogeneous reward signals in prefrontal cortex. Current Opinion in Neurobiology, 20(2), 191–198. doi:10.1016/j.conb.2010.02.009</w:t>
      </w:r>
    </w:p>
    <w:p w14:paraId="707C15AA" w14:textId="77777777" w:rsidR="009E7445" w:rsidRDefault="006B0B75" w:rsidP="00A35936">
      <w:pPr>
        <w:pStyle w:val="Normal1"/>
        <w:spacing w:line="360" w:lineRule="auto"/>
        <w:ind w:left="630" w:hanging="630"/>
      </w:pPr>
      <w:proofErr w:type="spellStart"/>
      <w:r>
        <w:t>Yarkoni</w:t>
      </w:r>
      <w:proofErr w:type="spellEnd"/>
      <w:r>
        <w:t xml:space="preserve">, T., </w:t>
      </w:r>
      <w:proofErr w:type="spellStart"/>
      <w:r>
        <w:t>Poldrack</w:t>
      </w:r>
      <w:proofErr w:type="spellEnd"/>
      <w:r>
        <w:t>, R. A., Nichols, T. E., Van Essen, D. C., &amp; Wager, T. D. (2011). Large-scale automated synthesis of human functional neuroimaging data. Nature methods, 8(8), 665-670.</w:t>
      </w:r>
    </w:p>
    <w:p w14:paraId="63580D79" w14:textId="77777777" w:rsidR="009E7445" w:rsidRDefault="006B0B75" w:rsidP="00A35936">
      <w:pPr>
        <w:pStyle w:val="Normal1"/>
        <w:spacing w:line="360" w:lineRule="auto"/>
        <w:ind w:left="630" w:hanging="630"/>
      </w:pPr>
      <w:r>
        <w:t xml:space="preserve">Yu, C., Zhou, Y., Liu, Y., Jiang, T., Dong, H., Zhang, Y., et al. (2011). Functional segregation of the human cingulate cortex is confirmed by functional connectivity based neuroanatomical parcellation. </w:t>
      </w:r>
      <w:proofErr w:type="spellStart"/>
      <w:r>
        <w:t>Neuroimage</w:t>
      </w:r>
      <w:proofErr w:type="spellEnd"/>
      <w:r>
        <w:t>, 54(4), 2571-2581.</w:t>
      </w:r>
    </w:p>
    <w:p w14:paraId="4409B865" w14:textId="77777777" w:rsidR="009E7445" w:rsidRDefault="009E7445" w:rsidP="00A35936">
      <w:pPr>
        <w:pStyle w:val="Normal1"/>
        <w:spacing w:line="360" w:lineRule="auto"/>
      </w:pPr>
    </w:p>
    <w:p w14:paraId="43F3C193" w14:textId="77777777" w:rsidR="009E7445" w:rsidRDefault="006B0B75" w:rsidP="00A35936">
      <w:pPr>
        <w:pStyle w:val="Normal1"/>
        <w:spacing w:line="360" w:lineRule="auto"/>
      </w:pPr>
      <w:r>
        <w:br w:type="page"/>
      </w:r>
    </w:p>
    <w:p w14:paraId="7955F7CB" w14:textId="77777777" w:rsidR="009E7445" w:rsidRDefault="009E7445" w:rsidP="00A35936">
      <w:pPr>
        <w:pStyle w:val="Heading1"/>
      </w:pPr>
      <w:bookmarkStart w:id="699" w:name="h.cnz3dsam77ex" w:colFirst="0" w:colLast="0"/>
      <w:bookmarkEnd w:id="699"/>
    </w:p>
    <w:p w14:paraId="3EBFD8CF" w14:textId="77777777" w:rsidR="003E6356" w:rsidRDefault="003E6356" w:rsidP="00A35936">
      <w:pPr>
        <w:pStyle w:val="Heading2"/>
        <w:rPr>
          <w:ins w:id="700" w:author="Alejandro Isaac De La Vega" w:date="2015-08-02T20:24:00Z"/>
        </w:rPr>
      </w:pPr>
      <w:bookmarkStart w:id="701" w:name="h.tx7iv0w5769r" w:colFirst="0" w:colLast="0"/>
      <w:bookmarkStart w:id="702" w:name="h.bnzn0jxog6io" w:colFirst="0" w:colLast="0"/>
      <w:bookmarkEnd w:id="701"/>
      <w:bookmarkEnd w:id="702"/>
    </w:p>
    <w:p w14:paraId="09FD85A8" w14:textId="77777777" w:rsidR="003E6356" w:rsidRDefault="003E6356" w:rsidP="00A35936">
      <w:pPr>
        <w:pStyle w:val="Heading2"/>
        <w:rPr>
          <w:ins w:id="703" w:author="Alejandro Isaac De La Vega" w:date="2015-08-02T20:24:00Z"/>
        </w:rPr>
      </w:pPr>
    </w:p>
    <w:p w14:paraId="70CA8F4B" w14:textId="77777777" w:rsidR="004E78E2" w:rsidRDefault="003E6356"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ins w:id="704" w:author="Alejandro Isaac De La Vega" w:date="2015-08-02T20:24:00Z">
        <w:r>
          <w:fldChar w:fldCharType="begin"/>
        </w:r>
        <w:r>
          <w:instrText xml:space="preserve"> ADDIN PAPERS2_CITATIONS &lt;papers2_bibliography/&gt;</w:instrText>
        </w:r>
      </w:ins>
      <w:r>
        <w:fldChar w:fldCharType="separate"/>
      </w:r>
      <w:r w:rsidR="004E78E2">
        <w:rPr>
          <w:rFonts w:ascii="Trebuchet MS" w:hAnsi="Trebuchet MS" w:cs="Trebuchet MS"/>
          <w:sz w:val="26"/>
          <w:szCs w:val="26"/>
        </w:rPr>
        <w:t xml:space="preserve">Andrews-Hanna, J. R. (2012). The Brain's Default Network and Its Adaptive Role in Internal Mentation. </w:t>
      </w:r>
      <w:r w:rsidR="004E78E2">
        <w:rPr>
          <w:rFonts w:ascii="Trebuchet MS" w:hAnsi="Trebuchet MS" w:cs="Trebuchet MS"/>
          <w:i/>
          <w:iCs/>
          <w:sz w:val="26"/>
          <w:szCs w:val="26"/>
        </w:rPr>
        <w:t>The Neuroscientist</w:t>
      </w:r>
      <w:r w:rsidR="004E78E2">
        <w:rPr>
          <w:rFonts w:ascii="Trebuchet MS" w:hAnsi="Trebuchet MS" w:cs="Trebuchet MS"/>
          <w:sz w:val="26"/>
          <w:szCs w:val="26"/>
        </w:rPr>
        <w:t xml:space="preserve">, </w:t>
      </w:r>
      <w:r w:rsidR="004E78E2">
        <w:rPr>
          <w:rFonts w:ascii="Trebuchet MS" w:hAnsi="Trebuchet MS" w:cs="Trebuchet MS"/>
          <w:i/>
          <w:iCs/>
          <w:sz w:val="26"/>
          <w:szCs w:val="26"/>
        </w:rPr>
        <w:t>18</w:t>
      </w:r>
      <w:r w:rsidR="004E78E2">
        <w:rPr>
          <w:rFonts w:ascii="Trebuchet MS" w:hAnsi="Trebuchet MS" w:cs="Trebuchet MS"/>
          <w:sz w:val="26"/>
          <w:szCs w:val="26"/>
        </w:rPr>
        <w:t>(3), 251–270. http://doi.org/10.1177/1073858411403316</w:t>
      </w:r>
    </w:p>
    <w:p w14:paraId="25E8298F"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Ball, T., Schreiber, A., Feige, B., Wagner, M., &amp; Lücking, C. H. (1999). The role of higher-order motor areas in voluntary movement as revealed by high-resolution EEG and fMRI. </w:t>
      </w:r>
      <w:r>
        <w:rPr>
          <w:rFonts w:ascii="Trebuchet MS" w:hAnsi="Trebuchet MS" w:cs="Trebuchet MS"/>
          <w:i/>
          <w:iCs/>
          <w:sz w:val="26"/>
          <w:szCs w:val="26"/>
        </w:rPr>
        <w:t>NeuroImage</w:t>
      </w:r>
      <w:r>
        <w:rPr>
          <w:rFonts w:ascii="Trebuchet MS" w:hAnsi="Trebuchet MS" w:cs="Trebuchet MS"/>
          <w:sz w:val="26"/>
          <w:szCs w:val="26"/>
        </w:rPr>
        <w:t xml:space="preserve">, </w:t>
      </w:r>
      <w:r>
        <w:rPr>
          <w:rFonts w:ascii="Trebuchet MS" w:hAnsi="Trebuchet MS" w:cs="Trebuchet MS"/>
          <w:i/>
          <w:iCs/>
          <w:sz w:val="26"/>
          <w:szCs w:val="26"/>
        </w:rPr>
        <w:t>10</w:t>
      </w:r>
      <w:r>
        <w:rPr>
          <w:rFonts w:ascii="Trebuchet MS" w:hAnsi="Trebuchet MS" w:cs="Trebuchet MS"/>
          <w:sz w:val="26"/>
          <w:szCs w:val="26"/>
        </w:rPr>
        <w:t>(6), 682–694. http://doi.org/10.1006/nimg.1999.0507</w:t>
      </w:r>
    </w:p>
    <w:p w14:paraId="568F096C"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Bartra, O., McGuire, J. T., &amp; Kable, J. W. (2013). The valuation system: A coordinate-based meta-analysis of BOLD fMRI experiments examining neural correlates of subjective value. </w:t>
      </w:r>
      <w:r>
        <w:rPr>
          <w:rFonts w:ascii="Trebuchet MS" w:hAnsi="Trebuchet MS" w:cs="Trebuchet MS"/>
          <w:i/>
          <w:iCs/>
          <w:sz w:val="26"/>
          <w:szCs w:val="26"/>
        </w:rPr>
        <w:t>NeuroImage</w:t>
      </w:r>
      <w:r>
        <w:rPr>
          <w:rFonts w:ascii="Trebuchet MS" w:hAnsi="Trebuchet MS" w:cs="Trebuchet MS"/>
          <w:sz w:val="26"/>
          <w:szCs w:val="26"/>
        </w:rPr>
        <w:t xml:space="preserve">, </w:t>
      </w:r>
      <w:r>
        <w:rPr>
          <w:rFonts w:ascii="Trebuchet MS" w:hAnsi="Trebuchet MS" w:cs="Trebuchet MS"/>
          <w:i/>
          <w:iCs/>
          <w:sz w:val="26"/>
          <w:szCs w:val="26"/>
        </w:rPr>
        <w:t>76</w:t>
      </w:r>
      <w:r>
        <w:rPr>
          <w:rFonts w:ascii="Trebuchet MS" w:hAnsi="Trebuchet MS" w:cs="Trebuchet MS"/>
          <w:sz w:val="26"/>
          <w:szCs w:val="26"/>
        </w:rPr>
        <w:t>, 412–427. http://doi.org/10.1016/j.neuroimage.2013.02.063</w:t>
      </w:r>
    </w:p>
    <w:p w14:paraId="48695019"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Baumgartner, T., Götte, L., Gügler, R., &amp; Fehr, E. (2012). The mentalizing network orchestrates the impact of parochial altruism on social norm enforcement. </w:t>
      </w:r>
      <w:r>
        <w:rPr>
          <w:rFonts w:ascii="Trebuchet MS" w:hAnsi="Trebuchet MS" w:cs="Trebuchet MS"/>
          <w:i/>
          <w:iCs/>
          <w:sz w:val="26"/>
          <w:szCs w:val="26"/>
        </w:rPr>
        <w:t>Human Brain Mapping</w:t>
      </w:r>
      <w:r>
        <w:rPr>
          <w:rFonts w:ascii="Trebuchet MS" w:hAnsi="Trebuchet MS" w:cs="Trebuchet MS"/>
          <w:sz w:val="26"/>
          <w:szCs w:val="26"/>
        </w:rPr>
        <w:t xml:space="preserve">, </w:t>
      </w:r>
      <w:r>
        <w:rPr>
          <w:rFonts w:ascii="Trebuchet MS" w:hAnsi="Trebuchet MS" w:cs="Trebuchet MS"/>
          <w:i/>
          <w:iCs/>
          <w:sz w:val="26"/>
          <w:szCs w:val="26"/>
        </w:rPr>
        <w:t>33</w:t>
      </w:r>
      <w:r>
        <w:rPr>
          <w:rFonts w:ascii="Trebuchet MS" w:hAnsi="Trebuchet MS" w:cs="Trebuchet MS"/>
          <w:sz w:val="26"/>
          <w:szCs w:val="26"/>
        </w:rPr>
        <w:t>(6), 1452–1469. http://doi.org/10.1002/hbm.21298</w:t>
      </w:r>
    </w:p>
    <w:p w14:paraId="0B329D16"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Botvinick, M., Nystrom, L. E., Fissell, K., Carter, C. S., &amp; Cohen, J. D. (1999). Conflict monitoring versus selection-for-action in anterior cingulate cortex. </w:t>
      </w:r>
      <w:r>
        <w:rPr>
          <w:rFonts w:ascii="Trebuchet MS" w:hAnsi="Trebuchet MS" w:cs="Trebuchet MS"/>
          <w:i/>
          <w:iCs/>
          <w:sz w:val="26"/>
          <w:szCs w:val="26"/>
        </w:rPr>
        <w:t>Nature</w:t>
      </w:r>
      <w:r>
        <w:rPr>
          <w:rFonts w:ascii="Trebuchet MS" w:hAnsi="Trebuchet MS" w:cs="Trebuchet MS"/>
          <w:sz w:val="26"/>
          <w:szCs w:val="26"/>
        </w:rPr>
        <w:t xml:space="preserve">, </w:t>
      </w:r>
      <w:r>
        <w:rPr>
          <w:rFonts w:ascii="Trebuchet MS" w:hAnsi="Trebuchet MS" w:cs="Trebuchet MS"/>
          <w:i/>
          <w:iCs/>
          <w:sz w:val="26"/>
          <w:szCs w:val="26"/>
        </w:rPr>
        <w:t>402</w:t>
      </w:r>
      <w:r>
        <w:rPr>
          <w:rFonts w:ascii="Trebuchet MS" w:hAnsi="Trebuchet MS" w:cs="Trebuchet MS"/>
          <w:sz w:val="26"/>
          <w:szCs w:val="26"/>
        </w:rPr>
        <w:t>(6758), 179–181. http://doi.org/10.1038/46035</w:t>
      </w:r>
    </w:p>
    <w:p w14:paraId="2FC10BD7"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Brown, J. W., &amp; Braver, T. S. (2005). Learned Predictions of Error Likelihood in the Anterior Cingulate Cortex. </w:t>
      </w:r>
      <w:r>
        <w:rPr>
          <w:rFonts w:ascii="Trebuchet MS" w:hAnsi="Trebuchet MS" w:cs="Trebuchet MS"/>
          <w:i/>
          <w:iCs/>
          <w:sz w:val="26"/>
          <w:szCs w:val="26"/>
        </w:rPr>
        <w:t>Science</w:t>
      </w:r>
      <w:r>
        <w:rPr>
          <w:rFonts w:ascii="Trebuchet MS" w:hAnsi="Trebuchet MS" w:cs="Trebuchet MS"/>
          <w:sz w:val="26"/>
          <w:szCs w:val="26"/>
        </w:rPr>
        <w:t xml:space="preserve">, </w:t>
      </w:r>
      <w:r>
        <w:rPr>
          <w:rFonts w:ascii="Trebuchet MS" w:hAnsi="Trebuchet MS" w:cs="Trebuchet MS"/>
          <w:i/>
          <w:iCs/>
          <w:sz w:val="26"/>
          <w:szCs w:val="26"/>
        </w:rPr>
        <w:t>307</w:t>
      </w:r>
      <w:r>
        <w:rPr>
          <w:rFonts w:ascii="Trebuchet MS" w:hAnsi="Trebuchet MS" w:cs="Trebuchet MS"/>
          <w:sz w:val="26"/>
          <w:szCs w:val="26"/>
        </w:rPr>
        <w:t>(5712), 1118–1121. http://doi.org/10.1126/science.1105783</w:t>
      </w:r>
    </w:p>
    <w:p w14:paraId="1BF00F73"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Bush, G., Luu, P., &amp; Posner, M. I. (2000). Cognitive and emotional influences in anterior cingulate cortex. </w:t>
      </w:r>
      <w:r>
        <w:rPr>
          <w:rFonts w:ascii="Trebuchet MS" w:hAnsi="Trebuchet MS" w:cs="Trebuchet MS"/>
          <w:i/>
          <w:iCs/>
          <w:sz w:val="26"/>
          <w:szCs w:val="26"/>
        </w:rPr>
        <w:t>Trends in Cognitive Sciences</w:t>
      </w:r>
      <w:r>
        <w:rPr>
          <w:rFonts w:ascii="Trebuchet MS" w:hAnsi="Trebuchet MS" w:cs="Trebuchet MS"/>
          <w:sz w:val="26"/>
          <w:szCs w:val="26"/>
        </w:rPr>
        <w:t xml:space="preserve">, </w:t>
      </w:r>
      <w:r>
        <w:rPr>
          <w:rFonts w:ascii="Trebuchet MS" w:hAnsi="Trebuchet MS" w:cs="Trebuchet MS"/>
          <w:i/>
          <w:iCs/>
          <w:sz w:val="26"/>
          <w:szCs w:val="26"/>
        </w:rPr>
        <w:t>4</w:t>
      </w:r>
      <w:r>
        <w:rPr>
          <w:rFonts w:ascii="Trebuchet MS" w:hAnsi="Trebuchet MS" w:cs="Trebuchet MS"/>
          <w:sz w:val="26"/>
          <w:szCs w:val="26"/>
        </w:rPr>
        <w:t>(6), 215–222. http://doi.org/10.1016/S1364-6613(00)01483-2</w:t>
      </w:r>
    </w:p>
    <w:p w14:paraId="638D682C"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Carter, C. S., Braver, T. S., Barch, D. M., Botvinick, M. M., Noll, D., &amp; Cohen, J. D. (1998). Anterior Cingulate Cortex, Error Detection, and the Online Monitoring of Performance. </w:t>
      </w:r>
      <w:r>
        <w:rPr>
          <w:rFonts w:ascii="Trebuchet MS" w:hAnsi="Trebuchet MS" w:cs="Trebuchet MS"/>
          <w:i/>
          <w:iCs/>
          <w:sz w:val="26"/>
          <w:szCs w:val="26"/>
        </w:rPr>
        <w:t>Science</w:t>
      </w:r>
      <w:r>
        <w:rPr>
          <w:rFonts w:ascii="Trebuchet MS" w:hAnsi="Trebuchet MS" w:cs="Trebuchet MS"/>
          <w:sz w:val="26"/>
          <w:szCs w:val="26"/>
        </w:rPr>
        <w:t xml:space="preserve">, </w:t>
      </w:r>
      <w:r>
        <w:rPr>
          <w:rFonts w:ascii="Trebuchet MS" w:hAnsi="Trebuchet MS" w:cs="Trebuchet MS"/>
          <w:i/>
          <w:iCs/>
          <w:sz w:val="26"/>
          <w:szCs w:val="26"/>
        </w:rPr>
        <w:t>280</w:t>
      </w:r>
      <w:r>
        <w:rPr>
          <w:rFonts w:ascii="Trebuchet MS" w:hAnsi="Trebuchet MS" w:cs="Trebuchet MS"/>
          <w:sz w:val="26"/>
          <w:szCs w:val="26"/>
        </w:rPr>
        <w:t>(5364), 747–749. http://doi.org/10.1126/science.280.5364.747</w:t>
      </w:r>
    </w:p>
    <w:p w14:paraId="42E23F12"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Carter, R. M., &amp; Huettel, S. A. (2013). A nexus model of the temporal–parietal junction. </w:t>
      </w:r>
      <w:r>
        <w:rPr>
          <w:rFonts w:ascii="Trebuchet MS" w:hAnsi="Trebuchet MS" w:cs="Trebuchet MS"/>
          <w:i/>
          <w:iCs/>
          <w:sz w:val="26"/>
          <w:szCs w:val="26"/>
        </w:rPr>
        <w:t>Trends in Cognitive Sciences</w:t>
      </w:r>
      <w:r>
        <w:rPr>
          <w:rFonts w:ascii="Trebuchet MS" w:hAnsi="Trebuchet MS" w:cs="Trebuchet MS"/>
          <w:sz w:val="26"/>
          <w:szCs w:val="26"/>
        </w:rPr>
        <w:t xml:space="preserve">, </w:t>
      </w:r>
      <w:r>
        <w:rPr>
          <w:rFonts w:ascii="Trebuchet MS" w:hAnsi="Trebuchet MS" w:cs="Trebuchet MS"/>
          <w:i/>
          <w:iCs/>
          <w:sz w:val="26"/>
          <w:szCs w:val="26"/>
        </w:rPr>
        <w:t>17</w:t>
      </w:r>
      <w:r>
        <w:rPr>
          <w:rFonts w:ascii="Trebuchet MS" w:hAnsi="Trebuchet MS" w:cs="Trebuchet MS"/>
          <w:sz w:val="26"/>
          <w:szCs w:val="26"/>
        </w:rPr>
        <w:t>(7), 328–336. http://doi.org/10.1016/j.tics.2013.05.007</w:t>
      </w:r>
    </w:p>
    <w:p w14:paraId="7C9A5C45"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Corbetta, M., Shulman, G. L., Miezin, F. M., &amp; Petersen, S. E. (1995). Superior Parietal Cortex Activation During Spatial Attention Shifts and Visual Feature Conjunction. </w:t>
      </w:r>
      <w:r>
        <w:rPr>
          <w:rFonts w:ascii="Trebuchet MS" w:hAnsi="Trebuchet MS" w:cs="Trebuchet MS"/>
          <w:i/>
          <w:iCs/>
          <w:sz w:val="26"/>
          <w:szCs w:val="26"/>
        </w:rPr>
        <w:t>Science</w:t>
      </w:r>
      <w:r>
        <w:rPr>
          <w:rFonts w:ascii="Trebuchet MS" w:hAnsi="Trebuchet MS" w:cs="Trebuchet MS"/>
          <w:sz w:val="26"/>
          <w:szCs w:val="26"/>
        </w:rPr>
        <w:t xml:space="preserve">, </w:t>
      </w:r>
      <w:r>
        <w:rPr>
          <w:rFonts w:ascii="Trebuchet MS" w:hAnsi="Trebuchet MS" w:cs="Trebuchet MS"/>
          <w:i/>
          <w:iCs/>
          <w:sz w:val="26"/>
          <w:szCs w:val="26"/>
        </w:rPr>
        <w:t>270</w:t>
      </w:r>
      <w:r>
        <w:rPr>
          <w:rFonts w:ascii="Trebuchet MS" w:hAnsi="Trebuchet MS" w:cs="Trebuchet MS"/>
          <w:sz w:val="26"/>
          <w:szCs w:val="26"/>
        </w:rPr>
        <w:t>(5237), 802–805. http://doi.org/10.1126/science.270.5237.802</w:t>
      </w:r>
    </w:p>
    <w:p w14:paraId="48D2AEE3"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lastRenderedPageBreak/>
        <w:t xml:space="preserve">Critchley, H. D., Mathias, C. J., Josephs, O., O’Doherty, J., Zanini, S., Dewar, B. K., et al. (2003). Human cingulate cortex and autonomic control: converging neuroimaging and clinical evidence. </w:t>
      </w:r>
      <w:r>
        <w:rPr>
          <w:rFonts w:ascii="Trebuchet MS" w:hAnsi="Trebuchet MS" w:cs="Trebuchet MS"/>
          <w:i/>
          <w:iCs/>
          <w:sz w:val="26"/>
          <w:szCs w:val="26"/>
        </w:rPr>
        <w:t>Brain</w:t>
      </w:r>
      <w:r>
        <w:rPr>
          <w:rFonts w:ascii="Trebuchet MS" w:hAnsi="Trebuchet MS" w:cs="Trebuchet MS"/>
          <w:sz w:val="26"/>
          <w:szCs w:val="26"/>
        </w:rPr>
        <w:t xml:space="preserve">, </w:t>
      </w:r>
      <w:r>
        <w:rPr>
          <w:rFonts w:ascii="Trebuchet MS" w:hAnsi="Trebuchet MS" w:cs="Trebuchet MS"/>
          <w:i/>
          <w:iCs/>
          <w:sz w:val="26"/>
          <w:szCs w:val="26"/>
        </w:rPr>
        <w:t>126</w:t>
      </w:r>
      <w:r>
        <w:rPr>
          <w:rFonts w:ascii="Trebuchet MS" w:hAnsi="Trebuchet MS" w:cs="Trebuchet MS"/>
          <w:sz w:val="26"/>
          <w:szCs w:val="26"/>
        </w:rPr>
        <w:t>(10), 2139–2152. http://doi.org/10.1093/brain/awg216</w:t>
      </w:r>
    </w:p>
    <w:p w14:paraId="558C22FD"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Denny, B. T., Kober, H., Wager, T. D., &amp; Ochsner, K. N. (2012). A Meta-analysis of Functional Neuroimaging Studies of Self- and Other Judgments Reveals a Spatial Gradient for Mentalizing in Medial Prefrontal Cortex. </w:t>
      </w:r>
      <w:r>
        <w:rPr>
          <w:rFonts w:ascii="Trebuchet MS" w:hAnsi="Trebuchet MS" w:cs="Trebuchet MS"/>
          <w:i/>
          <w:iCs/>
          <w:sz w:val="26"/>
          <w:szCs w:val="26"/>
        </w:rPr>
        <w:t>Dx.Doi.org</w:t>
      </w:r>
      <w:r>
        <w:rPr>
          <w:rFonts w:ascii="Trebuchet MS" w:hAnsi="Trebuchet MS" w:cs="Trebuchet MS"/>
          <w:sz w:val="26"/>
          <w:szCs w:val="26"/>
        </w:rPr>
        <w:t xml:space="preserve">, </w:t>
      </w:r>
      <w:r>
        <w:rPr>
          <w:rFonts w:ascii="Trebuchet MS" w:hAnsi="Trebuchet MS" w:cs="Trebuchet MS"/>
          <w:i/>
          <w:iCs/>
          <w:sz w:val="26"/>
          <w:szCs w:val="26"/>
        </w:rPr>
        <w:t>24</w:t>
      </w:r>
      <w:r>
        <w:rPr>
          <w:rFonts w:ascii="Trebuchet MS" w:hAnsi="Trebuchet MS" w:cs="Trebuchet MS"/>
          <w:sz w:val="26"/>
          <w:szCs w:val="26"/>
        </w:rPr>
        <w:t>(8), 1742–1752. http://doi.org/10.1162/jocn_a_00233</w:t>
      </w:r>
    </w:p>
    <w:p w14:paraId="7C272CA8"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Hare, T. A., Camerer, C. F., &amp; Rangel, A. (2009). Self-Control in Decision-Making Involves Modulation of the vmPFC Valuation System. </w:t>
      </w:r>
      <w:r>
        <w:rPr>
          <w:rFonts w:ascii="Trebuchet MS" w:hAnsi="Trebuchet MS" w:cs="Trebuchet MS"/>
          <w:i/>
          <w:iCs/>
          <w:sz w:val="26"/>
          <w:szCs w:val="26"/>
        </w:rPr>
        <w:t>Science</w:t>
      </w:r>
      <w:r>
        <w:rPr>
          <w:rFonts w:ascii="Trebuchet MS" w:hAnsi="Trebuchet MS" w:cs="Trebuchet MS"/>
          <w:sz w:val="26"/>
          <w:szCs w:val="26"/>
        </w:rPr>
        <w:t xml:space="preserve">, </w:t>
      </w:r>
      <w:r>
        <w:rPr>
          <w:rFonts w:ascii="Trebuchet MS" w:hAnsi="Trebuchet MS" w:cs="Trebuchet MS"/>
          <w:i/>
          <w:iCs/>
          <w:sz w:val="26"/>
          <w:szCs w:val="26"/>
        </w:rPr>
        <w:t>324</w:t>
      </w:r>
      <w:r>
        <w:rPr>
          <w:rFonts w:ascii="Trebuchet MS" w:hAnsi="Trebuchet MS" w:cs="Trebuchet MS"/>
          <w:sz w:val="26"/>
          <w:szCs w:val="26"/>
        </w:rPr>
        <w:t>(5927), 646–648. http://doi.org/10.1126/science.1168450</w:t>
      </w:r>
    </w:p>
    <w:p w14:paraId="05E926B1"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Holroyd, C. B., Nieuwenhuis, S., &amp; Yeung, N. (2004). Dorsal anterior cingulate cortex shows fMRI response to internal and external error signals. </w:t>
      </w:r>
      <w:r>
        <w:rPr>
          <w:rFonts w:ascii="Trebuchet MS" w:hAnsi="Trebuchet MS" w:cs="Trebuchet MS"/>
          <w:i/>
          <w:iCs/>
          <w:sz w:val="26"/>
          <w:szCs w:val="26"/>
        </w:rPr>
        <w:t>Nature</w:t>
      </w:r>
      <w:r>
        <w:rPr>
          <w:rFonts w:ascii="Trebuchet MS" w:hAnsi="Trebuchet MS" w:cs="Trebuchet MS"/>
          <w:sz w:val="26"/>
          <w:szCs w:val="26"/>
        </w:rPr>
        <w:t>.</w:t>
      </w:r>
    </w:p>
    <w:p w14:paraId="5C7DF8F0"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Kennerley, S. W., &amp; Sakai, K. (2004). Organization of action sequences and the role of the pre-SMA. </w:t>
      </w:r>
      <w:r>
        <w:rPr>
          <w:rFonts w:ascii="Trebuchet MS" w:hAnsi="Trebuchet MS" w:cs="Trebuchet MS"/>
          <w:i/>
          <w:iCs/>
          <w:sz w:val="26"/>
          <w:szCs w:val="26"/>
        </w:rPr>
        <w:t>Journal of …</w:t>
      </w:r>
      <w:r>
        <w:rPr>
          <w:rFonts w:ascii="Trebuchet MS" w:hAnsi="Trebuchet MS" w:cs="Trebuchet MS"/>
          <w:sz w:val="26"/>
          <w:szCs w:val="26"/>
        </w:rPr>
        <w:t>. http://doi.org/10.1152/jn.00651.2003</w:t>
      </w:r>
    </w:p>
    <w:p w14:paraId="67C40892"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Lee, K. M., Chang, K. H., &amp; Roh, J. K. (1999). Subregions within the supplementary motor area activated at different stages of movement preparation and execution. </w:t>
      </w:r>
      <w:r>
        <w:rPr>
          <w:rFonts w:ascii="Trebuchet MS" w:hAnsi="Trebuchet MS" w:cs="Trebuchet MS"/>
          <w:i/>
          <w:iCs/>
          <w:sz w:val="26"/>
          <w:szCs w:val="26"/>
        </w:rPr>
        <w:t>NeuroImage</w:t>
      </w:r>
      <w:r>
        <w:rPr>
          <w:rFonts w:ascii="Trebuchet MS" w:hAnsi="Trebuchet MS" w:cs="Trebuchet MS"/>
          <w:sz w:val="26"/>
          <w:szCs w:val="26"/>
        </w:rPr>
        <w:t xml:space="preserve">, </w:t>
      </w:r>
      <w:r>
        <w:rPr>
          <w:rFonts w:ascii="Trebuchet MS" w:hAnsi="Trebuchet MS" w:cs="Trebuchet MS"/>
          <w:i/>
          <w:iCs/>
          <w:sz w:val="26"/>
          <w:szCs w:val="26"/>
        </w:rPr>
        <w:t>9</w:t>
      </w:r>
      <w:r>
        <w:rPr>
          <w:rFonts w:ascii="Trebuchet MS" w:hAnsi="Trebuchet MS" w:cs="Trebuchet MS"/>
          <w:sz w:val="26"/>
          <w:szCs w:val="26"/>
        </w:rPr>
        <w:t>(1), 117–123. http://doi.org/10.1006/nimg.1998.0393</w:t>
      </w:r>
    </w:p>
    <w:p w14:paraId="6689ACC4"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Leek, E. C., &amp; Johnston, S. J. (2009). Functional specialization in the supplementary motor complex. </w:t>
      </w:r>
      <w:r>
        <w:rPr>
          <w:rFonts w:ascii="Trebuchet MS" w:hAnsi="Trebuchet MS" w:cs="Trebuchet MS"/>
          <w:i/>
          <w:iCs/>
          <w:sz w:val="26"/>
          <w:szCs w:val="26"/>
        </w:rPr>
        <w:t>Nature Reviews Neuroscience</w:t>
      </w:r>
      <w:r>
        <w:rPr>
          <w:rFonts w:ascii="Trebuchet MS" w:hAnsi="Trebuchet MS" w:cs="Trebuchet MS"/>
          <w:sz w:val="26"/>
          <w:szCs w:val="26"/>
        </w:rPr>
        <w:t>.</w:t>
      </w:r>
    </w:p>
    <w:p w14:paraId="4AB5D257"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Lindquist, K. A., Wager, T. D., Kober, H., Bliss-Moreau, E., &amp; Barrett, L. F. (2012). The brain basis of emotion: A meta-analytic review. </w:t>
      </w:r>
      <w:r>
        <w:rPr>
          <w:rFonts w:ascii="Trebuchet MS" w:hAnsi="Trebuchet MS" w:cs="Trebuchet MS"/>
          <w:i/>
          <w:iCs/>
          <w:sz w:val="26"/>
          <w:szCs w:val="26"/>
        </w:rPr>
        <w:t>Behavioral and Brain Sciences</w:t>
      </w:r>
      <w:r>
        <w:rPr>
          <w:rFonts w:ascii="Trebuchet MS" w:hAnsi="Trebuchet MS" w:cs="Trebuchet MS"/>
          <w:sz w:val="26"/>
          <w:szCs w:val="26"/>
        </w:rPr>
        <w:t xml:space="preserve">, </w:t>
      </w:r>
      <w:r>
        <w:rPr>
          <w:rFonts w:ascii="Trebuchet MS" w:hAnsi="Trebuchet MS" w:cs="Trebuchet MS"/>
          <w:i/>
          <w:iCs/>
          <w:sz w:val="26"/>
          <w:szCs w:val="26"/>
        </w:rPr>
        <w:t>35</w:t>
      </w:r>
      <w:r>
        <w:rPr>
          <w:rFonts w:ascii="Trebuchet MS" w:hAnsi="Trebuchet MS" w:cs="Trebuchet MS"/>
          <w:sz w:val="26"/>
          <w:szCs w:val="26"/>
        </w:rPr>
        <w:t>(03), 121–143. http://doi.org/10.1017/S0140525X11000446</w:t>
      </w:r>
    </w:p>
    <w:p w14:paraId="3C53261A"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Milham, M. P., Banich, M. T., Webb, A., Barad, V., Cohen, N. J., Wszalek, T., &amp; Kramer, A. F. (2001). The relative involvement of anterior cingulate and prefrontal cortex in attentional control depends on nature of conflict. </w:t>
      </w:r>
      <w:r>
        <w:rPr>
          <w:rFonts w:ascii="Trebuchet MS" w:hAnsi="Trebuchet MS" w:cs="Trebuchet MS"/>
          <w:i/>
          <w:iCs/>
          <w:sz w:val="26"/>
          <w:szCs w:val="26"/>
        </w:rPr>
        <w:t>Cognitive Brain Research</w:t>
      </w:r>
      <w:r>
        <w:rPr>
          <w:rFonts w:ascii="Trebuchet MS" w:hAnsi="Trebuchet MS" w:cs="Trebuchet MS"/>
          <w:sz w:val="26"/>
          <w:szCs w:val="26"/>
        </w:rPr>
        <w:t xml:space="preserve">, </w:t>
      </w:r>
      <w:r>
        <w:rPr>
          <w:rFonts w:ascii="Trebuchet MS" w:hAnsi="Trebuchet MS" w:cs="Trebuchet MS"/>
          <w:i/>
          <w:iCs/>
          <w:sz w:val="26"/>
          <w:szCs w:val="26"/>
        </w:rPr>
        <w:t>12</w:t>
      </w:r>
      <w:r>
        <w:rPr>
          <w:rFonts w:ascii="Trebuchet MS" w:hAnsi="Trebuchet MS" w:cs="Trebuchet MS"/>
          <w:sz w:val="26"/>
          <w:szCs w:val="26"/>
        </w:rPr>
        <w:t>(3), 467–473. http://doi.org/10.1016/S0926-6410(01)00076-3</w:t>
      </w:r>
    </w:p>
    <w:p w14:paraId="5CE98CC2"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Nelson, S. M., Dosenbach, N. U. F., Cohen, A. L., Wheeler, M. E., Schlaggar, B. L., &amp; Petersen, S. E. (2010). Role of the anterior insula in task-level control and focal attention. </w:t>
      </w:r>
      <w:r>
        <w:rPr>
          <w:rFonts w:ascii="Trebuchet MS" w:hAnsi="Trebuchet MS" w:cs="Trebuchet MS"/>
          <w:i/>
          <w:iCs/>
          <w:sz w:val="26"/>
          <w:szCs w:val="26"/>
        </w:rPr>
        <w:t>Brain Structure and Function</w:t>
      </w:r>
      <w:r>
        <w:rPr>
          <w:rFonts w:ascii="Trebuchet MS" w:hAnsi="Trebuchet MS" w:cs="Trebuchet MS"/>
          <w:sz w:val="26"/>
          <w:szCs w:val="26"/>
        </w:rPr>
        <w:t xml:space="preserve">, </w:t>
      </w:r>
      <w:r>
        <w:rPr>
          <w:rFonts w:ascii="Trebuchet MS" w:hAnsi="Trebuchet MS" w:cs="Trebuchet MS"/>
          <w:i/>
          <w:iCs/>
          <w:sz w:val="26"/>
          <w:szCs w:val="26"/>
        </w:rPr>
        <w:t>214</w:t>
      </w:r>
      <w:r>
        <w:rPr>
          <w:rFonts w:ascii="Trebuchet MS" w:hAnsi="Trebuchet MS" w:cs="Trebuchet MS"/>
          <w:sz w:val="26"/>
          <w:szCs w:val="26"/>
        </w:rPr>
        <w:t>(5-6), 669–680. http://doi.org/10.1007/s00429-010-0260-2</w:t>
      </w:r>
    </w:p>
    <w:p w14:paraId="06C9DC1A"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Poldrack, R. A. (2006). Can cognitive processes be inferred from neuroimaging data? </w:t>
      </w:r>
      <w:r>
        <w:rPr>
          <w:rFonts w:ascii="Trebuchet MS" w:hAnsi="Trebuchet MS" w:cs="Trebuchet MS"/>
          <w:i/>
          <w:iCs/>
          <w:sz w:val="26"/>
          <w:szCs w:val="26"/>
        </w:rPr>
        <w:t>Trends in Cognitive Sciences</w:t>
      </w:r>
      <w:r>
        <w:rPr>
          <w:rFonts w:ascii="Trebuchet MS" w:hAnsi="Trebuchet MS" w:cs="Trebuchet MS"/>
          <w:sz w:val="26"/>
          <w:szCs w:val="26"/>
        </w:rPr>
        <w:t>. http://doi.org/10.1016/j.tics.2005.12.004</w:t>
      </w:r>
    </w:p>
    <w:p w14:paraId="090D7AF6"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Posner, M. I., Walker, J. A., Friedrich, F. J., &amp; Rafal, R. D. (1984). Effects of parietal injury on covert orienting of attention. </w:t>
      </w:r>
      <w:r>
        <w:rPr>
          <w:rFonts w:ascii="Trebuchet MS" w:hAnsi="Trebuchet MS" w:cs="Trebuchet MS"/>
          <w:i/>
          <w:iCs/>
          <w:sz w:val="26"/>
          <w:szCs w:val="26"/>
        </w:rPr>
        <w:t>Journal of Neuroscience</w:t>
      </w:r>
      <w:r>
        <w:rPr>
          <w:rFonts w:ascii="Trebuchet MS" w:hAnsi="Trebuchet MS" w:cs="Trebuchet MS"/>
          <w:sz w:val="26"/>
          <w:szCs w:val="26"/>
        </w:rPr>
        <w:t xml:space="preserve">, </w:t>
      </w:r>
      <w:r>
        <w:rPr>
          <w:rFonts w:ascii="Trebuchet MS" w:hAnsi="Trebuchet MS" w:cs="Trebuchet MS"/>
          <w:i/>
          <w:iCs/>
          <w:sz w:val="26"/>
          <w:szCs w:val="26"/>
        </w:rPr>
        <w:t>4</w:t>
      </w:r>
      <w:r>
        <w:rPr>
          <w:rFonts w:ascii="Trebuchet MS" w:hAnsi="Trebuchet MS" w:cs="Trebuchet MS"/>
          <w:sz w:val="26"/>
          <w:szCs w:val="26"/>
        </w:rPr>
        <w:t>(7), 1863–1874.</w:t>
      </w:r>
    </w:p>
    <w:p w14:paraId="6532D49B"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Robinson, J. L., Laird, A. R., Glahn, D. C., Lovallo, W. R., &amp; Fox, P. T. (2010). Metaanalytic connectivity modeling: Delineating the functional connectivity </w:t>
      </w:r>
      <w:r>
        <w:rPr>
          <w:rFonts w:ascii="Trebuchet MS" w:hAnsi="Trebuchet MS" w:cs="Trebuchet MS"/>
          <w:sz w:val="26"/>
          <w:szCs w:val="26"/>
        </w:rPr>
        <w:lastRenderedPageBreak/>
        <w:t xml:space="preserve">of the human amygdala. </w:t>
      </w:r>
      <w:r>
        <w:rPr>
          <w:rFonts w:ascii="Trebuchet MS" w:hAnsi="Trebuchet MS" w:cs="Trebuchet MS"/>
          <w:i/>
          <w:iCs/>
          <w:sz w:val="26"/>
          <w:szCs w:val="26"/>
        </w:rPr>
        <w:t>Human Brain Mapping</w:t>
      </w:r>
      <w:r>
        <w:rPr>
          <w:rFonts w:ascii="Trebuchet MS" w:hAnsi="Trebuchet MS" w:cs="Trebuchet MS"/>
          <w:sz w:val="26"/>
          <w:szCs w:val="26"/>
        </w:rPr>
        <w:t xml:space="preserve">, </w:t>
      </w:r>
      <w:r>
        <w:rPr>
          <w:rFonts w:ascii="Trebuchet MS" w:hAnsi="Trebuchet MS" w:cs="Trebuchet MS"/>
          <w:i/>
          <w:iCs/>
          <w:sz w:val="26"/>
          <w:szCs w:val="26"/>
        </w:rPr>
        <w:t>31</w:t>
      </w:r>
      <w:r>
        <w:rPr>
          <w:rFonts w:ascii="Trebuchet MS" w:hAnsi="Trebuchet MS" w:cs="Trebuchet MS"/>
          <w:sz w:val="26"/>
          <w:szCs w:val="26"/>
        </w:rPr>
        <w:t>(2), 173–184. http://doi.org/10.1002/hbm.20854</w:t>
      </w:r>
    </w:p>
    <w:p w14:paraId="6A1322B6"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Rogers, R. D., Ramnani, N., Mackay, C., Wilson, J. L., Jezzard, P., Carter, C. S., &amp; Smith, S. M. (2004). Distinct portions of anterior cingulate cortex and medial prefrontal cortex are activated by reward processing in separable phases of decision-making cognition. </w:t>
      </w:r>
      <w:r>
        <w:rPr>
          <w:rFonts w:ascii="Trebuchet MS" w:hAnsi="Trebuchet MS" w:cs="Trebuchet MS"/>
          <w:i/>
          <w:iCs/>
          <w:sz w:val="26"/>
          <w:szCs w:val="26"/>
        </w:rPr>
        <w:t>Biological Psychiatry</w:t>
      </w:r>
      <w:r>
        <w:rPr>
          <w:rFonts w:ascii="Trebuchet MS" w:hAnsi="Trebuchet MS" w:cs="Trebuchet MS"/>
          <w:sz w:val="26"/>
          <w:szCs w:val="26"/>
        </w:rPr>
        <w:t xml:space="preserve">, </w:t>
      </w:r>
      <w:r>
        <w:rPr>
          <w:rFonts w:ascii="Trebuchet MS" w:hAnsi="Trebuchet MS" w:cs="Trebuchet MS"/>
          <w:i/>
          <w:iCs/>
          <w:sz w:val="26"/>
          <w:szCs w:val="26"/>
        </w:rPr>
        <w:t>55</w:t>
      </w:r>
      <w:r>
        <w:rPr>
          <w:rFonts w:ascii="Trebuchet MS" w:hAnsi="Trebuchet MS" w:cs="Trebuchet MS"/>
          <w:sz w:val="26"/>
          <w:szCs w:val="26"/>
        </w:rPr>
        <w:t>(6), 594–602. http://doi.org/10.1016/j.biopsych.2003.11.012</w:t>
      </w:r>
    </w:p>
    <w:p w14:paraId="7B27893D"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Roland, P. E., Larsen, B., &amp; Lassen, N. A. (1980). Supplementary motor area and other cortical areas in organization of voluntary movements in man. </w:t>
      </w:r>
      <w:r>
        <w:rPr>
          <w:rFonts w:ascii="Trebuchet MS" w:hAnsi="Trebuchet MS" w:cs="Trebuchet MS"/>
          <w:i/>
          <w:iCs/>
          <w:sz w:val="26"/>
          <w:szCs w:val="26"/>
        </w:rPr>
        <w:t>Journal of …</w:t>
      </w:r>
      <w:r>
        <w:rPr>
          <w:rFonts w:ascii="Trebuchet MS" w:hAnsi="Trebuchet MS" w:cs="Trebuchet MS"/>
          <w:sz w:val="26"/>
          <w:szCs w:val="26"/>
        </w:rPr>
        <w:t>.</w:t>
      </w:r>
    </w:p>
    <w:p w14:paraId="36C8E34B"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Rolls, E. T., O'Doherty, J., Kringelbach, M. L., Francis, S., Bowtell, R., &amp; McGlone, F. (2003). Representations of Pleasant and Painful Touch in the Human Orbitofrontal and Cingulate Cortices. </w:t>
      </w:r>
      <w:r>
        <w:rPr>
          <w:rFonts w:ascii="Trebuchet MS" w:hAnsi="Trebuchet MS" w:cs="Trebuchet MS"/>
          <w:i/>
          <w:iCs/>
          <w:sz w:val="26"/>
          <w:szCs w:val="26"/>
        </w:rPr>
        <w:t>Cerebral Cortex</w:t>
      </w:r>
      <w:r>
        <w:rPr>
          <w:rFonts w:ascii="Trebuchet MS" w:hAnsi="Trebuchet MS" w:cs="Trebuchet MS"/>
          <w:sz w:val="26"/>
          <w:szCs w:val="26"/>
        </w:rPr>
        <w:t xml:space="preserve">, </w:t>
      </w:r>
      <w:r>
        <w:rPr>
          <w:rFonts w:ascii="Trebuchet MS" w:hAnsi="Trebuchet MS" w:cs="Trebuchet MS"/>
          <w:i/>
          <w:iCs/>
          <w:sz w:val="26"/>
          <w:szCs w:val="26"/>
        </w:rPr>
        <w:t>13</w:t>
      </w:r>
      <w:r>
        <w:rPr>
          <w:rFonts w:ascii="Trebuchet MS" w:hAnsi="Trebuchet MS" w:cs="Trebuchet MS"/>
          <w:sz w:val="26"/>
          <w:szCs w:val="26"/>
        </w:rPr>
        <w:t>(3), 308–317. http://doi.org/10.1093/cercor/13.3.308</w:t>
      </w:r>
    </w:p>
    <w:p w14:paraId="53C49115"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Roy, M., Shohamy, D., &amp; Wager, T. D. (2012). Ventromedial prefrontal-subcortical systems and the generation of affective meaning. </w:t>
      </w:r>
      <w:r>
        <w:rPr>
          <w:rFonts w:ascii="Trebuchet MS" w:hAnsi="Trebuchet MS" w:cs="Trebuchet MS"/>
          <w:i/>
          <w:iCs/>
          <w:sz w:val="26"/>
          <w:szCs w:val="26"/>
        </w:rPr>
        <w:t>Trends in Cognitive Sciences</w:t>
      </w:r>
      <w:r>
        <w:rPr>
          <w:rFonts w:ascii="Trebuchet MS" w:hAnsi="Trebuchet MS" w:cs="Trebuchet MS"/>
          <w:sz w:val="26"/>
          <w:szCs w:val="26"/>
        </w:rPr>
        <w:t xml:space="preserve">, </w:t>
      </w:r>
      <w:r>
        <w:rPr>
          <w:rFonts w:ascii="Trebuchet MS" w:hAnsi="Trebuchet MS" w:cs="Trebuchet MS"/>
          <w:i/>
          <w:iCs/>
          <w:sz w:val="26"/>
          <w:szCs w:val="26"/>
        </w:rPr>
        <w:t>16</w:t>
      </w:r>
      <w:r>
        <w:rPr>
          <w:rFonts w:ascii="Trebuchet MS" w:hAnsi="Trebuchet MS" w:cs="Trebuchet MS"/>
          <w:sz w:val="26"/>
          <w:szCs w:val="26"/>
        </w:rPr>
        <w:t>(3), 147–156. http://doi.org/10.1016/j.tics.2012.01.005</w:t>
      </w:r>
    </w:p>
    <w:p w14:paraId="36FEAE7E"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Rushworth, M., Walton, M. E., &amp; Kennerley, S. W. (2004). Action sets and decisions in the medial frontal cortex. </w:t>
      </w:r>
      <w:r>
        <w:rPr>
          <w:rFonts w:ascii="Trebuchet MS" w:hAnsi="Trebuchet MS" w:cs="Trebuchet MS"/>
          <w:i/>
          <w:iCs/>
          <w:sz w:val="26"/>
          <w:szCs w:val="26"/>
        </w:rPr>
        <w:t>Trends in Cognitive …</w:t>
      </w:r>
      <w:r>
        <w:rPr>
          <w:rFonts w:ascii="Trebuchet MS" w:hAnsi="Trebuchet MS" w:cs="Trebuchet MS"/>
          <w:sz w:val="26"/>
          <w:szCs w:val="26"/>
        </w:rPr>
        <w:t>. http://doi.org/10.1016/j.tics.2004.07.009</w:t>
      </w:r>
    </w:p>
    <w:p w14:paraId="6378E5C6"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Shackman, A. J., Salomons, T. V., Slagter, H. A., Fox, A. S., Winter, J. J., &amp; Davidson, R. J. (2011). The integration of negative affect, pain and cognitive control in the cingulate cortex. </w:t>
      </w:r>
      <w:r>
        <w:rPr>
          <w:rFonts w:ascii="Trebuchet MS" w:hAnsi="Trebuchet MS" w:cs="Trebuchet MS"/>
          <w:i/>
          <w:iCs/>
          <w:sz w:val="26"/>
          <w:szCs w:val="26"/>
        </w:rPr>
        <w:t>Nature Reviews Neuroscience</w:t>
      </w:r>
      <w:r>
        <w:rPr>
          <w:rFonts w:ascii="Trebuchet MS" w:hAnsi="Trebuchet MS" w:cs="Trebuchet MS"/>
          <w:sz w:val="26"/>
          <w:szCs w:val="26"/>
        </w:rPr>
        <w:t xml:space="preserve">, </w:t>
      </w:r>
      <w:r>
        <w:rPr>
          <w:rFonts w:ascii="Trebuchet MS" w:hAnsi="Trebuchet MS" w:cs="Trebuchet MS"/>
          <w:i/>
          <w:iCs/>
          <w:sz w:val="26"/>
          <w:szCs w:val="26"/>
        </w:rPr>
        <w:t>12</w:t>
      </w:r>
      <w:r>
        <w:rPr>
          <w:rFonts w:ascii="Trebuchet MS" w:hAnsi="Trebuchet MS" w:cs="Trebuchet MS"/>
          <w:sz w:val="26"/>
          <w:szCs w:val="26"/>
        </w:rPr>
        <w:t>(3), 154–167. http://doi.org/10.1038/nrn2994</w:t>
      </w:r>
    </w:p>
    <w:p w14:paraId="3013BA24"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Smith, S. M., Fox, P. T., Miller, K. L., Glahn, D. C., Fox, P. M., Mackay, C. E., et al. (2009). Correspondence of the brain's functional architecture during activation and rest. </w:t>
      </w:r>
      <w:r>
        <w:rPr>
          <w:rFonts w:ascii="Trebuchet MS" w:hAnsi="Trebuchet MS" w:cs="Trebuchet MS"/>
          <w:i/>
          <w:iCs/>
          <w:sz w:val="26"/>
          <w:szCs w:val="26"/>
        </w:rPr>
        <w:t>Proceedings of the National Academy of Sciences of the United States of America</w:t>
      </w:r>
      <w:r>
        <w:rPr>
          <w:rFonts w:ascii="Trebuchet MS" w:hAnsi="Trebuchet MS" w:cs="Trebuchet MS"/>
          <w:sz w:val="26"/>
          <w:szCs w:val="26"/>
        </w:rPr>
        <w:t xml:space="preserve">, </w:t>
      </w:r>
      <w:r>
        <w:rPr>
          <w:rFonts w:ascii="Trebuchet MS" w:hAnsi="Trebuchet MS" w:cs="Trebuchet MS"/>
          <w:i/>
          <w:iCs/>
          <w:sz w:val="26"/>
          <w:szCs w:val="26"/>
        </w:rPr>
        <w:t>106</w:t>
      </w:r>
      <w:r>
        <w:rPr>
          <w:rFonts w:ascii="Trebuchet MS" w:hAnsi="Trebuchet MS" w:cs="Trebuchet MS"/>
          <w:sz w:val="26"/>
          <w:szCs w:val="26"/>
        </w:rPr>
        <w:t>(31), 13040–13045. http://doi.org/10.1073/pnas.0905267106</w:t>
      </w:r>
    </w:p>
    <w:p w14:paraId="7FD8CF6A"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Spreng, R. N., &amp; Grady, C. L. (2010). Patterns of Brain Activity Supporting Autobiographical Memory, Prospection, and Theory of Mind, and Their Relationship to the Default Mode Network. </w:t>
      </w:r>
      <w:r>
        <w:rPr>
          <w:rFonts w:ascii="Trebuchet MS" w:hAnsi="Trebuchet MS" w:cs="Trebuchet MS"/>
          <w:i/>
          <w:iCs/>
          <w:sz w:val="26"/>
          <w:szCs w:val="26"/>
        </w:rPr>
        <w:t>Dx.Doi.org</w:t>
      </w:r>
      <w:r>
        <w:rPr>
          <w:rFonts w:ascii="Trebuchet MS" w:hAnsi="Trebuchet MS" w:cs="Trebuchet MS"/>
          <w:sz w:val="26"/>
          <w:szCs w:val="26"/>
        </w:rPr>
        <w:t xml:space="preserve">, </w:t>
      </w:r>
      <w:r>
        <w:rPr>
          <w:rFonts w:ascii="Trebuchet MS" w:hAnsi="Trebuchet MS" w:cs="Trebuchet MS"/>
          <w:i/>
          <w:iCs/>
          <w:sz w:val="26"/>
          <w:szCs w:val="26"/>
        </w:rPr>
        <w:t>22</w:t>
      </w:r>
      <w:r>
        <w:rPr>
          <w:rFonts w:ascii="Trebuchet MS" w:hAnsi="Trebuchet MS" w:cs="Trebuchet MS"/>
          <w:sz w:val="26"/>
          <w:szCs w:val="26"/>
        </w:rPr>
        <w:t>(6), 1112–1123. http://doi.org/10.1162/jocn.2009.21282</w:t>
      </w:r>
    </w:p>
    <w:p w14:paraId="3B9A1BA1"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Summerfield, J. J., Hassabis, D., &amp; Maguire, E. A. (2009). Cortical midline involvement in autobiographical memory. </w:t>
      </w:r>
      <w:r>
        <w:rPr>
          <w:rFonts w:ascii="Trebuchet MS" w:hAnsi="Trebuchet MS" w:cs="Trebuchet MS"/>
          <w:i/>
          <w:iCs/>
          <w:sz w:val="26"/>
          <w:szCs w:val="26"/>
        </w:rPr>
        <w:t>NeuroImage</w:t>
      </w:r>
      <w:r>
        <w:rPr>
          <w:rFonts w:ascii="Trebuchet MS" w:hAnsi="Trebuchet MS" w:cs="Trebuchet MS"/>
          <w:sz w:val="26"/>
          <w:szCs w:val="26"/>
        </w:rPr>
        <w:t xml:space="preserve">, </w:t>
      </w:r>
      <w:r>
        <w:rPr>
          <w:rFonts w:ascii="Trebuchet MS" w:hAnsi="Trebuchet MS" w:cs="Trebuchet MS"/>
          <w:i/>
          <w:iCs/>
          <w:sz w:val="26"/>
          <w:szCs w:val="26"/>
        </w:rPr>
        <w:t>44</w:t>
      </w:r>
      <w:r>
        <w:rPr>
          <w:rFonts w:ascii="Trebuchet MS" w:hAnsi="Trebuchet MS" w:cs="Trebuchet MS"/>
          <w:sz w:val="26"/>
          <w:szCs w:val="26"/>
        </w:rPr>
        <w:t>(3), 1188–1200. http://doi.org/10.1016/j.neuroimage.2008.09.033</w:t>
      </w:r>
    </w:p>
    <w:p w14:paraId="2222CEB9"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Toro, R., Fox, P. T., &amp; Paus, T. (2008). Functional Coactivation Map of the Human Brain. </w:t>
      </w:r>
      <w:r>
        <w:rPr>
          <w:rFonts w:ascii="Trebuchet MS" w:hAnsi="Trebuchet MS" w:cs="Trebuchet MS"/>
          <w:i/>
          <w:iCs/>
          <w:sz w:val="26"/>
          <w:szCs w:val="26"/>
        </w:rPr>
        <w:t>Cerebral Cortex</w:t>
      </w:r>
      <w:r>
        <w:rPr>
          <w:rFonts w:ascii="Trebuchet MS" w:hAnsi="Trebuchet MS" w:cs="Trebuchet MS"/>
          <w:sz w:val="26"/>
          <w:szCs w:val="26"/>
        </w:rPr>
        <w:t xml:space="preserve">, </w:t>
      </w:r>
      <w:r>
        <w:rPr>
          <w:rFonts w:ascii="Trebuchet MS" w:hAnsi="Trebuchet MS" w:cs="Trebuchet MS"/>
          <w:i/>
          <w:iCs/>
          <w:sz w:val="26"/>
          <w:szCs w:val="26"/>
        </w:rPr>
        <w:t>18</w:t>
      </w:r>
      <w:r>
        <w:rPr>
          <w:rFonts w:ascii="Trebuchet MS" w:hAnsi="Trebuchet MS" w:cs="Trebuchet MS"/>
          <w:sz w:val="26"/>
          <w:szCs w:val="26"/>
        </w:rPr>
        <w:t>(11), 2553–2559. http://doi.org/10.1093/cercor/bhn014</w:t>
      </w:r>
    </w:p>
    <w:p w14:paraId="2C6163E1"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Treede, R.-D., Kenshalo, D. R., Gracely, R. H., &amp; Jones, A. K. P. (1999). The cortical representation of pain. </w:t>
      </w:r>
      <w:r>
        <w:rPr>
          <w:rFonts w:ascii="Trebuchet MS" w:hAnsi="Trebuchet MS" w:cs="Trebuchet MS"/>
          <w:i/>
          <w:iCs/>
          <w:sz w:val="26"/>
          <w:szCs w:val="26"/>
        </w:rPr>
        <w:t>Pain</w:t>
      </w:r>
      <w:r>
        <w:rPr>
          <w:rFonts w:ascii="Trebuchet MS" w:hAnsi="Trebuchet MS" w:cs="Trebuchet MS"/>
          <w:sz w:val="26"/>
          <w:szCs w:val="26"/>
        </w:rPr>
        <w:t xml:space="preserve">, </w:t>
      </w:r>
      <w:r>
        <w:rPr>
          <w:rFonts w:ascii="Trebuchet MS" w:hAnsi="Trebuchet MS" w:cs="Trebuchet MS"/>
          <w:i/>
          <w:iCs/>
          <w:sz w:val="26"/>
          <w:szCs w:val="26"/>
        </w:rPr>
        <w:t>79</w:t>
      </w:r>
      <w:r>
        <w:rPr>
          <w:rFonts w:ascii="Trebuchet MS" w:hAnsi="Trebuchet MS" w:cs="Trebuchet MS"/>
          <w:sz w:val="26"/>
          <w:szCs w:val="26"/>
        </w:rPr>
        <w:t xml:space="preserve">(2), 105–111. </w:t>
      </w:r>
      <w:r>
        <w:rPr>
          <w:rFonts w:ascii="Trebuchet MS" w:hAnsi="Trebuchet MS" w:cs="Trebuchet MS"/>
          <w:sz w:val="26"/>
          <w:szCs w:val="26"/>
        </w:rPr>
        <w:lastRenderedPageBreak/>
        <w:t>http://doi.org/10.1016/S0304-3959(98)00184-5</w:t>
      </w:r>
    </w:p>
    <w:p w14:paraId="2F416BF5"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Vogt, B. A. (2005). Pain and emotion interactions in subregions of the cingulate gyrus. </w:t>
      </w:r>
      <w:r>
        <w:rPr>
          <w:rFonts w:ascii="Trebuchet MS" w:hAnsi="Trebuchet MS" w:cs="Trebuchet MS"/>
          <w:i/>
          <w:iCs/>
          <w:sz w:val="26"/>
          <w:szCs w:val="26"/>
        </w:rPr>
        <w:t>Nature Reviews Neuroscience</w:t>
      </w:r>
      <w:r>
        <w:rPr>
          <w:rFonts w:ascii="Trebuchet MS" w:hAnsi="Trebuchet MS" w:cs="Trebuchet MS"/>
          <w:sz w:val="26"/>
          <w:szCs w:val="26"/>
        </w:rPr>
        <w:t xml:space="preserve">, </w:t>
      </w:r>
      <w:r>
        <w:rPr>
          <w:rFonts w:ascii="Trebuchet MS" w:hAnsi="Trebuchet MS" w:cs="Trebuchet MS"/>
          <w:i/>
          <w:iCs/>
          <w:sz w:val="26"/>
          <w:szCs w:val="26"/>
        </w:rPr>
        <w:t>6</w:t>
      </w:r>
      <w:r>
        <w:rPr>
          <w:rFonts w:ascii="Trebuchet MS" w:hAnsi="Trebuchet MS" w:cs="Trebuchet MS"/>
          <w:sz w:val="26"/>
          <w:szCs w:val="26"/>
        </w:rPr>
        <w:t>(7), 533–544. http://doi.org/10.1038/nrn1704</w:t>
      </w:r>
    </w:p>
    <w:p w14:paraId="7BD758D6"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Wager, T. D., Atlas, L. Y., Lindquist, M. A., Roy, M., Woo, C.-W., &amp; Kross, E. (2013). An fMRI-Based Neurologic Signature of Physical Pain. </w:t>
      </w:r>
      <w:r>
        <w:rPr>
          <w:rFonts w:ascii="Trebuchet MS" w:hAnsi="Trebuchet MS" w:cs="Trebuchet MS"/>
          <w:i/>
          <w:iCs/>
          <w:sz w:val="26"/>
          <w:szCs w:val="26"/>
        </w:rPr>
        <w:t>New England Journal of Medicine</w:t>
      </w:r>
      <w:r>
        <w:rPr>
          <w:rFonts w:ascii="Trebuchet MS" w:hAnsi="Trebuchet MS" w:cs="Trebuchet MS"/>
          <w:sz w:val="26"/>
          <w:szCs w:val="26"/>
        </w:rPr>
        <w:t xml:space="preserve">, </w:t>
      </w:r>
      <w:r>
        <w:rPr>
          <w:rFonts w:ascii="Trebuchet MS" w:hAnsi="Trebuchet MS" w:cs="Trebuchet MS"/>
          <w:i/>
          <w:iCs/>
          <w:sz w:val="26"/>
          <w:szCs w:val="26"/>
        </w:rPr>
        <w:t>368</w:t>
      </w:r>
      <w:r>
        <w:rPr>
          <w:rFonts w:ascii="Trebuchet MS" w:hAnsi="Trebuchet MS" w:cs="Trebuchet MS"/>
          <w:sz w:val="26"/>
          <w:szCs w:val="26"/>
        </w:rPr>
        <w:t>(15), 1388–1397. http://doi.org/10.1056/NEJMoa1204471</w:t>
      </w:r>
    </w:p>
    <w:p w14:paraId="0F780AD9"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Winecoff, A., Clithero, J. A., Carter, R. M., Bergman, S. R., Wang, L., &amp; Huettel, S. A. (2013). Ventromedial Prefrontal Cortex Encodes Emotional Value. </w:t>
      </w:r>
      <w:r>
        <w:rPr>
          <w:rFonts w:ascii="Trebuchet MS" w:hAnsi="Trebuchet MS" w:cs="Trebuchet MS"/>
          <w:i/>
          <w:iCs/>
          <w:sz w:val="26"/>
          <w:szCs w:val="26"/>
        </w:rPr>
        <w:t>Journal of Neuroscience</w:t>
      </w:r>
      <w:r>
        <w:rPr>
          <w:rFonts w:ascii="Trebuchet MS" w:hAnsi="Trebuchet MS" w:cs="Trebuchet MS"/>
          <w:sz w:val="26"/>
          <w:szCs w:val="26"/>
        </w:rPr>
        <w:t xml:space="preserve">, </w:t>
      </w:r>
      <w:r>
        <w:rPr>
          <w:rFonts w:ascii="Trebuchet MS" w:hAnsi="Trebuchet MS" w:cs="Trebuchet MS"/>
          <w:i/>
          <w:iCs/>
          <w:sz w:val="26"/>
          <w:szCs w:val="26"/>
        </w:rPr>
        <w:t>33</w:t>
      </w:r>
      <w:r>
        <w:rPr>
          <w:rFonts w:ascii="Trebuchet MS" w:hAnsi="Trebuchet MS" w:cs="Trebuchet MS"/>
          <w:sz w:val="26"/>
          <w:szCs w:val="26"/>
        </w:rPr>
        <w:t>(27), 11032–11039. http://doi.org/10.1523/JNEUROSCI.4317-12.2013</w:t>
      </w:r>
    </w:p>
    <w:p w14:paraId="0B44D91D"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Yarkoni, T., Poldrack, R. A., Nichols, T. E., Van Essen, D. C., &amp; Wager, T. D. (2011). Large-scale automated synthesis of human functional neuroimaging data. </w:t>
      </w:r>
      <w:r>
        <w:rPr>
          <w:rFonts w:ascii="Trebuchet MS" w:hAnsi="Trebuchet MS" w:cs="Trebuchet MS"/>
          <w:i/>
          <w:iCs/>
          <w:sz w:val="26"/>
          <w:szCs w:val="26"/>
        </w:rPr>
        <w:t>Nature Methods</w:t>
      </w:r>
      <w:r>
        <w:rPr>
          <w:rFonts w:ascii="Trebuchet MS" w:hAnsi="Trebuchet MS" w:cs="Trebuchet MS"/>
          <w:sz w:val="26"/>
          <w:szCs w:val="26"/>
        </w:rPr>
        <w:t xml:space="preserve">, </w:t>
      </w:r>
      <w:r>
        <w:rPr>
          <w:rFonts w:ascii="Trebuchet MS" w:hAnsi="Trebuchet MS" w:cs="Trebuchet MS"/>
          <w:i/>
          <w:iCs/>
          <w:sz w:val="26"/>
          <w:szCs w:val="26"/>
        </w:rPr>
        <w:t>8</w:t>
      </w:r>
      <w:r>
        <w:rPr>
          <w:rFonts w:ascii="Trebuchet MS" w:hAnsi="Trebuchet MS" w:cs="Trebuchet MS"/>
          <w:sz w:val="26"/>
          <w:szCs w:val="26"/>
        </w:rPr>
        <w:t>(8), 665–670. http://doi.org/10.1038/nmeth.1635</w:t>
      </w:r>
    </w:p>
    <w:p w14:paraId="6B49DC70"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Zilbovicius, M., Meresse, I., Chabane, N., Brunelle, F., Samson, Y., &amp; Boddaert, N. (2006). Autism, the superior temporal sulcus and social perception. </w:t>
      </w:r>
      <w:r>
        <w:rPr>
          <w:rFonts w:ascii="Trebuchet MS" w:hAnsi="Trebuchet MS" w:cs="Trebuchet MS"/>
          <w:i/>
          <w:iCs/>
          <w:sz w:val="26"/>
          <w:szCs w:val="26"/>
        </w:rPr>
        <w:t>Trends in Neurosciences</w:t>
      </w:r>
      <w:r>
        <w:rPr>
          <w:rFonts w:ascii="Trebuchet MS" w:hAnsi="Trebuchet MS" w:cs="Trebuchet MS"/>
          <w:sz w:val="26"/>
          <w:szCs w:val="26"/>
        </w:rPr>
        <w:t xml:space="preserve">, </w:t>
      </w:r>
      <w:r>
        <w:rPr>
          <w:rFonts w:ascii="Trebuchet MS" w:hAnsi="Trebuchet MS" w:cs="Trebuchet MS"/>
          <w:i/>
          <w:iCs/>
          <w:sz w:val="26"/>
          <w:szCs w:val="26"/>
        </w:rPr>
        <w:t>29</w:t>
      </w:r>
      <w:r>
        <w:rPr>
          <w:rFonts w:ascii="Trebuchet MS" w:hAnsi="Trebuchet MS" w:cs="Trebuchet MS"/>
          <w:sz w:val="26"/>
          <w:szCs w:val="26"/>
        </w:rPr>
        <w:t>(7), 359–366. http://doi.org/10.1016/j.tins.2006.06.004</w:t>
      </w:r>
    </w:p>
    <w:p w14:paraId="3F6272EF" w14:textId="19C9C62B" w:rsidR="009E7445" w:rsidRDefault="003E6356"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pPr>
      <w:ins w:id="705" w:author="Alejandro Isaac De La Vega" w:date="2015-08-02T20:24:00Z">
        <w:r>
          <w:fldChar w:fldCharType="end"/>
        </w:r>
      </w:ins>
    </w:p>
    <w:sectPr w:rsidR="009E7445">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0" w:author="Alejandro De La Vega" w:date="2015-08-10T19:48:00Z" w:initials="AD">
    <w:p w14:paraId="4767740D" w14:textId="201B654E" w:rsidR="003240A5" w:rsidRDefault="003240A5">
      <w:pPr>
        <w:pStyle w:val="CommentText"/>
      </w:pPr>
      <w:r>
        <w:rPr>
          <w:rStyle w:val="CommentReference"/>
        </w:rPr>
        <w:annotationRef/>
      </w:r>
      <w:r>
        <w:t>I changed some of these colors because the following plots were low on contrast</w:t>
      </w:r>
    </w:p>
  </w:comment>
  <w:comment w:id="313" w:author="Alejandro De La Vega" w:date="2015-08-30T21:53:00Z" w:initials="AD">
    <w:p w14:paraId="513DF326" w14:textId="7E8ED23D" w:rsidR="003240A5" w:rsidRDefault="003240A5">
      <w:pPr>
        <w:pStyle w:val="CommentText"/>
      </w:pPr>
      <w:r>
        <w:rPr>
          <w:rStyle w:val="CommentReference"/>
        </w:rPr>
        <w:annotationRef/>
      </w:r>
      <w:r>
        <w:t>Does this seem necessary? I feel like we need something like this if we want to make a big organizing point of 3 “zones” and 9 regions that fall within them</w:t>
      </w:r>
    </w:p>
  </w:comment>
  <w:comment w:id="375" w:author="Tor Wager" w:date="2015-08-08T18:22:00Z" w:initials="">
    <w:p w14:paraId="5F9A64C6" w14:textId="77777777" w:rsidR="003240A5" w:rsidRDefault="003240A5" w:rsidP="00373084">
      <w:pPr>
        <w:pStyle w:val="Normal1"/>
        <w:widowControl w:val="0"/>
        <w:spacing w:line="240" w:lineRule="auto"/>
      </w:pPr>
      <w:r>
        <w:t>What does it mean if green co-activates with itself?</w:t>
      </w:r>
    </w:p>
  </w:comment>
  <w:comment w:id="445" w:author="Alejandro De La Vega" w:date="2015-08-10T19:57:00Z" w:initials="AD">
    <w:p w14:paraId="273CD900" w14:textId="4C5B6BFC" w:rsidR="003240A5" w:rsidRDefault="003240A5">
      <w:pPr>
        <w:pStyle w:val="CommentText"/>
      </w:pPr>
      <w:r>
        <w:rPr>
          <w:rStyle w:val="CommentReference"/>
        </w:rPr>
        <w:annotationRef/>
      </w:r>
      <w:r>
        <w:t xml:space="preserve">Oh also, to be clear, I extracted the co-activation values from the  </w:t>
      </w:r>
      <w:proofErr w:type="spellStart"/>
      <w:r>
        <w:t>coactivation</w:t>
      </w:r>
      <w:proofErr w:type="spellEnd"/>
      <w:r>
        <w:t xml:space="preserve"> maps generating during clustering using the whole-brain ROIs. These files in particular; “</w:t>
      </w:r>
      <w:r w:rsidRPr="00366249">
        <w:t>cluster_1_pAgF_z.nii.gz</w:t>
      </w:r>
      <w:r>
        <w:t>” so they should already be normalize within region right?</w:t>
      </w:r>
    </w:p>
    <w:p w14:paraId="3242EBC3" w14:textId="77777777" w:rsidR="003240A5" w:rsidRDefault="003240A5">
      <w:pPr>
        <w:pStyle w:val="CommentText"/>
      </w:pPr>
    </w:p>
    <w:p w14:paraId="6A4A7BB6" w14:textId="7761DA37" w:rsidR="003240A5" w:rsidRDefault="003240A5">
      <w:pPr>
        <w:pStyle w:val="CommentText"/>
      </w:pPr>
      <w:r>
        <w:t>Any answer to Tor’s questions about how to apply some stats to this? Seems like it could be a pain but maybe we could at least do an omnibus within each zone? At the same time seems obvious that this would pass.</w:t>
      </w:r>
    </w:p>
  </w:comment>
  <w:comment w:id="446" w:author="Alejandro De La Vega" w:date="2015-08-10T19:50:00Z" w:initials="AD">
    <w:p w14:paraId="58917FB1" w14:textId="66D313EC" w:rsidR="003240A5" w:rsidRDefault="003240A5">
      <w:pPr>
        <w:pStyle w:val="CommentText"/>
      </w:pPr>
      <w:r>
        <w:rPr>
          <w:rStyle w:val="CommentReference"/>
        </w:rPr>
        <w:annotationRef/>
      </w:r>
      <w:r>
        <w:t xml:space="preserve">I changed Figure 4 to be polar plot too. Seemed like a way to be consistent with the other plots and the previous plot I think was </w:t>
      </w:r>
      <w:proofErr w:type="spellStart"/>
      <w:r>
        <w:t>overwhelimg</w:t>
      </w:r>
      <w:proofErr w:type="spellEnd"/>
      <w:r>
        <w:t>.</w:t>
      </w:r>
    </w:p>
    <w:p w14:paraId="196F8878" w14:textId="77777777" w:rsidR="003240A5" w:rsidRDefault="003240A5">
      <w:pPr>
        <w:pStyle w:val="CommentText"/>
      </w:pPr>
    </w:p>
    <w:p w14:paraId="684AA31B" w14:textId="560D5EFF" w:rsidR="003240A5" w:rsidRDefault="003240A5" w:rsidP="00366249">
      <w:pPr>
        <w:pStyle w:val="CommentText"/>
      </w:pPr>
      <w:r>
        <w:t xml:space="preserve">Also, this allows me to frame the paper as always asking, what are the differences between functional zones, and then what are the differences </w:t>
      </w:r>
      <w:r w:rsidRPr="00366249">
        <w:rPr>
          <w:b/>
          <w:bCs/>
        </w:rPr>
        <w:t>within</w:t>
      </w:r>
      <w:r>
        <w:t xml:space="preserve"> each functional zone. The main problem I can see with this is that its making a stronger argument about the hierarchical structure of these clusters but I think it helps organize the paper better. Maybe it requires more statistics to support this structure?</w:t>
      </w:r>
    </w:p>
  </w:comment>
  <w:comment w:id="447" w:author="Alejandro De La Vega" w:date="2015-08-08T20:26:00Z" w:initials="AD">
    <w:p w14:paraId="52062EA2" w14:textId="0F4D82EC" w:rsidR="003240A5" w:rsidRDefault="003240A5">
      <w:pPr>
        <w:pStyle w:val="CommentText"/>
      </w:pPr>
      <w:r>
        <w:rPr>
          <w:rStyle w:val="CommentReference"/>
        </w:rPr>
        <w:annotationRef/>
      </w:r>
      <w:r>
        <w:t>Add discussion of thalamus?</w:t>
      </w:r>
    </w:p>
  </w:comment>
  <w:comment w:id="448" w:author="Alejandro De La Vega" w:date="2015-08-26T20:53:00Z" w:initials="AD">
    <w:p w14:paraId="063C25A1" w14:textId="57EFB812" w:rsidR="003240A5" w:rsidRDefault="003240A5">
      <w:pPr>
        <w:pStyle w:val="CommentText"/>
      </w:pPr>
      <w:r>
        <w:rPr>
          <w:rStyle w:val="CommentReference"/>
        </w:rPr>
        <w:annotationRef/>
      </w:r>
      <w:r>
        <w:t>Maybe move some of this to the discussion</w:t>
      </w:r>
    </w:p>
  </w:comment>
  <w:comment w:id="514" w:author="Alejandro De La Vega" w:date="2015-08-09T17:28:00Z" w:initials="AD">
    <w:p w14:paraId="1D622C1F" w14:textId="084820EC" w:rsidR="003240A5" w:rsidRDefault="003240A5">
      <w:pPr>
        <w:pStyle w:val="CommentText"/>
      </w:pPr>
      <w:r>
        <w:rPr>
          <w:rStyle w:val="CommentReference"/>
        </w:rPr>
        <w:annotationRef/>
      </w:r>
      <w:r>
        <w:t xml:space="preserve">Check what’s going on with yellow (emotion) in C. Maybe need to pick a different topic or something </w:t>
      </w:r>
    </w:p>
  </w:comment>
  <w:comment w:id="562" w:author="Alejandro De La Vega" w:date="2015-08-10T19:38:00Z" w:initials="AD">
    <w:p w14:paraId="488FCEAA" w14:textId="388555ED" w:rsidR="003240A5" w:rsidRDefault="003240A5">
      <w:pPr>
        <w:pStyle w:val="CommentText"/>
      </w:pPr>
      <w:r>
        <w:rPr>
          <w:rStyle w:val="CommentReference"/>
        </w:rPr>
        <w:annotationRef/>
      </w:r>
      <w:r>
        <w:t>Talk more about overlap between posterior and middle</w:t>
      </w:r>
    </w:p>
  </w:comment>
  <w:comment w:id="563" w:author="Alejandro De La Vega" w:date="2015-08-11T20:21:00Z" w:initials="AD">
    <w:p w14:paraId="1303170D" w14:textId="45E96D07" w:rsidR="003240A5" w:rsidRDefault="003240A5" w:rsidP="00830228">
      <w:pPr>
        <w:pStyle w:val="CommentText"/>
      </w:pPr>
      <w:r>
        <w:rPr>
          <w:rStyle w:val="CommentReference"/>
        </w:rPr>
        <w:annotationRef/>
      </w:r>
      <w:r>
        <w:t xml:space="preserve">I’m thinking maybe we can preview qualitatively the diversity of this region before quantifying it (with </w:t>
      </w:r>
      <w:proofErr w:type="spellStart"/>
      <w:r>
        <w:t>shannon’s</w:t>
      </w:r>
      <w:proofErr w:type="spellEnd"/>
      <w:r>
        <w:t>)</w:t>
      </w:r>
    </w:p>
  </w:comment>
  <w:comment w:id="566" w:author="Tor Wager" w:date="2015-08-10T19:27:00Z" w:initials="">
    <w:p w14:paraId="63D3B9ED" w14:textId="77777777" w:rsidR="003240A5" w:rsidRDefault="003240A5" w:rsidP="006C18A7">
      <w:pPr>
        <w:pStyle w:val="Normal1"/>
        <w:widowControl w:val="0"/>
        <w:spacing w:line="240" w:lineRule="auto"/>
      </w:pPr>
      <w:r>
        <w:t>What is the threshold here for a significant association?  e.g., significantly greater odds of term given activation than base rate.</w:t>
      </w:r>
    </w:p>
  </w:comment>
  <w:comment w:id="567" w:author="Alejandro De La Vega" w:date="2015-08-11T15:20:00Z" w:initials="AD">
    <w:p w14:paraId="245C5F03" w14:textId="0D31EEF6" w:rsidR="003240A5" w:rsidRDefault="003240A5">
      <w:pPr>
        <w:pStyle w:val="CommentText"/>
      </w:pPr>
      <w:r>
        <w:rPr>
          <w:rStyle w:val="CommentReference"/>
        </w:rPr>
        <w:annotationRef/>
      </w:r>
      <w:r>
        <w:t xml:space="preserve">Would it work to permute the labels for classification (for each region) 10,000 times and then see the distribution of the “weights” (e.g. log-odds ratio for each feature)? I tried this and the average log-odds threshold for p&lt;0.001 is somewhere around 0.38 with a </w:t>
      </w:r>
      <w:proofErr w:type="spellStart"/>
      <w:r>
        <w:t>std</w:t>
      </w:r>
      <w:proofErr w:type="spellEnd"/>
      <w:r>
        <w:t xml:space="preserve"> of around 0.1. If this is a reasonable approach, then we could either plot the average across features (say 0.38) as a dashed circle or a darker fill or we could plot another layer with the values for each feature (too much IMO)</w:t>
      </w:r>
    </w:p>
  </w:comment>
  <w:comment w:id="582" w:author="Tor Wager" w:date="2015-07-23T12:35:00Z" w:initials="">
    <w:p w14:paraId="13444E14" w14:textId="77777777" w:rsidR="003240A5" w:rsidRDefault="003240A5">
      <w:pPr>
        <w:pStyle w:val="Normal1"/>
        <w:widowControl w:val="0"/>
        <w:spacing w:line="240" w:lineRule="auto"/>
      </w:pPr>
      <w:r>
        <w:t>again, are the base rates controlled for in such statements?  if you normalized rows/cols would the conclusion be the same?  and significance test for the difference of some kind?</w:t>
      </w:r>
    </w:p>
  </w:comment>
  <w:comment w:id="581" w:author="Alejandro De La Vega" w:date="2015-08-10T19:42:00Z" w:initials="AD">
    <w:p w14:paraId="6C962F8D" w14:textId="28B23164" w:rsidR="003240A5" w:rsidRDefault="003240A5">
      <w:pPr>
        <w:pStyle w:val="CommentText"/>
      </w:pPr>
      <w:r>
        <w:rPr>
          <w:rStyle w:val="CommentReference"/>
        </w:rPr>
        <w:annotationRef/>
      </w:r>
      <w:r>
        <w:t>Would it be better to organize this section by zone and going into detail within each zone before moving on to the next zone, or as is organized now?</w:t>
      </w:r>
    </w:p>
  </w:comment>
  <w:comment w:id="584" w:author="Alejandro De La Vega" w:date="2015-08-20T17:36:00Z" w:initials="AD">
    <w:p w14:paraId="172625B0" w14:textId="7C00D990" w:rsidR="003240A5" w:rsidRDefault="003240A5">
      <w:pPr>
        <w:pStyle w:val="CommentText"/>
      </w:pPr>
      <w:r>
        <w:rPr>
          <w:rStyle w:val="CommentReference"/>
        </w:rPr>
        <w:annotationRef/>
      </w:r>
      <w:r>
        <w:t>Summary of the problems people had with this section:</w:t>
      </w:r>
    </w:p>
    <w:p w14:paraId="2D809FD7" w14:textId="17CEC071" w:rsidR="003240A5" w:rsidRDefault="003240A5" w:rsidP="00123AE8">
      <w:pPr>
        <w:pStyle w:val="CommentText"/>
        <w:numPr>
          <w:ilvl w:val="0"/>
          <w:numId w:val="1"/>
        </w:numPr>
      </w:pPr>
      <w:r>
        <w:t xml:space="preserve"> Is confusing, mainly because results from </w:t>
      </w:r>
      <w:proofErr w:type="spellStart"/>
      <w:r>
        <w:t>shannon’s</w:t>
      </w:r>
      <w:proofErr w:type="spellEnd"/>
      <w:r>
        <w:t xml:space="preserve"> and our measure doesn’t match</w:t>
      </w:r>
    </w:p>
    <w:p w14:paraId="71B964B2" w14:textId="5F830A0A" w:rsidR="003240A5" w:rsidRDefault="003240A5" w:rsidP="00123AE8">
      <w:pPr>
        <w:pStyle w:val="CommentText"/>
        <w:numPr>
          <w:ilvl w:val="0"/>
          <w:numId w:val="1"/>
        </w:numPr>
      </w:pPr>
      <w:r>
        <w:t xml:space="preserve">Why didn’t you use a well-established measure such as Lasso or best </w:t>
      </w:r>
      <w:proofErr w:type="spellStart"/>
      <w:r>
        <w:t>subests</w:t>
      </w:r>
      <w:proofErr w:type="spellEnd"/>
      <w:r>
        <w:t xml:space="preserve"> regression? I don’t believe your results because it’s a random thing you came up with </w:t>
      </w:r>
    </w:p>
    <w:p w14:paraId="2665438F" w14:textId="19806750" w:rsidR="003240A5" w:rsidRDefault="003240A5" w:rsidP="00123AE8">
      <w:pPr>
        <w:pStyle w:val="CommentText"/>
      </w:pPr>
      <w:r>
        <w:t xml:space="preserve">I think the solution is to either adopt a more established way of choosing number of features or to expand this section to explain our new method. I think the latter would be cool because its more novel but also opens us up to more criticism. In either case, I think we should punt Shannon’s to supplemental information and refer to it but not have it in the main figure because it causes confusing and detracts from what we did. </w:t>
      </w:r>
    </w:p>
    <w:p w14:paraId="6CFA186A" w14:textId="563958A0" w:rsidR="003240A5" w:rsidRDefault="003240A5" w:rsidP="00123AE8">
      <w:pPr>
        <w:pStyle w:val="CommentText"/>
      </w:pPr>
      <w:r>
        <w:t>Options:</w:t>
      </w:r>
    </w:p>
    <w:p w14:paraId="51877FA9" w14:textId="3EC59FD3" w:rsidR="003240A5" w:rsidRDefault="003240A5" w:rsidP="003576A5">
      <w:pPr>
        <w:pStyle w:val="CommentText"/>
        <w:numPr>
          <w:ilvl w:val="0"/>
          <w:numId w:val="2"/>
        </w:numPr>
        <w:tabs>
          <w:tab w:val="left" w:pos="2340"/>
        </w:tabs>
      </w:pPr>
      <w:r>
        <w:t xml:space="preserve">I’ve played with </w:t>
      </w:r>
      <w:proofErr w:type="spellStart"/>
      <w:r>
        <w:t>scikit</w:t>
      </w:r>
      <w:proofErr w:type="spellEnd"/>
      <w:r>
        <w:t xml:space="preserve">-learns recursive feature elimination on our Naïve Bayes classifiers. It works well enough and the results are mainly that pre-SMA and vmPFC are high complexity, which mostly goes well with </w:t>
      </w:r>
      <w:proofErr w:type="spellStart"/>
      <w:r>
        <w:t>shannon’s</w:t>
      </w:r>
      <w:proofErr w:type="spellEnd"/>
      <w:r>
        <w:t xml:space="preserve"> except for </w:t>
      </w:r>
      <w:proofErr w:type="spellStart"/>
      <w:r>
        <w:t>vmPFC</w:t>
      </w:r>
      <w:proofErr w:type="spellEnd"/>
      <w:r>
        <w:t>. I think this might be a nice way to not have to explain what we did too much but still be doing something novel  (using feature selection metrics to estimate complexity of solution for each region). One downside I don’t like about recursive feature elimination is that it selects features using their “weights” rather than picking the subset that is most performant and could still possibly "miss" many solutions.</w:t>
      </w:r>
    </w:p>
    <w:p w14:paraId="05AD6E75" w14:textId="0A3207BF" w:rsidR="003240A5" w:rsidRDefault="003240A5" w:rsidP="00123AE8">
      <w:pPr>
        <w:pStyle w:val="CommentText"/>
        <w:numPr>
          <w:ilvl w:val="0"/>
          <w:numId w:val="2"/>
        </w:numPr>
      </w:pPr>
      <w:r>
        <w:t xml:space="preserve"> Tor suggested “best subsets” regression. Looks like this is the idea we discussed previous of testing all possible models. This is possible but computationally intensive unless you adopt some sort of branching model </w:t>
      </w:r>
      <w:proofErr w:type="spellStart"/>
      <w:r>
        <w:t>seleciton</w:t>
      </w:r>
      <w:proofErr w:type="spellEnd"/>
      <w:r>
        <w:t xml:space="preserve"> method. Currently this is not implemented in python for naive </w:t>
      </w:r>
      <w:proofErr w:type="spellStart"/>
      <w:r>
        <w:t>bayes</w:t>
      </w:r>
      <w:proofErr w:type="spellEnd"/>
      <w:r>
        <w:t xml:space="preserve">. I'm giving it a shot with on region to see how long it takes on </w:t>
      </w:r>
      <w:proofErr w:type="spellStart"/>
      <w:r>
        <w:t>blanca</w:t>
      </w:r>
      <w:proofErr w:type="spellEnd"/>
      <w:r>
        <w:t xml:space="preserve"> but so far it looks like it picks similar models to our method which only adds one feature at a time (instead of testing all possible combinations)</w:t>
      </w:r>
    </w:p>
    <w:p w14:paraId="3C5FEE59" w14:textId="287892FA" w:rsidR="003240A5" w:rsidRDefault="003240A5" w:rsidP="00123AE8">
      <w:pPr>
        <w:pStyle w:val="CommentText"/>
        <w:numPr>
          <w:ilvl w:val="0"/>
          <w:numId w:val="2"/>
        </w:numPr>
      </w:pPr>
      <w:r>
        <w:t xml:space="preserve">Lasso. We've tried this but it </w:t>
      </w:r>
      <w:proofErr w:type="spellStart"/>
      <w:r>
        <w:t>perfoms</w:t>
      </w:r>
      <w:proofErr w:type="spellEnd"/>
      <w:r>
        <w:t xml:space="preserve"> poorly (roc-</w:t>
      </w:r>
      <w:proofErr w:type="spellStart"/>
      <w:r>
        <w:t>auc</w:t>
      </w:r>
      <w:proofErr w:type="spellEnd"/>
      <w:r>
        <w:t xml:space="preserve"> of 0.51-0.52 for 9 regions compared to nearly 0.6 for naive </w:t>
      </w:r>
      <w:proofErr w:type="spellStart"/>
      <w:r>
        <w:t>bayes</w:t>
      </w:r>
      <w:proofErr w:type="spellEnd"/>
      <w:r>
        <w:t xml:space="preserve">). I tried another method </w:t>
      </w:r>
      <w:proofErr w:type="spellStart"/>
      <w:r>
        <w:t>i</w:t>
      </w:r>
      <w:proofErr w:type="spellEnd"/>
      <w:r>
        <w:t xml:space="preserve"> hadn't tried before (BIC Lasso </w:t>
      </w:r>
      <w:proofErr w:type="spellStart"/>
      <w:r>
        <w:t>shirnkage</w:t>
      </w:r>
      <w:proofErr w:type="spellEnd"/>
      <w:r>
        <w:t xml:space="preserve">) but it also performs poorly so I think this is no go. </w:t>
      </w:r>
    </w:p>
    <w:p w14:paraId="6EEAF948" w14:textId="1F6D9EC0" w:rsidR="003240A5" w:rsidRDefault="003240A5" w:rsidP="00123AE8">
      <w:pPr>
        <w:pStyle w:val="CommentText"/>
        <w:ind w:firstLine="0"/>
      </w:pPr>
      <w:r>
        <w:t xml:space="preserve">My preference is to try to get #2 to work and making it read easier but </w:t>
      </w:r>
      <w:proofErr w:type="spellStart"/>
      <w:r>
        <w:t>putning</w:t>
      </w:r>
      <w:proofErr w:type="spellEnd"/>
      <w:r>
        <w:t xml:space="preserve"> the Shannon's figure to Supplemental. And if that is still hard to believe maybe #1 is easier to defend.</w:t>
      </w:r>
    </w:p>
  </w:comment>
  <w:comment w:id="585" w:author="Tor Wager" w:date="2015-07-23T12:36:00Z" w:initials="">
    <w:p w14:paraId="06C4D893" w14:textId="77777777" w:rsidR="003240A5" w:rsidRDefault="003240A5">
      <w:pPr>
        <w:pStyle w:val="Normal1"/>
        <w:widowControl w:val="0"/>
        <w:spacing w:line="240" w:lineRule="auto"/>
      </w:pPr>
      <w:r>
        <w:t>what are the predictors?  topics?</w:t>
      </w:r>
    </w:p>
  </w:comment>
  <w:comment w:id="586" w:author="Tor Wager" w:date="2015-07-23T12:38:00Z" w:initials="">
    <w:p w14:paraId="35086014" w14:textId="77777777" w:rsidR="003240A5" w:rsidRDefault="003240A5">
      <w:pPr>
        <w:pStyle w:val="Normal1"/>
        <w:widowControl w:val="0"/>
        <w:spacing w:line="240" w:lineRule="auto"/>
      </w:pPr>
      <w:r>
        <w:t xml:space="preserve">hmmm, this is a forward stepwise procedure, and is not particularly efficient because you could miss a lot.  "best subsets" regression exists, and you could also consider AIC/BIC criteria to build a model.  </w:t>
      </w:r>
    </w:p>
    <w:p w14:paraId="1D5AC1E0" w14:textId="77777777" w:rsidR="003240A5" w:rsidRDefault="003240A5">
      <w:pPr>
        <w:pStyle w:val="Normal1"/>
        <w:widowControl w:val="0"/>
        <w:spacing w:line="240" w:lineRule="auto"/>
      </w:pPr>
    </w:p>
    <w:p w14:paraId="3DCC635A" w14:textId="77777777" w:rsidR="003240A5" w:rsidRDefault="003240A5">
      <w:pPr>
        <w:pStyle w:val="Normal1"/>
        <w:widowControl w:val="0"/>
        <w:spacing w:line="240" w:lineRule="auto"/>
      </w:pPr>
      <w:r>
        <w:t>I like the idea of functional complexity overall, but :</w:t>
      </w:r>
    </w:p>
    <w:p w14:paraId="650C3747" w14:textId="77777777" w:rsidR="003240A5" w:rsidRDefault="003240A5">
      <w:pPr>
        <w:pStyle w:val="Normal1"/>
        <w:widowControl w:val="0"/>
        <w:spacing w:line="240" w:lineRule="auto"/>
      </w:pPr>
      <w:r>
        <w:t>1. how is it affected by diffs in base rate/region size?</w:t>
      </w:r>
    </w:p>
    <w:p w14:paraId="20B198DA" w14:textId="77777777" w:rsidR="003240A5" w:rsidRDefault="003240A5">
      <w:pPr>
        <w:pStyle w:val="Normal1"/>
        <w:widowControl w:val="0"/>
        <w:spacing w:line="240" w:lineRule="auto"/>
      </w:pPr>
      <w:r>
        <w:t>2. can you make any claims about the significance of differences in "number of topics needed to classify"?</w:t>
      </w:r>
    </w:p>
  </w:comment>
  <w:comment w:id="587" w:author="Tor Wager" w:date="2015-07-23T12:39:00Z" w:initials="">
    <w:p w14:paraId="2F97DDF5" w14:textId="77777777" w:rsidR="003240A5" w:rsidRDefault="003240A5">
      <w:pPr>
        <w:pStyle w:val="Normal1"/>
        <w:widowControl w:val="0"/>
        <w:spacing w:line="240" w:lineRule="auto"/>
      </w:pPr>
      <w:r>
        <w:t>hmm, so the balanced accuracy is about this much? 0.5 is chance, right?  what is chance? Is this significant?</w:t>
      </w:r>
    </w:p>
  </w:comment>
  <w:comment w:id="588" w:author="Alejandro De La Vega" w:date="2015-08-16T14:25:00Z" w:initials="AD">
    <w:p w14:paraId="41EDC9D5" w14:textId="0C8190AA" w:rsidR="003240A5" w:rsidRDefault="003240A5">
      <w:pPr>
        <w:pStyle w:val="CommentText"/>
      </w:pPr>
      <w:r>
        <w:rPr>
          <w:rStyle w:val="CommentReference"/>
        </w:rPr>
        <w:annotationRef/>
      </w:r>
      <w:r>
        <w:t>Would running a bunch for classifier or randomized data and doing permutation suffice for this?</w:t>
      </w:r>
    </w:p>
  </w:comment>
  <w:comment w:id="589" w:author="Tor Wager" w:date="2015-07-23T12:40:00Z" w:initials="">
    <w:p w14:paraId="3225BC7E" w14:textId="77777777" w:rsidR="003240A5" w:rsidRDefault="003240A5">
      <w:pPr>
        <w:pStyle w:val="Normal1"/>
        <w:widowControl w:val="0"/>
        <w:spacing w:line="240" w:lineRule="auto"/>
      </w:pPr>
      <w:r>
        <w:t>sometimes...</w:t>
      </w:r>
    </w:p>
  </w:comment>
  <w:comment w:id="596" w:author="Tor Wager" w:date="2015-07-23T12:42:00Z" w:initials="">
    <w:p w14:paraId="6E1CF753" w14:textId="77777777" w:rsidR="003240A5" w:rsidRDefault="003240A5">
      <w:pPr>
        <w:pStyle w:val="Normal1"/>
        <w:widowControl w:val="0"/>
        <w:spacing w:line="240" w:lineRule="auto"/>
      </w:pPr>
      <w:r>
        <w:t xml:space="preserve">so </w:t>
      </w:r>
      <w:proofErr w:type="spellStart"/>
      <w:r>
        <w:t>i</w:t>
      </w:r>
      <w:proofErr w:type="spellEnd"/>
      <w:r>
        <w:t xml:space="preserve"> think an issue with the top panel here, and analysis, is that it's not clear that you have the BEST model at x topics, so you're comparing apples and oranges when you compare different numbers of topics... </w:t>
      </w:r>
      <w:proofErr w:type="spellStart"/>
      <w:r>
        <w:t>i'm</w:t>
      </w:r>
      <w:proofErr w:type="spellEnd"/>
      <w:r>
        <w:t xml:space="preserve"> puzzling over this... the topic identities included in the model change... the lasso path gives you a smooth solution that is consistent in the sense that if topic x is included in one model it is also included in a more complex model.</w:t>
      </w:r>
    </w:p>
  </w:comment>
  <w:comment w:id="599" w:author="Tor Wager" w:date="2015-07-23T12:51:00Z" w:initials="">
    <w:p w14:paraId="59D1D6A6" w14:textId="77777777" w:rsidR="003240A5" w:rsidRDefault="003240A5">
      <w:pPr>
        <w:pStyle w:val="Normal1"/>
        <w:widowControl w:val="0"/>
        <w:spacing w:line="240" w:lineRule="auto"/>
      </w:pPr>
      <w:proofErr w:type="spellStart"/>
      <w:r>
        <w:t>i</w:t>
      </w:r>
      <w:proofErr w:type="spellEnd"/>
      <w:r>
        <w:t xml:space="preserve"> wonder if this analysis can also be influenced by the reliability of activation induced by different topics (motor vs. social, for example), as well as the base rate of activation.  </w:t>
      </w:r>
    </w:p>
    <w:p w14:paraId="62248C99" w14:textId="77777777" w:rsidR="003240A5" w:rsidRDefault="003240A5">
      <w:pPr>
        <w:pStyle w:val="Normal1"/>
        <w:widowControl w:val="0"/>
        <w:spacing w:line="240" w:lineRule="auto"/>
      </w:pPr>
    </w:p>
    <w:p w14:paraId="2F32B1CF" w14:textId="77777777" w:rsidR="003240A5" w:rsidRDefault="003240A5">
      <w:pPr>
        <w:pStyle w:val="Normal1"/>
        <w:widowControl w:val="0"/>
        <w:spacing w:line="240" w:lineRule="auto"/>
      </w:pPr>
      <w:r>
        <w:t xml:space="preserve">what would a region look like here that is activated by every topic?  it would be very "diverse", but </w:t>
      </w:r>
      <w:proofErr w:type="spellStart"/>
      <w:r>
        <w:t>i</w:t>
      </w:r>
      <w:proofErr w:type="spellEnd"/>
      <w:r>
        <w:t xml:space="preserve"> don't think any particular topic would be useful for classification.  so maybe its measured diversity would be low?  or just unpredictable?</w:t>
      </w:r>
    </w:p>
  </w:comment>
  <w:comment w:id="602" w:author="Tor Wager" w:date="2015-07-23T12:43:00Z" w:initials="">
    <w:p w14:paraId="05A103AF" w14:textId="77777777" w:rsidR="003240A5" w:rsidRDefault="003240A5">
      <w:pPr>
        <w:pStyle w:val="Normal1"/>
        <w:widowControl w:val="0"/>
        <w:spacing w:line="240" w:lineRule="auto"/>
      </w:pPr>
      <w:r>
        <w:t>how did you calculate AUC here?  did you use standard Gaussian assumptions, or what?</w:t>
      </w:r>
    </w:p>
  </w:comment>
  <w:comment w:id="605" w:author="Tor Wager" w:date="2015-07-23T12:45:00Z" w:initials="">
    <w:p w14:paraId="448DB4B8" w14:textId="77777777" w:rsidR="003240A5" w:rsidRDefault="003240A5">
      <w:pPr>
        <w:pStyle w:val="Normal1"/>
        <w:widowControl w:val="0"/>
        <w:spacing w:line="240" w:lineRule="auto"/>
      </w:pPr>
      <w:proofErr w:type="spellStart"/>
      <w:r>
        <w:t>i'm</w:t>
      </w:r>
      <w:proofErr w:type="spellEnd"/>
      <w:r>
        <w:t xml:space="preserve"> not sure what SDI is or why it looks different. but readers will be left confused here </w:t>
      </w:r>
      <w:proofErr w:type="spellStart"/>
      <w:r>
        <w:t>i</w:t>
      </w:r>
      <w:proofErr w:type="spellEnd"/>
      <w:r>
        <w:t xml:space="preserve"> think...what is the right answer?  which should </w:t>
      </w:r>
      <w:proofErr w:type="spellStart"/>
      <w:r>
        <w:t>i</w:t>
      </w:r>
      <w:proofErr w:type="spellEnd"/>
      <w:r>
        <w:t xml:space="preserve"> trust?  </w:t>
      </w:r>
      <w:proofErr w:type="spellStart"/>
      <w:r>
        <w:t>i'm</w:t>
      </w:r>
      <w:proofErr w:type="spellEnd"/>
      <w:r>
        <w:t xml:space="preserve"> not sure </w:t>
      </w:r>
      <w:proofErr w:type="spellStart"/>
      <w:r>
        <w:t>i</w:t>
      </w:r>
      <w:proofErr w:type="spellEnd"/>
      <w:r>
        <w:t xml:space="preserve"> trust either of them.</w:t>
      </w:r>
    </w:p>
  </w:comment>
  <w:comment w:id="607" w:author="Tal Yarkoni" w:date="2015-07-01T01:48:00Z" w:initials="">
    <w:p w14:paraId="2946F29A" w14:textId="77777777" w:rsidR="003240A5" w:rsidRDefault="003240A5">
      <w:pPr>
        <w:pStyle w:val="Normal1"/>
        <w:widowControl w:val="0"/>
        <w:spacing w:line="240" w:lineRule="auto"/>
      </w:pPr>
      <w:r>
        <w:t>Nice! Somewhere in the text we should probably have something to say about why the results look so different for the two approaches. As we talked about in Boulder, I think it's actually good for us, because we can nicely make the point that there are many ways to operationalize complexity, and one could argue that the one on the left is more informative than the one on the right (though we probably don't want to come down too strongly on that)</w:t>
      </w:r>
    </w:p>
  </w:comment>
  <w:comment w:id="613" w:author="Marie Banich" w:date="2015-07-22T12:54:00Z" w:initials="MB">
    <w:p w14:paraId="363AF9EA" w14:textId="21378FFA" w:rsidR="003240A5" w:rsidRDefault="003240A5">
      <w:pPr>
        <w:pStyle w:val="CommentText"/>
      </w:pPr>
      <w:r>
        <w:rPr>
          <w:rStyle w:val="CommentReference"/>
        </w:rPr>
        <w:annotationRef/>
      </w:r>
      <w:r>
        <w:t>What do you mean “previous findings” – there are no previous finding for the diversity indices for this region, are there?</w:t>
      </w:r>
    </w:p>
  </w:comment>
  <w:comment w:id="614" w:author="Marie Banich" w:date="2015-07-22T12:55:00Z" w:initials="MB">
    <w:p w14:paraId="465A6DFF" w14:textId="56C8BA07" w:rsidR="003240A5" w:rsidRDefault="003240A5">
      <w:pPr>
        <w:pStyle w:val="CommentText"/>
      </w:pPr>
      <w:r>
        <w:rPr>
          <w:rStyle w:val="CommentReference"/>
        </w:rPr>
        <w:annotationRef/>
      </w:r>
      <w:r>
        <w:t>What “previous analysis”?</w:t>
      </w:r>
    </w:p>
  </w:comment>
  <w:comment w:id="615" w:author="Marie Banich" w:date="2015-07-22T12:56:00Z" w:initials="MB">
    <w:p w14:paraId="6D958FE8" w14:textId="71C9366D" w:rsidR="003240A5" w:rsidRDefault="003240A5">
      <w:pPr>
        <w:pStyle w:val="CommentText"/>
      </w:pPr>
      <w:r>
        <w:rPr>
          <w:rStyle w:val="CommentReference"/>
        </w:rPr>
        <w:annotationRef/>
      </w:r>
      <w:r>
        <w:t>I don’t know what to make of all of this.  Adding the Shannon’s Diversity Index makes all of this look like a mess.  I don’t see what you are going to be able to say here given how poorly the two measures line up.</w:t>
      </w:r>
    </w:p>
  </w:comment>
  <w:comment w:id="618" w:author="Alejandro De La Vega" w:date="2015-08-26T15:37:00Z" w:initials="AD">
    <w:p w14:paraId="366B2960" w14:textId="6E9F2CAA" w:rsidR="003240A5" w:rsidRDefault="003240A5">
      <w:pPr>
        <w:pStyle w:val="CommentText"/>
      </w:pPr>
      <w:r>
        <w:rPr>
          <w:rStyle w:val="CommentReference"/>
        </w:rPr>
        <w:annotationRef/>
      </w:r>
      <w:r>
        <w:br/>
        <w:t>Citation that might support this?</w:t>
      </w:r>
    </w:p>
  </w:comment>
  <w:comment w:id="640" w:author="Marie Banich" w:date="2015-07-23T07:20:00Z" w:initials="MB">
    <w:p w14:paraId="06077EBD" w14:textId="052E5467" w:rsidR="003240A5" w:rsidRDefault="003240A5">
      <w:pPr>
        <w:pStyle w:val="CommentText"/>
      </w:pPr>
      <w:r>
        <w:rPr>
          <w:rStyle w:val="CommentReference"/>
        </w:rPr>
        <w:annotationRef/>
      </w:r>
      <w:r>
        <w:t>But it’s not really how high the score is that you care about but rather the difference from the prior clustering…..</w:t>
      </w:r>
    </w:p>
  </w:comment>
  <w:comment w:id="641" w:author="Marie Banich" w:date="2015-07-23T07:23:00Z" w:initials="MB">
    <w:p w14:paraId="5F3A9657" w14:textId="55586C56" w:rsidR="003240A5" w:rsidRDefault="003240A5">
      <w:pPr>
        <w:pStyle w:val="CommentText"/>
      </w:pPr>
      <w:r>
        <w:rPr>
          <w:rStyle w:val="CommentReference"/>
        </w:rPr>
        <w:annotationRef/>
      </w:r>
      <w:r>
        <w:t>Not clear what you are talking about here</w:t>
      </w:r>
    </w:p>
  </w:comment>
  <w:comment w:id="642" w:author="Marie Banich" w:date="2015-07-23T07:23:00Z" w:initials="MB">
    <w:p w14:paraId="5BAEF827" w14:textId="680ACDBA" w:rsidR="003240A5" w:rsidRDefault="003240A5">
      <w:pPr>
        <w:pStyle w:val="CommentText"/>
      </w:pPr>
      <w:r>
        <w:rPr>
          <w:rStyle w:val="CommentReference"/>
        </w:rPr>
        <w:annotationRef/>
      </w:r>
      <w:r>
        <w:t>ditto</w:t>
      </w:r>
    </w:p>
  </w:comment>
  <w:comment w:id="645" w:author="Alejandro De La Vega" w:date="2015-07-23T16:03:00Z" w:initials="AD">
    <w:p w14:paraId="7A53EEFB" w14:textId="13EE6440" w:rsidR="003240A5" w:rsidRDefault="003240A5">
      <w:pPr>
        <w:pStyle w:val="CommentText"/>
      </w:pPr>
      <w:r>
        <w:rPr>
          <w:rStyle w:val="CommentReference"/>
        </w:rPr>
        <w:annotationRef/>
      </w:r>
      <w:r>
        <w:t>check</w:t>
      </w:r>
    </w:p>
  </w:comment>
  <w:comment w:id="665" w:author="Marie Banich" w:date="2015-07-23T07:25:00Z" w:initials="MB">
    <w:p w14:paraId="0E7E965A" w14:textId="43D45954" w:rsidR="003240A5" w:rsidRDefault="003240A5">
      <w:pPr>
        <w:pStyle w:val="CommentText"/>
      </w:pPr>
      <w:r>
        <w:rPr>
          <w:rStyle w:val="CommentReference"/>
        </w:rPr>
        <w:annotationRef/>
      </w:r>
      <w:r>
        <w:t>This is a nice explanation.</w:t>
      </w:r>
    </w:p>
  </w:comment>
  <w:comment w:id="668" w:author="Alejandro De La Vega" w:date="2015-07-06T10:15:00Z" w:initials="">
    <w:p w14:paraId="2273BAD3" w14:textId="77777777" w:rsidR="003240A5" w:rsidRDefault="003240A5">
      <w:pPr>
        <w:pStyle w:val="Normal1"/>
        <w:widowControl w:val="0"/>
        <w:spacing w:line="240" w:lineRule="auto"/>
      </w:pPr>
      <w:proofErr w:type="spellStart"/>
      <w:r>
        <w:t>tal</w:t>
      </w:r>
      <w:proofErr w:type="spellEnd"/>
      <w:r>
        <w:t xml:space="preserve">, if its easy and you already have a blurb about this can you fill in about meta-analysis and FDR </w:t>
      </w:r>
      <w:proofErr w:type="spellStart"/>
      <w:r>
        <w:t>thresholding</w:t>
      </w:r>
      <w:proofErr w:type="spellEnd"/>
      <w:r>
        <w:t xml:space="preserve">? I’m referring the </w:t>
      </w:r>
      <w:proofErr w:type="spellStart"/>
      <w:r>
        <w:t>coactivaton</w:t>
      </w:r>
      <w:proofErr w:type="spellEnd"/>
      <w:r>
        <w:t xml:space="preserve"> clustering section here. Let me know if you think that makes sense</w:t>
      </w:r>
    </w:p>
  </w:comment>
  <w:comment w:id="669" w:author="Marie Banich" w:date="2015-07-23T07:26:00Z" w:initials="MB">
    <w:p w14:paraId="08FD24FE" w14:textId="25BBF0F2" w:rsidR="003240A5" w:rsidRDefault="003240A5">
      <w:pPr>
        <w:pStyle w:val="CommentText"/>
      </w:pPr>
      <w:r>
        <w:rPr>
          <w:rStyle w:val="CommentReference"/>
        </w:rPr>
        <w:annotationRef/>
      </w:r>
      <w:r>
        <w:t>Fill this out</w:t>
      </w:r>
    </w:p>
  </w:comment>
  <w:comment w:id="680" w:author="Alejandro De La Vega" w:date="2015-07-06T10:28:00Z" w:initials="">
    <w:p w14:paraId="4CD2F97B" w14:textId="77777777" w:rsidR="003240A5" w:rsidRDefault="003240A5">
      <w:pPr>
        <w:pStyle w:val="Normal1"/>
        <w:widowControl w:val="0"/>
        <w:spacing w:line="240" w:lineRule="auto"/>
      </w:pPr>
      <w:r>
        <w:t>Update this with more simulations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67740D" w15:done="0"/>
  <w15:commentEx w15:paraId="513DF326" w15:done="0"/>
  <w15:commentEx w15:paraId="5F9A64C6" w15:done="0"/>
  <w15:commentEx w15:paraId="6A4A7BB6" w15:done="0"/>
  <w15:commentEx w15:paraId="684AA31B" w15:done="0"/>
  <w15:commentEx w15:paraId="52062EA2" w15:done="0"/>
  <w15:commentEx w15:paraId="063C25A1" w15:done="0"/>
  <w15:commentEx w15:paraId="1D622C1F" w15:done="0"/>
  <w15:commentEx w15:paraId="488FCEAA" w15:done="0"/>
  <w15:commentEx w15:paraId="1303170D" w15:done="0"/>
  <w15:commentEx w15:paraId="63D3B9ED" w15:done="0"/>
  <w15:commentEx w15:paraId="245C5F03" w15:done="0"/>
  <w15:commentEx w15:paraId="13444E14" w15:done="0"/>
  <w15:commentEx w15:paraId="6C962F8D" w15:done="0"/>
  <w15:commentEx w15:paraId="6EEAF948" w15:done="0"/>
  <w15:commentEx w15:paraId="06C4D893" w15:done="0"/>
  <w15:commentEx w15:paraId="20B198DA" w15:done="0"/>
  <w15:commentEx w15:paraId="2F97DDF5" w15:done="0"/>
  <w15:commentEx w15:paraId="41EDC9D5" w15:done="0"/>
  <w15:commentEx w15:paraId="3225BC7E" w15:done="0"/>
  <w15:commentEx w15:paraId="6E1CF753" w15:done="0"/>
  <w15:commentEx w15:paraId="2F32B1CF" w15:done="0"/>
  <w15:commentEx w15:paraId="05A103AF" w15:done="0"/>
  <w15:commentEx w15:paraId="448DB4B8" w15:done="0"/>
  <w15:commentEx w15:paraId="2946F29A" w15:done="0"/>
  <w15:commentEx w15:paraId="363AF9EA" w15:done="0"/>
  <w15:commentEx w15:paraId="465A6DFF" w15:done="0"/>
  <w15:commentEx w15:paraId="6D958FE8" w15:done="0"/>
  <w15:commentEx w15:paraId="366B2960" w15:done="0"/>
  <w15:commentEx w15:paraId="06077EBD" w15:done="0"/>
  <w15:commentEx w15:paraId="5F3A9657" w15:done="0"/>
  <w15:commentEx w15:paraId="5BAEF827" w15:done="0"/>
  <w15:commentEx w15:paraId="7A53EEFB" w15:done="0"/>
  <w15:commentEx w15:paraId="0E7E965A" w15:done="0"/>
  <w15:commentEx w15:paraId="2273BAD3" w15:done="0"/>
  <w15:commentEx w15:paraId="08FD24FE" w15:done="0"/>
  <w15:commentEx w15:paraId="4CD2F97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1432AF" w14:textId="77777777" w:rsidR="00B4550A" w:rsidRDefault="00B4550A" w:rsidP="00876801">
      <w:pPr>
        <w:spacing w:line="240" w:lineRule="auto"/>
      </w:pPr>
      <w:r>
        <w:separator/>
      </w:r>
    </w:p>
  </w:endnote>
  <w:endnote w:type="continuationSeparator" w:id="0">
    <w:p w14:paraId="1A8D43B9" w14:textId="77777777" w:rsidR="00B4550A" w:rsidRDefault="00B4550A" w:rsidP="00876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45F3D0" w14:textId="77777777" w:rsidR="00B4550A" w:rsidRDefault="00B4550A" w:rsidP="00876801">
      <w:pPr>
        <w:spacing w:line="240" w:lineRule="auto"/>
      </w:pPr>
      <w:r>
        <w:separator/>
      </w:r>
    </w:p>
  </w:footnote>
  <w:footnote w:type="continuationSeparator" w:id="0">
    <w:p w14:paraId="7BCCAF65" w14:textId="77777777" w:rsidR="00B4550A" w:rsidRDefault="00B4550A" w:rsidP="0087680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50CAF"/>
    <w:multiLevelType w:val="hybridMultilevel"/>
    <w:tmpl w:val="E94C8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725E46"/>
    <w:multiLevelType w:val="hybridMultilevel"/>
    <w:tmpl w:val="0ADE60D6"/>
    <w:lvl w:ilvl="0" w:tplc="8EA6EF82">
      <w:start w:val="1"/>
      <w:numFmt w:val="decimal"/>
      <w:lvlText w:val="%1)"/>
      <w:lvlJc w:val="left"/>
      <w:pPr>
        <w:ind w:left="1000" w:hanging="6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Isaac De La Vega">
    <w15:presenceInfo w15:providerId="None" w15:userId="Alejandro Isaac De La Vega"/>
  </w15:person>
  <w15:person w15:author="Luke J. Chang">
    <w15:presenceInfo w15:providerId="None" w15:userId="Luke J. C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8"/>
  <w:activeWritingStyle w:appName="MSWord" w:lang="en-US" w:vendorID="64" w:dllVersion="131078" w:nlCheck="1" w:checkStyle="0"/>
  <w:proofState w:spelling="clean"/>
  <w:revisionView w:insDel="0" w:formatting="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9E7445"/>
    <w:rsid w:val="00016275"/>
    <w:rsid w:val="00016524"/>
    <w:rsid w:val="0002234A"/>
    <w:rsid w:val="00034552"/>
    <w:rsid w:val="00044BD6"/>
    <w:rsid w:val="000526B9"/>
    <w:rsid w:val="000646FC"/>
    <w:rsid w:val="00070050"/>
    <w:rsid w:val="0007421C"/>
    <w:rsid w:val="0007422E"/>
    <w:rsid w:val="00075CF7"/>
    <w:rsid w:val="00091C3F"/>
    <w:rsid w:val="000A39CD"/>
    <w:rsid w:val="000A4873"/>
    <w:rsid w:val="000A5214"/>
    <w:rsid w:val="000B2F0E"/>
    <w:rsid w:val="000E18FA"/>
    <w:rsid w:val="000E2BF0"/>
    <w:rsid w:val="000E6846"/>
    <w:rsid w:val="000F4DBC"/>
    <w:rsid w:val="00104D1A"/>
    <w:rsid w:val="001127E3"/>
    <w:rsid w:val="00113948"/>
    <w:rsid w:val="0011617D"/>
    <w:rsid w:val="001165B6"/>
    <w:rsid w:val="00117802"/>
    <w:rsid w:val="00123AE8"/>
    <w:rsid w:val="001267C4"/>
    <w:rsid w:val="00142B82"/>
    <w:rsid w:val="00161ED9"/>
    <w:rsid w:val="00175EBF"/>
    <w:rsid w:val="0018525A"/>
    <w:rsid w:val="001A0C27"/>
    <w:rsid w:val="001A2181"/>
    <w:rsid w:val="001A28D8"/>
    <w:rsid w:val="001A4BC2"/>
    <w:rsid w:val="001B3117"/>
    <w:rsid w:val="001D55BF"/>
    <w:rsid w:val="001E39DA"/>
    <w:rsid w:val="001E51C6"/>
    <w:rsid w:val="00200271"/>
    <w:rsid w:val="00211D7F"/>
    <w:rsid w:val="00216FE0"/>
    <w:rsid w:val="00223178"/>
    <w:rsid w:val="002534CF"/>
    <w:rsid w:val="002535EE"/>
    <w:rsid w:val="002547A7"/>
    <w:rsid w:val="00254899"/>
    <w:rsid w:val="002729BA"/>
    <w:rsid w:val="00293F5F"/>
    <w:rsid w:val="00295560"/>
    <w:rsid w:val="00297B97"/>
    <w:rsid w:val="002A023A"/>
    <w:rsid w:val="002B2CC6"/>
    <w:rsid w:val="002B4530"/>
    <w:rsid w:val="002C19DF"/>
    <w:rsid w:val="002D2F31"/>
    <w:rsid w:val="002D69A3"/>
    <w:rsid w:val="002E540D"/>
    <w:rsid w:val="002F2537"/>
    <w:rsid w:val="003011F0"/>
    <w:rsid w:val="003078D2"/>
    <w:rsid w:val="003240A5"/>
    <w:rsid w:val="00332E1B"/>
    <w:rsid w:val="003576A5"/>
    <w:rsid w:val="00363D52"/>
    <w:rsid w:val="00366249"/>
    <w:rsid w:val="00373084"/>
    <w:rsid w:val="003A17BF"/>
    <w:rsid w:val="003A5590"/>
    <w:rsid w:val="003A5786"/>
    <w:rsid w:val="003B3A40"/>
    <w:rsid w:val="003B3D27"/>
    <w:rsid w:val="003C57AA"/>
    <w:rsid w:val="003D23FD"/>
    <w:rsid w:val="003E6356"/>
    <w:rsid w:val="004010F0"/>
    <w:rsid w:val="00427176"/>
    <w:rsid w:val="004353C2"/>
    <w:rsid w:val="004423BC"/>
    <w:rsid w:val="00454DAB"/>
    <w:rsid w:val="00464E42"/>
    <w:rsid w:val="00465FBF"/>
    <w:rsid w:val="004774D7"/>
    <w:rsid w:val="00485ED7"/>
    <w:rsid w:val="004A28E2"/>
    <w:rsid w:val="004A5866"/>
    <w:rsid w:val="004B2E68"/>
    <w:rsid w:val="004C4D27"/>
    <w:rsid w:val="004C7C5F"/>
    <w:rsid w:val="004D4F37"/>
    <w:rsid w:val="004D52DB"/>
    <w:rsid w:val="004E3585"/>
    <w:rsid w:val="004E78E2"/>
    <w:rsid w:val="004F70C0"/>
    <w:rsid w:val="00520320"/>
    <w:rsid w:val="00521850"/>
    <w:rsid w:val="00535253"/>
    <w:rsid w:val="0054586E"/>
    <w:rsid w:val="00564C73"/>
    <w:rsid w:val="00571206"/>
    <w:rsid w:val="005749C4"/>
    <w:rsid w:val="00574B72"/>
    <w:rsid w:val="005865B5"/>
    <w:rsid w:val="005917D1"/>
    <w:rsid w:val="005A6338"/>
    <w:rsid w:val="005D7B00"/>
    <w:rsid w:val="005E1249"/>
    <w:rsid w:val="005E1A40"/>
    <w:rsid w:val="005F19C4"/>
    <w:rsid w:val="005F1BC7"/>
    <w:rsid w:val="00606FCE"/>
    <w:rsid w:val="006108DE"/>
    <w:rsid w:val="0061345F"/>
    <w:rsid w:val="006158D2"/>
    <w:rsid w:val="006274F8"/>
    <w:rsid w:val="0063716C"/>
    <w:rsid w:val="00654027"/>
    <w:rsid w:val="00657727"/>
    <w:rsid w:val="00665100"/>
    <w:rsid w:val="006706F2"/>
    <w:rsid w:val="00685414"/>
    <w:rsid w:val="006B0B75"/>
    <w:rsid w:val="006B0BCB"/>
    <w:rsid w:val="006C18A7"/>
    <w:rsid w:val="006C7026"/>
    <w:rsid w:val="006D5581"/>
    <w:rsid w:val="006E5161"/>
    <w:rsid w:val="006E610C"/>
    <w:rsid w:val="006E7CF7"/>
    <w:rsid w:val="006F4134"/>
    <w:rsid w:val="0070146E"/>
    <w:rsid w:val="00721730"/>
    <w:rsid w:val="0072210B"/>
    <w:rsid w:val="00750B6C"/>
    <w:rsid w:val="00754814"/>
    <w:rsid w:val="00777DE2"/>
    <w:rsid w:val="007805EB"/>
    <w:rsid w:val="007940D9"/>
    <w:rsid w:val="007A64D0"/>
    <w:rsid w:val="007B40A8"/>
    <w:rsid w:val="007C3F7F"/>
    <w:rsid w:val="007C7A13"/>
    <w:rsid w:val="007D0A3F"/>
    <w:rsid w:val="007E6C2D"/>
    <w:rsid w:val="00802E7F"/>
    <w:rsid w:val="00830228"/>
    <w:rsid w:val="00835CCB"/>
    <w:rsid w:val="0086259A"/>
    <w:rsid w:val="008752CA"/>
    <w:rsid w:val="00876801"/>
    <w:rsid w:val="00890697"/>
    <w:rsid w:val="008916E4"/>
    <w:rsid w:val="008928F3"/>
    <w:rsid w:val="008A3C3D"/>
    <w:rsid w:val="008B0FFE"/>
    <w:rsid w:val="008C1831"/>
    <w:rsid w:val="008D2D8B"/>
    <w:rsid w:val="008D5D6F"/>
    <w:rsid w:val="008E3B07"/>
    <w:rsid w:val="008E677C"/>
    <w:rsid w:val="008E7E0B"/>
    <w:rsid w:val="008F6649"/>
    <w:rsid w:val="0090716A"/>
    <w:rsid w:val="00917068"/>
    <w:rsid w:val="00927332"/>
    <w:rsid w:val="00927895"/>
    <w:rsid w:val="00932323"/>
    <w:rsid w:val="009354E6"/>
    <w:rsid w:val="009470B9"/>
    <w:rsid w:val="009644E7"/>
    <w:rsid w:val="009730AD"/>
    <w:rsid w:val="00987B14"/>
    <w:rsid w:val="0099166A"/>
    <w:rsid w:val="00991E7E"/>
    <w:rsid w:val="00991FE0"/>
    <w:rsid w:val="009B3AA9"/>
    <w:rsid w:val="009B517D"/>
    <w:rsid w:val="009C459D"/>
    <w:rsid w:val="009E63AE"/>
    <w:rsid w:val="009E7445"/>
    <w:rsid w:val="00A004FE"/>
    <w:rsid w:val="00A00ED3"/>
    <w:rsid w:val="00A114C1"/>
    <w:rsid w:val="00A1181B"/>
    <w:rsid w:val="00A146C8"/>
    <w:rsid w:val="00A21242"/>
    <w:rsid w:val="00A217DB"/>
    <w:rsid w:val="00A23808"/>
    <w:rsid w:val="00A254EA"/>
    <w:rsid w:val="00A275E3"/>
    <w:rsid w:val="00A35936"/>
    <w:rsid w:val="00A43251"/>
    <w:rsid w:val="00A444AC"/>
    <w:rsid w:val="00A44608"/>
    <w:rsid w:val="00A4541A"/>
    <w:rsid w:val="00A53564"/>
    <w:rsid w:val="00A55CEB"/>
    <w:rsid w:val="00A57429"/>
    <w:rsid w:val="00A66FCD"/>
    <w:rsid w:val="00A71E2E"/>
    <w:rsid w:val="00A85B81"/>
    <w:rsid w:val="00A91BE9"/>
    <w:rsid w:val="00AA61AF"/>
    <w:rsid w:val="00AA78BC"/>
    <w:rsid w:val="00AD3480"/>
    <w:rsid w:val="00AD47C0"/>
    <w:rsid w:val="00AD64FC"/>
    <w:rsid w:val="00AF4DB3"/>
    <w:rsid w:val="00AF6E70"/>
    <w:rsid w:val="00B06CC0"/>
    <w:rsid w:val="00B20F8A"/>
    <w:rsid w:val="00B4550A"/>
    <w:rsid w:val="00B52AE4"/>
    <w:rsid w:val="00B6138E"/>
    <w:rsid w:val="00B63602"/>
    <w:rsid w:val="00B81242"/>
    <w:rsid w:val="00B81805"/>
    <w:rsid w:val="00B87F05"/>
    <w:rsid w:val="00BA1272"/>
    <w:rsid w:val="00BB349A"/>
    <w:rsid w:val="00BB5E35"/>
    <w:rsid w:val="00BC48C8"/>
    <w:rsid w:val="00BE2BE9"/>
    <w:rsid w:val="00BE6EC8"/>
    <w:rsid w:val="00BF108C"/>
    <w:rsid w:val="00BF1EB4"/>
    <w:rsid w:val="00BF2484"/>
    <w:rsid w:val="00C15F07"/>
    <w:rsid w:val="00C37C2C"/>
    <w:rsid w:val="00C565A6"/>
    <w:rsid w:val="00C628A3"/>
    <w:rsid w:val="00C654F9"/>
    <w:rsid w:val="00C94550"/>
    <w:rsid w:val="00CA1704"/>
    <w:rsid w:val="00CA209E"/>
    <w:rsid w:val="00CA29CD"/>
    <w:rsid w:val="00CA3B40"/>
    <w:rsid w:val="00CB6A82"/>
    <w:rsid w:val="00CD30DF"/>
    <w:rsid w:val="00CE09DD"/>
    <w:rsid w:val="00CF059F"/>
    <w:rsid w:val="00CF28A6"/>
    <w:rsid w:val="00CF3004"/>
    <w:rsid w:val="00D0739B"/>
    <w:rsid w:val="00D12B9B"/>
    <w:rsid w:val="00D13DCA"/>
    <w:rsid w:val="00D320A0"/>
    <w:rsid w:val="00D33819"/>
    <w:rsid w:val="00D65EA5"/>
    <w:rsid w:val="00D71C13"/>
    <w:rsid w:val="00D770BD"/>
    <w:rsid w:val="00DB5837"/>
    <w:rsid w:val="00DC75B9"/>
    <w:rsid w:val="00DE09FD"/>
    <w:rsid w:val="00DE15D9"/>
    <w:rsid w:val="00DF1BE3"/>
    <w:rsid w:val="00DF70A1"/>
    <w:rsid w:val="00E036ED"/>
    <w:rsid w:val="00E14A5D"/>
    <w:rsid w:val="00E16D2B"/>
    <w:rsid w:val="00E50118"/>
    <w:rsid w:val="00E878A6"/>
    <w:rsid w:val="00E915E2"/>
    <w:rsid w:val="00E952AB"/>
    <w:rsid w:val="00E95DDB"/>
    <w:rsid w:val="00EB1A5D"/>
    <w:rsid w:val="00EB60B5"/>
    <w:rsid w:val="00ED6D9E"/>
    <w:rsid w:val="00F1733A"/>
    <w:rsid w:val="00F40EDF"/>
    <w:rsid w:val="00F603FF"/>
    <w:rsid w:val="00F63852"/>
    <w:rsid w:val="00F72939"/>
    <w:rsid w:val="00F80415"/>
    <w:rsid w:val="00F91F6A"/>
    <w:rsid w:val="00F9375E"/>
    <w:rsid w:val="00FC2732"/>
    <w:rsid w:val="00FC3506"/>
    <w:rsid w:val="00FC5F87"/>
    <w:rsid w:val="00FC712B"/>
    <w:rsid w:val="00FD09E6"/>
    <w:rsid w:val="00FD1186"/>
    <w:rsid w:val="00FD4B23"/>
    <w:rsid w:val="00FE01AD"/>
    <w:rsid w:val="00FE1134"/>
    <w:rsid w:val="00FE4CD6"/>
    <w:rsid w:val="00FF40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ADC20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3084"/>
  </w:style>
  <w:style w:type="paragraph" w:styleId="Heading1">
    <w:name w:val="heading 1"/>
    <w:basedOn w:val="Normal"/>
    <w:next w:val="Normal"/>
    <w:link w:val="Heading1Char"/>
    <w:uiPriority w:val="9"/>
    <w:qFormat/>
    <w:rsid w:val="00373084"/>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73084"/>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 w:val="24"/>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373084"/>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73084"/>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585808">
      <w:bodyDiv w:val="1"/>
      <w:marLeft w:val="0"/>
      <w:marRight w:val="0"/>
      <w:marTop w:val="0"/>
      <w:marBottom w:val="0"/>
      <w:divBdr>
        <w:top w:val="none" w:sz="0" w:space="0" w:color="auto"/>
        <w:left w:val="none" w:sz="0" w:space="0" w:color="auto"/>
        <w:bottom w:val="none" w:sz="0" w:space="0" w:color="auto"/>
        <w:right w:val="none" w:sz="0" w:space="0" w:color="auto"/>
      </w:divBdr>
    </w:div>
    <w:div w:id="1859544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1.png"/><Relationship Id="rId21" Type="http://schemas.openxmlformats.org/officeDocument/2006/relationships/fontTable" Target="fontTable.xml"/><Relationship Id="rId22" Type="http://schemas.microsoft.com/office/2011/relationships/people" Target="people.xml"/><Relationship Id="rId23"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jpg"/><Relationship Id="rId13" Type="http://schemas.openxmlformats.org/officeDocument/2006/relationships/image" Target="media/image4.emf"/><Relationship Id="rId14" Type="http://schemas.openxmlformats.org/officeDocument/2006/relationships/image" Target="media/image5.jpg"/><Relationship Id="rId15" Type="http://schemas.openxmlformats.org/officeDocument/2006/relationships/image" Target="media/image6.emf"/><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png"/><Relationship Id="rId19" Type="http://schemas.openxmlformats.org/officeDocument/2006/relationships/image" Target="media/image10.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7F6405-0399-DB46-80AC-0C64EF969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44</Pages>
  <Words>26479</Words>
  <Characters>150935</Characters>
  <Application>Microsoft Macintosh Word</Application>
  <DocSecurity>0</DocSecurity>
  <Lines>1257</Lines>
  <Paragraphs>354</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177060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Luke J. Chang</cp:lastModifiedBy>
  <cp:revision>95</cp:revision>
  <dcterms:created xsi:type="dcterms:W3CDTF">2015-08-11T01:03:00Z</dcterms:created>
  <dcterms:modified xsi:type="dcterms:W3CDTF">2015-08-31T13:05:00Z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citations="39" publications="62"/&gt;&lt;/info&gt;PAPERS2_INFO_END</vt:lpwstr>
  </property>
</Properties>
</file>