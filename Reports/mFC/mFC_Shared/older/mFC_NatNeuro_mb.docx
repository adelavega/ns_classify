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F805D0" w:rsidRDefault="001740DA" w:rsidP="0096185D">
      <w:pPr>
        <w:ind w:firstLine="0"/>
        <w:rPr>
          <w:szCs w:val="24"/>
        </w:rPr>
      </w:pPr>
      <w:bookmarkStart w:id="0" w:name="h.avbk8ta41pt" w:colFirst="0" w:colLast="0"/>
      <w:bookmarkEnd w:id="0"/>
      <w:r w:rsidRPr="00F805D0">
        <w:rPr>
          <w:szCs w:val="24"/>
        </w:rPr>
        <w:t>Classification: Biological Sciences; Neuroscience</w:t>
      </w:r>
    </w:p>
    <w:p w14:paraId="29C8CAFB" w14:textId="26947017" w:rsidR="000C0807" w:rsidRPr="00F805D0" w:rsidRDefault="001740DA" w:rsidP="0096185D">
      <w:pPr>
        <w:ind w:firstLine="0"/>
        <w:rPr>
          <w:szCs w:val="24"/>
        </w:rPr>
      </w:pPr>
      <w:r w:rsidRPr="00F805D0">
        <w:rPr>
          <w:szCs w:val="24"/>
        </w:rPr>
        <w:t>Title</w:t>
      </w:r>
      <w:r w:rsidR="00F652BA">
        <w:rPr>
          <w:szCs w:val="24"/>
        </w:rPr>
        <w:t xml:space="preserve">: </w:t>
      </w:r>
      <w:r w:rsidR="00AC49E5">
        <w:rPr>
          <w:szCs w:val="24"/>
        </w:rPr>
        <w:t>Large-scale</w:t>
      </w:r>
      <w:r w:rsidR="00AD561B">
        <w:rPr>
          <w:szCs w:val="24"/>
        </w:rPr>
        <w:t xml:space="preserve"> </w:t>
      </w:r>
      <w:del w:id="1" w:author="Alejandro De La Vega" w:date="2015-11-11T15:59:00Z">
        <w:r w:rsidR="00AD561B" w:rsidDel="00D706C2">
          <w:rPr>
            <w:szCs w:val="24"/>
          </w:rPr>
          <w:delText>f</w:delText>
        </w:r>
        <w:r w:rsidR="00497B40" w:rsidDel="00D706C2">
          <w:rPr>
            <w:szCs w:val="24"/>
          </w:rPr>
          <w:delText xml:space="preserve">unctional </w:delText>
        </w:r>
      </w:del>
      <w:ins w:id="2" w:author="Alejandro De La Vega" w:date="2015-11-11T15:59:00Z">
        <w:r w:rsidR="00D706C2">
          <w:rPr>
            <w:szCs w:val="24"/>
          </w:rPr>
          <w:t>meta-analysis</w:t>
        </w:r>
      </w:ins>
      <w:del w:id="3" w:author="Alejandro De La Vega" w:date="2015-11-11T15:59:00Z">
        <w:r w:rsidR="00425AF9" w:rsidDel="00D706C2">
          <w:rPr>
            <w:szCs w:val="24"/>
          </w:rPr>
          <w:delText>analysis</w:delText>
        </w:r>
      </w:del>
      <w:r w:rsidR="00F652BA">
        <w:rPr>
          <w:szCs w:val="24"/>
        </w:rPr>
        <w:t xml:space="preserve"> </w:t>
      </w:r>
      <w:r w:rsidRPr="00F805D0">
        <w:rPr>
          <w:szCs w:val="24"/>
        </w:rPr>
        <w:t xml:space="preserve">of </w:t>
      </w:r>
      <w:r w:rsidR="004D67B9">
        <w:rPr>
          <w:szCs w:val="24"/>
        </w:rPr>
        <w:t xml:space="preserve">human </w:t>
      </w:r>
      <w:r w:rsidRPr="00F805D0">
        <w:rPr>
          <w:szCs w:val="24"/>
        </w:rPr>
        <w:t>medial frontal cortex</w:t>
      </w:r>
      <w:r w:rsidR="00E22F7B">
        <w:rPr>
          <w:szCs w:val="24"/>
        </w:rPr>
        <w:t xml:space="preserve"> reveals tripartite </w:t>
      </w:r>
      <w:ins w:id="4" w:author="Alejandro De La Vega" w:date="2015-11-11T15:59:00Z">
        <w:r w:rsidR="00D706C2">
          <w:rPr>
            <w:szCs w:val="24"/>
          </w:rPr>
          <w:t xml:space="preserve">functional </w:t>
        </w:r>
      </w:ins>
      <w:r w:rsidR="00E22F7B">
        <w:rPr>
          <w:szCs w:val="24"/>
        </w:rPr>
        <w:t>organization</w:t>
      </w:r>
    </w:p>
    <w:p w14:paraId="04138465" w14:textId="373FE071" w:rsidR="000C0807" w:rsidRPr="00F805D0" w:rsidRDefault="0000309A" w:rsidP="0096185D">
      <w:pPr>
        <w:ind w:firstLine="0"/>
        <w:rPr>
          <w:szCs w:val="24"/>
          <w:vertAlign w:val="superscript"/>
        </w:rPr>
      </w:pPr>
      <w:r w:rsidRPr="00F805D0">
        <w:rPr>
          <w:szCs w:val="24"/>
        </w:rPr>
        <w:t>Alejandro de la Vega</w:t>
      </w:r>
      <w:r w:rsidRPr="00F805D0">
        <w:rPr>
          <w:szCs w:val="24"/>
          <w:vertAlign w:val="superscript"/>
        </w:rPr>
        <w:t>1</w:t>
      </w:r>
      <w:r w:rsidR="006731C2">
        <w:rPr>
          <w:szCs w:val="24"/>
          <w:vertAlign w:val="superscript"/>
        </w:rPr>
        <w:t>,</w:t>
      </w:r>
      <w:r w:rsidRPr="00F805D0">
        <w:rPr>
          <w:szCs w:val="24"/>
          <w:vertAlign w:val="superscript"/>
        </w:rPr>
        <w:t>2</w:t>
      </w:r>
      <w:r w:rsidRPr="00F805D0">
        <w:rPr>
          <w:szCs w:val="24"/>
        </w:rPr>
        <w:t>, Luke J. Chang</w:t>
      </w:r>
      <w:r w:rsidRPr="00F805D0">
        <w:rPr>
          <w:szCs w:val="24"/>
          <w:vertAlign w:val="superscript"/>
        </w:rPr>
        <w:t>3</w:t>
      </w:r>
      <w:r w:rsidRPr="00F805D0">
        <w:rPr>
          <w:szCs w:val="24"/>
        </w:rPr>
        <w:t>, Marie T. Banich</w:t>
      </w:r>
      <w:r w:rsidRPr="00F805D0">
        <w:rPr>
          <w:szCs w:val="24"/>
          <w:vertAlign w:val="superscript"/>
        </w:rPr>
        <w:t>1</w:t>
      </w:r>
      <w:r w:rsidR="006731C2">
        <w:rPr>
          <w:szCs w:val="24"/>
          <w:vertAlign w:val="superscript"/>
        </w:rPr>
        <w:t>,</w:t>
      </w:r>
      <w:r w:rsidRPr="00F805D0">
        <w:rPr>
          <w:szCs w:val="24"/>
          <w:vertAlign w:val="superscript"/>
        </w:rPr>
        <w:t>2</w:t>
      </w:r>
      <w:r w:rsidRPr="00F805D0">
        <w:rPr>
          <w:szCs w:val="24"/>
        </w:rPr>
        <w:t>, Tor D. Wager</w:t>
      </w:r>
      <w:r w:rsidRPr="00F805D0">
        <w:rPr>
          <w:szCs w:val="24"/>
          <w:vertAlign w:val="superscript"/>
        </w:rPr>
        <w:t>1</w:t>
      </w:r>
      <w:r w:rsidR="006731C2">
        <w:rPr>
          <w:szCs w:val="24"/>
          <w:vertAlign w:val="superscript"/>
        </w:rPr>
        <w:t>,</w:t>
      </w:r>
      <w:r w:rsidRPr="00F805D0">
        <w:rPr>
          <w:szCs w:val="24"/>
          <w:vertAlign w:val="superscript"/>
        </w:rPr>
        <w:t>2</w:t>
      </w:r>
      <w:r w:rsidRPr="00F805D0">
        <w:rPr>
          <w:szCs w:val="24"/>
        </w:rPr>
        <w:t xml:space="preserve"> and Tal Yarkoni</w:t>
      </w:r>
      <w:r w:rsidR="00890353" w:rsidRPr="00F805D0">
        <w:rPr>
          <w:szCs w:val="24"/>
          <w:vertAlign w:val="superscript"/>
        </w:rPr>
        <w:t>4</w:t>
      </w:r>
    </w:p>
    <w:p w14:paraId="4DAA7C66" w14:textId="6D336F73" w:rsidR="001740DA" w:rsidRPr="00F805D0" w:rsidRDefault="001740DA" w:rsidP="00D054C6">
      <w:pPr>
        <w:ind w:firstLine="0"/>
        <w:rPr>
          <w:szCs w:val="24"/>
        </w:rPr>
      </w:pPr>
      <w:r w:rsidRPr="00F805D0">
        <w:rPr>
          <w:szCs w:val="24"/>
          <w:vertAlign w:val="superscript"/>
        </w:rPr>
        <w:t xml:space="preserve">1 </w:t>
      </w:r>
      <w:r w:rsidRPr="00F805D0">
        <w:rPr>
          <w:szCs w:val="24"/>
        </w:rPr>
        <w:t>Department of Psychology and Neuroscience, University of Colorado Boulder</w:t>
      </w:r>
      <w:r w:rsidR="00D054C6" w:rsidRPr="00F805D0">
        <w:rPr>
          <w:szCs w:val="24"/>
        </w:rPr>
        <w:t xml:space="preserve">, Muenzinger D244, 345 UCB, Boulder, CO 80309-0345 </w:t>
      </w:r>
      <w:r w:rsidRPr="00F805D0">
        <w:rPr>
          <w:szCs w:val="24"/>
          <w:vertAlign w:val="superscript"/>
        </w:rPr>
        <w:t xml:space="preserve">2 </w:t>
      </w:r>
      <w:r w:rsidR="00D054C6" w:rsidRPr="00F805D0">
        <w:rPr>
          <w:szCs w:val="24"/>
        </w:rPr>
        <w:t xml:space="preserve">Institute of </w:t>
      </w:r>
      <w:r w:rsidRPr="00F805D0">
        <w:rPr>
          <w:szCs w:val="24"/>
        </w:rPr>
        <w:t>Cognitive Science,</w:t>
      </w:r>
      <w:r w:rsidR="00D054C6" w:rsidRPr="00F805D0">
        <w:rPr>
          <w:szCs w:val="24"/>
        </w:rPr>
        <w:t xml:space="preserve"> University of Colorado Boulder, 345 UCB, Boulder, CO 80309-0345 </w:t>
      </w:r>
      <w:r w:rsidRPr="00F805D0">
        <w:rPr>
          <w:szCs w:val="24"/>
          <w:vertAlign w:val="superscript"/>
        </w:rPr>
        <w:t xml:space="preserve">3 </w:t>
      </w:r>
      <w:r w:rsidRPr="00F805D0">
        <w:rPr>
          <w:szCs w:val="24"/>
        </w:rPr>
        <w:t>Department of Psychological and Br</w:t>
      </w:r>
      <w:r w:rsidR="00D054C6" w:rsidRPr="00F805D0">
        <w:rPr>
          <w:szCs w:val="24"/>
        </w:rPr>
        <w:t xml:space="preserve">ain Sciences, Dartmouth College, 6207 Moore Hall. Hanover, NH 03755 </w:t>
      </w:r>
      <w:r w:rsidRPr="00F805D0">
        <w:rPr>
          <w:szCs w:val="24"/>
          <w:vertAlign w:val="superscript"/>
        </w:rPr>
        <w:t xml:space="preserve">4 </w:t>
      </w:r>
      <w:r w:rsidRPr="00F805D0">
        <w:rPr>
          <w:szCs w:val="24"/>
        </w:rPr>
        <w:t>Department of Psychology, University of Texas at Austin</w:t>
      </w:r>
      <w:r w:rsidR="00D054C6" w:rsidRPr="00F805D0">
        <w:rPr>
          <w:szCs w:val="24"/>
        </w:rPr>
        <w:t>, SEA 4.20, 108 E. Dean Keeton Stop A8000, Austin, TX 78712-1043</w:t>
      </w:r>
    </w:p>
    <w:p w14:paraId="26849AF3" w14:textId="6CBD3924" w:rsidR="001740DA" w:rsidRPr="00F805D0" w:rsidRDefault="001740DA" w:rsidP="0096185D">
      <w:pPr>
        <w:ind w:firstLine="0"/>
        <w:rPr>
          <w:szCs w:val="24"/>
        </w:rPr>
      </w:pPr>
      <w:r w:rsidRPr="00F805D0">
        <w:rPr>
          <w:szCs w:val="24"/>
        </w:rPr>
        <w:t xml:space="preserve">Corresponding Author: </w:t>
      </w:r>
      <w:r w:rsidR="00CD67C8" w:rsidRPr="00F805D0">
        <w:rPr>
          <w:szCs w:val="24"/>
        </w:rPr>
        <w:t>Alejandro de la Vega</w:t>
      </w:r>
      <w:r w:rsidR="005902D6" w:rsidRPr="00F805D0">
        <w:rPr>
          <w:szCs w:val="24"/>
        </w:rPr>
        <w:t>, Department of Psychology and Neuroscience, University of Colorado Boulder, Muenzinger D244, 345 UCB, Boulder, CO 80309-0345, 650-315-9536, delavega@colorado.edu</w:t>
      </w:r>
    </w:p>
    <w:p w14:paraId="48392EFF" w14:textId="23D4B360" w:rsidR="001740DA" w:rsidRPr="00F805D0" w:rsidRDefault="001740DA" w:rsidP="0096185D">
      <w:pPr>
        <w:ind w:firstLine="0"/>
        <w:rPr>
          <w:szCs w:val="24"/>
        </w:rPr>
      </w:pPr>
      <w:r w:rsidRPr="00F805D0">
        <w:rPr>
          <w:szCs w:val="24"/>
        </w:rPr>
        <w:t xml:space="preserve">Keywords: </w:t>
      </w:r>
      <w:r w:rsidR="00CD67C8" w:rsidRPr="00F805D0">
        <w:rPr>
          <w:szCs w:val="24"/>
        </w:rPr>
        <w:t>medial frontal cortex, neuroimaging, cognit</w:t>
      </w:r>
      <w:r w:rsidR="00AC49E5">
        <w:rPr>
          <w:szCs w:val="24"/>
        </w:rPr>
        <w:t>ive control, affect, meta-analysis</w:t>
      </w:r>
    </w:p>
    <w:p w14:paraId="73D41243" w14:textId="566722AF" w:rsidR="001740DA" w:rsidRPr="00F805D0" w:rsidRDefault="001740DA" w:rsidP="0096185D">
      <w:pPr>
        <w:rPr>
          <w:szCs w:val="24"/>
        </w:rPr>
      </w:pPr>
    </w:p>
    <w:p w14:paraId="773CC49F" w14:textId="1DEBA2DF" w:rsidR="001740DA" w:rsidRPr="00F805D0" w:rsidRDefault="001740DA" w:rsidP="0096185D">
      <w:pPr>
        <w:rPr>
          <w:szCs w:val="24"/>
        </w:rPr>
      </w:pPr>
    </w:p>
    <w:p w14:paraId="5A2E93A4" w14:textId="451C2973" w:rsidR="001740DA" w:rsidRPr="00F805D0" w:rsidRDefault="001740DA" w:rsidP="0096185D">
      <w:pPr>
        <w:rPr>
          <w:rFonts w:eastAsiaTheme="majorEastAsia" w:cstheme="majorBidi"/>
          <w:spacing w:val="10"/>
          <w:szCs w:val="24"/>
        </w:rPr>
      </w:pPr>
      <w:r w:rsidRPr="00F805D0">
        <w:rPr>
          <w:szCs w:val="24"/>
        </w:rPr>
        <w:br w:type="page"/>
      </w:r>
    </w:p>
    <w:p w14:paraId="02B85DBB" w14:textId="75F07119" w:rsidR="00A968D6" w:rsidRPr="00F805D0" w:rsidRDefault="00A968D6" w:rsidP="0096185D">
      <w:pPr>
        <w:ind w:firstLine="0"/>
        <w:rPr>
          <w:b/>
          <w:bCs/>
          <w:szCs w:val="24"/>
          <w:bdr w:val="none" w:sz="0" w:space="0" w:color="auto" w:frame="1"/>
        </w:rPr>
      </w:pPr>
      <w:r w:rsidRPr="00F805D0">
        <w:rPr>
          <w:b/>
          <w:bCs/>
          <w:szCs w:val="24"/>
          <w:bdr w:val="none" w:sz="0" w:space="0" w:color="auto" w:frame="1"/>
        </w:rPr>
        <w:lastRenderedPageBreak/>
        <w:t>Abstract</w:t>
      </w:r>
    </w:p>
    <w:p w14:paraId="3547BCFF" w14:textId="37842E97" w:rsidR="002A24A5" w:rsidRPr="00F805D0" w:rsidRDefault="001740DA" w:rsidP="0096185D">
      <w:pPr>
        <w:ind w:firstLine="0"/>
      </w:pPr>
      <w:r w:rsidRPr="00F805D0">
        <w:rPr>
          <w:szCs w:val="24"/>
        </w:rPr>
        <w:t xml:space="preserve">The human medial frontal cortex </w:t>
      </w:r>
      <w:r w:rsidR="007B4126" w:rsidRPr="00F805D0">
        <w:rPr>
          <w:szCs w:val="24"/>
        </w:rPr>
        <w:t xml:space="preserve">(MFC) </w:t>
      </w:r>
      <w:r w:rsidRPr="00F805D0">
        <w:rPr>
          <w:szCs w:val="24"/>
        </w:rPr>
        <w:t>has b</w:t>
      </w:r>
      <w:r w:rsidR="00B24675">
        <w:rPr>
          <w:szCs w:val="24"/>
        </w:rPr>
        <w:t>een the subject of intense study</w:t>
      </w:r>
      <w:r w:rsidRPr="00F805D0">
        <w:rPr>
          <w:szCs w:val="24"/>
        </w:rPr>
        <w:t xml:space="preserve">, having been associated with </w:t>
      </w:r>
      <w:r w:rsidR="00B24675">
        <w:rPr>
          <w:szCs w:val="24"/>
        </w:rPr>
        <w:t>a wide-range of psychological processes</w:t>
      </w:r>
      <w:r w:rsidRPr="00F805D0">
        <w:rPr>
          <w:szCs w:val="24"/>
        </w:rPr>
        <w:t>.</w:t>
      </w:r>
      <w:r w:rsidR="00B24675">
        <w:rPr>
          <w:szCs w:val="24"/>
        </w:rPr>
        <w:t xml:space="preserve"> Here, </w:t>
      </w:r>
      <w:r w:rsidR="00253A81">
        <w:rPr>
          <w:szCs w:val="24"/>
        </w:rPr>
        <w:t xml:space="preserve">we </w:t>
      </w:r>
      <w:r w:rsidR="00B24675">
        <w:rPr>
          <w:szCs w:val="24"/>
        </w:rPr>
        <w:t>comprehensively map these diverse psychological processes onto functionally separable sub-regions</w:t>
      </w:r>
      <w:r w:rsidR="00253A81">
        <w:rPr>
          <w:szCs w:val="24"/>
        </w:rPr>
        <w:t xml:space="preserve"> across nearly 10,000 fMRI studies</w:t>
      </w:r>
      <w:r w:rsidR="00B24675">
        <w:rPr>
          <w:szCs w:val="24"/>
        </w:rPr>
        <w:t>. W</w:t>
      </w:r>
      <w:r w:rsidRPr="00F805D0">
        <w:rPr>
          <w:szCs w:val="24"/>
        </w:rPr>
        <w:t xml:space="preserve">e identified </w:t>
      </w:r>
      <w:r w:rsidR="00B24675">
        <w:rPr>
          <w:szCs w:val="24"/>
        </w:rPr>
        <w:t xml:space="preserve">three broad zones along a rostro-caudal axis that co-activated with distinct whole-brain networks and were </w:t>
      </w:r>
      <w:r w:rsidR="007B4126" w:rsidRPr="00F805D0">
        <w:rPr>
          <w:szCs w:val="24"/>
        </w:rPr>
        <w:t>composed of</w:t>
      </w:r>
      <w:r w:rsidR="008E766F">
        <w:rPr>
          <w:szCs w:val="24"/>
        </w:rPr>
        <w:t xml:space="preserve"> </w:t>
      </w:r>
      <w:r w:rsidR="00253A81">
        <w:rPr>
          <w:szCs w:val="24"/>
        </w:rPr>
        <w:t xml:space="preserve">3-4 </w:t>
      </w:r>
      <w:r w:rsidR="008E766F">
        <w:rPr>
          <w:szCs w:val="24"/>
        </w:rPr>
        <w:t xml:space="preserve">smaller sub-regions </w:t>
      </w:r>
      <w:r w:rsidR="0096422C">
        <w:rPr>
          <w:szCs w:val="24"/>
        </w:rPr>
        <w:t xml:space="preserve">that more subtly varied </w:t>
      </w:r>
      <w:r w:rsidR="00B24675">
        <w:rPr>
          <w:szCs w:val="24"/>
        </w:rPr>
        <w:t>in co-activation</w:t>
      </w:r>
      <w:r w:rsidR="00C01A02" w:rsidRPr="00F805D0">
        <w:rPr>
          <w:szCs w:val="24"/>
        </w:rPr>
        <w:t xml:space="preserve">. </w:t>
      </w:r>
      <w:r w:rsidR="002A24A5" w:rsidRPr="00F805D0">
        <w:t xml:space="preserve">Multivariate classification analyses aimed at identifying the psychological concepts most predictive of activity in each region </w:t>
      </w:r>
      <w:r w:rsidR="00B24675">
        <w:t xml:space="preserve">also </w:t>
      </w:r>
      <w:r w:rsidR="00253A81">
        <w:t xml:space="preserve">supported </w:t>
      </w:r>
      <w:r w:rsidR="00B24675">
        <w:t xml:space="preserve">a </w:t>
      </w:r>
      <w:r w:rsidR="002A24A5" w:rsidRPr="00F805D0">
        <w:t>tripartite division within M</w:t>
      </w:r>
      <w:r w:rsidR="00B24675">
        <w:t>FC, with each zone displaying</w:t>
      </w:r>
      <w:r w:rsidR="002A24A5" w:rsidRPr="00F805D0">
        <w:t xml:space="preserve"> distinct functional signature</w:t>
      </w:r>
      <w:r w:rsidR="00B24675">
        <w:t>s</w:t>
      </w:r>
      <w:r w:rsidR="005D3416">
        <w:t>; the posterior zone was associated primarily with motor function, the middle zone with cognitive control and negative affect and the anterior with</w:t>
      </w:r>
      <w:r w:rsidR="002A24A5" w:rsidRPr="00F805D0">
        <w:t xml:space="preserve"> internal mentation and </w:t>
      </w:r>
      <w:r w:rsidR="00B24675">
        <w:t>affect</w:t>
      </w:r>
      <w:r w:rsidR="002A24A5" w:rsidRPr="00F805D0">
        <w:t>.</w:t>
      </w:r>
      <w:r w:rsidR="00B24675">
        <w:t xml:space="preserve"> </w:t>
      </w:r>
      <w:r w:rsidR="002A24A5" w:rsidRPr="00F805D0">
        <w:t xml:space="preserve">Upon closer inspection, </w:t>
      </w:r>
      <w:r w:rsidR="00C01A02" w:rsidRPr="00F805D0">
        <w:rPr>
          <w:szCs w:val="24"/>
        </w:rPr>
        <w:t xml:space="preserve">we also identified </w:t>
      </w:r>
      <w:r w:rsidR="002A24A5" w:rsidRPr="00F805D0">
        <w:rPr>
          <w:szCs w:val="24"/>
        </w:rPr>
        <w:t>fine-grained shifts</w:t>
      </w:r>
      <w:r w:rsidR="007B4126" w:rsidRPr="00F805D0">
        <w:rPr>
          <w:szCs w:val="24"/>
        </w:rPr>
        <w:t xml:space="preserve"> </w:t>
      </w:r>
      <w:r w:rsidR="002C6F5B">
        <w:rPr>
          <w:szCs w:val="24"/>
        </w:rPr>
        <w:t xml:space="preserve">in </w:t>
      </w:r>
      <w:r w:rsidR="00B24675">
        <w:rPr>
          <w:szCs w:val="24"/>
        </w:rPr>
        <w:t>function</w:t>
      </w:r>
      <w:r w:rsidR="007B4126" w:rsidRPr="00F805D0">
        <w:rPr>
          <w:szCs w:val="24"/>
        </w:rPr>
        <w:t xml:space="preserve"> </w:t>
      </w:r>
      <w:r w:rsidR="00530F97" w:rsidRPr="00F805D0">
        <w:rPr>
          <w:szCs w:val="24"/>
        </w:rPr>
        <w:t xml:space="preserve">within each zone, </w:t>
      </w:r>
      <w:r w:rsidR="002A24A5" w:rsidRPr="00F805D0">
        <w:rPr>
          <w:szCs w:val="24"/>
        </w:rPr>
        <w:t xml:space="preserve">revealing </w:t>
      </w:r>
      <w:r w:rsidR="002A24A5" w:rsidRPr="00F805D0">
        <w:t xml:space="preserve">greater functional diversity than </w:t>
      </w:r>
      <w:r w:rsidR="0096422C">
        <w:t xml:space="preserve">previous “unifying” accounts </w:t>
      </w:r>
      <w:r w:rsidR="002A24A5" w:rsidRPr="00F805D0">
        <w:t xml:space="preserve">might suggest. </w:t>
      </w:r>
    </w:p>
    <w:p w14:paraId="05A5C4F7" w14:textId="77777777" w:rsidR="007B4126" w:rsidRPr="00F805D0" w:rsidRDefault="007B4126" w:rsidP="0096185D">
      <w:pPr>
        <w:ind w:firstLine="0"/>
        <w:rPr>
          <w:szCs w:val="24"/>
        </w:rPr>
      </w:pPr>
    </w:p>
    <w:p w14:paraId="2563C432" w14:textId="77777777" w:rsidR="001740DA" w:rsidRPr="00F805D0"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F805D0" w:rsidRDefault="001740DA" w:rsidP="0096185D">
      <w:pPr>
        <w:pStyle w:val="Normal1"/>
        <w:rPr>
          <w:rFonts w:ascii="Times" w:hAnsi="Times"/>
          <w:sz w:val="24"/>
          <w:szCs w:val="24"/>
        </w:rPr>
      </w:pPr>
    </w:p>
    <w:p w14:paraId="0E446281" w14:textId="77777777" w:rsidR="001740DA" w:rsidRPr="00F805D0" w:rsidRDefault="001740DA" w:rsidP="0096185D">
      <w:pPr>
        <w:rPr>
          <w:szCs w:val="24"/>
        </w:rPr>
      </w:pPr>
      <w:r w:rsidRPr="00F805D0">
        <w:rPr>
          <w:szCs w:val="24"/>
        </w:rPr>
        <w:br w:type="page"/>
      </w:r>
    </w:p>
    <w:p w14:paraId="1204FBED" w14:textId="5FA8B3FF" w:rsidR="005D3416" w:rsidRDefault="006B0B75" w:rsidP="005D3416">
      <w:pPr>
        <w:pStyle w:val="Normal1"/>
        <w:rPr>
          <w:rFonts w:ascii="Times" w:hAnsi="Times"/>
          <w:sz w:val="24"/>
          <w:szCs w:val="24"/>
        </w:rPr>
      </w:pPr>
      <w:r w:rsidRPr="00F805D0">
        <w:rPr>
          <w:rFonts w:ascii="Times" w:hAnsi="Times"/>
          <w:sz w:val="24"/>
          <w:szCs w:val="24"/>
        </w:rPr>
        <w:lastRenderedPageBreak/>
        <w:t>The medial frontal cortex (</w:t>
      </w:r>
      <w:r w:rsidR="001A0C27" w:rsidRPr="00F805D0">
        <w:rPr>
          <w:rFonts w:ascii="Times" w:hAnsi="Times"/>
          <w:sz w:val="24"/>
          <w:szCs w:val="24"/>
        </w:rPr>
        <w:t>MFC</w:t>
      </w:r>
      <w:r w:rsidR="00BB5E35" w:rsidRPr="00F805D0">
        <w:rPr>
          <w:rFonts w:ascii="Times" w:hAnsi="Times"/>
          <w:sz w:val="24"/>
          <w:szCs w:val="24"/>
        </w:rPr>
        <w:t xml:space="preserve">) </w:t>
      </w:r>
      <w:ins w:id="5" w:author="Alejandro De La Vega" w:date="2015-11-11T16:43:00Z">
        <w:r w:rsidR="0009677C">
          <w:rPr>
            <w:rFonts w:ascii="Times" w:hAnsi="Times"/>
            <w:sz w:val="24"/>
            <w:szCs w:val="24"/>
          </w:rPr>
          <w:t>encompasses</w:t>
        </w:r>
      </w:ins>
      <w:r w:rsidR="00BB5E35" w:rsidRPr="00F805D0">
        <w:rPr>
          <w:rFonts w:ascii="Times" w:hAnsi="Times"/>
          <w:sz w:val="24"/>
          <w:szCs w:val="24"/>
        </w:rPr>
        <w:t xml:space="preserve"> many functionally distinct </w:t>
      </w:r>
      <w:r w:rsidR="00571206" w:rsidRPr="00F805D0">
        <w:rPr>
          <w:rFonts w:ascii="Times" w:hAnsi="Times"/>
          <w:sz w:val="24"/>
          <w:szCs w:val="24"/>
        </w:rPr>
        <w:t>foci</w:t>
      </w:r>
      <w:r w:rsidR="00BB5E35" w:rsidRPr="00F805D0">
        <w:rPr>
          <w:rFonts w:ascii="Times" w:hAnsi="Times"/>
          <w:sz w:val="24"/>
          <w:szCs w:val="24"/>
        </w:rPr>
        <w:t xml:space="preserve"> </w:t>
      </w:r>
      <w:r w:rsidR="000E18FA" w:rsidRPr="00F805D0">
        <w:rPr>
          <w:rFonts w:ascii="Times" w:hAnsi="Times"/>
          <w:sz w:val="24"/>
          <w:szCs w:val="24"/>
        </w:rPr>
        <w:t>that have been</w:t>
      </w:r>
      <w:r w:rsidRPr="00F805D0">
        <w:rPr>
          <w:rFonts w:ascii="Times" w:hAnsi="Times"/>
          <w:sz w:val="24"/>
          <w:szCs w:val="24"/>
        </w:rPr>
        <w:t xml:space="preserve"> associated with a wide variety of cognitive states</w:t>
      </w:r>
      <w:r w:rsidR="002D2F31" w:rsidRPr="00F805D0">
        <w:rPr>
          <w:rFonts w:ascii="Times" w:hAnsi="Times"/>
          <w:sz w:val="24"/>
          <w:szCs w:val="24"/>
        </w:rPr>
        <w:t xml:space="preserve"> using functional neuroimaging</w:t>
      </w:r>
      <w:r w:rsidR="00FD1186" w:rsidRPr="00F805D0">
        <w:rPr>
          <w:rFonts w:ascii="Times" w:hAnsi="Times"/>
          <w:sz w:val="24"/>
          <w:szCs w:val="24"/>
        </w:rPr>
        <w:t>.</w:t>
      </w:r>
      <w:r w:rsidR="00373084" w:rsidRPr="00F805D0">
        <w:rPr>
          <w:rFonts w:ascii="Times" w:hAnsi="Times"/>
          <w:sz w:val="24"/>
          <w:szCs w:val="24"/>
        </w:rPr>
        <w:t xml:space="preserve"> </w:t>
      </w:r>
      <w:r w:rsidR="00BB5E35" w:rsidRPr="00F805D0">
        <w:rPr>
          <w:rFonts w:ascii="Times" w:hAnsi="Times"/>
          <w:sz w:val="24"/>
          <w:szCs w:val="24"/>
        </w:rPr>
        <w:t>For example</w:t>
      </w:r>
      <w:r w:rsidR="000E18FA" w:rsidRPr="00F805D0">
        <w:rPr>
          <w:rFonts w:ascii="Times" w:hAnsi="Times"/>
          <w:sz w:val="24"/>
          <w:szCs w:val="24"/>
        </w:rPr>
        <w:t>, the supplementary motor area (SMA) and pre-SMA</w:t>
      </w:r>
      <w:r w:rsidR="00FD1186" w:rsidRPr="00F805D0">
        <w:rPr>
          <w:rFonts w:ascii="Times" w:hAnsi="Times"/>
          <w:sz w:val="24"/>
          <w:szCs w:val="24"/>
        </w:rPr>
        <w:t xml:space="preserve"> have been associated with the planning and initiation of movements</w:t>
      </w:r>
      <w:r w:rsidR="006108DE" w:rsidRPr="00F805D0">
        <w:rPr>
          <w:rFonts w:ascii="Times" w:hAnsi="Times"/>
          <w:sz w:val="24"/>
          <w:szCs w:val="24"/>
        </w:rPr>
        <w:t xml:space="preserve"> </w:t>
      </w:r>
      <w:r w:rsidR="006108DE" w:rsidRPr="00F805D0">
        <w:rPr>
          <w:rFonts w:ascii="Times" w:hAnsi="Times"/>
          <w:sz w:val="24"/>
          <w:szCs w:val="24"/>
        </w:rPr>
        <w:fldChar w:fldCharType="begin"/>
      </w:r>
      <w:r w:rsidR="000C4DAC">
        <w:rPr>
          <w:rFonts w:ascii="Times" w:hAnsi="Times"/>
          <w:sz w:val="24"/>
          <w:szCs w:val="24"/>
        </w:rPr>
        <w:instrText xml:space="preserve"> ADDIN PAPERS2_CITATIONS &lt;citation&gt;&lt;uuid&gt;80670AE7-6D7C-4C7A-8775-4EED9ED123E4&lt;/uuid&gt;&lt;priority&gt;0&lt;/priority&gt;&lt;publications&gt;&lt;publication&gt;&lt;type&gt;400&lt;/type&gt;&lt;publication_date&gt;99200900001200000000200000&lt;/publication_date&gt;&lt;title&gt;Functional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F805D0">
        <w:rPr>
          <w:rFonts w:ascii="Times" w:hAnsi="Times"/>
          <w:sz w:val="24"/>
          <w:szCs w:val="24"/>
        </w:rPr>
        <w:fldChar w:fldCharType="separate"/>
      </w:r>
      <w:r w:rsidR="000C4DAC">
        <w:rPr>
          <w:rFonts w:ascii="Cambria" w:hAnsi="Cambria" w:cs="Cambria"/>
          <w:vertAlign w:val="superscript"/>
        </w:rPr>
        <w:t>1-3</w:t>
      </w:r>
      <w:r w:rsidR="006108DE" w:rsidRPr="00F805D0">
        <w:rPr>
          <w:rFonts w:ascii="Times" w:hAnsi="Times"/>
          <w:sz w:val="24"/>
          <w:szCs w:val="24"/>
        </w:rPr>
        <w:fldChar w:fldCharType="end"/>
      </w:r>
      <w:r w:rsidR="00FD1186" w:rsidRPr="00F805D0">
        <w:rPr>
          <w:rFonts w:ascii="Times" w:hAnsi="Times"/>
          <w:sz w:val="24"/>
          <w:szCs w:val="24"/>
        </w:rPr>
        <w:t xml:space="preserve">, while </w:t>
      </w:r>
      <w:r w:rsidR="00571206" w:rsidRPr="00F805D0">
        <w:rPr>
          <w:rFonts w:ascii="Times" w:hAnsi="Times"/>
          <w:sz w:val="24"/>
          <w:szCs w:val="24"/>
        </w:rPr>
        <w:t xml:space="preserve">nearby </w:t>
      </w:r>
      <w:r w:rsidR="00FD1186" w:rsidRPr="00F805D0">
        <w:rPr>
          <w:rFonts w:ascii="Times" w:hAnsi="Times"/>
          <w:sz w:val="24"/>
          <w:szCs w:val="24"/>
        </w:rPr>
        <w:t xml:space="preserve">dorsal </w:t>
      </w:r>
      <w:r w:rsidR="00571206" w:rsidRPr="00F805D0">
        <w:rPr>
          <w:rFonts w:ascii="Times" w:hAnsi="Times"/>
          <w:sz w:val="24"/>
          <w:szCs w:val="24"/>
        </w:rPr>
        <w:t xml:space="preserve">anterior cingulate cortex (ACC) </w:t>
      </w:r>
      <w:r w:rsidR="00C565A6" w:rsidRPr="00F805D0">
        <w:rPr>
          <w:rFonts w:ascii="Times" w:hAnsi="Times"/>
          <w:sz w:val="24"/>
          <w:szCs w:val="24"/>
        </w:rPr>
        <w:t>has been implicated in various aspects of cognitive control, such as conflict</w:t>
      </w:r>
      <w:r w:rsidR="000A4873" w:rsidRPr="00F805D0">
        <w:rPr>
          <w:rFonts w:ascii="Times" w:hAnsi="Times"/>
          <w:sz w:val="24"/>
          <w:szCs w:val="24"/>
        </w:rPr>
        <w:t xml:space="preserve"> </w:t>
      </w:r>
      <w:r w:rsidR="00A00ED3" w:rsidRPr="00F805D0">
        <w:rPr>
          <w:rFonts w:ascii="Times" w:hAnsi="Times"/>
          <w:sz w:val="24"/>
          <w:szCs w:val="24"/>
        </w:rPr>
        <w:fldChar w:fldCharType="begin"/>
      </w:r>
      <w:r w:rsidR="000C4DAC">
        <w:rPr>
          <w:rFonts w:ascii="Times" w:hAnsi="Times"/>
          <w:sz w:val="24"/>
          <w:szCs w:val="24"/>
        </w:rPr>
        <w:instrText xml:space="preserve"> ADDIN PAPERS2_CITATIONS &lt;citation&gt;&lt;uuid&gt;425C610B-1FA6-4F38-8101-8CE01B5E5155&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4-6</w:t>
      </w:r>
      <w:r w:rsidR="00A00ED3" w:rsidRPr="00F805D0">
        <w:rPr>
          <w:rFonts w:ascii="Times" w:hAnsi="Times"/>
          <w:sz w:val="24"/>
          <w:szCs w:val="24"/>
        </w:rPr>
        <w:fldChar w:fldCharType="end"/>
      </w:r>
      <w:r w:rsidR="00C565A6" w:rsidRPr="00F805D0">
        <w:rPr>
          <w:rFonts w:ascii="Times" w:hAnsi="Times"/>
          <w:sz w:val="24"/>
          <w:szCs w:val="24"/>
        </w:rPr>
        <w:t xml:space="preserve"> and error </w:t>
      </w:r>
      <w:r w:rsidR="000A4873" w:rsidRPr="00F805D0">
        <w:rPr>
          <w:rFonts w:ascii="Times" w:hAnsi="Times"/>
          <w:sz w:val="24"/>
          <w:szCs w:val="24"/>
        </w:rPr>
        <w:t xml:space="preserve">processing </w:t>
      </w:r>
      <w:r w:rsidR="00A00ED3" w:rsidRPr="00F805D0">
        <w:rPr>
          <w:rFonts w:ascii="Times" w:hAnsi="Times"/>
          <w:sz w:val="24"/>
          <w:szCs w:val="24"/>
        </w:rPr>
        <w:fldChar w:fldCharType="begin"/>
      </w:r>
      <w:r w:rsidR="000C4DAC">
        <w:rPr>
          <w:rFonts w:ascii="Times" w:hAnsi="Times"/>
          <w:sz w:val="24"/>
          <w:szCs w:val="24"/>
        </w:rPr>
        <w:instrText xml:space="preserve"> ADDIN PAPERS2_CITATIONS &lt;citation&gt;&lt;uuid&gt;D66BDE8B-39BA-4FFA-8412-20A242E9CACF&lt;/uuid&gt;&lt;priority&gt;2&lt;/priority&gt;&lt;publications&gt;&lt;publication&gt;&lt;type&gt;400&lt;/type&gt;&lt;publication_date&gt;99200400001200000000200000&lt;/publication_date&gt;&lt;title&gt;Dorsal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7,8</w:t>
      </w:r>
      <w:r w:rsidR="00A00ED3" w:rsidRPr="00F805D0">
        <w:rPr>
          <w:rFonts w:ascii="Times" w:hAnsi="Times"/>
          <w:sz w:val="24"/>
          <w:szCs w:val="24"/>
        </w:rPr>
        <w:fldChar w:fldCharType="end"/>
      </w:r>
      <w:r w:rsidR="00C565A6" w:rsidRPr="00F805D0">
        <w:rPr>
          <w:rFonts w:ascii="Times" w:hAnsi="Times"/>
          <w:sz w:val="24"/>
          <w:szCs w:val="24"/>
        </w:rPr>
        <w:t>,</w:t>
      </w:r>
      <w:ins w:id="6" w:author="Alejandro De La Vega" w:date="2015-11-11T16:38:00Z">
        <w:r w:rsidR="0009677C">
          <w:rPr>
            <w:rFonts w:ascii="Times" w:hAnsi="Times"/>
            <w:sz w:val="24"/>
            <w:szCs w:val="24"/>
          </w:rPr>
          <w:t xml:space="preserve"> </w:t>
        </w:r>
        <w:del w:id="7" w:author="Marie Banich" w:date="2015-11-21T10:03:00Z">
          <w:r w:rsidR="0009677C" w:rsidDel="004166D6">
            <w:rPr>
              <w:rFonts w:ascii="Times" w:hAnsi="Times"/>
              <w:sz w:val="24"/>
              <w:szCs w:val="24"/>
            </w:rPr>
            <w:delText>in</w:delText>
          </w:r>
        </w:del>
      </w:ins>
      <w:ins w:id="8" w:author="Marie Banich" w:date="2015-11-21T10:03:00Z">
        <w:r w:rsidR="004166D6">
          <w:rPr>
            <w:rFonts w:ascii="Times" w:hAnsi="Times"/>
            <w:sz w:val="24"/>
            <w:szCs w:val="24"/>
          </w:rPr>
          <w:t xml:space="preserve">and also </w:t>
        </w:r>
      </w:ins>
      <w:ins w:id="9" w:author="Alejandro De La Vega" w:date="2015-11-11T16:38:00Z">
        <w:del w:id="10" w:author="Marie Banich" w:date="2015-11-21T10:03:00Z">
          <w:r w:rsidR="0009677C" w:rsidDel="004166D6">
            <w:rPr>
              <w:rFonts w:ascii="Times" w:hAnsi="Times"/>
              <w:sz w:val="24"/>
              <w:szCs w:val="24"/>
            </w:rPr>
            <w:delText xml:space="preserve"> addition to </w:delText>
          </w:r>
        </w:del>
        <w:r w:rsidR="0009677C">
          <w:rPr>
            <w:rFonts w:ascii="Times" w:hAnsi="Times"/>
            <w:sz w:val="24"/>
            <w:szCs w:val="24"/>
          </w:rPr>
          <w:t>pain processing</w:t>
        </w:r>
      </w:ins>
      <w:r w:rsidR="003E6356" w:rsidRPr="00F805D0">
        <w:rPr>
          <w:rFonts w:ascii="Times" w:hAnsi="Times"/>
          <w:sz w:val="24"/>
          <w:szCs w:val="24"/>
        </w:rPr>
        <w:t xml:space="preserve"> </w:t>
      </w:r>
      <w:r w:rsidR="00FC3506" w:rsidRPr="00F805D0">
        <w:rPr>
          <w:rFonts w:ascii="Times" w:hAnsi="Times"/>
          <w:sz w:val="24"/>
          <w:szCs w:val="24"/>
        </w:rPr>
        <w:fldChar w:fldCharType="begin"/>
      </w:r>
      <w:r w:rsidR="000C4DAC">
        <w:rPr>
          <w:rFonts w:ascii="Times" w:hAnsi="Times"/>
          <w:sz w:val="24"/>
          <w:szCs w:val="24"/>
        </w:rPr>
        <w:instrText xml:space="preserve"> ADDIN PAPERS2_CITATIONS &lt;citation&gt;&lt;uuid&gt;32B3EA31-34F6-407F-8646-DFBB6049D0ED&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F805D0">
        <w:rPr>
          <w:rFonts w:ascii="Times" w:hAnsi="Times"/>
          <w:sz w:val="24"/>
          <w:szCs w:val="24"/>
        </w:rPr>
        <w:fldChar w:fldCharType="separate"/>
      </w:r>
      <w:r w:rsidR="000C4DAC">
        <w:rPr>
          <w:rFonts w:ascii="Cambria" w:hAnsi="Cambria" w:cs="Cambria"/>
          <w:vertAlign w:val="superscript"/>
        </w:rPr>
        <w:t>9-11</w:t>
      </w:r>
      <w:r w:rsidR="00FC3506" w:rsidRPr="00F805D0">
        <w:rPr>
          <w:rFonts w:ascii="Times" w:hAnsi="Times"/>
          <w:sz w:val="24"/>
          <w:szCs w:val="24"/>
        </w:rPr>
        <w:fldChar w:fldCharType="end"/>
      </w:r>
      <w:r w:rsidR="00C565A6" w:rsidRPr="00F805D0">
        <w:rPr>
          <w:rFonts w:ascii="Times" w:hAnsi="Times"/>
          <w:sz w:val="24"/>
          <w:szCs w:val="24"/>
        </w:rPr>
        <w:t xml:space="preserve">. </w:t>
      </w:r>
      <w:r w:rsidR="00571206" w:rsidRPr="00F805D0">
        <w:rPr>
          <w:rFonts w:ascii="Times" w:hAnsi="Times"/>
          <w:sz w:val="24"/>
          <w:szCs w:val="24"/>
        </w:rPr>
        <w:t>Further anterior,</w:t>
      </w:r>
      <w:r w:rsidR="00C565A6" w:rsidRPr="00F805D0">
        <w:rPr>
          <w:rFonts w:ascii="Times" w:hAnsi="Times"/>
          <w:sz w:val="24"/>
          <w:szCs w:val="24"/>
        </w:rPr>
        <w:t xml:space="preserve"> medial prefrontal cortex (mPFC) and subgenual ACC have</w:t>
      </w:r>
      <w:r w:rsidR="00571206" w:rsidRPr="00F805D0">
        <w:rPr>
          <w:rFonts w:ascii="Times" w:hAnsi="Times"/>
          <w:sz w:val="24"/>
          <w:szCs w:val="24"/>
        </w:rPr>
        <w:t xml:space="preserve"> been </w:t>
      </w:r>
      <w:r w:rsidR="00BB5E35" w:rsidRPr="00F805D0">
        <w:rPr>
          <w:rFonts w:ascii="Times" w:hAnsi="Times"/>
          <w:sz w:val="24"/>
          <w:szCs w:val="24"/>
        </w:rPr>
        <w:t xml:space="preserve">shown to be important </w:t>
      </w:r>
      <w:r w:rsidR="00FC2732" w:rsidRPr="00F805D0">
        <w:rPr>
          <w:rFonts w:ascii="Times" w:hAnsi="Times"/>
          <w:sz w:val="24"/>
          <w:szCs w:val="24"/>
        </w:rPr>
        <w:t>for a variety of</w:t>
      </w:r>
      <w:r w:rsidR="00BB5E35" w:rsidRPr="00F805D0">
        <w:rPr>
          <w:rFonts w:ascii="Times" w:hAnsi="Times"/>
          <w:sz w:val="24"/>
          <w:szCs w:val="24"/>
        </w:rPr>
        <w:t xml:space="preserve"> affective process</w:t>
      </w:r>
      <w:r w:rsidR="000A4873" w:rsidRPr="00F805D0">
        <w:rPr>
          <w:rFonts w:ascii="Times" w:hAnsi="Times"/>
          <w:sz w:val="24"/>
          <w:szCs w:val="24"/>
        </w:rPr>
        <w:t>es</w:t>
      </w:r>
      <w:r w:rsidR="00BB5E35" w:rsidRPr="00F805D0">
        <w:rPr>
          <w:rFonts w:ascii="Times" w:hAnsi="Times"/>
          <w:sz w:val="24"/>
          <w:szCs w:val="24"/>
        </w:rPr>
        <w:t xml:space="preserve">, </w:t>
      </w:r>
      <w:r w:rsidR="00A00ED3" w:rsidRPr="00F805D0">
        <w:rPr>
          <w:rFonts w:ascii="Times" w:hAnsi="Times"/>
          <w:sz w:val="24"/>
          <w:szCs w:val="24"/>
        </w:rPr>
        <w:t>including</w:t>
      </w:r>
      <w:r w:rsidR="00BB5E35" w:rsidRPr="00F805D0">
        <w:rPr>
          <w:rFonts w:ascii="Times" w:hAnsi="Times"/>
          <w:sz w:val="24"/>
          <w:szCs w:val="24"/>
        </w:rPr>
        <w:t xml:space="preserve"> emotion</w:t>
      </w:r>
      <w:r w:rsidR="000A4873" w:rsidRPr="00F805D0">
        <w:rPr>
          <w:rFonts w:ascii="Times" w:hAnsi="Times"/>
          <w:sz w:val="24"/>
          <w:szCs w:val="24"/>
        </w:rPr>
        <w:t xml:space="preserve"> </w:t>
      </w:r>
      <w:r w:rsidR="00A00ED3" w:rsidRPr="00F805D0">
        <w:rPr>
          <w:rFonts w:ascii="Times" w:hAnsi="Times"/>
          <w:sz w:val="24"/>
          <w:szCs w:val="24"/>
        </w:rPr>
        <w:fldChar w:fldCharType="begin"/>
      </w:r>
      <w:r w:rsidR="000C4DAC">
        <w:rPr>
          <w:rFonts w:ascii="Times" w:hAnsi="Times"/>
          <w:sz w:val="24"/>
          <w:szCs w:val="24"/>
        </w:rPr>
        <w:instrText xml:space="preserve"> ADDIN PAPERS2_CITATIONS &lt;citation&gt;&lt;uuid&gt;7977C39A-D61B-4F90-ACFF-151A5D47B5BF&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12,13</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autonomic</w:t>
      </w:r>
      <w:r w:rsidR="00FC2732" w:rsidRPr="00F805D0">
        <w:rPr>
          <w:rFonts w:ascii="Times" w:hAnsi="Times"/>
          <w:sz w:val="24"/>
          <w:szCs w:val="24"/>
        </w:rPr>
        <w:t xml:space="preserve"> function</w:t>
      </w:r>
      <w:r w:rsidR="00A00ED3" w:rsidRPr="00F805D0">
        <w:rPr>
          <w:rFonts w:ascii="Times" w:hAnsi="Times"/>
          <w:sz w:val="24"/>
          <w:szCs w:val="24"/>
        </w:rPr>
        <w:t xml:space="preserve"> </w:t>
      </w:r>
      <w:r w:rsidR="00A00ED3" w:rsidRPr="00F805D0">
        <w:rPr>
          <w:rFonts w:ascii="Times" w:hAnsi="Times"/>
          <w:sz w:val="24"/>
          <w:szCs w:val="24"/>
        </w:rPr>
        <w:fldChar w:fldCharType="begin"/>
      </w:r>
      <w:r w:rsidR="000C4DAC">
        <w:rPr>
          <w:rFonts w:ascii="Times" w:hAnsi="Times"/>
          <w:sz w:val="24"/>
          <w:szCs w:val="24"/>
        </w:rPr>
        <w:instrText xml:space="preserve"> ADDIN PAPERS2_CITATIONS &lt;citation&gt;&lt;uuid&gt;EB769BBF-97B1-46E6-87FD-011A7AC85E11&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14</w:t>
      </w:r>
      <w:r w:rsidR="00A00ED3" w:rsidRPr="00F805D0">
        <w:rPr>
          <w:rFonts w:ascii="Times" w:hAnsi="Times"/>
          <w:sz w:val="24"/>
          <w:szCs w:val="24"/>
        </w:rPr>
        <w:fldChar w:fldCharType="end"/>
      </w:r>
      <w:r w:rsidR="00A00ED3" w:rsidRPr="00F805D0">
        <w:rPr>
          <w:rFonts w:ascii="Times" w:hAnsi="Times"/>
          <w:sz w:val="24"/>
          <w:szCs w:val="24"/>
        </w:rPr>
        <w:t xml:space="preserve">, and valuation </w:t>
      </w:r>
      <w:r w:rsidR="00A00ED3" w:rsidRPr="00F805D0">
        <w:rPr>
          <w:rFonts w:ascii="Times" w:hAnsi="Times"/>
          <w:sz w:val="24"/>
          <w:szCs w:val="24"/>
        </w:rPr>
        <w:fldChar w:fldCharType="begin"/>
      </w:r>
      <w:r w:rsidR="000C4DAC">
        <w:rPr>
          <w:rFonts w:ascii="Times" w:hAnsi="Times"/>
          <w:sz w:val="24"/>
          <w:szCs w:val="24"/>
        </w:rPr>
        <w:instrText xml:space="preserve"> ADDIN PAPERS2_CITATIONS &lt;citation&gt;&lt;uuid&gt;C74B11AA-B989-401D-A922-C74699502CE5&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15,16</w:t>
      </w:r>
      <w:r w:rsidR="00A00ED3" w:rsidRPr="00F805D0">
        <w:rPr>
          <w:rFonts w:ascii="Times" w:hAnsi="Times"/>
          <w:sz w:val="24"/>
          <w:szCs w:val="24"/>
        </w:rPr>
        <w:fldChar w:fldCharType="end"/>
      </w:r>
      <w:r w:rsidR="00FC2732" w:rsidRPr="00F805D0">
        <w:rPr>
          <w:rFonts w:ascii="Times" w:hAnsi="Times"/>
          <w:sz w:val="24"/>
          <w:szCs w:val="24"/>
        </w:rPr>
        <w:t>. Furthermore, p</w:t>
      </w:r>
      <w:r w:rsidR="00C565A6" w:rsidRPr="00F805D0">
        <w:rPr>
          <w:rFonts w:ascii="Times" w:hAnsi="Times"/>
          <w:sz w:val="24"/>
          <w:szCs w:val="24"/>
        </w:rPr>
        <w:t>ortions of mPFC</w:t>
      </w:r>
      <w:r w:rsidR="00571206" w:rsidRPr="00F805D0">
        <w:rPr>
          <w:rFonts w:ascii="Times" w:hAnsi="Times"/>
          <w:sz w:val="24"/>
          <w:szCs w:val="24"/>
        </w:rPr>
        <w:t xml:space="preserve"> </w:t>
      </w:r>
      <w:r w:rsidR="00C565A6" w:rsidRPr="00F805D0">
        <w:rPr>
          <w:rFonts w:ascii="Times" w:hAnsi="Times"/>
          <w:sz w:val="24"/>
          <w:szCs w:val="24"/>
        </w:rPr>
        <w:t>have</w:t>
      </w:r>
      <w:r w:rsidR="00571206" w:rsidRPr="00F805D0">
        <w:rPr>
          <w:rFonts w:ascii="Times" w:hAnsi="Times"/>
          <w:sz w:val="24"/>
          <w:szCs w:val="24"/>
        </w:rPr>
        <w:t xml:space="preserve"> also been associated with </w:t>
      </w:r>
      <w:del w:id="11" w:author="Alejandro De La Vega" w:date="2015-11-11T16:44:00Z">
        <w:r w:rsidR="00FC2732" w:rsidRPr="00F805D0" w:rsidDel="0009677C">
          <w:rPr>
            <w:rFonts w:ascii="Times" w:hAnsi="Times"/>
            <w:sz w:val="24"/>
            <w:szCs w:val="24"/>
          </w:rPr>
          <w:delText>stimulus-independent</w:delText>
        </w:r>
      </w:del>
      <w:ins w:id="12" w:author="Alejandro De La Vega" w:date="2015-11-11T16:44:00Z">
        <w:r w:rsidR="0009677C">
          <w:rPr>
            <w:rFonts w:ascii="Times" w:hAnsi="Times"/>
            <w:sz w:val="24"/>
            <w:szCs w:val="24"/>
          </w:rPr>
          <w:t>internally oriented</w:t>
        </w:r>
      </w:ins>
      <w:r w:rsidR="00FC2732" w:rsidRPr="00F805D0">
        <w:rPr>
          <w:rFonts w:ascii="Times" w:hAnsi="Times"/>
          <w:sz w:val="24"/>
          <w:szCs w:val="24"/>
        </w:rPr>
        <w:t xml:space="preserve"> </w:t>
      </w:r>
      <w:r w:rsidR="00571206" w:rsidRPr="00F805D0">
        <w:rPr>
          <w:rFonts w:ascii="Times" w:hAnsi="Times"/>
          <w:sz w:val="24"/>
          <w:szCs w:val="24"/>
        </w:rPr>
        <w:t xml:space="preserve">processes, such as </w:t>
      </w:r>
      <w:r w:rsidR="00BB5E35" w:rsidRPr="00F805D0">
        <w:rPr>
          <w:rFonts w:ascii="Times" w:hAnsi="Times"/>
          <w:sz w:val="24"/>
          <w:szCs w:val="24"/>
        </w:rPr>
        <w:t xml:space="preserve">mentalizing </w:t>
      </w:r>
      <w:r w:rsidR="00A00ED3" w:rsidRPr="00F805D0">
        <w:rPr>
          <w:rFonts w:ascii="Times" w:hAnsi="Times"/>
          <w:sz w:val="24"/>
          <w:szCs w:val="24"/>
        </w:rPr>
        <w:fldChar w:fldCharType="begin"/>
      </w:r>
      <w:r w:rsidR="000C4DAC">
        <w:rPr>
          <w:rFonts w:ascii="Times" w:hAnsi="Times"/>
          <w:sz w:val="24"/>
          <w:szCs w:val="24"/>
        </w:rPr>
        <w:instrText xml:space="preserve"> ADDIN PAPERS2_CITATIONS &lt;citation&gt;&lt;uuid&gt;24F914F5-B11A-4D34-BA0A-76984D7C5B38&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17,18</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 xml:space="preserve">and </w:t>
      </w:r>
      <w:r w:rsidR="00571206" w:rsidRPr="00F805D0">
        <w:rPr>
          <w:rFonts w:ascii="Times" w:hAnsi="Times"/>
          <w:sz w:val="24"/>
          <w:szCs w:val="24"/>
        </w:rPr>
        <w:t>autobiographical memory</w:t>
      </w:r>
      <w:r w:rsidR="00A00ED3" w:rsidRPr="00F805D0">
        <w:rPr>
          <w:rFonts w:ascii="Times" w:hAnsi="Times"/>
          <w:sz w:val="24"/>
          <w:szCs w:val="24"/>
        </w:rPr>
        <w:t xml:space="preserve"> </w:t>
      </w:r>
      <w:r w:rsidR="00A00ED3" w:rsidRPr="00F805D0">
        <w:rPr>
          <w:rFonts w:ascii="Times" w:hAnsi="Times"/>
          <w:sz w:val="24"/>
          <w:szCs w:val="24"/>
        </w:rPr>
        <w:fldChar w:fldCharType="begin"/>
      </w:r>
      <w:r w:rsidR="000C4DAC">
        <w:rPr>
          <w:rFonts w:ascii="Times" w:hAnsi="Times"/>
          <w:sz w:val="24"/>
          <w:szCs w:val="24"/>
        </w:rPr>
        <w:instrText xml:space="preserve"> ADDIN PAPERS2_CITATIONS &lt;citation&gt;&lt;uuid&gt;4737ABD8-A73C-4331-9BE2-178E4382B9E3&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F805D0">
        <w:rPr>
          <w:rFonts w:ascii="Times" w:hAnsi="Times"/>
          <w:sz w:val="24"/>
          <w:szCs w:val="24"/>
        </w:rPr>
        <w:fldChar w:fldCharType="separate"/>
      </w:r>
      <w:r w:rsidR="000C4DAC">
        <w:rPr>
          <w:rFonts w:ascii="Cambria" w:hAnsi="Cambria" w:cs="Cambria"/>
          <w:vertAlign w:val="superscript"/>
        </w:rPr>
        <w:t>19</w:t>
      </w:r>
      <w:r w:rsidR="00A00ED3" w:rsidRPr="00F805D0">
        <w:rPr>
          <w:rFonts w:ascii="Times" w:hAnsi="Times"/>
          <w:sz w:val="24"/>
          <w:szCs w:val="24"/>
        </w:rPr>
        <w:fldChar w:fldCharType="end"/>
      </w:r>
      <w:r w:rsidR="00571206" w:rsidRPr="00F805D0">
        <w:rPr>
          <w:rFonts w:ascii="Times" w:hAnsi="Times"/>
          <w:sz w:val="24"/>
          <w:szCs w:val="24"/>
        </w:rPr>
        <w:t xml:space="preserve">. </w:t>
      </w:r>
      <w:r w:rsidR="005D3416">
        <w:rPr>
          <w:rFonts w:ascii="Times" w:hAnsi="Times"/>
          <w:sz w:val="24"/>
          <w:szCs w:val="24"/>
        </w:rPr>
        <w:t xml:space="preserve">Moreover, the functional organization supporting these diverse </w:t>
      </w:r>
      <w:del w:id="13" w:author="Alejandro De La Vega" w:date="2015-11-11T16:44:00Z">
        <w:r w:rsidR="005D3416" w:rsidDel="0009677C">
          <w:rPr>
            <w:rFonts w:ascii="Times" w:hAnsi="Times"/>
            <w:sz w:val="24"/>
            <w:szCs w:val="24"/>
          </w:rPr>
          <w:delText xml:space="preserve">psychological </w:delText>
        </w:r>
      </w:del>
      <w:del w:id="14" w:author="Alejandro De La Vega" w:date="2015-11-11T16:45:00Z">
        <w:r w:rsidR="005D3416" w:rsidDel="0009677C">
          <w:rPr>
            <w:rFonts w:ascii="Times" w:hAnsi="Times"/>
            <w:sz w:val="24"/>
            <w:szCs w:val="24"/>
          </w:rPr>
          <w:delText>states</w:delText>
        </w:r>
      </w:del>
      <w:ins w:id="15" w:author="Alejandro De La Vega" w:date="2015-11-11T16:45:00Z">
        <w:r w:rsidR="0009677C">
          <w:rPr>
            <w:rFonts w:ascii="Times" w:hAnsi="Times"/>
            <w:sz w:val="24"/>
            <w:szCs w:val="24"/>
          </w:rPr>
          <w:t>processes</w:t>
        </w:r>
      </w:ins>
      <w:r w:rsidR="005D3416">
        <w:rPr>
          <w:rFonts w:ascii="Times" w:hAnsi="Times"/>
          <w:sz w:val="24"/>
          <w:szCs w:val="24"/>
        </w:rPr>
        <w:t xml:space="preserve"> has been investigated using a wide range of methods, including </w:t>
      </w:r>
      <w:r w:rsidR="0009677C">
        <w:rPr>
          <w:rFonts w:ascii="Times" w:hAnsi="Times"/>
          <w:sz w:val="24"/>
          <w:szCs w:val="24"/>
        </w:rPr>
        <w:t>cytoarchitecture</w:t>
      </w:r>
      <w:r w:rsidR="005D3416">
        <w:rPr>
          <w:rFonts w:ascii="Times" w:hAnsi="Times"/>
          <w:sz w:val="24"/>
          <w:szCs w:val="24"/>
        </w:rPr>
        <w:t xml:space="preserve"> </w:t>
      </w:r>
      <w:r w:rsidR="005D3416">
        <w:rPr>
          <w:rFonts w:ascii="Times" w:hAnsi="Times"/>
          <w:sz w:val="24"/>
          <w:szCs w:val="24"/>
        </w:rPr>
        <w:fldChar w:fldCharType="begin"/>
      </w:r>
      <w:r w:rsidR="000C4DAC">
        <w:rPr>
          <w:rFonts w:ascii="Times" w:hAnsi="Times"/>
          <w:sz w:val="24"/>
          <w:szCs w:val="24"/>
        </w:rPr>
        <w:instrText xml:space="preserve"> ADDIN PAPERS2_CITATIONS &lt;citation&gt;&lt;uuid&gt;2733576F-7B12-4E28-B0A1-DFFD627CBBD0&lt;/uuid&gt;&lt;priority&gt;9&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publication_date&gt;99200003151200000000222000&lt;/publication_date&gt;&lt;startpage&gt;1&lt;/startpage&gt;&lt;title&gt;The Organization of Networks within the Orbital and Medial Prefrontal Cortex of Rats, Monkeys and Humans&lt;/title&gt;&lt;uuid&gt;CA8315FE-5B42-4EA6-AB16-02C0D69E426A&lt;/uuid&gt;&lt;subtype&gt;400&lt;/subtype&gt;&lt;endpage&gt;14&lt;/endpage&gt;&lt;type&gt;400&lt;/type&gt;&lt;citekey&gt;Anonymous:yoMV_ltC&lt;/citekey&gt;&lt;url&gt;http://cercor.oxfordjournals.org/content/10/3/206.full.pdf+html&lt;/url&gt;&lt;authors&gt;&lt;author&gt;&lt;firstName&gt;D&lt;/firstName&gt;&lt;lastName&gt;Ongur&lt;/lastName&gt;&lt;/author&gt;&lt;author&gt;&lt;firstName&gt;J&lt;/firstName&gt;&lt;middleNames&gt;L&lt;/middleNames&gt;&lt;lastName&gt;Price&lt;/lastName&gt;&lt;/author&gt;&lt;/authors&gt;&lt;/publication&gt;&lt;/publications&gt;&lt;cites&gt;&lt;/cites&gt;&lt;/citation&gt;</w:instrText>
      </w:r>
      <w:r w:rsidR="005D3416">
        <w:rPr>
          <w:rFonts w:ascii="Times" w:hAnsi="Times"/>
          <w:sz w:val="24"/>
          <w:szCs w:val="24"/>
        </w:rPr>
        <w:fldChar w:fldCharType="separate"/>
      </w:r>
      <w:r w:rsidR="000C4DAC">
        <w:rPr>
          <w:rFonts w:ascii="Cambria" w:hAnsi="Cambria" w:cs="Cambria"/>
          <w:vertAlign w:val="superscript"/>
        </w:rPr>
        <w:t>9,20</w:t>
      </w:r>
      <w:r w:rsidR="005D3416">
        <w:rPr>
          <w:rFonts w:ascii="Times" w:hAnsi="Times"/>
          <w:sz w:val="24"/>
          <w:szCs w:val="24"/>
        </w:rPr>
        <w:fldChar w:fldCharType="end"/>
      </w:r>
      <w:r w:rsidR="005D3416">
        <w:rPr>
          <w:rFonts w:ascii="Times" w:hAnsi="Times"/>
          <w:sz w:val="24"/>
          <w:szCs w:val="24"/>
        </w:rPr>
        <w:t xml:space="preserve">, computational models </w:t>
      </w:r>
      <w:r w:rsidR="005D3416">
        <w:rPr>
          <w:rFonts w:ascii="Times" w:hAnsi="Times"/>
          <w:sz w:val="24"/>
          <w:szCs w:val="24"/>
        </w:rPr>
        <w:fldChar w:fldCharType="begin"/>
      </w:r>
      <w:r w:rsidR="000C4DAC">
        <w:rPr>
          <w:rFonts w:ascii="Times" w:hAnsi="Times"/>
          <w:sz w:val="24"/>
          <w:szCs w:val="24"/>
        </w:rPr>
        <w:instrText xml:space="preserve"> ADDIN PAPERS2_CITATIONS &lt;citation&gt;&lt;uuid&gt;269E311C-E100-4DF4-9B92-054A4A6F17E2&lt;/uuid&gt;&lt;priority&gt;0&lt;/priority&gt;&lt;publications&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5D3416">
        <w:rPr>
          <w:rFonts w:ascii="Times" w:hAnsi="Times"/>
          <w:sz w:val="24"/>
          <w:szCs w:val="24"/>
        </w:rPr>
        <w:fldChar w:fldCharType="separate"/>
      </w:r>
      <w:r w:rsidR="000C4DAC">
        <w:rPr>
          <w:rFonts w:ascii="Cambria" w:hAnsi="Cambria" w:cs="Cambria"/>
          <w:vertAlign w:val="superscript"/>
        </w:rPr>
        <w:t>21</w:t>
      </w:r>
      <w:r w:rsidR="005D3416">
        <w:rPr>
          <w:rFonts w:ascii="Times" w:hAnsi="Times"/>
          <w:sz w:val="24"/>
          <w:szCs w:val="24"/>
        </w:rPr>
        <w:fldChar w:fldCharType="end"/>
      </w:r>
      <w:r w:rsidR="005D3416">
        <w:rPr>
          <w:rFonts w:ascii="Times" w:hAnsi="Times"/>
          <w:sz w:val="24"/>
          <w:szCs w:val="24"/>
        </w:rPr>
        <w:t xml:space="preserve">, network-level descriptions </w:t>
      </w:r>
      <w:r w:rsidR="005D3416">
        <w:rPr>
          <w:rFonts w:ascii="Times" w:hAnsi="Times"/>
          <w:sz w:val="24"/>
          <w:szCs w:val="24"/>
        </w:rPr>
        <w:fldChar w:fldCharType="begin"/>
      </w:r>
      <w:r w:rsidR="000C4DAC">
        <w:rPr>
          <w:rFonts w:ascii="Times" w:hAnsi="Times"/>
          <w:sz w:val="24"/>
          <w:szCs w:val="24"/>
        </w:rPr>
        <w:instrText xml:space="preserve"> ADDIN PAPERS2_CITATIONS &lt;citation&gt;&lt;uuid&gt;3F8307D2-8E27-4BE2-B352-51407636B9AD&lt;/uuid&gt;&lt;priority&gt;11&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gt;&lt;uuid&gt;B98677CA-FD2F-4583-8DB6-E079A8445760&lt;/uuid&gt;&lt;volume&gt;72&lt;/volume&gt;&lt;doi&gt;10.1016/j.neuron.2011.09.006&lt;/doi&gt;&lt;startpage&gt;665&lt;/startpage&gt;&lt;publication_date&gt;99201100001200000000200000&lt;/publication_date&gt;&lt;url&gt;http://www.cell.com/article/S0896627311007926/fulltext&lt;/url&gt;&lt;type&gt;400&lt;/type&gt;&lt;title&gt;Functional Network Organization of the Human Brain&lt;/title&gt;&lt;publisher&gt;Elsevier&lt;/publisher&gt;&lt;number&gt;4&lt;/number&gt;&lt;subtype&gt;400&lt;/subtype&gt;&lt;endpage&gt;678&lt;/endpage&gt;&lt;bundle&gt;&lt;publication&gt;&lt;publisher&gt;Elsevier Inc.&lt;/publisher&gt;&lt;title&gt;Neuron&lt;/title&gt;&lt;type&gt;-100&lt;/type&gt;&lt;subtype&gt;-100&lt;/subtype&gt;&lt;uuid&gt;4F760053-710C-45E0-BDA8-53102C65B1F7&lt;/uuid&gt;&lt;/publication&gt;&lt;/bundle&gt;&lt;authors&gt;&lt;author&gt;&lt;firstName&gt;Jonathan&lt;/firstName&gt;&lt;middleNames&gt;D&lt;/middleNames&gt;&lt;lastName&gt;Power&lt;/lastName&gt;&lt;/author&gt;&lt;author&gt;&lt;firstName&gt;Alexander&lt;/firstName&gt;&lt;middleNames&gt;L&lt;/middleNames&gt;&lt;lastName&gt;Cohen&lt;/lastName&gt;&lt;/author&gt;&lt;author&gt;&lt;firstName&gt;Steven&lt;/firstName&gt;&lt;middleNames&gt;M&lt;/middleNames&gt;&lt;lastName&gt;Nelson&lt;/lastName&gt;&lt;/author&gt;&lt;author&gt;&lt;firstName&gt;Gagan&lt;/firstName&gt;&lt;middleNames&gt;S&lt;/middleNames&gt;&lt;lastName&gt;Wig&lt;/lastName&gt;&lt;/author&gt;&lt;author&gt;&lt;firstName&gt;Kelly&lt;/firstName&gt;&lt;middleNames&gt;Anne&lt;/middleNames&gt;&lt;lastName&gt;Barnes&lt;/lastName&gt;&lt;/author&gt;&lt;author&gt;&lt;firstName&gt;Jessica&lt;/firstName&gt;&lt;middleNames&gt;A&lt;/middleNames&gt;&lt;lastName&gt;Church&lt;/lastName&gt;&lt;/author&gt;&lt;author&gt;&lt;firstName&gt;Alecia&lt;/firstName&gt;&lt;middleNames&gt;C&lt;/middleNames&gt;&lt;lastName&gt;Vogel&lt;/lastName&gt;&lt;/author&gt;&lt;author&gt;&lt;firstName&gt;Timothy&lt;/firstName&gt;&lt;middleNames&gt;O&lt;/middleNames&gt;&lt;lastName&gt;Laumann&lt;/lastName&gt;&lt;/author&gt;&lt;author&gt;&lt;firstName&gt;Fran&lt;/firstName&gt;&lt;middleNames&gt;M&lt;/middleNames&gt;&lt;lastName&gt;Miezin&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5D3416">
        <w:rPr>
          <w:rFonts w:ascii="Times" w:hAnsi="Times"/>
          <w:sz w:val="24"/>
          <w:szCs w:val="24"/>
        </w:rPr>
        <w:fldChar w:fldCharType="separate"/>
      </w:r>
      <w:r w:rsidR="000C4DAC">
        <w:rPr>
          <w:rFonts w:ascii="Cambria" w:hAnsi="Cambria" w:cs="Cambria"/>
          <w:vertAlign w:val="superscript"/>
        </w:rPr>
        <w:t>22,23</w:t>
      </w:r>
      <w:r w:rsidR="005D3416">
        <w:rPr>
          <w:rFonts w:ascii="Times" w:hAnsi="Times"/>
          <w:sz w:val="24"/>
          <w:szCs w:val="24"/>
        </w:rPr>
        <w:fldChar w:fldCharType="end"/>
      </w:r>
      <w:r w:rsidR="005D3416">
        <w:rPr>
          <w:rFonts w:ascii="Times" w:hAnsi="Times"/>
          <w:sz w:val="24"/>
          <w:szCs w:val="24"/>
        </w:rPr>
        <w:t>,</w:t>
      </w:r>
      <w:ins w:id="16" w:author="Alejandro De La Vega" w:date="2015-11-11T16:40:00Z">
        <w:r w:rsidR="0009677C">
          <w:rPr>
            <w:rFonts w:ascii="Times" w:hAnsi="Times"/>
            <w:sz w:val="24"/>
            <w:szCs w:val="24"/>
          </w:rPr>
          <w:t xml:space="preserve"> and</w:t>
        </w:r>
      </w:ins>
      <w:r w:rsidR="005D3416">
        <w:rPr>
          <w:rFonts w:ascii="Times" w:hAnsi="Times"/>
          <w:sz w:val="24"/>
          <w:szCs w:val="24"/>
        </w:rPr>
        <w:t xml:space="preserve"> </w:t>
      </w:r>
      <w:r w:rsidR="0009677C">
        <w:rPr>
          <w:rFonts w:ascii="Times" w:hAnsi="Times"/>
          <w:sz w:val="24"/>
          <w:szCs w:val="24"/>
        </w:rPr>
        <w:t xml:space="preserve">theory-driven </w:t>
      </w:r>
      <w:r w:rsidR="005D3416">
        <w:rPr>
          <w:rFonts w:ascii="Times" w:hAnsi="Times"/>
          <w:sz w:val="24"/>
          <w:szCs w:val="24"/>
        </w:rPr>
        <w:t xml:space="preserve">meta-analyses </w:t>
      </w:r>
      <w:r w:rsidR="005D3416">
        <w:rPr>
          <w:rFonts w:ascii="Times" w:hAnsi="Times"/>
          <w:sz w:val="24"/>
          <w:szCs w:val="24"/>
        </w:rPr>
        <w:fldChar w:fldCharType="begin"/>
      </w:r>
      <w:r w:rsidR="000C4DAC">
        <w:rPr>
          <w:rFonts w:ascii="Times" w:hAnsi="Times"/>
          <w:sz w:val="24"/>
          <w:szCs w:val="24"/>
        </w:rPr>
        <w:instrText xml:space="preserve"> ADDIN PAPERS2_CITATIONS &lt;citation&gt;&lt;uuid&gt;9566F442-1613-4C14-BD2D-4E0A7DAB71FA&lt;/uuid&gt;&lt;priority&gt;12&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5D3416">
        <w:rPr>
          <w:rFonts w:ascii="Times" w:hAnsi="Times"/>
          <w:sz w:val="24"/>
          <w:szCs w:val="24"/>
        </w:rPr>
        <w:fldChar w:fldCharType="separate"/>
      </w:r>
      <w:r w:rsidR="000C4DAC">
        <w:rPr>
          <w:rFonts w:ascii="Cambria" w:hAnsi="Cambria" w:cs="Cambria"/>
          <w:vertAlign w:val="superscript"/>
        </w:rPr>
        <w:t>12,18,24</w:t>
      </w:r>
      <w:r w:rsidR="005D3416">
        <w:rPr>
          <w:rFonts w:ascii="Times" w:hAnsi="Times"/>
          <w:sz w:val="24"/>
          <w:szCs w:val="24"/>
        </w:rPr>
        <w:fldChar w:fldCharType="end"/>
      </w:r>
      <w:r w:rsidR="0009677C">
        <w:rPr>
          <w:rFonts w:ascii="Times" w:hAnsi="Times"/>
          <w:sz w:val="24"/>
          <w:szCs w:val="24"/>
        </w:rPr>
        <w:t>.</w:t>
      </w:r>
    </w:p>
    <w:p w14:paraId="6FF75209" w14:textId="2B22CDF0" w:rsidR="00D706C2" w:rsidRDefault="0007422E" w:rsidP="001C6F8C">
      <w:pPr>
        <w:pStyle w:val="Normal1"/>
        <w:rPr>
          <w:ins w:id="17" w:author="Alejandro De La Vega" w:date="2015-11-11T16:03:00Z"/>
          <w:rFonts w:ascii="Times" w:hAnsi="Times"/>
          <w:sz w:val="24"/>
          <w:szCs w:val="24"/>
        </w:rPr>
      </w:pPr>
      <w:r w:rsidRPr="00F805D0">
        <w:rPr>
          <w:rFonts w:ascii="Times" w:hAnsi="Times"/>
          <w:sz w:val="24"/>
          <w:szCs w:val="24"/>
        </w:rPr>
        <w:t xml:space="preserve">Despite the enormous amount </w:t>
      </w:r>
      <w:r w:rsidR="00C565A6" w:rsidRPr="00F805D0">
        <w:rPr>
          <w:rFonts w:ascii="Times" w:hAnsi="Times"/>
          <w:sz w:val="24"/>
          <w:szCs w:val="24"/>
        </w:rPr>
        <w:t xml:space="preserve">of </w:t>
      </w:r>
      <w:r w:rsidR="004353C2" w:rsidRPr="00F805D0">
        <w:rPr>
          <w:rFonts w:ascii="Times" w:hAnsi="Times"/>
          <w:sz w:val="24"/>
          <w:szCs w:val="24"/>
        </w:rPr>
        <w:t>research</w:t>
      </w:r>
      <w:r w:rsidR="00C565A6" w:rsidRPr="00F805D0">
        <w:rPr>
          <w:rFonts w:ascii="Times" w:hAnsi="Times"/>
          <w:sz w:val="24"/>
          <w:szCs w:val="24"/>
        </w:rPr>
        <w:t xml:space="preserve"> </w:t>
      </w:r>
      <w:r w:rsidRPr="00F805D0">
        <w:rPr>
          <w:rFonts w:ascii="Times" w:hAnsi="Times"/>
          <w:sz w:val="24"/>
          <w:szCs w:val="24"/>
        </w:rPr>
        <w:t xml:space="preserve">on </w:t>
      </w:r>
      <w:del w:id="18" w:author="Marie Banich" w:date="2015-11-21T10:03:00Z">
        <w:r w:rsidRPr="00F805D0" w:rsidDel="004166D6">
          <w:rPr>
            <w:rFonts w:ascii="Times" w:hAnsi="Times"/>
            <w:sz w:val="24"/>
            <w:szCs w:val="24"/>
          </w:rPr>
          <w:delText xml:space="preserve">focal </w:delText>
        </w:r>
      </w:del>
      <w:ins w:id="19" w:author="Marie Banich" w:date="2015-11-21T10:03:00Z">
        <w:r w:rsidR="004166D6">
          <w:rPr>
            <w:rFonts w:ascii="Times" w:hAnsi="Times"/>
            <w:sz w:val="24"/>
            <w:szCs w:val="24"/>
          </w:rPr>
          <w:t>specific</w:t>
        </w:r>
        <w:r w:rsidR="004166D6" w:rsidRPr="00F805D0">
          <w:rPr>
            <w:rFonts w:ascii="Times" w:hAnsi="Times"/>
            <w:sz w:val="24"/>
            <w:szCs w:val="24"/>
          </w:rPr>
          <w:t xml:space="preserve"> </w:t>
        </w:r>
        <w:r w:rsidR="004166D6">
          <w:rPr>
            <w:rFonts w:ascii="Times" w:hAnsi="Times"/>
            <w:sz w:val="24"/>
            <w:szCs w:val="24"/>
          </w:rPr>
          <w:t>sub</w:t>
        </w:r>
      </w:ins>
      <w:r w:rsidRPr="00F805D0">
        <w:rPr>
          <w:rFonts w:ascii="Times" w:hAnsi="Times"/>
          <w:sz w:val="24"/>
          <w:szCs w:val="24"/>
        </w:rPr>
        <w:t xml:space="preserve">regions </w:t>
      </w:r>
      <w:del w:id="20" w:author="Marie Banich" w:date="2015-11-21T10:03:00Z">
        <w:r w:rsidRPr="00F805D0" w:rsidDel="004166D6">
          <w:rPr>
            <w:rFonts w:ascii="Times" w:hAnsi="Times"/>
            <w:sz w:val="24"/>
            <w:szCs w:val="24"/>
          </w:rPr>
          <w:delText xml:space="preserve">of </w:delText>
        </w:r>
      </w:del>
      <w:ins w:id="21" w:author="Marie Banich" w:date="2015-11-21T10:03:00Z">
        <w:r w:rsidR="004166D6">
          <w:rPr>
            <w:rFonts w:ascii="Times" w:hAnsi="Times"/>
            <w:sz w:val="24"/>
            <w:szCs w:val="24"/>
          </w:rPr>
          <w:t>within</w:t>
        </w:r>
        <w:r w:rsidR="004166D6" w:rsidRPr="00F805D0">
          <w:rPr>
            <w:rFonts w:ascii="Times" w:hAnsi="Times"/>
            <w:sz w:val="24"/>
            <w:szCs w:val="24"/>
          </w:rPr>
          <w:t xml:space="preserve"> </w:t>
        </w:r>
      </w:ins>
      <w:r w:rsidR="001A0C27" w:rsidRPr="00F805D0">
        <w:rPr>
          <w:rFonts w:ascii="Times" w:hAnsi="Times"/>
          <w:sz w:val="24"/>
          <w:szCs w:val="24"/>
        </w:rPr>
        <w:t>MFC</w:t>
      </w:r>
      <w:r w:rsidRPr="00F805D0">
        <w:rPr>
          <w:rFonts w:ascii="Times" w:hAnsi="Times"/>
          <w:sz w:val="24"/>
          <w:szCs w:val="24"/>
        </w:rPr>
        <w:t xml:space="preserve">, </w:t>
      </w:r>
      <w:r w:rsidR="006B0B75" w:rsidRPr="00F805D0">
        <w:rPr>
          <w:rFonts w:ascii="Times" w:hAnsi="Times"/>
          <w:sz w:val="24"/>
          <w:szCs w:val="24"/>
        </w:rPr>
        <w:t>there have been</w:t>
      </w:r>
      <w:ins w:id="22" w:author="Marie Banich" w:date="2015-11-21T10:04:00Z">
        <w:r w:rsidR="004166D6">
          <w:rPr>
            <w:rFonts w:ascii="Times" w:hAnsi="Times"/>
            <w:sz w:val="24"/>
            <w:szCs w:val="24"/>
          </w:rPr>
          <w:t>, in contrast,</w:t>
        </w:r>
      </w:ins>
      <w:r w:rsidR="006B0B75" w:rsidRPr="00F805D0">
        <w:rPr>
          <w:rFonts w:ascii="Times" w:hAnsi="Times"/>
          <w:sz w:val="24"/>
          <w:szCs w:val="24"/>
        </w:rPr>
        <w:t xml:space="preserve"> few large-scale efforts to comprehensively map </w:t>
      </w:r>
      <w:ins w:id="23" w:author="Marie Banich" w:date="2015-11-21T10:04:00Z">
        <w:r w:rsidR="004166D6">
          <w:rPr>
            <w:rFonts w:ascii="Times" w:hAnsi="Times"/>
            <w:sz w:val="24"/>
            <w:szCs w:val="24"/>
          </w:rPr>
          <w:t xml:space="preserve">how the full range of psychological </w:t>
        </w:r>
      </w:ins>
      <w:r w:rsidR="004353C2" w:rsidRPr="00F805D0">
        <w:rPr>
          <w:rFonts w:ascii="Times" w:hAnsi="Times"/>
          <w:sz w:val="24"/>
          <w:szCs w:val="24"/>
        </w:rPr>
        <w:t>function</w:t>
      </w:r>
      <w:ins w:id="24" w:author="Marie Banich" w:date="2015-11-21T10:04:00Z">
        <w:r w:rsidR="004166D6">
          <w:rPr>
            <w:rFonts w:ascii="Times" w:hAnsi="Times"/>
            <w:sz w:val="24"/>
            <w:szCs w:val="24"/>
          </w:rPr>
          <w:t xml:space="preserve">s maps onto </w:t>
        </w:r>
      </w:ins>
      <w:del w:id="25" w:author="Marie Banich" w:date="2015-11-21T10:04:00Z">
        <w:r w:rsidR="006B0B75" w:rsidRPr="00F805D0" w:rsidDel="004166D6">
          <w:rPr>
            <w:rFonts w:ascii="Times" w:hAnsi="Times"/>
            <w:sz w:val="24"/>
            <w:szCs w:val="24"/>
          </w:rPr>
          <w:delText xml:space="preserve"> to </w:delText>
        </w:r>
      </w:del>
      <w:r w:rsidR="006B0B75" w:rsidRPr="00F805D0">
        <w:rPr>
          <w:rFonts w:ascii="Times" w:hAnsi="Times"/>
          <w:sz w:val="24"/>
          <w:szCs w:val="24"/>
        </w:rPr>
        <w:t>medial frontal anatomy</w:t>
      </w:r>
      <w:del w:id="26" w:author="Marie Banich" w:date="2015-11-21T10:04:00Z">
        <w:r w:rsidR="006B0B75" w:rsidRPr="00F805D0" w:rsidDel="004166D6">
          <w:rPr>
            <w:rFonts w:ascii="Times" w:hAnsi="Times"/>
            <w:sz w:val="24"/>
            <w:szCs w:val="24"/>
          </w:rPr>
          <w:delText xml:space="preserve"> across the full range of </w:delText>
        </w:r>
        <w:r w:rsidR="00626C0D" w:rsidRPr="00F805D0" w:rsidDel="004166D6">
          <w:rPr>
            <w:rFonts w:ascii="Times" w:hAnsi="Times"/>
            <w:sz w:val="24"/>
            <w:szCs w:val="24"/>
          </w:rPr>
          <w:delText>psychological concepts</w:delText>
        </w:r>
      </w:del>
      <w:r w:rsidR="006B0B75" w:rsidRPr="00F805D0">
        <w:rPr>
          <w:rFonts w:ascii="Times" w:hAnsi="Times"/>
          <w:sz w:val="24"/>
          <w:szCs w:val="24"/>
        </w:rPr>
        <w:t>.</w:t>
      </w:r>
      <w:r w:rsidRPr="00F805D0">
        <w:rPr>
          <w:rFonts w:ascii="Times" w:hAnsi="Times"/>
          <w:sz w:val="24"/>
          <w:szCs w:val="24"/>
        </w:rPr>
        <w:t xml:space="preserve"> </w:t>
      </w:r>
      <w:r w:rsidR="00FC2732" w:rsidRPr="00F805D0">
        <w:rPr>
          <w:rFonts w:ascii="Times" w:hAnsi="Times"/>
          <w:sz w:val="24"/>
          <w:szCs w:val="24"/>
        </w:rPr>
        <w:t>Since</w:t>
      </w:r>
      <w:r w:rsidR="006B0B75" w:rsidRPr="00F805D0">
        <w:rPr>
          <w:rFonts w:ascii="Times" w:hAnsi="Times"/>
          <w:sz w:val="24"/>
          <w:szCs w:val="24"/>
        </w:rPr>
        <w:t xml:space="preserve"> most researchers </w:t>
      </w:r>
      <w:del w:id="27" w:author="Marie Banich" w:date="2015-11-21T10:04:00Z">
        <w:r w:rsidR="006B0B75" w:rsidRPr="00F805D0" w:rsidDel="004166D6">
          <w:rPr>
            <w:rFonts w:ascii="Times" w:hAnsi="Times"/>
            <w:sz w:val="24"/>
            <w:szCs w:val="24"/>
          </w:rPr>
          <w:delText xml:space="preserve">are </w:delText>
        </w:r>
      </w:del>
      <w:ins w:id="28" w:author="Marie Banich" w:date="2015-11-21T10:04:00Z">
        <w:r w:rsidR="004166D6">
          <w:rPr>
            <w:rFonts w:ascii="Times" w:hAnsi="Times"/>
            <w:sz w:val="24"/>
            <w:szCs w:val="24"/>
          </w:rPr>
          <w:t>tend to be</w:t>
        </w:r>
        <w:r w:rsidR="004166D6" w:rsidRPr="00F805D0">
          <w:rPr>
            <w:rFonts w:ascii="Times" w:hAnsi="Times"/>
            <w:sz w:val="24"/>
            <w:szCs w:val="24"/>
          </w:rPr>
          <w:t xml:space="preserve"> </w:t>
        </w:r>
      </w:ins>
      <w:r w:rsidR="006B0B75" w:rsidRPr="00F805D0">
        <w:rPr>
          <w:rFonts w:ascii="Times" w:hAnsi="Times"/>
          <w:sz w:val="24"/>
          <w:szCs w:val="24"/>
        </w:rPr>
        <w:t xml:space="preserve">intimately familiar with one particular domain of cognition, most meta-analyses are necessarily restricted to a </w:t>
      </w:r>
      <w:r w:rsidR="00626C0D" w:rsidRPr="00F805D0">
        <w:rPr>
          <w:rFonts w:ascii="Times" w:hAnsi="Times"/>
          <w:sz w:val="24"/>
          <w:szCs w:val="24"/>
        </w:rPr>
        <w:t xml:space="preserve">relatively </w:t>
      </w:r>
      <w:r w:rsidR="006B0B75" w:rsidRPr="00F805D0">
        <w:rPr>
          <w:rFonts w:ascii="Times" w:hAnsi="Times"/>
          <w:sz w:val="24"/>
          <w:szCs w:val="24"/>
        </w:rPr>
        <w:t>small subset of empirical findings</w:t>
      </w:r>
      <w:ins w:id="29" w:author="Marie Banich" w:date="2015-11-21T10:05:00Z">
        <w:r w:rsidR="00F03218">
          <w:rPr>
            <w:rFonts w:ascii="Times" w:hAnsi="Times"/>
            <w:sz w:val="24"/>
            <w:szCs w:val="24"/>
          </w:rPr>
          <w:t xml:space="preserve"> relevant to that domain</w:t>
        </w:r>
      </w:ins>
      <w:r w:rsidR="006B0B75" w:rsidRPr="00F805D0">
        <w:rPr>
          <w:rFonts w:ascii="Times" w:hAnsi="Times"/>
          <w:sz w:val="24"/>
          <w:szCs w:val="24"/>
        </w:rPr>
        <w:t xml:space="preserve">. Even those meta-analyses that attempt to take a </w:t>
      </w:r>
      <w:r w:rsidR="00626C0D" w:rsidRPr="00F805D0">
        <w:rPr>
          <w:rFonts w:ascii="Times" w:hAnsi="Times"/>
          <w:sz w:val="24"/>
          <w:szCs w:val="24"/>
        </w:rPr>
        <w:t>broader</w:t>
      </w:r>
      <w:r w:rsidR="00FC2732" w:rsidRPr="00F805D0">
        <w:rPr>
          <w:rFonts w:ascii="Times" w:hAnsi="Times"/>
          <w:sz w:val="24"/>
          <w:szCs w:val="24"/>
        </w:rPr>
        <w:t xml:space="preserve"> </w:t>
      </w:r>
      <w:r w:rsidR="006B0B75" w:rsidRPr="00F805D0">
        <w:rPr>
          <w:rFonts w:ascii="Times" w:hAnsi="Times"/>
          <w:sz w:val="24"/>
          <w:szCs w:val="24"/>
        </w:rPr>
        <w:t>look at</w:t>
      </w:r>
      <w:r w:rsidR="00626C0D" w:rsidRPr="00F805D0">
        <w:rPr>
          <w:rFonts w:ascii="Times" w:hAnsi="Times"/>
          <w:sz w:val="24"/>
          <w:szCs w:val="24"/>
        </w:rPr>
        <w:t xml:space="preserve"> organization of the</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w:t>
      </w:r>
      <w:r w:rsidR="00FC2732" w:rsidRPr="00F805D0">
        <w:rPr>
          <w:rFonts w:ascii="Times" w:hAnsi="Times"/>
          <w:sz w:val="24"/>
          <w:szCs w:val="24"/>
        </w:rPr>
        <w:t>typically</w:t>
      </w:r>
      <w:r w:rsidR="006B0B75" w:rsidRPr="00F805D0">
        <w:rPr>
          <w:rFonts w:ascii="Times" w:hAnsi="Times"/>
          <w:sz w:val="24"/>
          <w:szCs w:val="24"/>
        </w:rPr>
        <w:t xml:space="preserve"> only include a subset of cognitive </w:t>
      </w:r>
      <w:r w:rsidR="00FC2732" w:rsidRPr="00F805D0">
        <w:rPr>
          <w:rFonts w:ascii="Times" w:hAnsi="Times"/>
          <w:sz w:val="24"/>
          <w:szCs w:val="24"/>
        </w:rPr>
        <w:t xml:space="preserve">states hypothesized to be important </w:t>
      </w:r>
      <w:r w:rsidR="006B0B75" w:rsidRPr="00F805D0">
        <w:rPr>
          <w:rFonts w:ascii="Times" w:hAnsi="Times"/>
          <w:sz w:val="24"/>
          <w:szCs w:val="24"/>
        </w:rPr>
        <w:t xml:space="preserve">(e.g. </w:t>
      </w:r>
      <w:r w:rsidR="00626C0D" w:rsidRPr="00F805D0">
        <w:rPr>
          <w:rFonts w:ascii="Times" w:hAnsi="Times"/>
          <w:sz w:val="24"/>
          <w:szCs w:val="24"/>
        </w:rPr>
        <w:t xml:space="preserve">negative affect and cognitive control </w:t>
      </w:r>
      <w:r w:rsidR="00CF28A6" w:rsidRPr="00F805D0">
        <w:rPr>
          <w:rFonts w:ascii="Times" w:hAnsi="Times"/>
          <w:sz w:val="24"/>
          <w:szCs w:val="24"/>
        </w:rPr>
        <w:fldChar w:fldCharType="begin"/>
      </w:r>
      <w:r w:rsidR="000C4DAC">
        <w:rPr>
          <w:rFonts w:ascii="Times" w:hAnsi="Times"/>
          <w:sz w:val="24"/>
          <w:szCs w:val="24"/>
        </w:rPr>
        <w:instrText xml:space="preserve"> ADDIN PAPERS2_CITATIONS &lt;citation&gt;&lt;uuid&gt;7263A6E5-1A07-4EFD-8C8D-7A8E9C58563C&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F805D0">
        <w:rPr>
          <w:rFonts w:ascii="Times" w:hAnsi="Times"/>
          <w:sz w:val="24"/>
          <w:szCs w:val="24"/>
        </w:rPr>
        <w:fldChar w:fldCharType="separate"/>
      </w:r>
      <w:r w:rsidR="000C4DAC">
        <w:rPr>
          <w:rFonts w:ascii="Cambria" w:hAnsi="Cambria" w:cs="Cambria"/>
          <w:vertAlign w:val="superscript"/>
        </w:rPr>
        <w:t>12,24</w:t>
      </w:r>
      <w:r w:rsidR="00CF28A6" w:rsidRPr="00F805D0">
        <w:rPr>
          <w:rFonts w:ascii="Times" w:hAnsi="Times"/>
          <w:sz w:val="24"/>
          <w:szCs w:val="24"/>
        </w:rPr>
        <w:fldChar w:fldCharType="end"/>
      </w:r>
      <w:r w:rsidR="00626C0D" w:rsidRPr="00F805D0">
        <w:rPr>
          <w:rFonts w:ascii="Times" w:hAnsi="Times"/>
          <w:sz w:val="24"/>
          <w:szCs w:val="24"/>
        </w:rPr>
        <w:t>)</w:t>
      </w:r>
      <w:r w:rsidR="00477060" w:rsidRPr="00F805D0">
        <w:rPr>
          <w:rFonts w:ascii="Times" w:hAnsi="Times"/>
          <w:sz w:val="24"/>
          <w:szCs w:val="24"/>
        </w:rPr>
        <w:t xml:space="preserve"> or restrict themselves to a small region of interest (e.g.</w:t>
      </w:r>
      <w:r w:rsidR="00626C0D" w:rsidRPr="00F805D0">
        <w:rPr>
          <w:rFonts w:ascii="Times" w:hAnsi="Times"/>
          <w:sz w:val="24"/>
          <w:szCs w:val="24"/>
        </w:rPr>
        <w:t xml:space="preserve"> subgenual ACC</w:t>
      </w:r>
      <w:r w:rsidR="00477060" w:rsidRPr="00F805D0">
        <w:rPr>
          <w:rFonts w:ascii="Times" w:hAnsi="Times"/>
          <w:sz w:val="24"/>
          <w:szCs w:val="24"/>
        </w:rPr>
        <w:t xml:space="preserve"> </w:t>
      </w:r>
      <w:r w:rsidR="00477060" w:rsidRPr="00F805D0">
        <w:rPr>
          <w:rFonts w:ascii="Times" w:hAnsi="Times"/>
          <w:sz w:val="24"/>
          <w:szCs w:val="24"/>
        </w:rPr>
        <w:fldChar w:fldCharType="begin"/>
      </w:r>
      <w:r w:rsidR="000C4DAC">
        <w:rPr>
          <w:rFonts w:ascii="Times" w:hAnsi="Times"/>
          <w:sz w:val="24"/>
          <w:szCs w:val="24"/>
        </w:rPr>
        <w:instrText xml:space="preserve"> ADDIN PAPERS2_CITATIONS &lt;citation&gt;&lt;uuid&gt;B093D52E-3C1F-47B2-860C-9D3E774BE69C&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F805D0">
        <w:rPr>
          <w:rFonts w:ascii="Times" w:hAnsi="Times"/>
          <w:sz w:val="24"/>
          <w:szCs w:val="24"/>
        </w:rPr>
        <w:fldChar w:fldCharType="separate"/>
      </w:r>
      <w:r w:rsidR="000C4DAC">
        <w:rPr>
          <w:rFonts w:ascii="Cambria" w:hAnsi="Cambria" w:cs="Cambria"/>
          <w:vertAlign w:val="superscript"/>
        </w:rPr>
        <w:t>25</w:t>
      </w:r>
      <w:r w:rsidR="00477060" w:rsidRPr="00F805D0">
        <w:rPr>
          <w:rFonts w:ascii="Times" w:hAnsi="Times"/>
          <w:sz w:val="24"/>
          <w:szCs w:val="24"/>
        </w:rPr>
        <w:fldChar w:fldCharType="end"/>
      </w:r>
      <w:r w:rsidR="00626C0D" w:rsidRPr="00F805D0">
        <w:rPr>
          <w:rFonts w:ascii="Times" w:hAnsi="Times"/>
          <w:sz w:val="24"/>
          <w:szCs w:val="24"/>
        </w:rPr>
        <w:t>)</w:t>
      </w:r>
      <w:r w:rsidR="0099166A" w:rsidRPr="00F805D0">
        <w:rPr>
          <w:rFonts w:ascii="Times" w:hAnsi="Times"/>
          <w:sz w:val="24"/>
          <w:szCs w:val="24"/>
        </w:rPr>
        <w:t xml:space="preserve">. </w:t>
      </w:r>
      <w:r w:rsidR="0009677C">
        <w:rPr>
          <w:rFonts w:ascii="Times" w:hAnsi="Times"/>
          <w:sz w:val="24"/>
          <w:szCs w:val="24"/>
        </w:rPr>
        <w:t>Such meta-analyses</w:t>
      </w:r>
      <w:r w:rsidR="00FC2732" w:rsidRPr="00F805D0">
        <w:rPr>
          <w:rFonts w:ascii="Times" w:hAnsi="Times"/>
          <w:sz w:val="24"/>
          <w:szCs w:val="24"/>
        </w:rPr>
        <w:t xml:space="preserve"> </w:t>
      </w:r>
      <w:r w:rsidR="0009677C">
        <w:rPr>
          <w:rFonts w:ascii="Times" w:hAnsi="Times"/>
          <w:sz w:val="24"/>
          <w:szCs w:val="24"/>
        </w:rPr>
        <w:t xml:space="preserve">are </w:t>
      </w:r>
      <w:r w:rsidR="00FC2732" w:rsidRPr="00F805D0">
        <w:rPr>
          <w:rFonts w:ascii="Times" w:hAnsi="Times"/>
          <w:sz w:val="24"/>
          <w:szCs w:val="24"/>
        </w:rPr>
        <w:t>further hampered by the l</w:t>
      </w:r>
      <w:r w:rsidR="006B0B75" w:rsidRPr="00F805D0">
        <w:rPr>
          <w:rFonts w:ascii="Times" w:hAnsi="Times"/>
          <w:sz w:val="24"/>
          <w:szCs w:val="24"/>
        </w:rPr>
        <w:t>imited ability to draw conclusions about the relative specificity of brain activity to particular cognitive processes</w:t>
      </w:r>
      <w:r w:rsidR="00DE15D9" w:rsidRPr="00F805D0">
        <w:rPr>
          <w:rFonts w:ascii="Times" w:hAnsi="Times"/>
          <w:sz w:val="24"/>
          <w:szCs w:val="24"/>
        </w:rPr>
        <w:t xml:space="preserve">— </w:t>
      </w:r>
      <w:r w:rsidR="006B0B75" w:rsidRPr="00F805D0">
        <w:rPr>
          <w:rFonts w:ascii="Times" w:hAnsi="Times"/>
          <w:sz w:val="24"/>
          <w:szCs w:val="24"/>
        </w:rPr>
        <w:t xml:space="preserve">a limitation widely known as the reverse inference problem </w:t>
      </w:r>
      <w:r w:rsidR="009E63AE" w:rsidRPr="00F805D0">
        <w:rPr>
          <w:rFonts w:ascii="Times" w:hAnsi="Times"/>
          <w:sz w:val="24"/>
          <w:szCs w:val="24"/>
        </w:rPr>
        <w:fldChar w:fldCharType="begin"/>
      </w:r>
      <w:r w:rsidR="000C4DAC">
        <w:rPr>
          <w:rFonts w:ascii="Times" w:hAnsi="Times"/>
          <w:sz w:val="24"/>
          <w:szCs w:val="24"/>
        </w:rPr>
        <w:instrText xml:space="preserve"> ADDIN PAPERS2_CITATIONS &lt;citation&gt;&lt;uuid&gt;C2BA9F90-AFDC-4EC6-A2E7-890BF1E0ECE5&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F805D0">
        <w:rPr>
          <w:rFonts w:ascii="Times" w:hAnsi="Times"/>
          <w:sz w:val="24"/>
          <w:szCs w:val="24"/>
        </w:rPr>
        <w:fldChar w:fldCharType="separate"/>
      </w:r>
      <w:r w:rsidR="000C4DAC">
        <w:rPr>
          <w:rFonts w:ascii="Cambria" w:hAnsi="Cambria" w:cs="Cambria"/>
          <w:vertAlign w:val="superscript"/>
        </w:rPr>
        <w:t>26</w:t>
      </w:r>
      <w:r w:rsidR="009E63AE" w:rsidRPr="00F805D0">
        <w:rPr>
          <w:rFonts w:ascii="Times" w:hAnsi="Times"/>
          <w:sz w:val="24"/>
          <w:szCs w:val="24"/>
        </w:rPr>
        <w:fldChar w:fldCharType="end"/>
      </w:r>
      <w:r w:rsidR="009E63AE" w:rsidRPr="00F805D0">
        <w:rPr>
          <w:rFonts w:ascii="Times" w:hAnsi="Times"/>
          <w:sz w:val="24"/>
          <w:szCs w:val="24"/>
        </w:rPr>
        <w:t>.</w:t>
      </w:r>
      <w:r w:rsidR="00477060" w:rsidRPr="00F805D0">
        <w:rPr>
          <w:rFonts w:ascii="Times" w:hAnsi="Times"/>
          <w:sz w:val="24"/>
          <w:szCs w:val="24"/>
        </w:rPr>
        <w:t xml:space="preserve"> </w:t>
      </w:r>
      <w:r w:rsidR="006B0B75" w:rsidRPr="00F805D0">
        <w:rPr>
          <w:rFonts w:ascii="Times" w:hAnsi="Times"/>
          <w:sz w:val="24"/>
          <w:szCs w:val="24"/>
        </w:rPr>
        <w:t xml:space="preserve">This concern is particularly </w:t>
      </w:r>
      <w:r w:rsidR="006E7CF7" w:rsidRPr="00F805D0">
        <w:rPr>
          <w:rFonts w:ascii="Times" w:hAnsi="Times"/>
          <w:sz w:val="24"/>
          <w:szCs w:val="24"/>
        </w:rPr>
        <w:t xml:space="preserve">acute in the case of pre-SMA and </w:t>
      </w:r>
      <w:r w:rsidR="006E7CF7" w:rsidRPr="00F805D0">
        <w:rPr>
          <w:rFonts w:ascii="Times" w:hAnsi="Times"/>
          <w:sz w:val="24"/>
          <w:szCs w:val="24"/>
        </w:rPr>
        <w:lastRenderedPageBreak/>
        <w:t xml:space="preserve">dACC, </w:t>
      </w:r>
      <w:r w:rsidR="006C6C7B" w:rsidRPr="00F805D0">
        <w:rPr>
          <w:rFonts w:ascii="Times" w:hAnsi="Times"/>
          <w:sz w:val="24"/>
          <w:szCs w:val="24"/>
        </w:rPr>
        <w:t>which are activated in a large proportion</w:t>
      </w:r>
      <w:r w:rsidR="006E7CF7" w:rsidRPr="00F805D0">
        <w:rPr>
          <w:rFonts w:ascii="Times" w:hAnsi="Times"/>
          <w:sz w:val="24"/>
          <w:szCs w:val="24"/>
        </w:rPr>
        <w:t xml:space="preserve"> of </w:t>
      </w:r>
      <w:r w:rsidR="006C6C7B" w:rsidRPr="00F805D0">
        <w:rPr>
          <w:rFonts w:ascii="Times" w:hAnsi="Times"/>
          <w:sz w:val="24"/>
          <w:szCs w:val="24"/>
        </w:rPr>
        <w:t xml:space="preserve">fMRI studies, raising questions about their </w:t>
      </w:r>
      <w:ins w:id="30" w:author="Marie Banich" w:date="2015-11-21T10:05:00Z">
        <w:r w:rsidR="00F03218">
          <w:rPr>
            <w:rFonts w:ascii="Times" w:hAnsi="Times"/>
            <w:sz w:val="24"/>
            <w:szCs w:val="24"/>
          </w:rPr>
          <w:t xml:space="preserve">whether these regions are selectively involved in specific mental </w:t>
        </w:r>
      </w:ins>
      <w:r w:rsidR="006C6C7B" w:rsidRPr="00F805D0">
        <w:rPr>
          <w:rFonts w:ascii="Times" w:hAnsi="Times"/>
          <w:sz w:val="24"/>
          <w:szCs w:val="24"/>
        </w:rPr>
        <w:t>function</w:t>
      </w:r>
      <w:ins w:id="31" w:author="Marie Banich" w:date="2015-11-21T10:05:00Z">
        <w:r w:rsidR="00F03218">
          <w:rPr>
            <w:rFonts w:ascii="Times" w:hAnsi="Times"/>
            <w:sz w:val="24"/>
            <w:szCs w:val="24"/>
          </w:rPr>
          <w:t>s</w:t>
        </w:r>
      </w:ins>
      <w:del w:id="32" w:author="Marie Banich" w:date="2015-11-21T10:05:00Z">
        <w:r w:rsidR="006C6C7B" w:rsidRPr="00F805D0" w:rsidDel="00F03218">
          <w:rPr>
            <w:rFonts w:ascii="Times" w:hAnsi="Times"/>
            <w:sz w:val="24"/>
            <w:szCs w:val="24"/>
          </w:rPr>
          <w:delText>al selectivity</w:delText>
        </w:r>
        <w:r w:rsidR="006B0B75" w:rsidRPr="00F805D0" w:rsidDel="00F03218">
          <w:rPr>
            <w:rFonts w:ascii="Times" w:hAnsi="Times"/>
            <w:sz w:val="24"/>
            <w:szCs w:val="24"/>
          </w:rPr>
          <w:delText xml:space="preserve"> </w:delText>
        </w:r>
      </w:del>
      <w:r w:rsidR="00CF28A6" w:rsidRPr="00F805D0">
        <w:rPr>
          <w:rFonts w:ascii="Times" w:hAnsi="Times"/>
          <w:sz w:val="24"/>
          <w:szCs w:val="24"/>
        </w:rPr>
        <w:fldChar w:fldCharType="begin"/>
      </w:r>
      <w:r w:rsidR="000C4DAC">
        <w:rPr>
          <w:rFonts w:ascii="Times" w:hAnsi="Times"/>
          <w:sz w:val="24"/>
          <w:szCs w:val="24"/>
        </w:rPr>
        <w:instrText xml:space="preserve"> ADDIN PAPERS2_CITATIONS &lt;citation&gt;&lt;uuid&gt;2B9477D8-5346-416A-A14D-9C1EB64B3AE7&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F805D0">
        <w:rPr>
          <w:rFonts w:ascii="Times" w:hAnsi="Times"/>
          <w:sz w:val="24"/>
          <w:szCs w:val="24"/>
        </w:rPr>
        <w:fldChar w:fldCharType="separate"/>
      </w:r>
      <w:r w:rsidR="000C4DAC">
        <w:rPr>
          <w:rFonts w:ascii="Cambria" w:hAnsi="Cambria" w:cs="Cambria"/>
          <w:vertAlign w:val="superscript"/>
        </w:rPr>
        <w:t>27,28</w:t>
      </w:r>
      <w:r w:rsidR="00CF28A6" w:rsidRPr="00F805D0">
        <w:rPr>
          <w:rFonts w:ascii="Times" w:hAnsi="Times"/>
          <w:sz w:val="24"/>
          <w:szCs w:val="24"/>
        </w:rPr>
        <w:fldChar w:fldCharType="end"/>
      </w:r>
      <w:r w:rsidR="009E63AE" w:rsidRPr="00F805D0">
        <w:rPr>
          <w:rFonts w:ascii="Times" w:hAnsi="Times"/>
          <w:sz w:val="24"/>
          <w:szCs w:val="24"/>
        </w:rPr>
        <w:t>.</w:t>
      </w:r>
      <w:r w:rsidR="001C6F8C">
        <w:rPr>
          <w:rFonts w:ascii="Times" w:hAnsi="Times"/>
          <w:sz w:val="24"/>
          <w:szCs w:val="24"/>
        </w:rPr>
        <w:t xml:space="preserve"> </w:t>
      </w:r>
      <w:r w:rsidR="002D3B3C" w:rsidRPr="002D3B3C">
        <w:rPr>
          <w:rFonts w:ascii="Times" w:hAnsi="Times"/>
          <w:sz w:val="24"/>
          <w:szCs w:val="24"/>
        </w:rPr>
        <w:t xml:space="preserve"> </w:t>
      </w:r>
    </w:p>
    <w:p w14:paraId="4D425B4F" w14:textId="4E51F8F9" w:rsidR="0056695D" w:rsidRPr="00F805D0" w:rsidRDefault="00BE6EC8" w:rsidP="00701FA8">
      <w:pPr>
        <w:pStyle w:val="Normal1"/>
        <w:rPr>
          <w:rFonts w:ascii="Times" w:hAnsi="Times"/>
          <w:sz w:val="24"/>
          <w:szCs w:val="24"/>
        </w:rPr>
      </w:pPr>
      <w:r w:rsidRPr="00F805D0">
        <w:rPr>
          <w:rFonts w:ascii="Times" w:hAnsi="Times"/>
          <w:sz w:val="24"/>
          <w:szCs w:val="24"/>
        </w:rPr>
        <w:t xml:space="preserve">Here we attempt </w:t>
      </w:r>
      <w:r w:rsidR="006C6C7B" w:rsidRPr="00F805D0">
        <w:rPr>
          <w:rFonts w:ascii="Times" w:hAnsi="Times"/>
          <w:sz w:val="24"/>
          <w:szCs w:val="24"/>
        </w:rPr>
        <w:t xml:space="preserve">to </w:t>
      </w:r>
      <w:ins w:id="33" w:author="Marie Banich" w:date="2015-11-21T10:06:00Z">
        <w:r w:rsidR="001A1148">
          <w:rPr>
            <w:rFonts w:ascii="Times" w:hAnsi="Times"/>
            <w:sz w:val="24"/>
            <w:szCs w:val="24"/>
          </w:rPr>
          <w:t xml:space="preserve">overcome these issues by </w:t>
        </w:r>
      </w:ins>
      <w:r w:rsidRPr="00F805D0">
        <w:rPr>
          <w:rFonts w:ascii="Times" w:hAnsi="Times"/>
          <w:sz w:val="24"/>
          <w:szCs w:val="24"/>
        </w:rPr>
        <w:t xml:space="preserve">systematically </w:t>
      </w:r>
      <w:del w:id="34" w:author="Marie Banich" w:date="2015-11-21T10:06:00Z">
        <w:r w:rsidRPr="00F805D0" w:rsidDel="001A1148">
          <w:rPr>
            <w:rFonts w:ascii="Times" w:hAnsi="Times"/>
            <w:sz w:val="24"/>
            <w:szCs w:val="24"/>
          </w:rPr>
          <w:delText xml:space="preserve">create </w:delText>
        </w:r>
      </w:del>
      <w:ins w:id="35" w:author="Marie Banich" w:date="2015-11-21T10:06:00Z">
        <w:r w:rsidR="001A1148" w:rsidRPr="00F805D0">
          <w:rPr>
            <w:rFonts w:ascii="Times" w:hAnsi="Times"/>
            <w:sz w:val="24"/>
            <w:szCs w:val="24"/>
          </w:rPr>
          <w:t>creat</w:t>
        </w:r>
        <w:r w:rsidR="001A1148">
          <w:rPr>
            <w:rFonts w:ascii="Times" w:hAnsi="Times"/>
            <w:sz w:val="24"/>
            <w:szCs w:val="24"/>
          </w:rPr>
          <w:t>ing</w:t>
        </w:r>
        <w:r w:rsidR="001A1148" w:rsidRPr="00F805D0">
          <w:rPr>
            <w:rFonts w:ascii="Times" w:hAnsi="Times"/>
            <w:sz w:val="24"/>
            <w:szCs w:val="24"/>
          </w:rPr>
          <w:t xml:space="preserve"> </w:t>
        </w:r>
      </w:ins>
      <w:r w:rsidRPr="00F805D0">
        <w:rPr>
          <w:rFonts w:ascii="Times" w:hAnsi="Times"/>
          <w:sz w:val="24"/>
          <w:szCs w:val="24"/>
        </w:rPr>
        <w:t xml:space="preserve">a comprehensive </w:t>
      </w:r>
      <w:r w:rsidR="00626C0D" w:rsidRPr="00F805D0">
        <w:rPr>
          <w:rFonts w:ascii="Times" w:hAnsi="Times"/>
          <w:sz w:val="24"/>
          <w:szCs w:val="24"/>
        </w:rPr>
        <w:t xml:space="preserve">mapping </w:t>
      </w:r>
      <w:del w:id="36" w:author="Marie Banich" w:date="2015-11-21T10:06:00Z">
        <w:r w:rsidR="00626C0D" w:rsidRPr="00F805D0" w:rsidDel="001A1148">
          <w:rPr>
            <w:rFonts w:ascii="Times" w:hAnsi="Times"/>
            <w:sz w:val="24"/>
            <w:szCs w:val="24"/>
          </w:rPr>
          <w:delText xml:space="preserve">of </w:delText>
        </w:r>
      </w:del>
      <w:ins w:id="37" w:author="Marie Banich" w:date="2015-11-21T10:06:00Z">
        <w:r w:rsidR="001A1148">
          <w:rPr>
            <w:rFonts w:ascii="Times" w:hAnsi="Times"/>
            <w:sz w:val="24"/>
            <w:szCs w:val="24"/>
          </w:rPr>
          <w:t>between</w:t>
        </w:r>
        <w:r w:rsidR="001A1148" w:rsidRPr="00F805D0">
          <w:rPr>
            <w:rFonts w:ascii="Times" w:hAnsi="Times"/>
            <w:sz w:val="24"/>
            <w:szCs w:val="24"/>
          </w:rPr>
          <w:t xml:space="preserve"> </w:t>
        </w:r>
      </w:ins>
      <w:r w:rsidR="00626C0D" w:rsidRPr="00F805D0">
        <w:rPr>
          <w:rFonts w:ascii="Times" w:hAnsi="Times"/>
          <w:sz w:val="24"/>
          <w:szCs w:val="24"/>
        </w:rPr>
        <w:t xml:space="preserve">psychological function </w:t>
      </w:r>
      <w:del w:id="38" w:author="Marie Banich" w:date="2015-11-21T10:06:00Z">
        <w:r w:rsidR="00626C0D" w:rsidRPr="00F805D0" w:rsidDel="001A1148">
          <w:rPr>
            <w:rFonts w:ascii="Times" w:hAnsi="Times"/>
            <w:sz w:val="24"/>
            <w:szCs w:val="24"/>
          </w:rPr>
          <w:delText xml:space="preserve">onto </w:delText>
        </w:r>
      </w:del>
      <w:ins w:id="39" w:author="Marie Banich" w:date="2015-11-21T10:06:00Z">
        <w:r w:rsidR="001A1148">
          <w:rPr>
            <w:rFonts w:ascii="Times" w:hAnsi="Times"/>
            <w:sz w:val="24"/>
            <w:szCs w:val="24"/>
          </w:rPr>
          <w:t>and</w:t>
        </w:r>
        <w:r w:rsidR="001A1148" w:rsidRPr="00F805D0">
          <w:rPr>
            <w:rFonts w:ascii="Times" w:hAnsi="Times"/>
            <w:sz w:val="24"/>
            <w:szCs w:val="24"/>
          </w:rPr>
          <w:t xml:space="preserve"> </w:t>
        </w:r>
      </w:ins>
      <w:r w:rsidR="00641AFE" w:rsidRPr="00F805D0">
        <w:rPr>
          <w:rFonts w:ascii="Times" w:hAnsi="Times"/>
          <w:sz w:val="24"/>
          <w:szCs w:val="24"/>
        </w:rPr>
        <w:t xml:space="preserve">MFC </w:t>
      </w:r>
      <w:del w:id="40" w:author="Marie Banich" w:date="2015-11-21T10:06:00Z">
        <w:r w:rsidR="00641AFE" w:rsidRPr="00F805D0" w:rsidDel="001A1148">
          <w:rPr>
            <w:rFonts w:ascii="Times" w:hAnsi="Times"/>
            <w:sz w:val="24"/>
            <w:szCs w:val="24"/>
          </w:rPr>
          <w:delText>neuro</w:delText>
        </w:r>
      </w:del>
      <w:r w:rsidR="00641AFE" w:rsidRPr="00F805D0">
        <w:rPr>
          <w:rFonts w:ascii="Times" w:hAnsi="Times"/>
          <w:sz w:val="24"/>
          <w:szCs w:val="24"/>
        </w:rPr>
        <w:t>anatomy</w:t>
      </w:r>
      <w:r w:rsidR="004A28E2" w:rsidRPr="00F805D0">
        <w:rPr>
          <w:rFonts w:ascii="Times" w:hAnsi="Times"/>
          <w:sz w:val="24"/>
          <w:szCs w:val="24"/>
        </w:rPr>
        <w:t xml:space="preserve"> </w:t>
      </w:r>
      <w:r w:rsidR="006B0B75" w:rsidRPr="00F805D0">
        <w:rPr>
          <w:rFonts w:ascii="Times" w:hAnsi="Times"/>
          <w:sz w:val="24"/>
          <w:szCs w:val="24"/>
        </w:rPr>
        <w:t>us</w:t>
      </w:r>
      <w:r w:rsidRPr="00F805D0">
        <w:rPr>
          <w:rFonts w:ascii="Times" w:hAnsi="Times"/>
          <w:sz w:val="24"/>
          <w:szCs w:val="24"/>
        </w:rPr>
        <w:t>ing</w:t>
      </w:r>
      <w:r w:rsidR="006B0B75" w:rsidRPr="00F805D0">
        <w:rPr>
          <w:rFonts w:ascii="Times" w:hAnsi="Times"/>
          <w:sz w:val="24"/>
          <w:szCs w:val="24"/>
        </w:rPr>
        <w:t xml:space="preserve"> Ne</w:t>
      </w:r>
      <w:r w:rsidR="0009677C">
        <w:rPr>
          <w:rFonts w:ascii="Times" w:hAnsi="Times"/>
          <w:sz w:val="24"/>
          <w:szCs w:val="24"/>
        </w:rPr>
        <w:t>urosynth, a diverse large-scale</w:t>
      </w:r>
      <w:r w:rsidR="006B0B75" w:rsidRPr="00F805D0">
        <w:rPr>
          <w:rFonts w:ascii="Times" w:hAnsi="Times"/>
          <w:sz w:val="24"/>
          <w:szCs w:val="24"/>
        </w:rPr>
        <w:t xml:space="preserve"> database of over 10,000</w:t>
      </w:r>
      <w:r w:rsidR="0009677C">
        <w:rPr>
          <w:rFonts w:ascii="Times" w:hAnsi="Times"/>
          <w:sz w:val="24"/>
          <w:szCs w:val="24"/>
        </w:rPr>
        <w:t xml:space="preserve"> fMRI</w:t>
      </w:r>
      <w:r w:rsidR="006B0B75" w:rsidRPr="00F805D0">
        <w:rPr>
          <w:rFonts w:ascii="Times" w:hAnsi="Times"/>
          <w:sz w:val="24"/>
          <w:szCs w:val="24"/>
        </w:rPr>
        <w:t xml:space="preserve"> studies</w:t>
      </w:r>
      <w:r w:rsidR="009E63AE" w:rsidRPr="00F805D0">
        <w:rPr>
          <w:rFonts w:ascii="Times" w:hAnsi="Times"/>
          <w:sz w:val="24"/>
          <w:szCs w:val="24"/>
        </w:rPr>
        <w:t xml:space="preserve"> </w:t>
      </w:r>
      <w:r w:rsidR="009E63AE" w:rsidRPr="00F805D0">
        <w:rPr>
          <w:rFonts w:ascii="Times" w:hAnsi="Times"/>
          <w:sz w:val="24"/>
          <w:szCs w:val="24"/>
        </w:rPr>
        <w:fldChar w:fldCharType="begin"/>
      </w:r>
      <w:r w:rsidR="000C4DAC">
        <w:rPr>
          <w:rFonts w:ascii="Times" w:hAnsi="Times"/>
          <w:sz w:val="24"/>
          <w:szCs w:val="24"/>
        </w:rPr>
        <w:instrText xml:space="preserve"> ADDIN PAPERS2_CITATIONS &lt;citation&gt;&lt;uuid&gt;4BCA5BA5-F10B-43C0-B0E2-F846E6CD9DF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F805D0">
        <w:rPr>
          <w:rFonts w:ascii="Times" w:hAnsi="Times"/>
          <w:sz w:val="24"/>
          <w:szCs w:val="24"/>
        </w:rPr>
        <w:fldChar w:fldCharType="separate"/>
      </w:r>
      <w:r w:rsidR="000C4DAC">
        <w:rPr>
          <w:rFonts w:ascii="Cambria" w:hAnsi="Cambria" w:cs="Cambria"/>
          <w:vertAlign w:val="superscript"/>
        </w:rPr>
        <w:t>28</w:t>
      </w:r>
      <w:r w:rsidR="009E63AE" w:rsidRPr="00F805D0">
        <w:rPr>
          <w:rFonts w:ascii="Times" w:hAnsi="Times"/>
          <w:sz w:val="24"/>
          <w:szCs w:val="24"/>
        </w:rPr>
        <w:fldChar w:fldCharType="end"/>
      </w:r>
      <w:r w:rsidR="006B0B75" w:rsidRPr="00F805D0">
        <w:rPr>
          <w:rFonts w:ascii="Times" w:hAnsi="Times"/>
          <w:sz w:val="24"/>
          <w:szCs w:val="24"/>
        </w:rPr>
        <w:t xml:space="preserve">. </w:t>
      </w:r>
      <w:del w:id="41" w:author="Alejandro De La Vega" w:date="2015-11-11T16:08:00Z">
        <w:r w:rsidR="00626C0D" w:rsidRPr="00F805D0" w:rsidDel="00D706C2">
          <w:rPr>
            <w:rFonts w:ascii="Times" w:hAnsi="Times"/>
            <w:sz w:val="24"/>
            <w:szCs w:val="24"/>
          </w:rPr>
          <w:delText>To do so, w</w:delText>
        </w:r>
        <w:r w:rsidR="006B0B75" w:rsidRPr="00F805D0" w:rsidDel="00D706C2">
          <w:rPr>
            <w:rFonts w:ascii="Times" w:hAnsi="Times"/>
            <w:sz w:val="24"/>
            <w:szCs w:val="24"/>
          </w:rPr>
          <w:delText xml:space="preserve">e </w:delText>
        </w:r>
        <w:r w:rsidR="007B40A8" w:rsidRPr="00F805D0" w:rsidDel="00D706C2">
          <w:rPr>
            <w:rFonts w:ascii="Times" w:hAnsi="Times"/>
            <w:sz w:val="24"/>
            <w:szCs w:val="24"/>
          </w:rPr>
          <w:delText>first</w:delText>
        </w:r>
      </w:del>
      <w:ins w:id="42" w:author="Alejandro De La Vega" w:date="2015-11-11T16:08:00Z">
        <w:del w:id="43" w:author="Marie Banich" w:date="2015-11-21T10:08:00Z">
          <w:r w:rsidR="00D706C2" w:rsidDel="001D1767">
            <w:rPr>
              <w:rFonts w:ascii="Times" w:hAnsi="Times"/>
              <w:sz w:val="24"/>
              <w:szCs w:val="24"/>
            </w:rPr>
            <w:delText>First,</w:delText>
          </w:r>
        </w:del>
      </w:ins>
      <w:del w:id="44" w:author="Marie Banich" w:date="2015-11-21T10:08:00Z">
        <w:r w:rsidR="007B40A8" w:rsidRPr="00F805D0" w:rsidDel="001D1767">
          <w:rPr>
            <w:rFonts w:ascii="Times" w:hAnsi="Times"/>
            <w:sz w:val="24"/>
            <w:szCs w:val="24"/>
          </w:rPr>
          <w:delText xml:space="preserve"> </w:delText>
        </w:r>
      </w:del>
      <w:ins w:id="45" w:author="Alejandro De La Vega" w:date="2015-11-11T16:15:00Z">
        <w:del w:id="46" w:author="Marie Banich" w:date="2015-11-21T10:08:00Z">
          <w:r w:rsidR="00D706C2" w:rsidDel="001D1767">
            <w:rPr>
              <w:rFonts w:ascii="Times" w:hAnsi="Times"/>
              <w:sz w:val="24"/>
              <w:szCs w:val="24"/>
            </w:rPr>
            <w:delText>we</w:delText>
          </w:r>
        </w:del>
      </w:ins>
      <w:ins w:id="47" w:author="Marie Banich" w:date="2015-11-21T10:08:00Z">
        <w:r w:rsidR="001D1767">
          <w:rPr>
            <w:rFonts w:ascii="Times" w:hAnsi="Times"/>
            <w:sz w:val="24"/>
            <w:szCs w:val="24"/>
          </w:rPr>
          <w:t>To do so, we first</w:t>
        </w:r>
      </w:ins>
      <w:ins w:id="48" w:author="Alejandro De La Vega" w:date="2015-11-11T16:15:00Z">
        <w:r w:rsidR="00D706C2">
          <w:rPr>
            <w:rFonts w:ascii="Times" w:hAnsi="Times"/>
            <w:sz w:val="24"/>
            <w:szCs w:val="24"/>
          </w:rPr>
          <w:t xml:space="preserve"> </w:t>
        </w:r>
      </w:ins>
      <w:r w:rsidR="007B40A8" w:rsidRPr="00F805D0">
        <w:rPr>
          <w:rFonts w:ascii="Times" w:hAnsi="Times"/>
          <w:sz w:val="24"/>
          <w:szCs w:val="24"/>
        </w:rPr>
        <w:t>clustered</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voxels into functionally </w:t>
      </w:r>
      <w:ins w:id="49" w:author="Alejandro De La Vega" w:date="2015-11-11T16:08:00Z">
        <w:r w:rsidR="00D706C2">
          <w:rPr>
            <w:rFonts w:ascii="Times" w:hAnsi="Times"/>
            <w:sz w:val="24"/>
            <w:szCs w:val="24"/>
          </w:rPr>
          <w:t>separable</w:t>
        </w:r>
      </w:ins>
      <w:ins w:id="50" w:author="Alejandro De La Vega" w:date="2015-11-10T17:48:00Z">
        <w:r w:rsidR="00253A81" w:rsidRPr="00F805D0">
          <w:rPr>
            <w:rFonts w:ascii="Times" w:hAnsi="Times"/>
            <w:sz w:val="24"/>
            <w:szCs w:val="24"/>
          </w:rPr>
          <w:t xml:space="preserve"> </w:t>
        </w:r>
      </w:ins>
      <w:r w:rsidR="000B2530">
        <w:rPr>
          <w:rFonts w:ascii="Times" w:hAnsi="Times"/>
          <w:sz w:val="24"/>
          <w:szCs w:val="24"/>
        </w:rPr>
        <w:t>regions</w:t>
      </w:r>
      <w:r w:rsidR="006B0B75" w:rsidRPr="00F805D0">
        <w:rPr>
          <w:rFonts w:ascii="Times" w:hAnsi="Times"/>
          <w:sz w:val="24"/>
          <w:szCs w:val="24"/>
        </w:rPr>
        <w:t xml:space="preserve"> at </w:t>
      </w:r>
      <w:ins w:id="51" w:author="Alejandro De La Vega" w:date="2015-11-10T17:48:00Z">
        <w:r w:rsidR="00253A81">
          <w:rPr>
            <w:rFonts w:ascii="Times" w:hAnsi="Times"/>
            <w:sz w:val="24"/>
            <w:szCs w:val="24"/>
          </w:rPr>
          <w:t>several</w:t>
        </w:r>
        <w:r w:rsidR="00253A81" w:rsidRPr="00F805D0">
          <w:rPr>
            <w:rFonts w:ascii="Times" w:hAnsi="Times"/>
            <w:sz w:val="24"/>
            <w:szCs w:val="24"/>
          </w:rPr>
          <w:t xml:space="preserve"> </w:t>
        </w:r>
      </w:ins>
      <w:r w:rsidR="006B0B75" w:rsidRPr="00F805D0">
        <w:rPr>
          <w:rFonts w:ascii="Times" w:hAnsi="Times"/>
          <w:sz w:val="24"/>
          <w:szCs w:val="24"/>
        </w:rPr>
        <w:t>spatial scales based on their meta-analytic co</w:t>
      </w:r>
      <w:r w:rsidR="003A5786" w:rsidRPr="00F805D0">
        <w:rPr>
          <w:rFonts w:ascii="Times" w:hAnsi="Times"/>
          <w:sz w:val="24"/>
          <w:szCs w:val="24"/>
        </w:rPr>
        <w:t>-</w:t>
      </w:r>
      <w:r w:rsidR="006B0B75" w:rsidRPr="00F805D0">
        <w:rPr>
          <w:rFonts w:ascii="Times" w:hAnsi="Times"/>
          <w:sz w:val="24"/>
          <w:szCs w:val="24"/>
        </w:rPr>
        <w:t xml:space="preserve">activation with </w:t>
      </w:r>
      <w:r w:rsidR="00B20F8A" w:rsidRPr="00F805D0">
        <w:rPr>
          <w:rFonts w:ascii="Times" w:hAnsi="Times"/>
          <w:sz w:val="24"/>
          <w:szCs w:val="24"/>
        </w:rPr>
        <w:t>the rest of the brain</w:t>
      </w:r>
      <w:r w:rsidR="006E7CF7" w:rsidRPr="00F805D0">
        <w:rPr>
          <w:rFonts w:ascii="Times" w:hAnsi="Times"/>
          <w:sz w:val="24"/>
          <w:szCs w:val="24"/>
        </w:rPr>
        <w:t xml:space="preserve"> </w:t>
      </w:r>
      <w:r w:rsidR="00CF28A6" w:rsidRPr="00F805D0">
        <w:rPr>
          <w:rFonts w:ascii="Times" w:hAnsi="Times"/>
          <w:sz w:val="24"/>
          <w:szCs w:val="24"/>
        </w:rPr>
        <w:fldChar w:fldCharType="begin"/>
      </w:r>
      <w:r w:rsidR="000C4DAC">
        <w:rPr>
          <w:rFonts w:ascii="Times" w:hAnsi="Times"/>
          <w:sz w:val="24"/>
          <w:szCs w:val="24"/>
        </w:rPr>
        <w:instrText xml:space="preserve"> ADDIN PAPERS2_CITATIONS &lt;citation&gt;&lt;uuid&gt;D9DA673A-E9F5-4FA5-B24C-A2655F5BF290&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F805D0">
        <w:rPr>
          <w:rFonts w:ascii="Times" w:hAnsi="Times"/>
          <w:sz w:val="24"/>
          <w:szCs w:val="24"/>
        </w:rPr>
        <w:fldChar w:fldCharType="separate"/>
      </w:r>
      <w:r w:rsidR="000C4DAC">
        <w:rPr>
          <w:rFonts w:ascii="Cambria" w:hAnsi="Cambria" w:cs="Cambria"/>
          <w:vertAlign w:val="superscript"/>
        </w:rPr>
        <w:t>29-31</w:t>
      </w:r>
      <w:r w:rsidR="00CF28A6" w:rsidRPr="00F805D0">
        <w:rPr>
          <w:rFonts w:ascii="Times" w:hAnsi="Times"/>
          <w:sz w:val="24"/>
          <w:szCs w:val="24"/>
        </w:rPr>
        <w:fldChar w:fldCharType="end"/>
      </w:r>
      <w:ins w:id="52" w:author="Marie Banich" w:date="2015-11-21T10:08:00Z">
        <w:r w:rsidR="001D1767">
          <w:rPr>
            <w:rFonts w:ascii="Times" w:hAnsi="Times"/>
            <w:sz w:val="24"/>
            <w:szCs w:val="24"/>
          </w:rPr>
          <w:t xml:space="preserve">.  This procedure </w:t>
        </w:r>
      </w:ins>
      <w:ins w:id="53" w:author="Alejandro De La Vega" w:date="2015-11-11T16:17:00Z">
        <w:del w:id="54" w:author="Marie Banich" w:date="2015-11-21T10:08:00Z">
          <w:r w:rsidR="00D706C2" w:rsidRPr="00F805D0" w:rsidDel="001D1767">
            <w:rPr>
              <w:rFonts w:ascii="Times" w:hAnsi="Times"/>
              <w:sz w:val="24"/>
              <w:szCs w:val="24"/>
            </w:rPr>
            <w:delText xml:space="preserve">, </w:delText>
          </w:r>
        </w:del>
        <w:r w:rsidR="00D706C2" w:rsidRPr="00F805D0">
          <w:rPr>
            <w:rFonts w:ascii="Times" w:hAnsi="Times"/>
            <w:sz w:val="24"/>
            <w:szCs w:val="24"/>
          </w:rPr>
          <w:t>reveal</w:t>
        </w:r>
        <w:del w:id="55" w:author="Marie Banich" w:date="2015-11-21T10:08:00Z">
          <w:r w:rsidR="00D706C2" w:rsidRPr="00F805D0" w:rsidDel="001D1767">
            <w:rPr>
              <w:rFonts w:ascii="Times" w:hAnsi="Times"/>
              <w:sz w:val="24"/>
              <w:szCs w:val="24"/>
            </w:rPr>
            <w:delText>ing</w:delText>
          </w:r>
        </w:del>
      </w:ins>
      <w:ins w:id="56" w:author="Marie Banich" w:date="2015-11-21T10:08:00Z">
        <w:r w:rsidR="001D1767">
          <w:rPr>
            <w:rFonts w:ascii="Times" w:hAnsi="Times"/>
            <w:sz w:val="24"/>
            <w:szCs w:val="24"/>
          </w:rPr>
          <w:t>ed</w:t>
        </w:r>
      </w:ins>
      <w:ins w:id="57" w:author="Alejandro De La Vega" w:date="2015-11-11T16:17:00Z">
        <w:r w:rsidR="00D706C2" w:rsidRPr="00F805D0">
          <w:rPr>
            <w:rFonts w:ascii="Times" w:hAnsi="Times"/>
            <w:sz w:val="24"/>
            <w:szCs w:val="24"/>
          </w:rPr>
          <w:t xml:space="preserve"> three zones along the rostro-caudal axis that further fractionated into nine sub-regions</w:t>
        </w:r>
      </w:ins>
      <w:ins w:id="58" w:author="Alejandro De La Vega" w:date="2015-11-11T16:04:00Z">
        <w:r w:rsidR="00D706C2">
          <w:rPr>
            <w:rFonts w:ascii="Times" w:hAnsi="Times"/>
            <w:sz w:val="24"/>
            <w:szCs w:val="24"/>
          </w:rPr>
          <w:t xml:space="preserve">. In contrast to </w:t>
        </w:r>
      </w:ins>
      <w:r w:rsidR="0009677C">
        <w:rPr>
          <w:rFonts w:ascii="Times" w:hAnsi="Times"/>
          <w:sz w:val="24"/>
          <w:szCs w:val="24"/>
        </w:rPr>
        <w:t xml:space="preserve">cytoarchitechtonic </w:t>
      </w:r>
      <w:r w:rsidR="0009677C">
        <w:rPr>
          <w:rFonts w:ascii="Times" w:hAnsi="Times"/>
          <w:sz w:val="24"/>
          <w:szCs w:val="24"/>
        </w:rPr>
        <w:fldChar w:fldCharType="begin"/>
      </w:r>
      <w:r w:rsidR="000C4DAC">
        <w:rPr>
          <w:rFonts w:ascii="Times" w:hAnsi="Times"/>
          <w:sz w:val="24"/>
          <w:szCs w:val="24"/>
        </w:rPr>
        <w:instrText xml:space="preserve"> ADDIN PAPERS2_CITATIONS &lt;citation&gt;&lt;uuid&gt;B2E3E1B4-DDAF-4D53-BB15-89F24A7DC604&lt;/uuid&gt;&lt;priority&gt;20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s&gt;&lt;cites&gt;&lt;/cites&gt;&lt;/citation&gt;</w:instrText>
      </w:r>
      <w:r w:rsidR="0009677C">
        <w:rPr>
          <w:rFonts w:ascii="Times" w:hAnsi="Times"/>
          <w:sz w:val="24"/>
          <w:szCs w:val="24"/>
        </w:rPr>
        <w:fldChar w:fldCharType="separate"/>
      </w:r>
      <w:r w:rsidR="000C4DAC">
        <w:rPr>
          <w:rFonts w:ascii="Cambria" w:hAnsi="Cambria" w:cs="Cambria"/>
          <w:vertAlign w:val="superscript"/>
        </w:rPr>
        <w:t>9,32,33</w:t>
      </w:r>
      <w:r w:rsidR="0009677C">
        <w:rPr>
          <w:rFonts w:ascii="Times" w:hAnsi="Times"/>
          <w:sz w:val="24"/>
          <w:szCs w:val="24"/>
        </w:rPr>
        <w:fldChar w:fldCharType="end"/>
      </w:r>
      <w:ins w:id="59" w:author="Alejandro De La Vega" w:date="2015-11-11T16:04:00Z">
        <w:r w:rsidR="00D706C2">
          <w:rPr>
            <w:rFonts w:ascii="Times" w:hAnsi="Times"/>
            <w:sz w:val="24"/>
            <w:szCs w:val="24"/>
          </w:rPr>
          <w:t xml:space="preserve"> and connectivity based parcellations </w:t>
        </w:r>
      </w:ins>
      <w:r w:rsidR="0009677C">
        <w:rPr>
          <w:rFonts w:ascii="Times" w:hAnsi="Times"/>
          <w:sz w:val="24"/>
          <w:szCs w:val="24"/>
        </w:rPr>
        <w:fldChar w:fldCharType="begin"/>
      </w:r>
      <w:r w:rsidR="000C4DAC">
        <w:rPr>
          <w:rFonts w:ascii="Times" w:hAnsi="Times"/>
          <w:sz w:val="24"/>
          <w:szCs w:val="24"/>
        </w:rPr>
        <w:instrText xml:space="preserve"> ADDIN PAPERS2_CITATIONS &lt;citation&gt;&lt;uuid&gt;BE3DF463-5DFB-4FC5-8923-5D3F981FBF8C&lt;/uuid&gt;&lt;priority&gt;21&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S&lt;/middleNames&gt;&lt;lastName&gt;Rushworth&lt;/lastName&gt;&lt;/author&gt;&lt;/authors&gt;&lt;/publication&gt;&lt;/publications&gt;&lt;cites&gt;&lt;/cites&gt;&lt;/citation&gt;</w:instrText>
      </w:r>
      <w:r w:rsidR="0009677C">
        <w:rPr>
          <w:rFonts w:ascii="Times" w:hAnsi="Times"/>
          <w:sz w:val="24"/>
          <w:szCs w:val="24"/>
        </w:rPr>
        <w:fldChar w:fldCharType="separate"/>
      </w:r>
      <w:r w:rsidR="000C4DAC">
        <w:rPr>
          <w:rFonts w:ascii="Cambria" w:hAnsi="Cambria" w:cs="Cambria"/>
          <w:vertAlign w:val="superscript"/>
        </w:rPr>
        <w:t>34,35</w:t>
      </w:r>
      <w:r w:rsidR="0009677C">
        <w:rPr>
          <w:rFonts w:ascii="Times" w:hAnsi="Times"/>
          <w:sz w:val="24"/>
          <w:szCs w:val="24"/>
        </w:rPr>
        <w:fldChar w:fldCharType="end"/>
      </w:r>
      <w:ins w:id="60" w:author="Alejandro De La Vega" w:date="2015-11-11T16:05:00Z">
        <w:r w:rsidR="00D706C2">
          <w:rPr>
            <w:rFonts w:ascii="Times" w:hAnsi="Times"/>
            <w:sz w:val="24"/>
            <w:szCs w:val="24"/>
          </w:rPr>
          <w:t xml:space="preserve"> </w:t>
        </w:r>
      </w:ins>
      <w:ins w:id="61" w:author="Alejandro De La Vega" w:date="2015-11-11T16:09:00Z">
        <w:r w:rsidR="00D706C2">
          <w:rPr>
            <w:rFonts w:ascii="Times" w:hAnsi="Times"/>
            <w:sz w:val="24"/>
            <w:szCs w:val="24"/>
          </w:rPr>
          <w:t>–</w:t>
        </w:r>
      </w:ins>
      <w:ins w:id="62" w:author="Alejandro De La Vega" w:date="2015-11-11T16:05:00Z">
        <w:r w:rsidR="00D706C2">
          <w:rPr>
            <w:rFonts w:ascii="Times" w:hAnsi="Times"/>
            <w:sz w:val="24"/>
            <w:szCs w:val="24"/>
          </w:rPr>
          <w:t xml:space="preserve"> which </w:t>
        </w:r>
      </w:ins>
      <w:ins w:id="63" w:author="Alejandro De La Vega" w:date="2015-11-11T16:12:00Z">
        <w:r w:rsidR="00D706C2">
          <w:rPr>
            <w:rFonts w:ascii="Times" w:hAnsi="Times"/>
            <w:sz w:val="24"/>
            <w:szCs w:val="24"/>
          </w:rPr>
          <w:t xml:space="preserve">delineate regions on the basis of </w:t>
        </w:r>
      </w:ins>
      <w:ins w:id="64" w:author="Alejandro De La Vega" w:date="2015-11-11T16:09:00Z">
        <w:r w:rsidR="00D706C2">
          <w:rPr>
            <w:rFonts w:ascii="Times" w:hAnsi="Times"/>
            <w:sz w:val="24"/>
            <w:szCs w:val="24"/>
          </w:rPr>
          <w:t>static anatomical properties--</w:t>
        </w:r>
      </w:ins>
      <w:ins w:id="65" w:author="Alejandro De La Vega" w:date="2015-11-11T16:05:00Z">
        <w:r w:rsidR="00D706C2">
          <w:rPr>
            <w:rFonts w:ascii="Times" w:hAnsi="Times"/>
            <w:sz w:val="24"/>
            <w:szCs w:val="24"/>
          </w:rPr>
          <w:t xml:space="preserve"> </w:t>
        </w:r>
      </w:ins>
      <w:ins w:id="66" w:author="Alejandro De La Vega" w:date="2015-11-11T16:06:00Z">
        <w:r w:rsidR="00D706C2">
          <w:rPr>
            <w:rFonts w:ascii="Times" w:hAnsi="Times"/>
            <w:sz w:val="24"/>
            <w:szCs w:val="24"/>
          </w:rPr>
          <w:t xml:space="preserve">the present analysis </w:t>
        </w:r>
      </w:ins>
      <w:ins w:id="67" w:author="Alejandro De La Vega" w:date="2015-11-11T16:13:00Z">
        <w:r w:rsidR="00D706C2">
          <w:rPr>
            <w:rFonts w:ascii="Times" w:hAnsi="Times"/>
            <w:sz w:val="24"/>
            <w:szCs w:val="24"/>
          </w:rPr>
          <w:t xml:space="preserve">identified </w:t>
        </w:r>
      </w:ins>
      <w:ins w:id="68" w:author="Alejandro De La Vega" w:date="2015-11-11T16:16:00Z">
        <w:r w:rsidR="00D706C2">
          <w:rPr>
            <w:rFonts w:ascii="Times" w:hAnsi="Times"/>
            <w:sz w:val="24"/>
            <w:szCs w:val="24"/>
          </w:rPr>
          <w:t>clusters</w:t>
        </w:r>
      </w:ins>
      <w:ins w:id="69" w:author="Alejandro De La Vega" w:date="2015-11-11T16:13:00Z">
        <w:r w:rsidR="00D706C2">
          <w:rPr>
            <w:rFonts w:ascii="Times" w:hAnsi="Times"/>
            <w:sz w:val="24"/>
            <w:szCs w:val="24"/>
          </w:rPr>
          <w:t xml:space="preserve"> </w:t>
        </w:r>
      </w:ins>
      <w:del w:id="70" w:author="Alejandro De La Vega" w:date="2015-11-11T16:40:00Z">
        <w:r w:rsidR="0009677C" w:rsidDel="0009677C">
          <w:rPr>
            <w:rFonts w:ascii="Times" w:hAnsi="Times"/>
            <w:sz w:val="24"/>
            <w:szCs w:val="24"/>
          </w:rPr>
          <w:delText>that displayed</w:delText>
        </w:r>
      </w:del>
      <w:ins w:id="71" w:author="Alejandro De La Vega" w:date="2015-11-11T16:40:00Z">
        <w:r w:rsidR="0009677C">
          <w:rPr>
            <w:rFonts w:ascii="Times" w:hAnsi="Times"/>
            <w:sz w:val="24"/>
            <w:szCs w:val="24"/>
          </w:rPr>
          <w:t>with</w:t>
        </w:r>
      </w:ins>
      <w:ins w:id="72" w:author="Alejandro De La Vega" w:date="2015-11-11T16:13:00Z">
        <w:r w:rsidR="00D706C2">
          <w:rPr>
            <w:rFonts w:ascii="Times" w:hAnsi="Times"/>
            <w:sz w:val="24"/>
            <w:szCs w:val="24"/>
          </w:rPr>
          <w:t xml:space="preserve"> </w:t>
        </w:r>
      </w:ins>
      <w:ins w:id="73" w:author="Alejandro De La Vega" w:date="2015-11-11T16:10:00Z">
        <w:r w:rsidR="00D706C2">
          <w:rPr>
            <w:rFonts w:ascii="Times" w:hAnsi="Times"/>
            <w:sz w:val="24"/>
            <w:szCs w:val="24"/>
          </w:rPr>
          <w:t xml:space="preserve">distinct </w:t>
        </w:r>
        <w:del w:id="74" w:author="Marie Banich" w:date="2015-11-21T10:08:00Z">
          <w:r w:rsidR="00D706C2" w:rsidDel="001D1767">
            <w:rPr>
              <w:rFonts w:ascii="Times" w:hAnsi="Times"/>
              <w:sz w:val="24"/>
              <w:szCs w:val="24"/>
            </w:rPr>
            <w:delText xml:space="preserve">functional </w:delText>
          </w:r>
        </w:del>
        <w:r w:rsidR="00D706C2">
          <w:rPr>
            <w:rFonts w:ascii="Times" w:hAnsi="Times"/>
            <w:sz w:val="24"/>
            <w:szCs w:val="24"/>
          </w:rPr>
          <w:t xml:space="preserve">signatures </w:t>
        </w:r>
      </w:ins>
      <w:ins w:id="75" w:author="Marie Banich" w:date="2015-11-21T10:08:00Z">
        <w:r w:rsidR="001D1767">
          <w:rPr>
            <w:rFonts w:ascii="Times" w:hAnsi="Times"/>
            <w:sz w:val="24"/>
            <w:szCs w:val="24"/>
          </w:rPr>
          <w:t xml:space="preserve">of functional activation </w:t>
        </w:r>
      </w:ins>
      <w:ins w:id="76" w:author="Alejandro De La Vega" w:date="2015-11-11T16:10:00Z">
        <w:r w:rsidR="00D706C2">
          <w:rPr>
            <w:rFonts w:ascii="Times" w:hAnsi="Times"/>
            <w:sz w:val="24"/>
            <w:szCs w:val="24"/>
          </w:rPr>
          <w:t xml:space="preserve">across </w:t>
        </w:r>
      </w:ins>
      <w:r w:rsidR="0009677C">
        <w:rPr>
          <w:rFonts w:ascii="Times" w:hAnsi="Times"/>
          <w:sz w:val="24"/>
          <w:szCs w:val="24"/>
        </w:rPr>
        <w:t>a wide range of psychological manipulations</w:t>
      </w:r>
      <w:ins w:id="77" w:author="Alejandro De La Vega" w:date="2015-11-11T16:11:00Z">
        <w:r w:rsidR="00D706C2">
          <w:rPr>
            <w:rFonts w:ascii="Times" w:hAnsi="Times"/>
            <w:sz w:val="24"/>
            <w:szCs w:val="24"/>
          </w:rPr>
          <w:t xml:space="preserve">. </w:t>
        </w:r>
      </w:ins>
      <w:r w:rsidR="006B0B75" w:rsidRPr="00F805D0">
        <w:rPr>
          <w:rFonts w:ascii="Times" w:hAnsi="Times"/>
          <w:sz w:val="24"/>
          <w:szCs w:val="24"/>
        </w:rPr>
        <w:t xml:space="preserve">We </w:t>
      </w:r>
      <w:r w:rsidR="00626C0D" w:rsidRPr="00F805D0">
        <w:rPr>
          <w:rFonts w:ascii="Times" w:hAnsi="Times"/>
          <w:sz w:val="24"/>
          <w:szCs w:val="24"/>
        </w:rPr>
        <w:t xml:space="preserve">then </w:t>
      </w:r>
      <w:r w:rsidR="006B0B75" w:rsidRPr="00F805D0">
        <w:rPr>
          <w:rFonts w:ascii="Times" w:hAnsi="Times"/>
          <w:sz w:val="24"/>
          <w:szCs w:val="24"/>
        </w:rPr>
        <w:t xml:space="preserve">characterized </w:t>
      </w:r>
      <w:del w:id="78" w:author="Alejandro De La Vega" w:date="2015-11-11T16:41:00Z">
        <w:r w:rsidR="006B0B75" w:rsidRPr="00F805D0" w:rsidDel="0009677C">
          <w:rPr>
            <w:rFonts w:ascii="Times" w:hAnsi="Times"/>
            <w:sz w:val="24"/>
            <w:szCs w:val="24"/>
          </w:rPr>
          <w:delText xml:space="preserve">the </w:delText>
        </w:r>
      </w:del>
      <w:ins w:id="79" w:author="Alejandro De La Vega" w:date="2015-11-11T16:41:00Z">
        <w:r w:rsidR="0009677C">
          <w:rPr>
            <w:rFonts w:ascii="Times" w:hAnsi="Times"/>
            <w:sz w:val="24"/>
            <w:szCs w:val="24"/>
          </w:rPr>
          <w:t>each cluster’s</w:t>
        </w:r>
        <w:r w:rsidR="0009677C" w:rsidRPr="00F805D0">
          <w:rPr>
            <w:rFonts w:ascii="Times" w:hAnsi="Times"/>
            <w:sz w:val="24"/>
            <w:szCs w:val="24"/>
          </w:rPr>
          <w:t xml:space="preserve"> </w:t>
        </w:r>
      </w:ins>
      <w:del w:id="80" w:author="Alejandro De La Vega" w:date="2015-11-11T16:14:00Z">
        <w:r w:rsidR="006B0B75" w:rsidRPr="00F805D0" w:rsidDel="00D706C2">
          <w:rPr>
            <w:rFonts w:ascii="Times" w:hAnsi="Times"/>
            <w:sz w:val="24"/>
            <w:szCs w:val="24"/>
          </w:rPr>
          <w:delText xml:space="preserve">cognitive </w:delText>
        </w:r>
      </w:del>
      <w:ins w:id="81" w:author="Alejandro De La Vega" w:date="2015-11-11T16:14:00Z">
        <w:r w:rsidR="00D706C2">
          <w:rPr>
            <w:rFonts w:ascii="Times" w:hAnsi="Times"/>
            <w:sz w:val="24"/>
            <w:szCs w:val="24"/>
          </w:rPr>
          <w:t>psychological</w:t>
        </w:r>
        <w:r w:rsidR="00D706C2" w:rsidRPr="00F805D0">
          <w:rPr>
            <w:rFonts w:ascii="Times" w:hAnsi="Times"/>
            <w:sz w:val="24"/>
            <w:szCs w:val="24"/>
          </w:rPr>
          <w:t xml:space="preserve"> </w:t>
        </w:r>
      </w:ins>
      <w:r w:rsidR="006B0B75" w:rsidRPr="00F805D0">
        <w:rPr>
          <w:rFonts w:ascii="Times" w:hAnsi="Times"/>
          <w:sz w:val="24"/>
          <w:szCs w:val="24"/>
        </w:rPr>
        <w:t xml:space="preserve">profiles </w:t>
      </w:r>
      <w:del w:id="82" w:author="Alejandro De La Vega" w:date="2015-11-11T16:41:00Z">
        <w:r w:rsidR="006B0B75" w:rsidRPr="00F805D0" w:rsidDel="0009677C">
          <w:rPr>
            <w:rFonts w:ascii="Times" w:hAnsi="Times"/>
            <w:sz w:val="24"/>
            <w:szCs w:val="24"/>
          </w:rPr>
          <w:delText xml:space="preserve">of these clusters </w:delText>
        </w:r>
      </w:del>
      <w:r w:rsidR="006B0B75" w:rsidRPr="00F805D0">
        <w:rPr>
          <w:rFonts w:ascii="Times" w:hAnsi="Times"/>
          <w:sz w:val="24"/>
          <w:szCs w:val="24"/>
        </w:rPr>
        <w:t xml:space="preserve">using multivariate classification </w:t>
      </w:r>
      <w:del w:id="83" w:author="Alejandro De La Vega" w:date="2015-11-11T16:15:00Z">
        <w:r w:rsidR="006B0B75" w:rsidRPr="00F805D0" w:rsidDel="00D706C2">
          <w:rPr>
            <w:rFonts w:ascii="Times" w:hAnsi="Times"/>
            <w:sz w:val="24"/>
            <w:szCs w:val="24"/>
          </w:rPr>
          <w:delText xml:space="preserve">analyses </w:delText>
        </w:r>
      </w:del>
      <w:r w:rsidR="006E7CF7" w:rsidRPr="00F805D0">
        <w:rPr>
          <w:rFonts w:ascii="Times" w:hAnsi="Times"/>
          <w:sz w:val="24"/>
          <w:szCs w:val="24"/>
        </w:rPr>
        <w:t>and found that</w:t>
      </w:r>
      <w:r w:rsidR="00AF4DB3" w:rsidRPr="00F805D0">
        <w:rPr>
          <w:rFonts w:ascii="Times" w:hAnsi="Times"/>
          <w:sz w:val="24"/>
          <w:szCs w:val="24"/>
        </w:rPr>
        <w:t xml:space="preserve"> </w:t>
      </w:r>
      <w:del w:id="84" w:author="Marie Banich" w:date="2015-11-21T10:09:00Z">
        <w:r w:rsidR="00AF4DB3" w:rsidRPr="00F805D0" w:rsidDel="001D1767">
          <w:rPr>
            <w:rFonts w:ascii="Times" w:hAnsi="Times"/>
            <w:sz w:val="24"/>
            <w:szCs w:val="24"/>
          </w:rPr>
          <w:delText xml:space="preserve">the </w:delText>
        </w:r>
      </w:del>
      <w:ins w:id="85" w:author="Marie Banich" w:date="2015-11-21T10:09:00Z">
        <w:r w:rsidR="001D1767">
          <w:rPr>
            <w:rFonts w:ascii="Times" w:hAnsi="Times"/>
            <w:sz w:val="24"/>
            <w:szCs w:val="24"/>
          </w:rPr>
          <w:t>each of the</w:t>
        </w:r>
        <w:r w:rsidR="001D1767" w:rsidRPr="00F805D0">
          <w:rPr>
            <w:rFonts w:ascii="Times" w:hAnsi="Times"/>
            <w:sz w:val="24"/>
            <w:szCs w:val="24"/>
          </w:rPr>
          <w:t xml:space="preserve"> </w:t>
        </w:r>
      </w:ins>
      <w:r w:rsidR="00AF4DB3" w:rsidRPr="00F805D0">
        <w:rPr>
          <w:rFonts w:ascii="Times" w:hAnsi="Times"/>
          <w:sz w:val="24"/>
          <w:szCs w:val="24"/>
        </w:rPr>
        <w:t xml:space="preserve">three </w:t>
      </w:r>
      <w:del w:id="86" w:author="Alejandro De La Vega" w:date="2015-11-11T16:34:00Z">
        <w:r w:rsidR="00E952AB" w:rsidRPr="00F805D0" w:rsidDel="0009677C">
          <w:rPr>
            <w:rFonts w:ascii="Times" w:hAnsi="Times"/>
            <w:sz w:val="24"/>
            <w:szCs w:val="24"/>
          </w:rPr>
          <w:delText xml:space="preserve">functional </w:delText>
        </w:r>
      </w:del>
      <w:r w:rsidR="00E952AB" w:rsidRPr="00F805D0">
        <w:rPr>
          <w:rFonts w:ascii="Times" w:hAnsi="Times"/>
          <w:sz w:val="24"/>
          <w:szCs w:val="24"/>
        </w:rPr>
        <w:t xml:space="preserve">zones </w:t>
      </w:r>
      <w:del w:id="87" w:author="Marie Banich" w:date="2015-11-21T10:09:00Z">
        <w:r w:rsidR="00E952AB" w:rsidRPr="00F805D0" w:rsidDel="001D1767">
          <w:rPr>
            <w:rFonts w:ascii="Times" w:hAnsi="Times"/>
            <w:sz w:val="24"/>
            <w:szCs w:val="24"/>
          </w:rPr>
          <w:delText xml:space="preserve">accounted for </w:delText>
        </w:r>
        <w:r w:rsidR="005D7B00" w:rsidRPr="00F805D0" w:rsidDel="001D1767">
          <w:rPr>
            <w:rFonts w:ascii="Times" w:hAnsi="Times"/>
            <w:sz w:val="24"/>
            <w:szCs w:val="24"/>
          </w:rPr>
          <w:delText>a large portion of functional variation</w:delText>
        </w:r>
      </w:del>
      <w:ins w:id="88" w:author="Marie Banich" w:date="2015-11-21T10:09:00Z">
        <w:r w:rsidR="001D1767">
          <w:rPr>
            <w:rFonts w:ascii="Times" w:hAnsi="Times"/>
            <w:sz w:val="24"/>
            <w:szCs w:val="24"/>
          </w:rPr>
          <w:t>had a distinct pattern of psychological processes associated with it.  Moreover</w:t>
        </w:r>
      </w:ins>
      <w:ins w:id="89" w:author="Marie Banich" w:date="2015-11-21T10:10:00Z">
        <w:r w:rsidR="001D1767">
          <w:rPr>
            <w:rFonts w:ascii="Times" w:hAnsi="Times"/>
            <w:sz w:val="24"/>
            <w:szCs w:val="24"/>
          </w:rPr>
          <w:t>,</w:t>
        </w:r>
      </w:ins>
      <w:del w:id="90" w:author="Marie Banich" w:date="2015-11-21T10:10:00Z">
        <w:r w:rsidR="005D7B00" w:rsidRPr="00F805D0" w:rsidDel="001D1767">
          <w:rPr>
            <w:rFonts w:ascii="Times" w:hAnsi="Times"/>
            <w:sz w:val="24"/>
            <w:szCs w:val="24"/>
          </w:rPr>
          <w:delText>; however</w:delText>
        </w:r>
      </w:del>
      <w:r w:rsidR="005D7B00" w:rsidRPr="00F805D0">
        <w:rPr>
          <w:rFonts w:ascii="Times" w:hAnsi="Times"/>
          <w:sz w:val="24"/>
          <w:szCs w:val="24"/>
        </w:rPr>
        <w:t xml:space="preserve">, we also found </w:t>
      </w:r>
      <w:ins w:id="91" w:author="Alejandro De La Vega" w:date="2015-11-11T16:41:00Z">
        <w:r w:rsidR="0009677C">
          <w:rPr>
            <w:rFonts w:ascii="Times" w:hAnsi="Times"/>
            <w:sz w:val="24"/>
            <w:szCs w:val="24"/>
          </w:rPr>
          <w:t xml:space="preserve">appreciable </w:t>
        </w:r>
      </w:ins>
      <w:r w:rsidR="005D7B00" w:rsidRPr="00F805D0">
        <w:rPr>
          <w:rFonts w:ascii="Times" w:hAnsi="Times"/>
          <w:sz w:val="24"/>
          <w:szCs w:val="24"/>
        </w:rPr>
        <w:t>fine-grained</w:t>
      </w:r>
      <w:ins w:id="92" w:author="Alejandro De La Vega" w:date="2015-11-11T16:35:00Z">
        <w:r w:rsidR="0009677C">
          <w:rPr>
            <w:rFonts w:ascii="Times" w:hAnsi="Times"/>
            <w:sz w:val="24"/>
            <w:szCs w:val="24"/>
          </w:rPr>
          <w:t xml:space="preserve"> </w:t>
        </w:r>
      </w:ins>
      <w:del w:id="93" w:author="Alejandro De La Vega" w:date="2015-11-11T16:41:00Z">
        <w:r w:rsidR="005D7B00" w:rsidRPr="00F805D0" w:rsidDel="0009677C">
          <w:rPr>
            <w:rFonts w:ascii="Times" w:hAnsi="Times"/>
            <w:sz w:val="24"/>
            <w:szCs w:val="24"/>
          </w:rPr>
          <w:delText xml:space="preserve"> </w:delText>
        </w:r>
      </w:del>
      <w:r w:rsidR="005D7B00" w:rsidRPr="00F805D0">
        <w:rPr>
          <w:rFonts w:ascii="Times" w:hAnsi="Times"/>
          <w:sz w:val="24"/>
          <w:szCs w:val="24"/>
        </w:rPr>
        <w:t>variation</w:t>
      </w:r>
      <w:ins w:id="94" w:author="Marie Banich" w:date="2015-11-21T10:10:00Z">
        <w:r w:rsidR="00BF105C">
          <w:rPr>
            <w:rFonts w:ascii="Times" w:hAnsi="Times"/>
            <w:sz w:val="24"/>
            <w:szCs w:val="24"/>
          </w:rPr>
          <w:t>in psychological functions</w:t>
        </w:r>
      </w:ins>
      <w:r w:rsidR="005D7B00" w:rsidRPr="00F805D0">
        <w:rPr>
          <w:rFonts w:ascii="Times" w:hAnsi="Times"/>
          <w:sz w:val="24"/>
          <w:szCs w:val="24"/>
        </w:rPr>
        <w:t xml:space="preserve"> </w:t>
      </w:r>
      <w:del w:id="95" w:author="Alejandro De La Vega" w:date="2015-11-11T16:35:00Z">
        <w:r w:rsidR="00B20F8A" w:rsidRPr="00F805D0" w:rsidDel="0009677C">
          <w:rPr>
            <w:rFonts w:ascii="Times" w:hAnsi="Times"/>
            <w:sz w:val="24"/>
            <w:szCs w:val="24"/>
          </w:rPr>
          <w:delText xml:space="preserve">in functional specialization </w:delText>
        </w:r>
      </w:del>
      <w:r w:rsidR="00B20F8A" w:rsidRPr="00F805D0">
        <w:rPr>
          <w:rFonts w:ascii="Times" w:hAnsi="Times"/>
          <w:sz w:val="24"/>
          <w:szCs w:val="24"/>
        </w:rPr>
        <w:t xml:space="preserve">between sub-regions within </w:t>
      </w:r>
      <w:ins w:id="96" w:author="Alejandro De La Vega" w:date="2015-11-11T16:35:00Z">
        <w:r w:rsidR="0009677C">
          <w:rPr>
            <w:rFonts w:ascii="Times" w:hAnsi="Times"/>
            <w:sz w:val="24"/>
            <w:szCs w:val="24"/>
          </w:rPr>
          <w:t>each</w:t>
        </w:r>
      </w:ins>
      <w:del w:id="97" w:author="Alejandro De La Vega" w:date="2015-11-11T16:35:00Z">
        <w:r w:rsidR="00B20F8A" w:rsidRPr="00F805D0" w:rsidDel="0009677C">
          <w:rPr>
            <w:rFonts w:ascii="Times" w:hAnsi="Times"/>
            <w:sz w:val="24"/>
            <w:szCs w:val="24"/>
          </w:rPr>
          <w:delText>a</w:delText>
        </w:r>
      </w:del>
      <w:r w:rsidR="00B20F8A" w:rsidRPr="00F805D0">
        <w:rPr>
          <w:rFonts w:ascii="Times" w:hAnsi="Times"/>
          <w:sz w:val="24"/>
          <w:szCs w:val="24"/>
        </w:rPr>
        <w:t xml:space="preserve"> </w:t>
      </w:r>
      <w:del w:id="98" w:author="Alejandro De La Vega" w:date="2015-11-11T16:35:00Z">
        <w:r w:rsidR="00B20F8A" w:rsidRPr="00F805D0" w:rsidDel="0009677C">
          <w:rPr>
            <w:rFonts w:ascii="Times" w:hAnsi="Times"/>
            <w:sz w:val="24"/>
            <w:szCs w:val="24"/>
          </w:rPr>
          <w:delText xml:space="preserve">functional </w:delText>
        </w:r>
      </w:del>
      <w:r w:rsidR="00B20F8A" w:rsidRPr="00F805D0">
        <w:rPr>
          <w:rFonts w:ascii="Times" w:hAnsi="Times"/>
          <w:sz w:val="24"/>
          <w:szCs w:val="24"/>
        </w:rPr>
        <w:t>zone</w:t>
      </w:r>
      <w:r w:rsidR="005D7B00" w:rsidRPr="00F805D0">
        <w:rPr>
          <w:rFonts w:ascii="Times" w:hAnsi="Times"/>
          <w:sz w:val="24"/>
          <w:szCs w:val="24"/>
        </w:rPr>
        <w:t xml:space="preserve">. </w:t>
      </w:r>
      <w:r w:rsidR="00223178" w:rsidRPr="00F805D0">
        <w:rPr>
          <w:rFonts w:ascii="Times" w:hAnsi="Times"/>
          <w:sz w:val="24"/>
          <w:szCs w:val="24"/>
        </w:rPr>
        <w:t xml:space="preserve">Collectively, </w:t>
      </w:r>
      <w:ins w:id="99" w:author="Alejandro De La Vega" w:date="2015-11-11T16:36:00Z">
        <w:r w:rsidR="0009677C">
          <w:rPr>
            <w:rFonts w:ascii="Times" w:hAnsi="Times"/>
            <w:sz w:val="24"/>
            <w:szCs w:val="24"/>
          </w:rPr>
          <w:t xml:space="preserve">our results </w:t>
        </w:r>
      </w:ins>
      <w:del w:id="100" w:author="Alejandro De La Vega" w:date="2015-11-11T16:36:00Z">
        <w:r w:rsidR="00223178" w:rsidRPr="00F805D0" w:rsidDel="0009677C">
          <w:rPr>
            <w:rFonts w:ascii="Times" w:hAnsi="Times"/>
            <w:sz w:val="24"/>
            <w:szCs w:val="24"/>
          </w:rPr>
          <w:delText xml:space="preserve">our results reveal considerable diversity in the functional roles of discrete </w:delText>
        </w:r>
        <w:r w:rsidR="001A0C27" w:rsidRPr="00F805D0" w:rsidDel="0009677C">
          <w:rPr>
            <w:rFonts w:ascii="Times" w:hAnsi="Times"/>
            <w:sz w:val="24"/>
            <w:szCs w:val="24"/>
          </w:rPr>
          <w:delText>MFC</w:delText>
        </w:r>
        <w:r w:rsidR="00223178" w:rsidRPr="00F805D0" w:rsidDel="0009677C">
          <w:rPr>
            <w:rFonts w:ascii="Times" w:hAnsi="Times"/>
            <w:sz w:val="24"/>
            <w:szCs w:val="24"/>
          </w:rPr>
          <w:delText xml:space="preserve"> subregions, </w:delText>
        </w:r>
      </w:del>
      <w:r w:rsidR="00464E42" w:rsidRPr="00F805D0">
        <w:rPr>
          <w:rFonts w:ascii="Times" w:hAnsi="Times"/>
          <w:sz w:val="24"/>
          <w:szCs w:val="24"/>
        </w:rPr>
        <w:t xml:space="preserve">provide insight into the </w:t>
      </w:r>
      <w:del w:id="101" w:author="Alejandro De La Vega" w:date="2015-11-11T16:35:00Z">
        <w:r w:rsidR="00464E42" w:rsidRPr="00F805D0" w:rsidDel="0009677C">
          <w:rPr>
            <w:rFonts w:ascii="Times" w:hAnsi="Times"/>
            <w:sz w:val="24"/>
            <w:szCs w:val="24"/>
          </w:rPr>
          <w:delText xml:space="preserve">spatial </w:delText>
        </w:r>
      </w:del>
      <w:r w:rsidR="00464E42" w:rsidRPr="00F805D0">
        <w:rPr>
          <w:rFonts w:ascii="Times" w:hAnsi="Times"/>
          <w:sz w:val="24"/>
          <w:szCs w:val="24"/>
        </w:rPr>
        <w:t xml:space="preserve">topography </w:t>
      </w:r>
      <w:ins w:id="102" w:author="Alejandro De La Vega" w:date="2015-11-11T16:36:00Z">
        <w:r w:rsidR="0009677C">
          <w:rPr>
            <w:rFonts w:ascii="Times" w:hAnsi="Times"/>
            <w:sz w:val="24"/>
            <w:szCs w:val="24"/>
          </w:rPr>
          <w:t xml:space="preserve">and function </w:t>
        </w:r>
      </w:ins>
      <w:r w:rsidR="00464E42" w:rsidRPr="00F805D0">
        <w:rPr>
          <w:rFonts w:ascii="Times" w:hAnsi="Times"/>
          <w:sz w:val="24"/>
          <w:szCs w:val="24"/>
        </w:rPr>
        <w:t xml:space="preserve">of MFC at </w:t>
      </w:r>
      <w:r w:rsidR="006C6C7B" w:rsidRPr="00F805D0">
        <w:rPr>
          <w:rFonts w:ascii="Times" w:hAnsi="Times"/>
          <w:sz w:val="24"/>
          <w:szCs w:val="24"/>
        </w:rPr>
        <w:t>multiple</w:t>
      </w:r>
      <w:r w:rsidR="00464E42" w:rsidRPr="00F805D0">
        <w:rPr>
          <w:rFonts w:ascii="Times" w:hAnsi="Times"/>
          <w:sz w:val="24"/>
          <w:szCs w:val="24"/>
        </w:rPr>
        <w:t xml:space="preserve"> </w:t>
      </w:r>
      <w:r w:rsidR="00763D22" w:rsidRPr="00F805D0">
        <w:rPr>
          <w:rFonts w:ascii="Times" w:hAnsi="Times"/>
          <w:sz w:val="24"/>
          <w:szCs w:val="24"/>
        </w:rPr>
        <w:t xml:space="preserve">anatomical </w:t>
      </w:r>
      <w:r w:rsidR="00464E42" w:rsidRPr="00F805D0">
        <w:rPr>
          <w:rFonts w:ascii="Times" w:hAnsi="Times"/>
          <w:sz w:val="24"/>
          <w:szCs w:val="24"/>
        </w:rPr>
        <w:t>scales</w:t>
      </w:r>
      <w:ins w:id="103" w:author="Alejandro De La Vega" w:date="2015-11-11T16:36:00Z">
        <w:r w:rsidR="0009677C">
          <w:rPr>
            <w:rFonts w:ascii="Times" w:hAnsi="Times"/>
            <w:sz w:val="24"/>
            <w:szCs w:val="24"/>
          </w:rPr>
          <w:t xml:space="preserve"> </w:t>
        </w:r>
      </w:ins>
      <w:del w:id="104" w:author="Alejandro De La Vega" w:date="2015-11-11T16:36:00Z">
        <w:r w:rsidR="00464E42" w:rsidRPr="00F805D0" w:rsidDel="0009677C">
          <w:rPr>
            <w:rFonts w:ascii="Times" w:hAnsi="Times"/>
            <w:sz w:val="24"/>
            <w:szCs w:val="24"/>
          </w:rPr>
          <w:delText xml:space="preserve">, </w:delText>
        </w:r>
      </w:del>
      <w:r w:rsidR="00223178" w:rsidRPr="00F805D0">
        <w:rPr>
          <w:rFonts w:ascii="Times" w:hAnsi="Times"/>
          <w:sz w:val="24"/>
          <w:szCs w:val="24"/>
        </w:rPr>
        <w:t xml:space="preserve">and suggest that previous </w:t>
      </w:r>
      <w:r w:rsidR="00464E42" w:rsidRPr="00F805D0">
        <w:rPr>
          <w:rFonts w:ascii="Times" w:hAnsi="Times"/>
          <w:sz w:val="24"/>
          <w:szCs w:val="24"/>
        </w:rPr>
        <w:t>studies may have</w:t>
      </w:r>
      <w:r w:rsidR="00223178" w:rsidRPr="00F805D0">
        <w:rPr>
          <w:rFonts w:ascii="Times" w:hAnsi="Times"/>
          <w:sz w:val="24"/>
          <w:szCs w:val="24"/>
        </w:rPr>
        <w:t xml:space="preserve"> overstated the case for the convergence of different processes in </w:t>
      </w:r>
      <w:r w:rsidR="001A0C27" w:rsidRPr="00F805D0">
        <w:rPr>
          <w:rFonts w:ascii="Times" w:hAnsi="Times"/>
          <w:sz w:val="24"/>
          <w:szCs w:val="24"/>
        </w:rPr>
        <w:t>MFC</w:t>
      </w:r>
      <w:bookmarkStart w:id="105" w:name="h.bvqocikr6fu2" w:colFirst="0" w:colLast="0"/>
      <w:bookmarkStart w:id="106" w:name="h.2budzf1mxddc" w:colFirst="0" w:colLast="0"/>
      <w:bookmarkStart w:id="107" w:name="h.e23paljixwn3" w:colFirst="0" w:colLast="0"/>
      <w:bookmarkEnd w:id="105"/>
      <w:bookmarkEnd w:id="106"/>
      <w:bookmarkEnd w:id="107"/>
      <w:r w:rsidR="0056695D" w:rsidRPr="00F805D0">
        <w:rPr>
          <w:rFonts w:ascii="Times" w:hAnsi="Times"/>
          <w:sz w:val="24"/>
          <w:szCs w:val="24"/>
        </w:rPr>
        <w:t>.</w:t>
      </w:r>
    </w:p>
    <w:p w14:paraId="0FBAEF61" w14:textId="77777777" w:rsidR="00E77236" w:rsidRPr="00F805D0" w:rsidRDefault="00E77236" w:rsidP="00E77236">
      <w:pPr>
        <w:pStyle w:val="Normal1"/>
        <w:ind w:firstLine="0"/>
        <w:rPr>
          <w:rFonts w:ascii="Times" w:hAnsi="Times"/>
          <w:b/>
          <w:sz w:val="24"/>
          <w:szCs w:val="24"/>
        </w:rPr>
      </w:pPr>
    </w:p>
    <w:p w14:paraId="117E0CB8" w14:textId="77777777" w:rsidR="00E77236" w:rsidRPr="00F805D0" w:rsidRDefault="00E77236" w:rsidP="00E77236">
      <w:pPr>
        <w:pStyle w:val="Normal1"/>
        <w:ind w:firstLine="0"/>
        <w:rPr>
          <w:rFonts w:ascii="Times" w:hAnsi="Times"/>
          <w:b/>
          <w:sz w:val="24"/>
          <w:szCs w:val="24"/>
        </w:rPr>
      </w:pPr>
    </w:p>
    <w:p w14:paraId="2BBAB654" w14:textId="77777777" w:rsidR="00E77236" w:rsidRPr="00F805D0" w:rsidRDefault="00E77236" w:rsidP="00E77236">
      <w:pPr>
        <w:pStyle w:val="Normal1"/>
        <w:ind w:firstLine="0"/>
        <w:rPr>
          <w:rFonts w:ascii="Times" w:hAnsi="Times"/>
          <w:b/>
          <w:sz w:val="24"/>
          <w:szCs w:val="24"/>
        </w:rPr>
      </w:pPr>
    </w:p>
    <w:p w14:paraId="39492CA1" w14:textId="77777777" w:rsidR="0009677C" w:rsidRDefault="0009677C">
      <w:pPr>
        <w:rPr>
          <w:ins w:id="108" w:author="Alejandro De La Vega" w:date="2015-11-11T16:35:00Z"/>
          <w:b/>
          <w:szCs w:val="24"/>
        </w:rPr>
      </w:pPr>
      <w:ins w:id="109" w:author="Alejandro De La Vega" w:date="2015-11-11T16:35:00Z">
        <w:r>
          <w:rPr>
            <w:b/>
            <w:szCs w:val="24"/>
          </w:rPr>
          <w:br w:type="page"/>
        </w:r>
      </w:ins>
    </w:p>
    <w:p w14:paraId="5D19364C" w14:textId="2432508E" w:rsidR="00E77236" w:rsidRPr="00F805D0" w:rsidRDefault="00E77236" w:rsidP="00F805D0">
      <w:pPr>
        <w:pStyle w:val="Normal1"/>
        <w:ind w:firstLine="0"/>
        <w:rPr>
          <w:rFonts w:ascii="Times" w:hAnsi="Times"/>
          <w:b/>
          <w:sz w:val="24"/>
          <w:szCs w:val="24"/>
        </w:rPr>
      </w:pPr>
      <w:r w:rsidRPr="00F805D0">
        <w:rPr>
          <w:rFonts w:ascii="Times" w:hAnsi="Times"/>
          <w:b/>
          <w:sz w:val="24"/>
          <w:szCs w:val="24"/>
        </w:rPr>
        <w:lastRenderedPageBreak/>
        <w:t>Results</w:t>
      </w:r>
      <w:r w:rsidRPr="00F805D0">
        <w:rPr>
          <w:rFonts w:ascii="Times" w:hAnsi="Times"/>
          <w:b/>
          <w:noProof/>
          <w:sz w:val="24"/>
          <w:szCs w:val="24"/>
        </w:rPr>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F805D0">
        <w:rPr>
          <w:rFonts w:ascii="Times" w:hAnsi="Times"/>
          <w:sz w:val="24"/>
          <w:szCs w:val="24"/>
        </w:rPr>
        <w:t>Figure 1. Methods overview. A) Whole brain co-activation of MFC voxels was calculated and k-means clustering was applied resulting in spatially distinct clusters. B) For each cluster, threshold</w:t>
      </w:r>
      <w:r w:rsidR="000B2530">
        <w:rPr>
          <w:rFonts w:ascii="Times" w:hAnsi="Times"/>
          <w:sz w:val="24"/>
          <w:szCs w:val="24"/>
        </w:rPr>
        <w:t>ed</w:t>
      </w:r>
      <w:r w:rsidRPr="00F805D0">
        <w:rPr>
          <w:rFonts w:ascii="Times" w:hAnsi="Times"/>
          <w:sz w:val="24"/>
          <w:szCs w:val="24"/>
        </w:rPr>
        <w:t xml:space="preserve"> whole-brain co-activation maps were generated</w:t>
      </w:r>
      <w:r w:rsidR="00E62F82" w:rsidRPr="00F805D0">
        <w:rPr>
          <w:rFonts w:ascii="Times" w:hAnsi="Times"/>
          <w:sz w:val="24"/>
          <w:szCs w:val="24"/>
        </w:rPr>
        <w:t>.</w:t>
      </w:r>
      <w:r w:rsidRPr="00F805D0">
        <w:rPr>
          <w:rFonts w:ascii="Times" w:hAnsi="Times"/>
          <w:sz w:val="24"/>
          <w:szCs w:val="24"/>
        </w:rPr>
        <w:t xml:space="preserve"> C) We functionally characterized each cluster by determining which cognitive functions best predicted their activation.</w:t>
      </w:r>
    </w:p>
    <w:p w14:paraId="2E358FB0" w14:textId="57D62728" w:rsidR="0056695D" w:rsidRPr="00F805D0" w:rsidRDefault="006B0B75" w:rsidP="0096185D">
      <w:pPr>
        <w:pStyle w:val="Heading2"/>
        <w:spacing w:line="480" w:lineRule="auto"/>
        <w:rPr>
          <w:szCs w:val="24"/>
        </w:rPr>
      </w:pPr>
      <w:bookmarkStart w:id="110" w:name="h.7etsfdzi6lib" w:colFirst="0" w:colLast="0"/>
      <w:bookmarkEnd w:id="110"/>
      <w:r w:rsidRPr="00F805D0">
        <w:rPr>
          <w:szCs w:val="24"/>
        </w:rPr>
        <w:t>Functionally separable components of medial frontal cortex</w:t>
      </w:r>
    </w:p>
    <w:p w14:paraId="68CC9BFC" w14:textId="099FC6AC" w:rsidR="00D13DCA" w:rsidRPr="00F805D0" w:rsidRDefault="004507F2" w:rsidP="0096185D">
      <w:pPr>
        <w:pStyle w:val="Normal1"/>
        <w:rPr>
          <w:rFonts w:ascii="Times" w:hAnsi="Times"/>
          <w:color w:val="333333"/>
          <w:sz w:val="24"/>
          <w:szCs w:val="24"/>
          <w:highlight w:val="white"/>
        </w:rPr>
      </w:pPr>
      <w:r w:rsidRPr="00F805D0">
        <w:rPr>
          <w:rFonts w:ascii="Times" w:hAnsi="Times"/>
          <w:sz w:val="24"/>
          <w:szCs w:val="24"/>
        </w:rPr>
        <w:t>We identified</w:t>
      </w:r>
      <w:r w:rsidR="006B0B75" w:rsidRPr="00F805D0">
        <w:rPr>
          <w:rFonts w:ascii="Times" w:hAnsi="Times"/>
          <w:sz w:val="24"/>
          <w:szCs w:val="24"/>
        </w:rPr>
        <w:t xml:space="preserve"> </w:t>
      </w:r>
      <w:r w:rsidRPr="00F805D0">
        <w:rPr>
          <w:rFonts w:ascii="Times" w:hAnsi="Times"/>
          <w:sz w:val="24"/>
          <w:szCs w:val="24"/>
        </w:rPr>
        <w:t>spatially dissociable</w:t>
      </w:r>
      <w:r w:rsidR="006B0B75" w:rsidRPr="00F805D0">
        <w:rPr>
          <w:rFonts w:ascii="Times" w:hAnsi="Times"/>
          <w:sz w:val="24"/>
          <w:szCs w:val="24"/>
        </w:rPr>
        <w:t xml:space="preserve"> regions on the basis of shared co</w:t>
      </w:r>
      <w:r w:rsidR="00987B14" w:rsidRPr="00F805D0">
        <w:rPr>
          <w:rFonts w:ascii="Times" w:hAnsi="Times"/>
          <w:sz w:val="24"/>
          <w:szCs w:val="24"/>
        </w:rPr>
        <w:t>-</w:t>
      </w:r>
      <w:r w:rsidR="006B0B75" w:rsidRPr="00F805D0">
        <w:rPr>
          <w:rFonts w:ascii="Times" w:hAnsi="Times"/>
          <w:sz w:val="24"/>
          <w:szCs w:val="24"/>
        </w:rPr>
        <w:t xml:space="preserve">activation profiles with the rest of the brain </w:t>
      </w:r>
      <w:r w:rsidR="008D6A5D" w:rsidRPr="00F805D0">
        <w:rPr>
          <w:rFonts w:ascii="Times" w:hAnsi="Times"/>
          <w:sz w:val="24"/>
          <w:szCs w:val="24"/>
        </w:rPr>
        <w:fldChar w:fldCharType="begin"/>
      </w:r>
      <w:r w:rsidR="000C4DAC">
        <w:rPr>
          <w:rFonts w:ascii="Times" w:hAnsi="Times"/>
          <w:sz w:val="24"/>
          <w:szCs w:val="24"/>
        </w:rPr>
        <w:instrText xml:space="preserve"> ADDIN PAPERS2_CITATIONS &lt;citation&gt;&lt;uuid&gt;F65E5CAC-16EF-40DE-9E94-47C21869DEA7&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F805D0">
        <w:rPr>
          <w:rFonts w:ascii="Times" w:hAnsi="Times"/>
          <w:sz w:val="24"/>
          <w:szCs w:val="24"/>
        </w:rPr>
        <w:fldChar w:fldCharType="separate"/>
      </w:r>
      <w:r w:rsidR="000C4DAC">
        <w:rPr>
          <w:rFonts w:ascii="Cambria" w:hAnsi="Cambria" w:cs="Cambria"/>
          <w:vertAlign w:val="superscript"/>
        </w:rPr>
        <w:t>29,31,36</w:t>
      </w:r>
      <w:r w:rsidR="008D6A5D" w:rsidRPr="00F805D0">
        <w:rPr>
          <w:rFonts w:ascii="Times" w:hAnsi="Times"/>
          <w:sz w:val="24"/>
          <w:szCs w:val="24"/>
        </w:rPr>
        <w:fldChar w:fldCharType="end"/>
      </w:r>
      <w:r w:rsidRPr="00F805D0">
        <w:rPr>
          <w:rFonts w:ascii="Times" w:hAnsi="Times"/>
          <w:sz w:val="24"/>
          <w:szCs w:val="24"/>
        </w:rPr>
        <w:t xml:space="preserve">, an </w:t>
      </w:r>
      <w:r w:rsidR="006B0B75" w:rsidRPr="00F805D0">
        <w:rPr>
          <w:rFonts w:ascii="Times" w:hAnsi="Times"/>
          <w:sz w:val="24"/>
          <w:szCs w:val="24"/>
        </w:rPr>
        <w:t>approach</w:t>
      </w:r>
      <w:r w:rsidRPr="00F805D0">
        <w:rPr>
          <w:rFonts w:ascii="Times" w:hAnsi="Times"/>
          <w:sz w:val="24"/>
          <w:szCs w:val="24"/>
        </w:rPr>
        <w:t xml:space="preserve"> that</w:t>
      </w:r>
      <w:r w:rsidR="006B0B75" w:rsidRPr="00F805D0">
        <w:rPr>
          <w:rFonts w:ascii="Times" w:hAnsi="Times"/>
          <w:sz w:val="24"/>
          <w:szCs w:val="24"/>
        </w:rPr>
        <w:t xml:space="preserve"> </w:t>
      </w:r>
      <w:r w:rsidR="002B4530" w:rsidRPr="00F805D0">
        <w:rPr>
          <w:rFonts w:ascii="Times" w:hAnsi="Times"/>
          <w:sz w:val="24"/>
          <w:szCs w:val="24"/>
        </w:rPr>
        <w:t>exploits the likelihood of a voxel co</w:t>
      </w:r>
      <w:r w:rsidR="00373084" w:rsidRPr="00F805D0">
        <w:rPr>
          <w:rFonts w:ascii="Times" w:hAnsi="Times"/>
          <w:sz w:val="24"/>
          <w:szCs w:val="24"/>
        </w:rPr>
        <w:t>-</w:t>
      </w:r>
      <w:r w:rsidR="002B4530" w:rsidRPr="00F805D0">
        <w:rPr>
          <w:rFonts w:ascii="Times" w:hAnsi="Times"/>
          <w:sz w:val="24"/>
          <w:szCs w:val="24"/>
        </w:rPr>
        <w:t>activating with another voxel across studies in the meta-analy</w:t>
      </w:r>
      <w:r w:rsidR="00464E42" w:rsidRPr="00F805D0">
        <w:rPr>
          <w:rFonts w:ascii="Times" w:hAnsi="Times"/>
          <w:sz w:val="24"/>
          <w:szCs w:val="24"/>
        </w:rPr>
        <w:t>tic</w:t>
      </w:r>
      <w:r w:rsidR="002B4530" w:rsidRPr="00F805D0">
        <w:rPr>
          <w:rFonts w:ascii="Times" w:hAnsi="Times"/>
          <w:sz w:val="24"/>
          <w:szCs w:val="24"/>
        </w:rPr>
        <w:t xml:space="preserve"> database</w:t>
      </w:r>
      <w:r w:rsidR="006B0B75" w:rsidRPr="00F805D0">
        <w:rPr>
          <w:rFonts w:ascii="Times" w:hAnsi="Times"/>
          <w:color w:val="333333"/>
          <w:sz w:val="24"/>
          <w:szCs w:val="24"/>
          <w:highlight w:val="white"/>
        </w:rPr>
        <w:t xml:space="preserve">. Because structure-to-function mappings can be identified at </w:t>
      </w:r>
      <w:r w:rsidR="009470B9" w:rsidRPr="00F805D0">
        <w:rPr>
          <w:rFonts w:ascii="Times" w:hAnsi="Times"/>
          <w:color w:val="333333"/>
          <w:sz w:val="24"/>
          <w:szCs w:val="24"/>
          <w:highlight w:val="white"/>
        </w:rPr>
        <w:t xml:space="preserve">multiple spatial </w:t>
      </w:r>
      <w:r w:rsidR="006B0B75" w:rsidRPr="00F805D0">
        <w:rPr>
          <w:rFonts w:ascii="Times" w:hAnsi="Times"/>
          <w:color w:val="333333"/>
          <w:sz w:val="24"/>
          <w:szCs w:val="24"/>
          <w:highlight w:val="white"/>
        </w:rPr>
        <w:t xml:space="preserve">scales, we </w:t>
      </w:r>
      <w:r w:rsidR="009470B9" w:rsidRPr="00F805D0">
        <w:rPr>
          <w:rFonts w:ascii="Times" w:hAnsi="Times"/>
          <w:color w:val="333333"/>
          <w:sz w:val="24"/>
          <w:szCs w:val="24"/>
          <w:highlight w:val="white"/>
        </w:rPr>
        <w:t xml:space="preserve">iteratively extracted </w:t>
      </w:r>
      <w:r w:rsidR="006B0B75" w:rsidRPr="00F805D0">
        <w:rPr>
          <w:rFonts w:ascii="Times" w:hAnsi="Times"/>
          <w:color w:val="333333"/>
          <w:sz w:val="24"/>
          <w:szCs w:val="24"/>
          <w:highlight w:val="white"/>
        </w:rPr>
        <w:t>2</w:t>
      </w:r>
      <w:r w:rsidR="009470B9"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through 15</w:t>
      </w:r>
      <w:r w:rsidR="009470B9" w:rsidRPr="00F805D0">
        <w:rPr>
          <w:rFonts w:ascii="Times" w:hAnsi="Times"/>
          <w:color w:val="333333"/>
          <w:sz w:val="24"/>
          <w:szCs w:val="24"/>
          <w:highlight w:val="white"/>
        </w:rPr>
        <w:t>-cluster solutions</w:t>
      </w:r>
      <w:r w:rsidR="00603CCE" w:rsidRPr="00F805D0">
        <w:rPr>
          <w:rFonts w:ascii="Times" w:hAnsi="Times"/>
          <w:color w:val="333333"/>
          <w:sz w:val="24"/>
          <w:szCs w:val="24"/>
          <w:highlight w:val="white"/>
        </w:rPr>
        <w:t xml:space="preserve"> and </w:t>
      </w:r>
      <w:r w:rsidRPr="00F805D0">
        <w:rPr>
          <w:rFonts w:ascii="Times" w:hAnsi="Times"/>
          <w:color w:val="333333"/>
          <w:sz w:val="24"/>
          <w:szCs w:val="24"/>
          <w:highlight w:val="white"/>
        </w:rPr>
        <w:t xml:space="preserve">assessed </w:t>
      </w:r>
      <w:r w:rsidR="00161ED9" w:rsidRPr="00F805D0">
        <w:rPr>
          <w:rFonts w:ascii="Times" w:hAnsi="Times"/>
          <w:color w:val="333333"/>
          <w:sz w:val="24"/>
          <w:szCs w:val="24"/>
          <w:highlight w:val="white"/>
        </w:rPr>
        <w:t>the</w:t>
      </w:r>
      <w:r w:rsidR="00603CCE" w:rsidRPr="00F805D0">
        <w:rPr>
          <w:rFonts w:ascii="Times" w:hAnsi="Times"/>
          <w:color w:val="333333"/>
          <w:sz w:val="24"/>
          <w:szCs w:val="24"/>
          <w:highlight w:val="white"/>
        </w:rPr>
        <w:t>ir</w:t>
      </w:r>
      <w:r w:rsidR="00161ED9" w:rsidRPr="00F805D0">
        <w:rPr>
          <w:rFonts w:ascii="Times" w:hAnsi="Times"/>
          <w:color w:val="333333"/>
          <w:sz w:val="24"/>
          <w:szCs w:val="24"/>
          <w:highlight w:val="white"/>
        </w:rPr>
        <w:t xml:space="preserve"> validity </w:t>
      </w:r>
      <w:r w:rsidRPr="00F805D0">
        <w:rPr>
          <w:rFonts w:ascii="Times" w:hAnsi="Times"/>
          <w:color w:val="333333"/>
          <w:sz w:val="24"/>
          <w:szCs w:val="24"/>
          <w:highlight w:val="white"/>
        </w:rPr>
        <w:t>using the</w:t>
      </w:r>
      <w:r w:rsidR="00161ED9" w:rsidRPr="00F805D0">
        <w:rPr>
          <w:rFonts w:ascii="Times" w:hAnsi="Times"/>
          <w:color w:val="333333"/>
          <w:sz w:val="24"/>
          <w:szCs w:val="24"/>
          <w:highlight w:val="white"/>
        </w:rPr>
        <w:t xml:space="preserve"> silhouette </w:t>
      </w:r>
      <w:r w:rsidR="001127E3" w:rsidRPr="00F805D0">
        <w:rPr>
          <w:rFonts w:ascii="Times" w:hAnsi="Times"/>
          <w:color w:val="333333"/>
          <w:sz w:val="24"/>
          <w:szCs w:val="24"/>
          <w:highlight w:val="white"/>
        </w:rPr>
        <w:t>score</w:t>
      </w:r>
      <w:r w:rsidR="00161ED9" w:rsidRPr="00F805D0">
        <w:rPr>
          <w:rFonts w:ascii="Times" w:hAnsi="Times"/>
          <w:color w:val="333333"/>
          <w:sz w:val="24"/>
          <w:szCs w:val="24"/>
          <w:highlight w:val="white"/>
        </w:rPr>
        <w:t>—a commonly use</w:t>
      </w:r>
      <w:r w:rsidRPr="00F805D0">
        <w:rPr>
          <w:rFonts w:ascii="Times" w:hAnsi="Times"/>
          <w:color w:val="333333"/>
          <w:sz w:val="24"/>
          <w:szCs w:val="24"/>
          <w:highlight w:val="white"/>
        </w:rPr>
        <w:t>d</w:t>
      </w:r>
      <w:r w:rsidR="00161ED9" w:rsidRPr="00F805D0">
        <w:rPr>
          <w:rFonts w:ascii="Times" w:hAnsi="Times"/>
          <w:color w:val="333333"/>
          <w:sz w:val="24"/>
          <w:szCs w:val="24"/>
          <w:highlight w:val="white"/>
        </w:rPr>
        <w:t xml:space="preserve"> measure of inter-cluster coherence</w:t>
      </w:r>
      <w:r w:rsidR="001127E3" w:rsidRPr="00F805D0">
        <w:rPr>
          <w:rFonts w:ascii="Times" w:hAnsi="Times"/>
          <w:color w:val="333333"/>
          <w:sz w:val="24"/>
          <w:szCs w:val="24"/>
          <w:highlight w:val="white"/>
        </w:rPr>
        <w:t>. P</w:t>
      </w:r>
      <w:r w:rsidR="00161ED9" w:rsidRPr="00F805D0">
        <w:rPr>
          <w:rFonts w:ascii="Times" w:hAnsi="Times"/>
          <w:color w:val="333333"/>
          <w:sz w:val="24"/>
          <w:szCs w:val="24"/>
          <w:highlight w:val="white"/>
        </w:rPr>
        <w:t>ermutation</w:t>
      </w:r>
      <w:r w:rsidR="009470B9" w:rsidRPr="00F805D0">
        <w:rPr>
          <w:rFonts w:ascii="Times" w:hAnsi="Times"/>
          <w:color w:val="333333"/>
          <w:sz w:val="24"/>
          <w:szCs w:val="24"/>
          <w:highlight w:val="white"/>
        </w:rPr>
        <w:t xml:space="preserve"> analyses </w:t>
      </w:r>
      <w:r w:rsidR="00C654F9" w:rsidRPr="00F805D0">
        <w:rPr>
          <w:rFonts w:ascii="Times" w:hAnsi="Times"/>
          <w:color w:val="333333"/>
          <w:sz w:val="24"/>
          <w:szCs w:val="24"/>
          <w:highlight w:val="white"/>
        </w:rPr>
        <w:t xml:space="preserve">indicated that the </w:t>
      </w:r>
      <w:r w:rsidR="009470B9" w:rsidRPr="00F805D0">
        <w:rPr>
          <w:rFonts w:ascii="Times" w:hAnsi="Times"/>
          <w:color w:val="333333"/>
          <w:sz w:val="24"/>
          <w:szCs w:val="24"/>
          <w:highlight w:val="white"/>
        </w:rPr>
        <w:t xml:space="preserve">null hypothesis </w:t>
      </w:r>
      <w:r w:rsidR="00C654F9" w:rsidRPr="00F805D0">
        <w:rPr>
          <w:rFonts w:ascii="Times" w:hAnsi="Times"/>
          <w:color w:val="333333"/>
          <w:sz w:val="24"/>
          <w:szCs w:val="24"/>
          <w:highlight w:val="white"/>
        </w:rPr>
        <w:t>o</w:t>
      </w:r>
      <w:r w:rsidRPr="00F805D0">
        <w:rPr>
          <w:rFonts w:ascii="Times" w:hAnsi="Times"/>
          <w:color w:val="333333"/>
          <w:sz w:val="24"/>
          <w:szCs w:val="24"/>
          <w:highlight w:val="white"/>
        </w:rPr>
        <w:t>f random</w:t>
      </w:r>
      <w:r w:rsidR="00C654F9" w:rsidRPr="00F805D0">
        <w:rPr>
          <w:rFonts w:ascii="Times" w:hAnsi="Times"/>
          <w:color w:val="333333"/>
          <w:sz w:val="24"/>
          <w:szCs w:val="24"/>
          <w:highlight w:val="white"/>
        </w:rPr>
        <w:t xml:space="preserve"> clustering</w:t>
      </w:r>
      <w:r w:rsidR="009470B9"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could be rejected for all solutions</w:t>
      </w:r>
      <w:r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with si</w:t>
      </w:r>
      <w:r w:rsidR="009470B9" w:rsidRPr="00F805D0">
        <w:rPr>
          <w:rFonts w:ascii="Times" w:hAnsi="Times"/>
          <w:color w:val="333333"/>
          <w:sz w:val="24"/>
          <w:szCs w:val="24"/>
          <w:highlight w:val="white"/>
        </w:rPr>
        <w:t>lhouette</w:t>
      </w:r>
      <w:r w:rsidR="00C654F9" w:rsidRPr="00F805D0">
        <w:rPr>
          <w:rFonts w:ascii="Times" w:hAnsi="Times"/>
          <w:color w:val="333333"/>
          <w:sz w:val="24"/>
          <w:szCs w:val="24"/>
          <w:highlight w:val="white"/>
        </w:rPr>
        <w:t xml:space="preserve"> scores reaching</w:t>
      </w:r>
      <w:r w:rsidR="009470B9" w:rsidRPr="00F805D0">
        <w:rPr>
          <w:rFonts w:ascii="Times" w:hAnsi="Times"/>
          <w:color w:val="333333"/>
          <w:sz w:val="24"/>
          <w:szCs w:val="24"/>
          <w:highlight w:val="white"/>
        </w:rPr>
        <w:t xml:space="preserve"> local maxima at 3</w:t>
      </w:r>
      <w:r w:rsidR="0018525A" w:rsidRPr="00F805D0">
        <w:rPr>
          <w:rFonts w:ascii="Times" w:hAnsi="Times"/>
          <w:color w:val="333333"/>
          <w:sz w:val="24"/>
          <w:szCs w:val="24"/>
          <w:highlight w:val="white"/>
        </w:rPr>
        <w:t xml:space="preserve"> </w:t>
      </w:r>
      <w:r w:rsidR="001127E3" w:rsidRPr="00F805D0">
        <w:rPr>
          <w:rFonts w:ascii="Times" w:hAnsi="Times"/>
          <w:color w:val="333333"/>
          <w:sz w:val="24"/>
          <w:szCs w:val="24"/>
          <w:highlight w:val="white"/>
        </w:rPr>
        <w:t xml:space="preserve">and 9 </w:t>
      </w:r>
      <w:r w:rsidR="0018525A" w:rsidRPr="00F805D0">
        <w:rPr>
          <w:rFonts w:ascii="Times" w:hAnsi="Times"/>
          <w:color w:val="333333"/>
          <w:sz w:val="24"/>
          <w:szCs w:val="24"/>
          <w:highlight w:val="white"/>
        </w:rPr>
        <w:t>clusters</w:t>
      </w:r>
      <w:r w:rsidR="002E1AB7">
        <w:rPr>
          <w:rFonts w:ascii="Times" w:hAnsi="Times"/>
          <w:color w:val="333333"/>
          <w:sz w:val="24"/>
          <w:szCs w:val="24"/>
          <w:highlight w:val="white"/>
        </w:rPr>
        <w:t xml:space="preserve"> (See Supplementary Fig. 1)</w:t>
      </w:r>
      <w:r w:rsidRPr="00F805D0">
        <w:rPr>
          <w:rFonts w:ascii="Times" w:hAnsi="Times"/>
          <w:color w:val="333333"/>
          <w:sz w:val="24"/>
          <w:szCs w:val="24"/>
          <w:highlight w:val="white"/>
        </w:rPr>
        <w:t>. We focus on these solutions as they</w:t>
      </w:r>
      <w:r w:rsidR="009470B9" w:rsidRPr="00F805D0">
        <w:rPr>
          <w:rFonts w:ascii="Times" w:hAnsi="Times"/>
          <w:color w:val="333333"/>
          <w:sz w:val="24"/>
          <w:szCs w:val="24"/>
          <w:highlight w:val="white"/>
        </w:rPr>
        <w:t xml:space="preserve"> </w:t>
      </w:r>
      <w:r w:rsidR="009470B9" w:rsidRPr="00F805D0">
        <w:rPr>
          <w:rFonts w:ascii="Times" w:hAnsi="Times"/>
          <w:color w:val="333333"/>
          <w:sz w:val="24"/>
          <w:szCs w:val="24"/>
          <w:highlight w:val="white"/>
        </w:rPr>
        <w:lastRenderedPageBreak/>
        <w:t xml:space="preserve">provide insight into the functional topography of </w:t>
      </w:r>
      <w:r w:rsidR="001A0C27" w:rsidRPr="00F805D0">
        <w:rPr>
          <w:rFonts w:ascii="Times" w:hAnsi="Times"/>
          <w:color w:val="333333"/>
          <w:sz w:val="24"/>
          <w:szCs w:val="24"/>
          <w:highlight w:val="white"/>
        </w:rPr>
        <w:t>MFC</w:t>
      </w:r>
      <w:r w:rsidR="009470B9" w:rsidRPr="00F805D0">
        <w:rPr>
          <w:rFonts w:ascii="Times" w:hAnsi="Times"/>
          <w:color w:val="333333"/>
          <w:sz w:val="24"/>
          <w:szCs w:val="24"/>
          <w:highlight w:val="white"/>
        </w:rPr>
        <w:t xml:space="preserve"> at two different scale</w:t>
      </w:r>
      <w:r w:rsidRPr="00F805D0">
        <w:rPr>
          <w:rFonts w:ascii="Times" w:hAnsi="Times"/>
          <w:color w:val="333333"/>
          <w:sz w:val="24"/>
          <w:szCs w:val="24"/>
          <w:highlight w:val="white"/>
        </w:rPr>
        <w:t>s (Fig. 2).</w:t>
      </w:r>
      <w:r w:rsidR="00AB2828">
        <w:rPr>
          <w:rFonts w:ascii="Times" w:hAnsi="Times"/>
          <w:color w:val="333333"/>
          <w:sz w:val="24"/>
          <w:szCs w:val="24"/>
          <w:highlight w:val="white"/>
        </w:rPr>
        <w:t xml:space="preserve"> Solutions for 12 and 15 regions are available in Supplementary Figure </w:t>
      </w:r>
      <w:r w:rsidR="002E1AB7">
        <w:rPr>
          <w:rFonts w:ascii="Times" w:hAnsi="Times"/>
          <w:color w:val="333333"/>
          <w:sz w:val="24"/>
          <w:szCs w:val="24"/>
          <w:highlight w:val="white"/>
        </w:rPr>
        <w:t>2</w:t>
      </w:r>
      <w:r w:rsidR="00AB2828">
        <w:rPr>
          <w:rFonts w:ascii="Times" w:hAnsi="Times"/>
          <w:color w:val="333333"/>
          <w:sz w:val="24"/>
          <w:szCs w:val="24"/>
          <w:highlight w:val="white"/>
        </w:rPr>
        <w:t xml:space="preserve">. </w:t>
      </w:r>
    </w:p>
    <w:p w14:paraId="2DDC11D2" w14:textId="1A7A4C49" w:rsidR="00E77236" w:rsidRPr="00F805D0" w:rsidRDefault="00E77236" w:rsidP="00E77236">
      <w:pPr>
        <w:pStyle w:val="Caption"/>
        <w:ind w:firstLine="0"/>
        <w:rPr>
          <w:b w:val="0"/>
          <w:sz w:val="24"/>
          <w:szCs w:val="24"/>
        </w:rPr>
      </w:pPr>
      <w:r w:rsidRPr="00F805D0">
        <w:rPr>
          <w:b w:val="0"/>
          <w:noProof/>
          <w:sz w:val="24"/>
          <w:szCs w:val="24"/>
        </w:rPr>
        <w:drawing>
          <wp:inline distT="0" distB="0" distL="0" distR="0" wp14:anchorId="1FB245AA" wp14:editId="5BD004F8">
            <wp:extent cx="5864374" cy="244120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840" r="1645" b="6383"/>
                    <a:stretch/>
                  </pic:blipFill>
                  <pic:spPr bwMode="auto">
                    <a:xfrm>
                      <a:off x="0" y="0"/>
                      <a:ext cx="5868251" cy="2442821"/>
                    </a:xfrm>
                    <a:prstGeom prst="rect">
                      <a:avLst/>
                    </a:prstGeom>
                    <a:ln>
                      <a:noFill/>
                    </a:ln>
                    <a:extLst>
                      <a:ext uri="{53640926-AAD7-44d8-BBD7-CCE9431645EC}">
                        <a14:shadowObscured xmlns:a14="http://schemas.microsoft.com/office/drawing/2010/main"/>
                      </a:ext>
                    </a:extLst>
                  </pic:spPr>
                </pic:pic>
              </a:graphicData>
            </a:graphic>
          </wp:inline>
        </w:drawing>
      </w:r>
      <w:r w:rsidRPr="00F805D0">
        <w:rPr>
          <w:b w:val="0"/>
          <w:sz w:val="24"/>
          <w:szCs w:val="24"/>
        </w:rPr>
        <w:t>Figure 2.</w:t>
      </w:r>
      <w:r w:rsidRPr="00F805D0">
        <w:rPr>
          <w:sz w:val="24"/>
          <w:szCs w:val="24"/>
        </w:rPr>
        <w:t xml:space="preserve"> </w:t>
      </w:r>
      <w:r w:rsidRPr="00F805D0">
        <w:rPr>
          <w:b w:val="0"/>
          <w:sz w:val="24"/>
          <w:szCs w:val="24"/>
        </w:rPr>
        <w:t xml:space="preserve">Co-activation-based clustering of MFC at two levels of granularity. A) Three broad functional zones along a rostral-caudal axis. B) Nine-subregions hierarchically organized within the zones. SMA: supplementary motor area; dACC: dorsal anterior cingulate cortex; rACC: rostral anterior cingulate cortex; mPFC: medial prefrontal cortex; dmPFC: dorsal medial PFC; vmPFC: ventromedial PFC. r and c indicate rostral and caudal. </w:t>
      </w:r>
    </w:p>
    <w:p w14:paraId="4060BEE7" w14:textId="243728B2"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At the coarsest level, </w:t>
      </w:r>
      <w:r w:rsidR="004507F2" w:rsidRPr="00F805D0">
        <w:rPr>
          <w:rFonts w:ascii="Times" w:hAnsi="Times"/>
          <w:sz w:val="24"/>
          <w:szCs w:val="24"/>
        </w:rPr>
        <w:t>MFC</w:t>
      </w:r>
      <w:r w:rsidRPr="00F805D0">
        <w:rPr>
          <w:rFonts w:ascii="Times" w:hAnsi="Times"/>
          <w:sz w:val="24"/>
          <w:szCs w:val="24"/>
        </w:rPr>
        <w:t xml:space="preserve"> divided in</w:t>
      </w:r>
      <w:r w:rsidR="004507F2" w:rsidRPr="00F805D0">
        <w:rPr>
          <w:rFonts w:ascii="Times" w:hAnsi="Times"/>
          <w:sz w:val="24"/>
          <w:szCs w:val="24"/>
        </w:rPr>
        <w:t>to three broad bilateral zones organized along the rostral-caudal axis.</w:t>
      </w:r>
      <w:r w:rsidR="00C628A3" w:rsidRPr="00F805D0">
        <w:rPr>
          <w:rFonts w:ascii="Times" w:hAnsi="Times"/>
          <w:sz w:val="24"/>
          <w:szCs w:val="24"/>
        </w:rPr>
        <w:t xml:space="preserve"> We refer to these as the posterior, middle and anterior zones. </w:t>
      </w:r>
      <w:r w:rsidRPr="00F805D0">
        <w:rPr>
          <w:rFonts w:ascii="Times" w:hAnsi="Times"/>
          <w:sz w:val="24"/>
          <w:szCs w:val="24"/>
        </w:rPr>
        <w:t>The posterior zone encompassed</w:t>
      </w:r>
      <w:r w:rsidR="00C628A3" w:rsidRPr="00F805D0">
        <w:rPr>
          <w:rFonts w:ascii="Times" w:hAnsi="Times"/>
          <w:sz w:val="24"/>
          <w:szCs w:val="24"/>
        </w:rPr>
        <w:t xml:space="preserve"> the paracentral lobule</w:t>
      </w:r>
      <w:r w:rsidR="00A444AC" w:rsidRPr="00F805D0">
        <w:rPr>
          <w:rFonts w:ascii="Times" w:hAnsi="Times"/>
          <w:sz w:val="24"/>
          <w:szCs w:val="24"/>
        </w:rPr>
        <w:t>, SMA</w:t>
      </w:r>
      <w:r w:rsidR="00C628A3" w:rsidRPr="00F805D0">
        <w:rPr>
          <w:rFonts w:ascii="Times" w:hAnsi="Times"/>
          <w:sz w:val="24"/>
          <w:szCs w:val="24"/>
        </w:rPr>
        <w:t xml:space="preserve">, and </w:t>
      </w:r>
      <w:r w:rsidR="00A114C1" w:rsidRPr="00F805D0">
        <w:rPr>
          <w:rFonts w:ascii="Times" w:hAnsi="Times"/>
          <w:sz w:val="24"/>
          <w:szCs w:val="24"/>
        </w:rPr>
        <w:t>dorsal posterior midcingulate</w:t>
      </w:r>
      <w:r w:rsidR="00C628A3" w:rsidRPr="00F805D0">
        <w:rPr>
          <w:rFonts w:ascii="Times" w:hAnsi="Times"/>
          <w:sz w:val="24"/>
          <w:szCs w:val="24"/>
        </w:rPr>
        <w:t xml:space="preserve"> cortex</w:t>
      </w:r>
      <w:r w:rsidR="004507F2" w:rsidRPr="00F805D0">
        <w:rPr>
          <w:rFonts w:ascii="Times" w:hAnsi="Times"/>
          <w:sz w:val="24"/>
          <w:szCs w:val="24"/>
        </w:rPr>
        <w:t>; t</w:t>
      </w:r>
      <w:r w:rsidR="00A114C1" w:rsidRPr="00F805D0">
        <w:rPr>
          <w:rFonts w:ascii="Times" w:hAnsi="Times"/>
          <w:sz w:val="24"/>
          <w:szCs w:val="24"/>
        </w:rPr>
        <w:t xml:space="preserve">he </w:t>
      </w:r>
      <w:r w:rsidRPr="00F805D0">
        <w:rPr>
          <w:rFonts w:ascii="Times" w:hAnsi="Times"/>
          <w:sz w:val="24"/>
          <w:szCs w:val="24"/>
        </w:rPr>
        <w:t xml:space="preserve">middle </w:t>
      </w:r>
      <w:r w:rsidR="00685414" w:rsidRPr="00F805D0">
        <w:rPr>
          <w:rFonts w:ascii="Times" w:hAnsi="Times"/>
          <w:sz w:val="24"/>
          <w:szCs w:val="24"/>
        </w:rPr>
        <w:t xml:space="preserve">zone </w:t>
      </w:r>
      <w:r w:rsidRPr="00F805D0">
        <w:rPr>
          <w:rFonts w:ascii="Times" w:hAnsi="Times"/>
          <w:sz w:val="24"/>
          <w:szCs w:val="24"/>
        </w:rPr>
        <w:t>included</w:t>
      </w:r>
      <w:r w:rsidR="004507F2" w:rsidRPr="00F805D0">
        <w:rPr>
          <w:rFonts w:ascii="Times" w:hAnsi="Times"/>
          <w:sz w:val="24"/>
          <w:szCs w:val="24"/>
        </w:rPr>
        <w:t xml:space="preserve"> portions of pre-SMA as well as</w:t>
      </w:r>
      <w:r w:rsidRPr="00F805D0">
        <w:rPr>
          <w:rFonts w:ascii="Times" w:hAnsi="Times"/>
          <w:sz w:val="24"/>
          <w:szCs w:val="24"/>
        </w:rPr>
        <w:t xml:space="preserve"> </w:t>
      </w:r>
      <w:r w:rsidR="00A114C1" w:rsidRPr="00F805D0">
        <w:rPr>
          <w:rFonts w:ascii="Times" w:hAnsi="Times"/>
          <w:sz w:val="24"/>
          <w:szCs w:val="24"/>
        </w:rPr>
        <w:t>much of</w:t>
      </w:r>
      <w:r w:rsidRPr="00F805D0">
        <w:rPr>
          <w:rFonts w:ascii="Times" w:hAnsi="Times"/>
          <w:sz w:val="24"/>
          <w:szCs w:val="24"/>
        </w:rPr>
        <w:t xml:space="preserve"> dorsal anterior cingulate (dACC) running </w:t>
      </w:r>
      <w:r w:rsidR="00A114C1" w:rsidRPr="00F805D0">
        <w:rPr>
          <w:rFonts w:ascii="Times" w:hAnsi="Times"/>
          <w:sz w:val="24"/>
          <w:szCs w:val="24"/>
        </w:rPr>
        <w:t xml:space="preserve">along the corpus callosum </w:t>
      </w:r>
      <w:r w:rsidR="00195B6B" w:rsidRPr="00F805D0">
        <w:rPr>
          <w:rFonts w:ascii="Times" w:hAnsi="Times"/>
          <w:sz w:val="24"/>
          <w:szCs w:val="24"/>
        </w:rPr>
        <w:fldChar w:fldCharType="begin"/>
      </w:r>
      <w:r w:rsidR="000C4DAC">
        <w:rPr>
          <w:rFonts w:ascii="Times" w:hAnsi="Times"/>
          <w:sz w:val="24"/>
          <w:szCs w:val="24"/>
        </w:rPr>
        <w:instrText xml:space="preserve"> ADDIN PAPERS2_CITATIONS &lt;citation&gt;&lt;uuid&gt;B6BC5192-222D-46D4-82EE-9EB66C98DE9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0C4DAC">
        <w:rPr>
          <w:rFonts w:ascii="Cambria" w:hAnsi="Cambria" w:cs="Cambria"/>
          <w:vertAlign w:val="superscript"/>
        </w:rPr>
        <w:t>9</w:t>
      </w:r>
      <w:r w:rsidR="00195B6B" w:rsidRPr="00F805D0">
        <w:rPr>
          <w:rFonts w:ascii="Times" w:hAnsi="Times"/>
          <w:sz w:val="24"/>
          <w:szCs w:val="24"/>
        </w:rPr>
        <w:fldChar w:fldCharType="end"/>
      </w:r>
      <w:r w:rsidR="00CF7D2D" w:rsidRPr="00F805D0">
        <w:rPr>
          <w:rFonts w:ascii="Times" w:hAnsi="Times"/>
          <w:sz w:val="24"/>
          <w:szCs w:val="24"/>
        </w:rPr>
        <w:t>;</w:t>
      </w:r>
      <w:r w:rsidR="00195B6B" w:rsidRPr="00F805D0">
        <w:rPr>
          <w:rFonts w:ascii="Times" w:hAnsi="Times"/>
          <w:sz w:val="24"/>
          <w:szCs w:val="24"/>
        </w:rPr>
        <w:t xml:space="preserve"> </w:t>
      </w:r>
      <w:r w:rsidR="004507F2" w:rsidRPr="00F805D0">
        <w:rPr>
          <w:rFonts w:ascii="Times" w:hAnsi="Times"/>
          <w:sz w:val="24"/>
          <w:szCs w:val="24"/>
        </w:rPr>
        <w:t>an</w:t>
      </w:r>
      <w:r w:rsidR="00CF7D2D" w:rsidRPr="00F805D0">
        <w:rPr>
          <w:rFonts w:ascii="Times" w:hAnsi="Times"/>
          <w:sz w:val="24"/>
          <w:szCs w:val="24"/>
        </w:rPr>
        <w:t>d</w:t>
      </w:r>
      <w:r w:rsidR="004507F2" w:rsidRPr="00F805D0">
        <w:rPr>
          <w:rFonts w:ascii="Times" w:hAnsi="Times"/>
          <w:sz w:val="24"/>
          <w:szCs w:val="24"/>
        </w:rPr>
        <w:t xml:space="preserve"> t</w:t>
      </w:r>
      <w:r w:rsidRPr="00F805D0">
        <w:rPr>
          <w:rFonts w:ascii="Times" w:hAnsi="Times"/>
          <w:sz w:val="24"/>
          <w:szCs w:val="24"/>
        </w:rPr>
        <w:t xml:space="preserve">he </w:t>
      </w:r>
      <w:r w:rsidR="00685414" w:rsidRPr="00F805D0">
        <w:rPr>
          <w:rFonts w:ascii="Times" w:hAnsi="Times"/>
          <w:sz w:val="24"/>
          <w:szCs w:val="24"/>
        </w:rPr>
        <w:t xml:space="preserve">anterior zone </w:t>
      </w:r>
      <w:r w:rsidRPr="00F805D0">
        <w:rPr>
          <w:rFonts w:ascii="Times" w:hAnsi="Times"/>
          <w:sz w:val="24"/>
          <w:szCs w:val="24"/>
        </w:rPr>
        <w:t xml:space="preserve">encompassed </w:t>
      </w:r>
      <w:r w:rsidR="004507F2" w:rsidRPr="00F805D0">
        <w:rPr>
          <w:rFonts w:ascii="Times" w:hAnsi="Times"/>
          <w:sz w:val="24"/>
          <w:szCs w:val="24"/>
        </w:rPr>
        <w:t>much of</w:t>
      </w:r>
      <w:r w:rsidR="00685414" w:rsidRPr="00F805D0">
        <w:rPr>
          <w:rFonts w:ascii="Times" w:hAnsi="Times"/>
          <w:sz w:val="24"/>
          <w:szCs w:val="24"/>
        </w:rPr>
        <w:t xml:space="preserve"> </w:t>
      </w:r>
      <w:r w:rsidRPr="00F805D0">
        <w:rPr>
          <w:rFonts w:ascii="Times" w:hAnsi="Times"/>
          <w:sz w:val="24"/>
          <w:szCs w:val="24"/>
        </w:rPr>
        <w:t xml:space="preserve">medial </w:t>
      </w:r>
      <w:r w:rsidR="007A64D0" w:rsidRPr="00F805D0">
        <w:rPr>
          <w:rFonts w:ascii="Times" w:hAnsi="Times"/>
          <w:sz w:val="24"/>
          <w:szCs w:val="24"/>
        </w:rPr>
        <w:t>prefrontal</w:t>
      </w:r>
      <w:r w:rsidRPr="00F805D0">
        <w:rPr>
          <w:rFonts w:ascii="Times" w:hAnsi="Times"/>
          <w:sz w:val="24"/>
          <w:szCs w:val="24"/>
        </w:rPr>
        <w:t xml:space="preserve"> cortex</w:t>
      </w:r>
      <w:r w:rsidR="00685414" w:rsidRPr="00F805D0">
        <w:rPr>
          <w:rFonts w:ascii="Times" w:hAnsi="Times"/>
          <w:sz w:val="24"/>
          <w:szCs w:val="24"/>
        </w:rPr>
        <w:t>, including</w:t>
      </w:r>
      <w:r w:rsidR="004507F2" w:rsidRPr="00F805D0">
        <w:rPr>
          <w:rFonts w:ascii="Times" w:hAnsi="Times"/>
          <w:sz w:val="24"/>
          <w:szCs w:val="24"/>
        </w:rPr>
        <w:t xml:space="preserve"> rostral and subgenual</w:t>
      </w:r>
      <w:r w:rsidRPr="00F805D0">
        <w:rPr>
          <w:rFonts w:ascii="Times" w:hAnsi="Times"/>
          <w:sz w:val="24"/>
          <w:szCs w:val="24"/>
        </w:rPr>
        <w:t xml:space="preserve"> </w:t>
      </w:r>
      <w:r w:rsidR="004507F2" w:rsidRPr="00F805D0">
        <w:rPr>
          <w:rFonts w:ascii="Times" w:hAnsi="Times"/>
          <w:sz w:val="24"/>
          <w:szCs w:val="24"/>
        </w:rPr>
        <w:t>ACC</w:t>
      </w:r>
      <w:r w:rsidRPr="00F805D0">
        <w:rPr>
          <w:rFonts w:ascii="Times" w:hAnsi="Times"/>
          <w:sz w:val="24"/>
          <w:szCs w:val="24"/>
        </w:rPr>
        <w:t>,</w:t>
      </w:r>
      <w:r w:rsidR="00075CF7" w:rsidRPr="00F805D0">
        <w:rPr>
          <w:rFonts w:ascii="Times" w:hAnsi="Times"/>
          <w:sz w:val="24"/>
          <w:szCs w:val="24"/>
        </w:rPr>
        <w:t xml:space="preserve"> </w:t>
      </w:r>
      <w:r w:rsidR="007A64D0" w:rsidRPr="00F805D0">
        <w:rPr>
          <w:rFonts w:ascii="Times" w:hAnsi="Times"/>
          <w:sz w:val="24"/>
          <w:szCs w:val="24"/>
        </w:rPr>
        <w:t>and</w:t>
      </w:r>
      <w:r w:rsidRPr="00F805D0">
        <w:rPr>
          <w:rFonts w:ascii="Times" w:hAnsi="Times"/>
          <w:sz w:val="24"/>
          <w:szCs w:val="24"/>
        </w:rPr>
        <w:t xml:space="preserve"> medial </w:t>
      </w:r>
      <w:r w:rsidR="00195B6B" w:rsidRPr="00F805D0">
        <w:rPr>
          <w:rFonts w:ascii="Times" w:hAnsi="Times"/>
          <w:sz w:val="24"/>
          <w:szCs w:val="24"/>
        </w:rPr>
        <w:t>orbitofrontal cortex (OFC)</w:t>
      </w:r>
      <w:r w:rsidR="004507F2" w:rsidRPr="00F805D0">
        <w:rPr>
          <w:rFonts w:ascii="Times" w:hAnsi="Times"/>
          <w:sz w:val="24"/>
          <w:szCs w:val="24"/>
        </w:rPr>
        <w:t xml:space="preserve">. </w:t>
      </w:r>
    </w:p>
    <w:p w14:paraId="58861F74" w14:textId="77777777" w:rsidR="006C7AB3" w:rsidRDefault="006B0B75" w:rsidP="0096185D">
      <w:pPr>
        <w:pStyle w:val="Normal1"/>
        <w:ind w:firstLine="720"/>
        <w:rPr>
          <w:ins w:id="111" w:author="Marie Banich" w:date="2015-11-21T10:15:00Z"/>
          <w:rFonts w:ascii="Times" w:hAnsi="Times"/>
          <w:sz w:val="24"/>
          <w:szCs w:val="24"/>
        </w:rPr>
      </w:pPr>
      <w:r w:rsidRPr="00F805D0">
        <w:rPr>
          <w:rFonts w:ascii="Times" w:hAnsi="Times"/>
          <w:sz w:val="24"/>
          <w:szCs w:val="24"/>
        </w:rPr>
        <w:t>The nine</w:t>
      </w:r>
      <w:r w:rsidR="007A64D0" w:rsidRPr="00F805D0">
        <w:rPr>
          <w:rFonts w:ascii="Times" w:hAnsi="Times"/>
          <w:sz w:val="24"/>
          <w:szCs w:val="24"/>
        </w:rPr>
        <w:t>-</w:t>
      </w:r>
      <w:r w:rsidR="008B0FFE" w:rsidRPr="00F805D0">
        <w:rPr>
          <w:rFonts w:ascii="Times" w:hAnsi="Times"/>
          <w:sz w:val="24"/>
          <w:szCs w:val="24"/>
        </w:rPr>
        <w:t>cluster</w:t>
      </w:r>
      <w:r w:rsidRPr="00F805D0">
        <w:rPr>
          <w:rFonts w:ascii="Times" w:hAnsi="Times"/>
          <w:sz w:val="24"/>
          <w:szCs w:val="24"/>
        </w:rPr>
        <w:t xml:space="preserve"> solution revealed additional </w:t>
      </w:r>
      <w:r w:rsidR="00685414" w:rsidRPr="00F805D0">
        <w:rPr>
          <w:rFonts w:ascii="Times" w:hAnsi="Times"/>
          <w:sz w:val="24"/>
          <w:szCs w:val="24"/>
        </w:rPr>
        <w:t xml:space="preserve">fine-grained </w:t>
      </w:r>
      <w:r w:rsidRPr="00F805D0">
        <w:rPr>
          <w:rFonts w:ascii="Times" w:hAnsi="Times"/>
          <w:sz w:val="24"/>
          <w:szCs w:val="24"/>
        </w:rPr>
        <w:t>topographical organization</w:t>
      </w:r>
      <w:r w:rsidR="00477060" w:rsidRPr="00F805D0">
        <w:rPr>
          <w:rFonts w:ascii="Times" w:hAnsi="Times"/>
          <w:sz w:val="24"/>
          <w:szCs w:val="24"/>
        </w:rPr>
        <w:t>, with each of the three major zone</w:t>
      </w:r>
      <w:r w:rsidR="004507F2" w:rsidRPr="00F805D0">
        <w:rPr>
          <w:rFonts w:ascii="Times" w:hAnsi="Times"/>
          <w:sz w:val="24"/>
          <w:szCs w:val="24"/>
        </w:rPr>
        <w:t>s</w:t>
      </w:r>
      <w:r w:rsidR="00477060" w:rsidRPr="00F805D0">
        <w:rPr>
          <w:rFonts w:ascii="Times" w:hAnsi="Times"/>
          <w:sz w:val="24"/>
          <w:szCs w:val="24"/>
        </w:rPr>
        <w:t xml:space="preserve"> fractionating into 2-4 smaller regions (84% of all voxels </w:t>
      </w:r>
      <w:r w:rsidR="00477060" w:rsidRPr="00F805D0">
        <w:rPr>
          <w:rFonts w:ascii="Times" w:hAnsi="Times"/>
          <w:sz w:val="24"/>
          <w:szCs w:val="24"/>
        </w:rPr>
        <w:lastRenderedPageBreak/>
        <w:t>within each zone overlapped with its putative subregions)</w:t>
      </w:r>
      <w:r w:rsidR="004507F2" w:rsidRPr="00F805D0">
        <w:rPr>
          <w:rFonts w:ascii="Times" w:hAnsi="Times"/>
          <w:sz w:val="24"/>
          <w:szCs w:val="24"/>
        </w:rPr>
        <w:t xml:space="preserve">. </w:t>
      </w:r>
      <w:r w:rsidR="0083755D" w:rsidRPr="00F805D0">
        <w:rPr>
          <w:rFonts w:ascii="Times" w:hAnsi="Times"/>
          <w:sz w:val="24"/>
          <w:szCs w:val="24"/>
        </w:rPr>
        <w:t>The resulting sub-regions were generally consistent with extensive cytoarch</w:t>
      </w:r>
      <w:r w:rsidR="003E2C66">
        <w:rPr>
          <w:rFonts w:ascii="Times" w:hAnsi="Times"/>
          <w:sz w:val="24"/>
          <w:szCs w:val="24"/>
        </w:rPr>
        <w:t>i</w:t>
      </w:r>
      <w:r w:rsidR="0083755D" w:rsidRPr="00F805D0">
        <w:rPr>
          <w:rFonts w:ascii="Times" w:hAnsi="Times"/>
          <w:sz w:val="24"/>
          <w:szCs w:val="24"/>
        </w:rPr>
        <w:t xml:space="preserve">techtonic </w:t>
      </w:r>
      <w:del w:id="112" w:author="Marie Banich" w:date="2015-11-21T10:14:00Z">
        <w:r w:rsidR="0083755D" w:rsidRPr="00F805D0" w:rsidDel="006C7AB3">
          <w:rPr>
            <w:rFonts w:ascii="Times" w:hAnsi="Times"/>
            <w:sz w:val="24"/>
            <w:szCs w:val="24"/>
          </w:rPr>
          <w:delText>work</w:delText>
        </w:r>
      </w:del>
      <w:ins w:id="113" w:author="Marie Banich" w:date="2015-11-21T10:14:00Z">
        <w:r w:rsidR="006C7AB3">
          <w:rPr>
            <w:rFonts w:ascii="Times" w:hAnsi="Times"/>
            <w:sz w:val="24"/>
            <w:szCs w:val="24"/>
          </w:rPr>
          <w:t>findings</w:t>
        </w:r>
      </w:ins>
      <w:r w:rsidR="0083755D" w:rsidRPr="00F805D0">
        <w:rPr>
          <w:rFonts w:ascii="Times" w:hAnsi="Times"/>
          <w:sz w:val="24"/>
          <w:szCs w:val="24"/>
        </w:rPr>
        <w:t xml:space="preserve">. </w:t>
      </w:r>
      <w:r w:rsidR="004507F2" w:rsidRPr="00F805D0">
        <w:rPr>
          <w:rFonts w:ascii="Times" w:hAnsi="Times"/>
          <w:sz w:val="24"/>
          <w:szCs w:val="24"/>
        </w:rPr>
        <w:t>W</w:t>
      </w:r>
      <w:r w:rsidR="00685414" w:rsidRPr="00F805D0">
        <w:rPr>
          <w:rFonts w:ascii="Times" w:hAnsi="Times"/>
          <w:sz w:val="24"/>
          <w:szCs w:val="24"/>
        </w:rPr>
        <w:t xml:space="preserve">ithin the posterior zone, we </w:t>
      </w:r>
      <w:r w:rsidR="004507F2" w:rsidRPr="00F805D0">
        <w:rPr>
          <w:rFonts w:ascii="Times" w:hAnsi="Times"/>
          <w:sz w:val="24"/>
          <w:szCs w:val="24"/>
        </w:rPr>
        <w:t>identified</w:t>
      </w:r>
      <w:r w:rsidR="00685414" w:rsidRPr="00F805D0">
        <w:rPr>
          <w:rFonts w:ascii="Times" w:hAnsi="Times"/>
          <w:sz w:val="24"/>
          <w:szCs w:val="24"/>
        </w:rPr>
        <w:t xml:space="preserve"> two clusters consistent with </w:t>
      </w:r>
      <w:r w:rsidR="004507F2" w:rsidRPr="00F805D0">
        <w:rPr>
          <w:rFonts w:ascii="Times" w:hAnsi="Times"/>
          <w:sz w:val="24"/>
          <w:szCs w:val="24"/>
        </w:rPr>
        <w:t xml:space="preserve">rostral and caudal SMA </w:t>
      </w:r>
      <w:r w:rsidR="004507F2" w:rsidRPr="00F805D0">
        <w:rPr>
          <w:rFonts w:ascii="Times" w:hAnsi="Times"/>
          <w:sz w:val="24"/>
          <w:szCs w:val="24"/>
        </w:rPr>
        <w:fldChar w:fldCharType="begin"/>
      </w:r>
      <w:r w:rsidR="000C4DAC">
        <w:rPr>
          <w:rFonts w:ascii="Times" w:hAnsi="Times"/>
          <w:sz w:val="24"/>
          <w:szCs w:val="24"/>
        </w:rPr>
        <w:instrText xml:space="preserve"> ADDIN PAPERS2_CITATIONS &lt;citation&gt;&lt;uuid&gt;92F057A4-6F7A-43DF-9C15-FD8C78CC2B91&lt;/uuid&gt;&lt;priority&gt;0&lt;/priority&gt;&lt;publications&gt;&lt;publication&gt;&lt;startpage&gt;1&lt;/startpage&gt;&lt;title&gt;Parcellation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sidRPr="00F805D0">
        <w:rPr>
          <w:rFonts w:ascii="Times" w:hAnsi="Times"/>
          <w:sz w:val="24"/>
          <w:szCs w:val="24"/>
        </w:rPr>
        <w:fldChar w:fldCharType="separate"/>
      </w:r>
      <w:r w:rsidR="000C4DAC">
        <w:rPr>
          <w:rFonts w:ascii="Cambria" w:hAnsi="Cambria" w:cs="Cambria"/>
          <w:vertAlign w:val="superscript"/>
        </w:rPr>
        <w:t>32</w:t>
      </w:r>
      <w:r w:rsidR="004507F2" w:rsidRPr="00F805D0">
        <w:rPr>
          <w:rFonts w:ascii="Times" w:hAnsi="Times"/>
          <w:sz w:val="24"/>
          <w:szCs w:val="24"/>
        </w:rPr>
        <w:fldChar w:fldCharType="end"/>
      </w:r>
      <w:r w:rsidR="004507F2" w:rsidRPr="00F805D0">
        <w:rPr>
          <w:rFonts w:ascii="Times" w:hAnsi="Times"/>
          <w:sz w:val="24"/>
          <w:szCs w:val="24"/>
        </w:rPr>
        <w:t xml:space="preserve">. </w:t>
      </w:r>
      <w:r w:rsidR="00685414" w:rsidRPr="00F805D0">
        <w:rPr>
          <w:rFonts w:ascii="Times" w:hAnsi="Times"/>
          <w:sz w:val="24"/>
          <w:szCs w:val="24"/>
        </w:rPr>
        <w:t>Within the middle functional zone,</w:t>
      </w:r>
      <w:r w:rsidR="004507F2" w:rsidRPr="00F805D0">
        <w:rPr>
          <w:rFonts w:ascii="Times" w:hAnsi="Times"/>
          <w:sz w:val="24"/>
          <w:szCs w:val="24"/>
        </w:rPr>
        <w:t xml:space="preserve"> we identified two clusters dorsal to the cingulate sulcus consistent with </w:t>
      </w:r>
      <w:r w:rsidR="004010F0" w:rsidRPr="00F805D0">
        <w:rPr>
          <w:rFonts w:ascii="Times" w:hAnsi="Times"/>
          <w:sz w:val="24"/>
          <w:szCs w:val="24"/>
        </w:rPr>
        <w:t xml:space="preserve">pre-SMA </w:t>
      </w:r>
      <w:r w:rsidR="008D6A5D" w:rsidRPr="00F805D0">
        <w:rPr>
          <w:rFonts w:ascii="Times" w:hAnsi="Times"/>
          <w:sz w:val="24"/>
          <w:szCs w:val="24"/>
        </w:rPr>
        <w:fldChar w:fldCharType="begin"/>
      </w:r>
      <w:r w:rsidR="000C4DAC">
        <w:rPr>
          <w:rFonts w:ascii="Times" w:hAnsi="Times"/>
          <w:sz w:val="24"/>
          <w:szCs w:val="24"/>
        </w:rPr>
        <w:instrText xml:space="preserve"> ADDIN PAPERS2_CITATIONS &lt;citation&gt;&lt;uuid&gt;B7B98897-B078-412D-9813-3ECF51972983&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sidRPr="00F805D0">
        <w:rPr>
          <w:rFonts w:ascii="Times" w:hAnsi="Times"/>
          <w:sz w:val="24"/>
          <w:szCs w:val="24"/>
        </w:rPr>
        <w:fldChar w:fldCharType="separate"/>
      </w:r>
      <w:r w:rsidR="000C4DAC">
        <w:rPr>
          <w:rFonts w:ascii="Cambria" w:hAnsi="Cambria" w:cs="Cambria"/>
          <w:vertAlign w:val="superscript"/>
        </w:rPr>
        <w:t>37</w:t>
      </w:r>
      <w:r w:rsidR="008D6A5D" w:rsidRPr="00F805D0">
        <w:rPr>
          <w:rFonts w:ascii="Times" w:hAnsi="Times"/>
          <w:sz w:val="24"/>
          <w:szCs w:val="24"/>
        </w:rPr>
        <w:fldChar w:fldCharType="end"/>
      </w:r>
      <w:r w:rsidR="004507F2" w:rsidRPr="00F805D0">
        <w:rPr>
          <w:rFonts w:ascii="Times" w:hAnsi="Times"/>
          <w:sz w:val="24"/>
          <w:szCs w:val="24"/>
        </w:rPr>
        <w:t xml:space="preserve"> and two ventral </w:t>
      </w:r>
      <w:r w:rsidRPr="00F805D0">
        <w:rPr>
          <w:rFonts w:ascii="Times" w:hAnsi="Times"/>
          <w:sz w:val="24"/>
          <w:szCs w:val="24"/>
        </w:rPr>
        <w:t xml:space="preserve">clusters consistent </w:t>
      </w:r>
      <w:r w:rsidR="004507F2" w:rsidRPr="00F805D0">
        <w:rPr>
          <w:rFonts w:ascii="Times" w:hAnsi="Times"/>
          <w:sz w:val="24"/>
          <w:szCs w:val="24"/>
        </w:rPr>
        <w:t xml:space="preserve">caudal and rostral dACC </w:t>
      </w:r>
      <w:r w:rsidR="004507F2" w:rsidRPr="00F805D0">
        <w:rPr>
          <w:rFonts w:ascii="Times" w:hAnsi="Times"/>
          <w:sz w:val="24"/>
          <w:szCs w:val="24"/>
        </w:rPr>
        <w:fldChar w:fldCharType="begin"/>
      </w:r>
      <w:r w:rsidR="000C4DAC">
        <w:rPr>
          <w:rFonts w:ascii="Times" w:hAnsi="Times"/>
          <w:sz w:val="24"/>
          <w:szCs w:val="24"/>
        </w:rPr>
        <w:instrText xml:space="preserve"> ADDIN PAPERS2_CITATIONS &lt;citation&gt;&lt;uuid&gt;FADD3C4C-CC29-4FC9-A495-D74BB2762A8F&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sidRPr="00F805D0">
        <w:rPr>
          <w:rFonts w:ascii="Times" w:hAnsi="Times"/>
          <w:sz w:val="24"/>
          <w:szCs w:val="24"/>
        </w:rPr>
        <w:fldChar w:fldCharType="separate"/>
      </w:r>
      <w:r w:rsidR="000C4DAC">
        <w:rPr>
          <w:rFonts w:ascii="Cambria" w:hAnsi="Cambria" w:cs="Cambria"/>
          <w:vertAlign w:val="superscript"/>
        </w:rPr>
        <w:t>9</w:t>
      </w:r>
      <w:r w:rsidR="004507F2" w:rsidRPr="00F805D0">
        <w:rPr>
          <w:rFonts w:ascii="Times" w:hAnsi="Times"/>
          <w:sz w:val="24"/>
          <w:szCs w:val="24"/>
        </w:rPr>
        <w:fldChar w:fldCharType="end"/>
      </w:r>
      <w:r w:rsidRPr="00F805D0">
        <w:rPr>
          <w:rFonts w:ascii="Times" w:hAnsi="Times"/>
          <w:sz w:val="24"/>
          <w:szCs w:val="24"/>
        </w:rPr>
        <w:t xml:space="preserve">. </w:t>
      </w:r>
      <w:r w:rsidR="004507F2" w:rsidRPr="00F805D0">
        <w:rPr>
          <w:rFonts w:ascii="Times" w:hAnsi="Times"/>
          <w:sz w:val="24"/>
          <w:szCs w:val="24"/>
        </w:rPr>
        <w:t>Within the anterior zone,</w:t>
      </w:r>
      <w:r w:rsidR="004010F0" w:rsidRPr="00F805D0">
        <w:rPr>
          <w:rFonts w:ascii="Times" w:hAnsi="Times"/>
          <w:sz w:val="24"/>
          <w:szCs w:val="24"/>
        </w:rPr>
        <w:t xml:space="preserve"> </w:t>
      </w:r>
      <w:r w:rsidR="004507F2" w:rsidRPr="00F805D0">
        <w:rPr>
          <w:rFonts w:ascii="Times" w:hAnsi="Times"/>
          <w:sz w:val="24"/>
          <w:szCs w:val="24"/>
        </w:rPr>
        <w:t xml:space="preserve">we identified a rostral ACC cluster that delineated from ventral </w:t>
      </w:r>
      <w:r w:rsidR="00B50410" w:rsidRPr="00F805D0">
        <w:rPr>
          <w:rFonts w:ascii="Times" w:hAnsi="Times"/>
          <w:sz w:val="24"/>
          <w:szCs w:val="24"/>
        </w:rPr>
        <w:t>mPFC</w:t>
      </w:r>
      <w:r w:rsidR="004507F2" w:rsidRPr="00F805D0">
        <w:rPr>
          <w:rFonts w:ascii="Times" w:hAnsi="Times"/>
          <w:sz w:val="24"/>
          <w:szCs w:val="24"/>
        </w:rPr>
        <w:t xml:space="preserve"> (vmPFC)</w:t>
      </w:r>
      <w:r w:rsidR="004010F0" w:rsidRPr="00F805D0">
        <w:rPr>
          <w:rFonts w:ascii="Times" w:hAnsi="Times"/>
          <w:sz w:val="24"/>
          <w:szCs w:val="24"/>
        </w:rPr>
        <w:t xml:space="preserve"> </w:t>
      </w:r>
      <w:r w:rsidR="00195B6B" w:rsidRPr="00F805D0">
        <w:rPr>
          <w:rFonts w:ascii="Times" w:hAnsi="Times"/>
          <w:sz w:val="24"/>
          <w:szCs w:val="24"/>
        </w:rPr>
        <w:fldChar w:fldCharType="begin"/>
      </w:r>
      <w:r w:rsidR="000C4DAC">
        <w:rPr>
          <w:rFonts w:ascii="Times" w:hAnsi="Times"/>
          <w:sz w:val="24"/>
          <w:szCs w:val="24"/>
        </w:rPr>
        <w:instrText xml:space="preserve"> ADDIN PAPERS2_CITATIONS &lt;citation&gt;&lt;uuid&gt;956C1B23-F6FC-442D-B4FD-CA63DA789645&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0C4DAC">
        <w:rPr>
          <w:rFonts w:ascii="Cambria" w:hAnsi="Cambria" w:cs="Cambria"/>
          <w:vertAlign w:val="superscript"/>
        </w:rPr>
        <w:t>9</w:t>
      </w:r>
      <w:r w:rsidR="00195B6B" w:rsidRPr="00F805D0">
        <w:rPr>
          <w:rFonts w:ascii="Times" w:hAnsi="Times"/>
          <w:sz w:val="24"/>
          <w:szCs w:val="24"/>
        </w:rPr>
        <w:fldChar w:fldCharType="end"/>
      </w:r>
      <w:r w:rsidR="00195B6B" w:rsidRPr="00F805D0">
        <w:rPr>
          <w:rFonts w:ascii="Times" w:hAnsi="Times"/>
          <w:sz w:val="24"/>
          <w:szCs w:val="24"/>
        </w:rPr>
        <w:t xml:space="preserve"> </w:t>
      </w:r>
      <w:r w:rsidR="004507F2" w:rsidRPr="00F805D0">
        <w:rPr>
          <w:rFonts w:ascii="Times" w:hAnsi="Times"/>
          <w:sz w:val="24"/>
          <w:szCs w:val="24"/>
        </w:rPr>
        <w:t xml:space="preserve">and </w:t>
      </w:r>
      <w:r w:rsidR="00B50410" w:rsidRPr="00F805D0">
        <w:rPr>
          <w:rFonts w:ascii="Times" w:hAnsi="Times"/>
          <w:sz w:val="24"/>
          <w:szCs w:val="24"/>
        </w:rPr>
        <w:t xml:space="preserve">a </w:t>
      </w:r>
      <w:r w:rsidR="004010F0" w:rsidRPr="00F805D0">
        <w:rPr>
          <w:rFonts w:ascii="Times" w:hAnsi="Times"/>
          <w:sz w:val="24"/>
          <w:szCs w:val="24"/>
        </w:rPr>
        <w:t>dorsal mPFC (dmPFC)</w:t>
      </w:r>
      <w:r w:rsidR="004507F2" w:rsidRPr="00F805D0">
        <w:rPr>
          <w:rFonts w:ascii="Times" w:hAnsi="Times"/>
          <w:sz w:val="24"/>
          <w:szCs w:val="24"/>
        </w:rPr>
        <w:t xml:space="preserve"> cluster which</w:t>
      </w:r>
      <w:r w:rsidR="004010F0" w:rsidRPr="00F805D0">
        <w:rPr>
          <w:rFonts w:ascii="Times" w:hAnsi="Times"/>
          <w:sz w:val="24"/>
          <w:szCs w:val="24"/>
        </w:rPr>
        <w:t xml:space="preserve"> </w:t>
      </w:r>
      <w:r w:rsidRPr="00F805D0">
        <w:rPr>
          <w:rFonts w:ascii="Times" w:hAnsi="Times"/>
          <w:sz w:val="24"/>
          <w:szCs w:val="24"/>
        </w:rPr>
        <w:t xml:space="preserve">included medial aspects of the frontal pole </w:t>
      </w:r>
      <w:r w:rsidR="004010F0" w:rsidRPr="00F805D0">
        <w:rPr>
          <w:rFonts w:ascii="Times" w:hAnsi="Times"/>
          <w:sz w:val="24"/>
          <w:szCs w:val="24"/>
        </w:rPr>
        <w:t>and</w:t>
      </w:r>
      <w:r w:rsidRPr="00F805D0">
        <w:rPr>
          <w:rFonts w:ascii="Times" w:hAnsi="Times"/>
          <w:sz w:val="24"/>
          <w:szCs w:val="24"/>
        </w:rPr>
        <w:t xml:space="preserve"> superior frontal gyrus</w:t>
      </w:r>
      <w:r w:rsidR="00FD4B23" w:rsidRPr="00F805D0">
        <w:rPr>
          <w:rFonts w:ascii="Times" w:hAnsi="Times"/>
          <w:sz w:val="24"/>
          <w:szCs w:val="24"/>
        </w:rPr>
        <w:t>.</w:t>
      </w:r>
      <w:r w:rsidR="00932323" w:rsidRPr="00F805D0">
        <w:rPr>
          <w:rFonts w:ascii="Times" w:hAnsi="Times"/>
          <w:sz w:val="24"/>
          <w:szCs w:val="24"/>
        </w:rPr>
        <w:t xml:space="preserve"> Thus, the boundaries of the clusters we identified </w:t>
      </w:r>
      <w:r w:rsidR="000C16DB" w:rsidRPr="00F805D0">
        <w:rPr>
          <w:rFonts w:ascii="Times" w:hAnsi="Times"/>
          <w:sz w:val="24"/>
          <w:szCs w:val="24"/>
        </w:rPr>
        <w:t>exclusively</w:t>
      </w:r>
      <w:r w:rsidR="00932323" w:rsidRPr="00F805D0">
        <w:rPr>
          <w:rFonts w:ascii="Times" w:hAnsi="Times"/>
          <w:sz w:val="24"/>
          <w:szCs w:val="24"/>
        </w:rPr>
        <w:t xml:space="preserve"> using a functional co-activation based approach converged with many distinctions previously drawn on the basis of anatomical criteria.  </w:t>
      </w:r>
    </w:p>
    <w:p w14:paraId="2448C550" w14:textId="536F0191" w:rsidR="00E036ED" w:rsidRPr="00F805D0" w:rsidRDefault="006C7AB3" w:rsidP="0096185D">
      <w:pPr>
        <w:pStyle w:val="Normal1"/>
        <w:ind w:firstLine="720"/>
        <w:rPr>
          <w:rFonts w:ascii="Times" w:hAnsi="Times"/>
          <w:sz w:val="24"/>
          <w:szCs w:val="24"/>
        </w:rPr>
      </w:pPr>
      <w:ins w:id="114" w:author="Marie Banich" w:date="2015-11-21T10:14:00Z">
        <w:r>
          <w:rPr>
            <w:rFonts w:ascii="Times" w:hAnsi="Times"/>
            <w:sz w:val="24"/>
            <w:szCs w:val="24"/>
          </w:rPr>
          <w:t xml:space="preserve">However, these parcellations do not provide insight into the functions </w:t>
        </w:r>
      </w:ins>
      <w:ins w:id="115" w:author="Marie Banich" w:date="2015-11-21T10:15:00Z">
        <w:r>
          <w:rPr>
            <w:rFonts w:ascii="Times" w:hAnsi="Times"/>
            <w:sz w:val="24"/>
            <w:szCs w:val="24"/>
          </w:rPr>
          <w:t>of each of these zones and subregions.  To do that, we took two approaches</w:t>
        </w:r>
      </w:ins>
      <w:ins w:id="116" w:author="Marie Banich" w:date="2015-11-21T10:16:00Z">
        <w:r>
          <w:rPr>
            <w:rFonts w:ascii="Times" w:hAnsi="Times"/>
            <w:sz w:val="24"/>
            <w:szCs w:val="24"/>
          </w:rPr>
          <w:t xml:space="preserve">.  First we </w:t>
        </w:r>
      </w:ins>
      <w:ins w:id="117" w:author="Marie Banich" w:date="2015-11-21T10:19:00Z">
        <w:r w:rsidR="008C34CC">
          <w:rPr>
            <w:rFonts w:ascii="Times" w:hAnsi="Times"/>
            <w:sz w:val="24"/>
            <w:szCs w:val="24"/>
          </w:rPr>
          <w:t>used the</w:t>
        </w:r>
      </w:ins>
      <w:ins w:id="118" w:author="Marie Banich" w:date="2015-11-21T10:18:00Z">
        <w:r w:rsidR="008C34CC">
          <w:rPr>
            <w:rFonts w:ascii="Times" w:hAnsi="Times"/>
            <w:sz w:val="24"/>
            <w:szCs w:val="24"/>
          </w:rPr>
          <w:t xml:space="preserve"> meta-data in Neurosnyth </w:t>
        </w:r>
      </w:ins>
      <w:ins w:id="119" w:author="Marie Banich" w:date="2015-11-21T10:19:00Z">
        <w:r w:rsidR="008C34CC">
          <w:rPr>
            <w:rFonts w:ascii="Times" w:hAnsi="Times"/>
            <w:sz w:val="24"/>
            <w:szCs w:val="24"/>
          </w:rPr>
          <w:t xml:space="preserve">for determine which </w:t>
        </w:r>
      </w:ins>
      <w:ins w:id="120" w:author="Marie Banich" w:date="2015-11-21T10:16:00Z">
        <w:r>
          <w:rPr>
            <w:rFonts w:ascii="Times" w:hAnsi="Times"/>
            <w:sz w:val="24"/>
            <w:szCs w:val="24"/>
          </w:rPr>
          <w:t>other</w:t>
        </w:r>
      </w:ins>
      <w:ins w:id="121" w:author="Marie Banich" w:date="2015-11-21T10:18:00Z">
        <w:r w:rsidR="008C34CC">
          <w:rPr>
            <w:rFonts w:ascii="Times" w:hAnsi="Times"/>
            <w:sz w:val="24"/>
            <w:szCs w:val="24"/>
          </w:rPr>
          <w:t xml:space="preserve"> </w:t>
        </w:r>
      </w:ins>
      <w:ins w:id="122" w:author="Marie Banich" w:date="2015-11-21T10:19:00Z">
        <w:r w:rsidR="008C34CC">
          <w:rPr>
            <w:rFonts w:ascii="Times" w:hAnsi="Times"/>
            <w:sz w:val="24"/>
            <w:szCs w:val="24"/>
          </w:rPr>
          <w:t xml:space="preserve">brain </w:t>
        </w:r>
      </w:ins>
      <w:ins w:id="123" w:author="Marie Banich" w:date="2015-11-21T10:15:00Z">
        <w:r>
          <w:rPr>
            <w:rFonts w:ascii="Times" w:hAnsi="Times"/>
            <w:sz w:val="24"/>
            <w:szCs w:val="24"/>
          </w:rPr>
          <w:t xml:space="preserve">regions co-activate with each </w:t>
        </w:r>
      </w:ins>
      <w:ins w:id="124" w:author="Marie Banich" w:date="2015-11-21T10:19:00Z">
        <w:r w:rsidR="008C34CC">
          <w:rPr>
            <w:rFonts w:ascii="Times" w:hAnsi="Times"/>
            <w:sz w:val="24"/>
            <w:szCs w:val="24"/>
          </w:rPr>
          <w:t xml:space="preserve">zone and </w:t>
        </w:r>
      </w:ins>
      <w:ins w:id="125" w:author="Marie Banich" w:date="2015-11-21T10:15:00Z">
        <w:r>
          <w:rPr>
            <w:rFonts w:ascii="Times" w:hAnsi="Times"/>
            <w:sz w:val="24"/>
            <w:szCs w:val="24"/>
          </w:rPr>
          <w:t xml:space="preserve">subdivision, as to potentially reveal functional circuits.  </w:t>
        </w:r>
      </w:ins>
      <w:ins w:id="126" w:author="Marie Banich" w:date="2015-11-21T10:16:00Z">
        <w:r>
          <w:rPr>
            <w:rFonts w:ascii="Times" w:hAnsi="Times"/>
            <w:sz w:val="24"/>
            <w:szCs w:val="24"/>
          </w:rPr>
          <w:t xml:space="preserve">Second, we utilized meta-data from Neurosynth that provides </w:t>
        </w:r>
      </w:ins>
      <w:ins w:id="127" w:author="Marie Banich" w:date="2015-11-21T10:17:00Z">
        <w:r>
          <w:rPr>
            <w:rFonts w:ascii="Times" w:hAnsi="Times"/>
            <w:sz w:val="24"/>
            <w:szCs w:val="24"/>
          </w:rPr>
          <w:t>information</w:t>
        </w:r>
      </w:ins>
      <w:ins w:id="128" w:author="Marie Banich" w:date="2015-11-21T10:16:00Z">
        <w:r>
          <w:rPr>
            <w:rFonts w:ascii="Times" w:hAnsi="Times"/>
            <w:sz w:val="24"/>
            <w:szCs w:val="24"/>
          </w:rPr>
          <w:t xml:space="preserve"> </w:t>
        </w:r>
      </w:ins>
      <w:ins w:id="129" w:author="Marie Banich" w:date="2015-11-21T10:17:00Z">
        <w:r>
          <w:rPr>
            <w:rFonts w:ascii="Times" w:hAnsi="Times"/>
            <w:sz w:val="24"/>
            <w:szCs w:val="24"/>
          </w:rPr>
          <w:t>on what psychological terms are associated with activation of each of these zones and subregions.</w:t>
        </w:r>
      </w:ins>
    </w:p>
    <w:p w14:paraId="14BA16D9" w14:textId="6D3E7EDD" w:rsidR="009E7445" w:rsidRPr="00F805D0" w:rsidRDefault="006B0B75" w:rsidP="0096185D">
      <w:pPr>
        <w:pStyle w:val="Heading2"/>
        <w:spacing w:line="480" w:lineRule="auto"/>
        <w:rPr>
          <w:szCs w:val="24"/>
        </w:rPr>
      </w:pPr>
      <w:r w:rsidRPr="00F805D0">
        <w:rPr>
          <w:szCs w:val="24"/>
        </w:rPr>
        <w:t>Meta-analytic co</w:t>
      </w:r>
      <w:r w:rsidR="00932323" w:rsidRPr="00F805D0">
        <w:rPr>
          <w:szCs w:val="24"/>
        </w:rPr>
        <w:t>-</w:t>
      </w:r>
      <w:r w:rsidRPr="00F805D0">
        <w:rPr>
          <w:szCs w:val="24"/>
        </w:rPr>
        <w:t>activation profiles</w:t>
      </w:r>
    </w:p>
    <w:p w14:paraId="420B4538" w14:textId="15D34694" w:rsidR="009E7445" w:rsidRPr="00F805D0" w:rsidRDefault="00C15F07" w:rsidP="002F0AC8">
      <w:pPr>
        <w:pStyle w:val="CommentText"/>
        <w:spacing w:line="480" w:lineRule="auto"/>
        <w:ind w:firstLine="720"/>
      </w:pPr>
      <w:del w:id="130" w:author="Marie Banich" w:date="2015-11-21T10:19:00Z">
        <w:r w:rsidRPr="00F805D0" w:rsidDel="008C34CC">
          <w:delText xml:space="preserve">Thus far, we have demonstrated that </w:delText>
        </w:r>
        <w:r w:rsidR="001A0C27" w:rsidRPr="00F805D0" w:rsidDel="008C34CC">
          <w:delText>MFC</w:delText>
        </w:r>
        <w:r w:rsidR="006C282E" w:rsidRPr="00F805D0" w:rsidDel="008C34CC">
          <w:delText xml:space="preserve"> can be parcellated into robust, </w:delText>
        </w:r>
        <w:r w:rsidRPr="00F805D0" w:rsidDel="008C34CC">
          <w:delText xml:space="preserve">anatomically sensible subregions on the basis of meta-analytic co-activation. To better understand the </w:delText>
        </w:r>
        <w:r w:rsidR="00AC22AF" w:rsidRPr="001832A3" w:rsidDel="008C34CC">
          <w:delText xml:space="preserve">differences </w:delText>
        </w:r>
        <w:r w:rsidR="00C87897" w:rsidRPr="00F805D0" w:rsidDel="008C34CC">
          <w:delText>that led to these division</w:delText>
        </w:r>
        <w:r w:rsidR="00641AFE" w:rsidRPr="00F805D0" w:rsidDel="008C34CC">
          <w:delText>s</w:delText>
        </w:r>
        <w:r w:rsidR="00AC22AF" w:rsidDel="008C34CC">
          <w:delText xml:space="preserve">, </w:delText>
        </w:r>
        <w:r w:rsidR="001832A3" w:rsidRPr="001832A3" w:rsidDel="008C34CC">
          <w:delText>w</w:delText>
        </w:r>
      </w:del>
      <w:ins w:id="131" w:author="Marie Banich" w:date="2015-11-21T10:19:00Z">
        <w:r w:rsidR="008C34CC">
          <w:t>W</w:t>
        </w:r>
      </w:ins>
      <w:r w:rsidR="001832A3" w:rsidRPr="001832A3">
        <w:t>e directly contrasted co</w:t>
      </w:r>
      <w:r w:rsidR="001832A3">
        <w:t>-</w:t>
      </w:r>
      <w:r w:rsidR="001832A3" w:rsidRPr="001832A3">
        <w:t>activation patterns</w:t>
      </w:r>
      <w:r w:rsidR="001832A3">
        <w:t xml:space="preserve"> of the three functional zones</w:t>
      </w:r>
      <w:r w:rsidR="001832A3" w:rsidRPr="001832A3">
        <w:t>---i.e., we sought to identify voxels that co</w:t>
      </w:r>
      <w:r w:rsidR="001832A3">
        <w:t>-</w:t>
      </w:r>
      <w:r w:rsidR="001832A3" w:rsidRPr="001832A3">
        <w:t xml:space="preserve">activated to a stronger degree with </w:t>
      </w:r>
      <w:r w:rsidR="00AC22AF">
        <w:t>each</w:t>
      </w:r>
      <w:r w:rsidR="001832A3" w:rsidRPr="001832A3">
        <w:t xml:space="preserve"> </w:t>
      </w:r>
      <w:r w:rsidR="001832A3">
        <w:t>zone</w:t>
      </w:r>
      <w:r w:rsidR="001832A3" w:rsidRPr="001832A3">
        <w:t xml:space="preserve"> than with the other t</w:t>
      </w:r>
      <w:r w:rsidR="001832A3">
        <w:t>wo (</w:t>
      </w:r>
      <w:r w:rsidR="0056695D" w:rsidRPr="00F805D0">
        <w:t>Fig.</w:t>
      </w:r>
      <w:r w:rsidR="002F0AC8" w:rsidRPr="00F805D0">
        <w:t xml:space="preserve"> 3</w:t>
      </w:r>
      <w:r w:rsidR="00744B80" w:rsidRPr="00F805D0">
        <w:t>A</w:t>
      </w:r>
      <w:r w:rsidRPr="00F805D0">
        <w:t>). The posterior zone</w:t>
      </w:r>
      <w:r w:rsidR="002F0AC8" w:rsidRPr="00F805D0">
        <w:t xml:space="preserve"> </w:t>
      </w:r>
      <w:r w:rsidRPr="00F805D0">
        <w:t>showed</w:t>
      </w:r>
      <w:r w:rsidR="00AC22AF">
        <w:t xml:space="preserve"> greater</w:t>
      </w:r>
      <w:r w:rsidRPr="00F805D0">
        <w:t xml:space="preserve"> </w:t>
      </w:r>
      <w:r w:rsidR="00477060" w:rsidRPr="00F805D0">
        <w:t xml:space="preserve">bilateral </w:t>
      </w:r>
      <w:r w:rsidRPr="00F805D0">
        <w:t xml:space="preserve">co-activation with </w:t>
      </w:r>
      <w:r w:rsidR="00744B80" w:rsidRPr="00F805D0">
        <w:t>primary motor cortex (PMC)</w:t>
      </w:r>
      <w:r w:rsidRPr="00F805D0">
        <w:t xml:space="preserve"> </w:t>
      </w:r>
      <w:r w:rsidR="002F0AC8" w:rsidRPr="00F805D0">
        <w:t xml:space="preserve">and </w:t>
      </w:r>
      <w:r w:rsidR="00744B80" w:rsidRPr="00F805D0">
        <w:t>superior parietal cortex (SPC)</w:t>
      </w:r>
      <w:r w:rsidRPr="00F805D0">
        <w:t xml:space="preserve">, </w:t>
      </w:r>
      <w:r w:rsidR="002F0AC8" w:rsidRPr="00F805D0">
        <w:t>anterior</w:t>
      </w:r>
      <w:r w:rsidRPr="00F805D0">
        <w:t xml:space="preserve"> cerebellum, </w:t>
      </w:r>
      <w:r w:rsidR="00262111" w:rsidRPr="00F805D0">
        <w:t xml:space="preserve">and posterior insula (pIns) as well subcortical regions such as the </w:t>
      </w:r>
      <w:r w:rsidRPr="00F805D0">
        <w:t xml:space="preserve">thalamus and </w:t>
      </w:r>
      <w:r w:rsidR="00477060" w:rsidRPr="00F805D0">
        <w:t>putamen</w:t>
      </w:r>
      <w:r w:rsidR="00262111" w:rsidRPr="00F805D0">
        <w:t xml:space="preserve">—a co-activation pattern consistent </w:t>
      </w:r>
      <w:r w:rsidR="00262111" w:rsidRPr="00F805D0">
        <w:lastRenderedPageBreak/>
        <w:t>with motor</w:t>
      </w:r>
      <w:r w:rsidR="00AC22AF">
        <w:t>ic</w:t>
      </w:r>
      <w:r w:rsidR="00262111" w:rsidRPr="00F805D0">
        <w:t xml:space="preserve"> function. </w:t>
      </w:r>
      <w:r w:rsidRPr="00F805D0">
        <w:t xml:space="preserve">The </w:t>
      </w:r>
      <w:del w:id="132" w:author="Marie Banich" w:date="2015-11-21T10:20:00Z">
        <w:r w:rsidRPr="00F805D0" w:rsidDel="008C34CC">
          <w:delText xml:space="preserve">co-activation pattern for the </w:delText>
        </w:r>
      </w:del>
      <w:r w:rsidRPr="00F805D0">
        <w:t xml:space="preserve">middle </w:t>
      </w:r>
      <w:commentRangeStart w:id="133"/>
      <w:r w:rsidRPr="00F805D0">
        <w:t>zone</w:t>
      </w:r>
      <w:commentRangeEnd w:id="133"/>
      <w:r w:rsidR="008C34CC">
        <w:rPr>
          <w:rStyle w:val="CommentReference"/>
        </w:rPr>
        <w:commentReference w:id="133"/>
      </w:r>
      <w:r w:rsidRPr="00F805D0">
        <w:t xml:space="preserve"> </w:t>
      </w:r>
      <w:del w:id="134" w:author="Marie Banich" w:date="2015-11-21T10:20:00Z">
        <w:r w:rsidRPr="00F805D0" w:rsidDel="008C34CC">
          <w:delText>resembled an anterior</w:delText>
        </w:r>
        <w:r w:rsidR="00AC3A0C" w:rsidRPr="00F805D0" w:rsidDel="008C34CC">
          <w:delText>-</w:delText>
        </w:r>
        <w:r w:rsidRPr="00F805D0" w:rsidDel="008C34CC">
          <w:delText xml:space="preserve">shifted version of the posterior zone’s pattern, </w:delText>
        </w:r>
      </w:del>
      <w:r w:rsidRPr="00F805D0">
        <w:t>co-activat</w:t>
      </w:r>
      <w:ins w:id="135" w:author="Marie Banich" w:date="2015-11-21T10:20:00Z">
        <w:r w:rsidR="008C34CC">
          <w:t>ed</w:t>
        </w:r>
      </w:ins>
      <w:del w:id="136" w:author="Marie Banich" w:date="2015-11-21T10:20:00Z">
        <w:r w:rsidRPr="00F805D0" w:rsidDel="008C34CC">
          <w:delText>ing</w:delText>
        </w:r>
      </w:del>
      <w:r w:rsidRPr="00F805D0">
        <w:t xml:space="preserve"> with </w:t>
      </w:r>
      <w:del w:id="137" w:author="Marie Banich" w:date="2015-11-21T10:20:00Z">
        <w:r w:rsidR="00477060" w:rsidRPr="00F805D0" w:rsidDel="008C34CC">
          <w:delText xml:space="preserve">more </w:delText>
        </w:r>
      </w:del>
      <w:r w:rsidR="00477060" w:rsidRPr="00F805D0">
        <w:t xml:space="preserve">anterior aspects of the thalamus </w:t>
      </w:r>
      <w:r w:rsidR="00195B6B" w:rsidRPr="00F805D0">
        <w:t xml:space="preserve">as well as regions in the frontoparietal control network such as </w:t>
      </w:r>
      <w:r w:rsidR="00477060" w:rsidRPr="00F805D0">
        <w:t>dorso</w:t>
      </w:r>
      <w:r w:rsidRPr="00F805D0">
        <w:t>lateral prefrontal cortex</w:t>
      </w:r>
      <w:r w:rsidR="003F4860" w:rsidRPr="00F805D0">
        <w:t xml:space="preserve"> (DLPFC)</w:t>
      </w:r>
      <w:r w:rsidR="00195B6B" w:rsidRPr="00F805D0">
        <w:t>,</w:t>
      </w:r>
      <w:r w:rsidR="00477060" w:rsidRPr="00F805D0">
        <w:t xml:space="preserve"> anterior insula</w:t>
      </w:r>
      <w:r w:rsidR="003F4860" w:rsidRPr="00F805D0">
        <w:t xml:space="preserve"> (aIns)</w:t>
      </w:r>
      <w:r w:rsidR="00195B6B" w:rsidRPr="00F805D0">
        <w:t xml:space="preserve"> and </w:t>
      </w:r>
      <w:r w:rsidR="00562923" w:rsidRPr="00F805D0">
        <w:t>SPC</w:t>
      </w:r>
      <w:r w:rsidR="00195B6B" w:rsidRPr="00F805D0">
        <w:t>.</w:t>
      </w:r>
      <w:r w:rsidRPr="00F805D0">
        <w:t xml:space="preserve"> Finally, the anterior zone showed a qualitatively different pattern, co-</w:t>
      </w:r>
      <w:r w:rsidR="002F0AC8" w:rsidRPr="00F805D0">
        <w:t xml:space="preserve">activating </w:t>
      </w:r>
      <w:r w:rsidR="00AC22AF">
        <w:t xml:space="preserve">to a greater extent </w:t>
      </w:r>
      <w:r w:rsidR="002F0AC8" w:rsidRPr="00F805D0">
        <w:t>with default network regions</w:t>
      </w:r>
      <w:r w:rsidR="003F4860" w:rsidRPr="00F805D0">
        <w:t xml:space="preserve"> such as angular gyrus, hippocampus and posterior cingulate cortex (PCC)</w:t>
      </w:r>
      <w:r w:rsidR="002F0AC8" w:rsidRPr="00F805D0">
        <w:t xml:space="preserve"> </w:t>
      </w:r>
      <w:r w:rsidR="002F0AC8" w:rsidRPr="00F805D0">
        <w:fldChar w:fldCharType="begin"/>
      </w:r>
      <w:r w:rsidR="000C4DAC">
        <w:instrText xml:space="preserve"> ADDIN PAPERS2_CITATIONS &lt;citation&gt;&lt;uuid&gt;20648084-35DF-4532-9BAB-311241B338A9&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F805D0">
        <w:fldChar w:fldCharType="separate"/>
      </w:r>
      <w:r w:rsidR="000C4DAC">
        <w:rPr>
          <w:rFonts w:cs="Times"/>
          <w:vertAlign w:val="superscript"/>
        </w:rPr>
        <w:t>38</w:t>
      </w:r>
      <w:r w:rsidR="002F0AC8" w:rsidRPr="00F805D0">
        <w:fldChar w:fldCharType="end"/>
      </w:r>
      <w:r w:rsidR="003F4860" w:rsidRPr="00F805D0">
        <w:t xml:space="preserve">. </w:t>
      </w:r>
      <w:r w:rsidRPr="00F805D0">
        <w:t>The anterior zone</w:t>
      </w:r>
      <w:r w:rsidR="00D21095" w:rsidRPr="00F805D0">
        <w:t xml:space="preserve"> also</w:t>
      </w:r>
      <w:r w:rsidRPr="00F805D0">
        <w:t xml:space="preserve"> </w:t>
      </w:r>
      <w:r w:rsidR="00910101" w:rsidRPr="00F805D0">
        <w:t xml:space="preserve">showed </w:t>
      </w:r>
      <w:r w:rsidR="00AC22AF">
        <w:t>greater</w:t>
      </w:r>
      <w:r w:rsidR="00910101" w:rsidRPr="00F805D0">
        <w:t xml:space="preserve"> co-activation with subcortical regions important for affect-- the amygdala and ventral striatum (VS)</w:t>
      </w:r>
      <w:r w:rsidR="00477060" w:rsidRPr="00F805D0">
        <w:t>.</w:t>
      </w:r>
      <w:r w:rsidRPr="00F805D0">
        <w:t xml:space="preserve">  </w:t>
      </w:r>
    </w:p>
    <w:p w14:paraId="3C7658B1" w14:textId="41546C65" w:rsidR="00E77236" w:rsidRPr="00F805D0" w:rsidRDefault="00E77236" w:rsidP="000B2530">
      <w:pPr>
        <w:pStyle w:val="CommentText"/>
        <w:spacing w:line="480" w:lineRule="auto"/>
        <w:ind w:hanging="90"/>
      </w:pPr>
      <w:r w:rsidRPr="00F805D0">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r w:rsidRPr="00F805D0">
        <w:t xml:space="preserve">Figure 3. Functional co-activation networks of MFC zones (A) and sub-regions within each zone (B). </w:t>
      </w:r>
      <w:r w:rsidR="001832A3">
        <w:t xml:space="preserve">Colored voxels indicate significantly greater co-activation with the seed region of the same color (at right) than other regions in the same map. </w:t>
      </w:r>
      <w:r w:rsidRPr="00F805D0">
        <w:t>The three zones showed distinct co-activation patterns</w:t>
      </w:r>
      <w:r w:rsidR="007801A0" w:rsidRPr="00F805D0">
        <w:t>,</w:t>
      </w:r>
      <w:r w:rsidRPr="00F805D0">
        <w:t xml:space="preserve"> while sub-regions within each zone showed fine-grained co-activation differences. </w:t>
      </w:r>
      <w:r w:rsidRPr="00F805D0">
        <w:lastRenderedPageBreak/>
        <w:t xml:space="preserve">Images are presented using neurological convention and were whole-brain corrected using </w:t>
      </w:r>
      <w:r w:rsidR="00963610" w:rsidRPr="00F805D0">
        <w:t xml:space="preserve">a </w:t>
      </w:r>
      <w:r w:rsidRPr="00F805D0">
        <w:t>false d</w:t>
      </w:r>
      <w:r w:rsidR="00963610" w:rsidRPr="00F805D0">
        <w:t>iscovery</w:t>
      </w:r>
      <w:r w:rsidRPr="00F805D0">
        <w:t xml:space="preserve"> rate </w:t>
      </w:r>
      <w:r w:rsidR="00963610" w:rsidRPr="00F805D0">
        <w:t>(FDR)</w:t>
      </w:r>
      <w:r w:rsidRPr="00F805D0">
        <w:t xml:space="preserve"> </w:t>
      </w:r>
      <w:r w:rsidR="00963610" w:rsidRPr="00F805D0">
        <w:t>of q = 0.01</w:t>
      </w:r>
      <w:r w:rsidRPr="00F805D0">
        <w:t xml:space="preserve">. </w:t>
      </w:r>
    </w:p>
    <w:p w14:paraId="17F7B2FE" w14:textId="2849EFA0" w:rsidR="00A35936" w:rsidRPr="00F805D0" w:rsidRDefault="00262111" w:rsidP="00C87897">
      <w:pPr>
        <w:pStyle w:val="CommentText"/>
        <w:spacing w:line="480" w:lineRule="auto"/>
        <w:ind w:firstLine="720"/>
      </w:pPr>
      <w:r w:rsidRPr="00F805D0">
        <w:t xml:space="preserve">To understand the differences in co-activation found within each zone, </w:t>
      </w:r>
      <w:r w:rsidR="00CE4D23" w:rsidRPr="001832A3">
        <w:t>we directly contrasted co</w:t>
      </w:r>
      <w:r w:rsidR="00CE4D23">
        <w:t>-</w:t>
      </w:r>
      <w:r w:rsidR="00CE4D23" w:rsidRPr="001832A3">
        <w:t>activation patterns</w:t>
      </w:r>
      <w:r w:rsidR="00CE4D23">
        <w:t xml:space="preserve"> of each zone’s sub-regions </w:t>
      </w:r>
      <w:r w:rsidR="00477060" w:rsidRPr="00F805D0">
        <w:t>(</w:t>
      </w:r>
      <w:r w:rsidR="0056695D" w:rsidRPr="00F805D0">
        <w:t>Fig.</w:t>
      </w:r>
      <w:r w:rsidR="00477060" w:rsidRPr="00F805D0">
        <w:t xml:space="preserve"> 3B). In the posterior zone, caudal SMA showed greater co-activation with somatosensory </w:t>
      </w:r>
      <w:r w:rsidRPr="00F805D0">
        <w:t>cortices</w:t>
      </w:r>
      <w:r w:rsidR="00477060" w:rsidRPr="00F805D0">
        <w:t xml:space="preserve"> and </w:t>
      </w:r>
      <w:r w:rsidR="003F4860" w:rsidRPr="00F805D0">
        <w:t>pIns while</w:t>
      </w:r>
      <w:r w:rsidR="00477060" w:rsidRPr="00F805D0">
        <w:t xml:space="preserve"> rostral SMA showed greater co-activation with posterior </w:t>
      </w:r>
      <w:r w:rsidR="00910101" w:rsidRPr="00F805D0">
        <w:t xml:space="preserve">DLPFC, including the </w:t>
      </w:r>
      <w:r w:rsidR="00477060" w:rsidRPr="00F805D0">
        <w:t>inferior frontal junction (IFJ)</w:t>
      </w:r>
      <w:r w:rsidR="00910101" w:rsidRPr="00F805D0">
        <w:t xml:space="preserve">, </w:t>
      </w:r>
      <w:r w:rsidR="00477060" w:rsidRPr="00F805D0">
        <w:t>as well as</w:t>
      </w:r>
      <w:r w:rsidR="00910101" w:rsidRPr="00F805D0">
        <w:t xml:space="preserve"> aIns</w:t>
      </w:r>
      <w:r w:rsidR="00893479" w:rsidRPr="00F805D0">
        <w:t xml:space="preserve">— </w:t>
      </w:r>
      <w:r w:rsidR="00477060" w:rsidRPr="00F805D0">
        <w:t xml:space="preserve">regions associated with goal-directed cognition </w:t>
      </w:r>
      <w:r w:rsidR="0088605C" w:rsidRPr="00F805D0">
        <w:fldChar w:fldCharType="begin"/>
      </w:r>
      <w:r w:rsidR="000C4DAC">
        <w:instrText xml:space="preserve"> ADDIN PAPERS2_CITATIONS &lt;citation&gt;&lt;uuid&gt;5BB54176-A4BD-4E4B-B511-2652040ACDC8&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F805D0">
        <w:fldChar w:fldCharType="separate"/>
      </w:r>
      <w:r w:rsidR="000C4DAC">
        <w:rPr>
          <w:rFonts w:cs="Times"/>
          <w:vertAlign w:val="superscript"/>
        </w:rPr>
        <w:t>36,39</w:t>
      </w:r>
      <w:r w:rsidR="0088605C" w:rsidRPr="00F805D0">
        <w:fldChar w:fldCharType="end"/>
      </w:r>
      <w:r w:rsidR="00477060" w:rsidRPr="00F805D0">
        <w:t xml:space="preserve">. </w:t>
      </w:r>
      <w:r w:rsidR="003078D2" w:rsidRPr="00F805D0">
        <w:t>Within the middle zone, we found that all four sub-regio</w:t>
      </w:r>
      <w:r w:rsidR="00DF1BE3" w:rsidRPr="00F805D0">
        <w:t>ns strongly co-activated with</w:t>
      </w:r>
      <w:r w:rsidR="00477060" w:rsidRPr="00F805D0">
        <w:t xml:space="preserve"> various aspects of the insula</w:t>
      </w:r>
      <w:r w:rsidR="00195B6B" w:rsidRPr="00F805D0">
        <w:t xml:space="preserve">. </w:t>
      </w:r>
      <w:r w:rsidR="00477060" w:rsidRPr="00F805D0">
        <w:t xml:space="preserve">However, caudal dACC </w:t>
      </w:r>
      <w:r w:rsidR="00904295" w:rsidRPr="00F805D0">
        <w:t>was</w:t>
      </w:r>
      <w:r w:rsidR="00477060" w:rsidRPr="00F805D0">
        <w:t xml:space="preserve"> more strongly co-activated with </w:t>
      </w:r>
      <w:r w:rsidR="00195B6B" w:rsidRPr="00F805D0">
        <w:t>pIns as well as SII and the brain stem—</w:t>
      </w:r>
      <w:r w:rsidR="002202AC" w:rsidRPr="00F805D0">
        <w:t>important</w:t>
      </w:r>
      <w:r w:rsidR="00195B6B" w:rsidRPr="00F805D0">
        <w:t xml:space="preserve"> regions for pain processing </w:t>
      </w:r>
      <w:r w:rsidR="0088605C" w:rsidRPr="00F805D0">
        <w:fldChar w:fldCharType="begin"/>
      </w:r>
      <w:r w:rsidR="000C4DAC">
        <w:instrText xml:space="preserve"> ADDIN PAPERS2_CITATIONS &lt;citation&gt;&lt;uuid&gt;23083A08-F239-4E9B-A30C-5D6FCD032D6B&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F805D0">
        <w:fldChar w:fldCharType="separate"/>
      </w:r>
      <w:r w:rsidR="000C4DAC">
        <w:rPr>
          <w:rFonts w:cs="Times"/>
          <w:vertAlign w:val="superscript"/>
        </w:rPr>
        <w:t>9,11</w:t>
      </w:r>
      <w:r w:rsidR="0088605C" w:rsidRPr="00F805D0">
        <w:fldChar w:fldCharType="end"/>
      </w:r>
      <w:r w:rsidR="00477060" w:rsidRPr="00F805D0">
        <w:t>.  In contrast, rostral dACC co-act</w:t>
      </w:r>
      <w:r w:rsidR="00195B6B" w:rsidRPr="00F805D0">
        <w:t>ivated m</w:t>
      </w:r>
      <w:r w:rsidR="000B2530">
        <w:t xml:space="preserve">ore strongly with ventral aIns </w:t>
      </w:r>
      <w:r w:rsidR="00195B6B" w:rsidRPr="00F805D0">
        <w:t xml:space="preserve">as well as lateral OFC—regions previously associated with chemosensory processing </w:t>
      </w:r>
      <w:r w:rsidR="008D6A5D" w:rsidRPr="00F805D0">
        <w:fldChar w:fldCharType="begin"/>
      </w:r>
      <w:r w:rsidR="000C4DAC">
        <w:instrText xml:space="preserve"> ADDIN PAPERS2_CITATIONS &lt;citation&gt;&lt;uuid&gt;1FCCCB88-224F-4098-938E-AF223DF64BF7&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rsidRPr="00F805D0">
        <w:fldChar w:fldCharType="separate"/>
      </w:r>
      <w:r w:rsidR="000C4DAC">
        <w:rPr>
          <w:rFonts w:cs="Times"/>
          <w:vertAlign w:val="superscript"/>
        </w:rPr>
        <w:t>40,41</w:t>
      </w:r>
      <w:r w:rsidR="008D6A5D" w:rsidRPr="00F805D0">
        <w:fldChar w:fldCharType="end"/>
      </w:r>
      <w:r w:rsidR="00195B6B" w:rsidRPr="00F805D0">
        <w:t xml:space="preserve"> </w:t>
      </w:r>
      <w:r w:rsidR="00477060" w:rsidRPr="00F805D0">
        <w:t xml:space="preserve">and reward-driven learning </w:t>
      </w:r>
      <w:r w:rsidR="0088605C" w:rsidRPr="00F805D0">
        <w:fldChar w:fldCharType="begin"/>
      </w:r>
      <w:r w:rsidR="000C4DAC">
        <w:instrText xml:space="preserve"> ADDIN PAPERS2_CITATIONS &lt;citation&gt;&lt;uuid&gt;73806F35-C06A-4444-B725-32090830A97A&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F805D0">
        <w:fldChar w:fldCharType="separate"/>
      </w:r>
      <w:r w:rsidR="000C4DAC">
        <w:rPr>
          <w:rFonts w:cs="Times"/>
          <w:vertAlign w:val="superscript"/>
        </w:rPr>
        <w:t>42</w:t>
      </w:r>
      <w:r w:rsidR="0088605C" w:rsidRPr="00F805D0">
        <w:fldChar w:fldCharType="end"/>
      </w:r>
      <w:r w:rsidR="00477060" w:rsidRPr="00F805D0">
        <w:t xml:space="preserve">. In contrast, both </w:t>
      </w:r>
      <w:r w:rsidR="00195B6B" w:rsidRPr="00F805D0">
        <w:t xml:space="preserve">caudal and rostral </w:t>
      </w:r>
      <w:r w:rsidR="00477060" w:rsidRPr="00F805D0">
        <w:t xml:space="preserve">pre-SMA were strongly associated with </w:t>
      </w:r>
      <w:r w:rsidR="00195B6B" w:rsidRPr="00F805D0">
        <w:t>dorsal aIns, in additio</w:t>
      </w:r>
      <w:r w:rsidR="0052209F" w:rsidRPr="00F805D0">
        <w:t xml:space="preserve">n to frontoparietal control regions </w:t>
      </w:r>
      <w:r w:rsidR="00195B6B" w:rsidRPr="00F805D0">
        <w:t>(e.g DLPFC, SPC)</w:t>
      </w:r>
      <w:r w:rsidR="00477060" w:rsidRPr="00F805D0">
        <w:t>. However, rostral pre-SMA’s co-activation extended anterior</w:t>
      </w:r>
      <w:r w:rsidR="00195B6B" w:rsidRPr="00F805D0">
        <w:t>ly into the</w:t>
      </w:r>
      <w:r w:rsidR="00477060" w:rsidRPr="00F805D0">
        <w:t xml:space="preserve"> frontal pole, whereas caudal pre-SMA more strongly co-activated with motor cortices, suggesting that these regions are involved </w:t>
      </w:r>
      <w:r w:rsidR="00904295" w:rsidRPr="00F805D0">
        <w:t xml:space="preserve">in cognitive control </w:t>
      </w:r>
      <w:r w:rsidR="00477060" w:rsidRPr="00F805D0">
        <w:t>at different levels of abstraction</w:t>
      </w:r>
      <w:r w:rsidR="006057CF" w:rsidRPr="00F805D0">
        <w:t>.</w:t>
      </w:r>
    </w:p>
    <w:p w14:paraId="073D6D24" w14:textId="68811E6F" w:rsidR="00104D1A" w:rsidRPr="00F805D0" w:rsidRDefault="00A35936" w:rsidP="0096185D">
      <w:pPr>
        <w:pStyle w:val="Normal1"/>
        <w:ind w:firstLine="720"/>
        <w:rPr>
          <w:rFonts w:ascii="Times" w:hAnsi="Times"/>
          <w:sz w:val="24"/>
          <w:szCs w:val="24"/>
        </w:rPr>
      </w:pPr>
      <w:r w:rsidRPr="00F805D0">
        <w:rPr>
          <w:rFonts w:ascii="Times" w:hAnsi="Times"/>
          <w:sz w:val="24"/>
          <w:szCs w:val="24"/>
        </w:rPr>
        <w:t xml:space="preserve">Within the anterior </w:t>
      </w:r>
      <w:r w:rsidR="00195B6B" w:rsidRPr="00F805D0">
        <w:rPr>
          <w:rFonts w:ascii="Times" w:hAnsi="Times"/>
          <w:sz w:val="24"/>
          <w:szCs w:val="24"/>
        </w:rPr>
        <w:t xml:space="preserve">zone, </w:t>
      </w:r>
      <w:r w:rsidRPr="00F805D0">
        <w:rPr>
          <w:rFonts w:ascii="Times" w:hAnsi="Times"/>
          <w:sz w:val="24"/>
          <w:szCs w:val="24"/>
        </w:rPr>
        <w:t xml:space="preserve">rACC </w:t>
      </w:r>
      <w:r w:rsidR="00477060" w:rsidRPr="00F805D0">
        <w:rPr>
          <w:rFonts w:ascii="Times" w:hAnsi="Times"/>
          <w:sz w:val="24"/>
          <w:szCs w:val="24"/>
        </w:rPr>
        <w:t xml:space="preserve">did not show many </w:t>
      </w:r>
      <w:r w:rsidR="00195B6B" w:rsidRPr="00F805D0">
        <w:rPr>
          <w:rFonts w:ascii="Times" w:hAnsi="Times"/>
          <w:sz w:val="24"/>
          <w:szCs w:val="24"/>
        </w:rPr>
        <w:t xml:space="preserve">co-activation </w:t>
      </w:r>
      <w:r w:rsidR="00477060" w:rsidRPr="00F805D0">
        <w:rPr>
          <w:rFonts w:ascii="Times" w:hAnsi="Times"/>
          <w:sz w:val="24"/>
          <w:szCs w:val="24"/>
        </w:rPr>
        <w:t>differences</w:t>
      </w:r>
      <w:r w:rsidR="00A465AC" w:rsidRPr="00F805D0">
        <w:rPr>
          <w:rFonts w:ascii="Times" w:hAnsi="Times"/>
          <w:sz w:val="24"/>
          <w:szCs w:val="24"/>
        </w:rPr>
        <w:t xml:space="preserve"> </w:t>
      </w:r>
      <w:r w:rsidR="00477060" w:rsidRPr="00F805D0">
        <w:rPr>
          <w:rFonts w:ascii="Times" w:hAnsi="Times"/>
          <w:sz w:val="24"/>
          <w:szCs w:val="24"/>
        </w:rPr>
        <w:t xml:space="preserve">from its </w:t>
      </w:r>
      <w:r w:rsidR="00195B6B" w:rsidRPr="00F805D0">
        <w:rPr>
          <w:rFonts w:ascii="Times" w:hAnsi="Times"/>
          <w:sz w:val="24"/>
          <w:szCs w:val="24"/>
        </w:rPr>
        <w:t>neighbors.</w:t>
      </w:r>
      <w:r w:rsidR="00445634" w:rsidRPr="00F805D0">
        <w:rPr>
          <w:rFonts w:ascii="Times" w:hAnsi="Times"/>
          <w:sz w:val="24"/>
          <w:szCs w:val="24"/>
        </w:rPr>
        <w:t xml:space="preserve"> Surprisingly, b</w:t>
      </w:r>
      <w:r w:rsidR="00363EE3" w:rsidRPr="00F805D0">
        <w:rPr>
          <w:rFonts w:ascii="Times" w:hAnsi="Times"/>
          <w:sz w:val="24"/>
          <w:szCs w:val="24"/>
        </w:rPr>
        <w:t>oth dmPFC and vmPFC showed</w:t>
      </w:r>
      <w:r w:rsidR="00195B6B" w:rsidRPr="00F805D0">
        <w:rPr>
          <w:rFonts w:ascii="Times" w:hAnsi="Times"/>
          <w:sz w:val="24"/>
          <w:szCs w:val="24"/>
        </w:rPr>
        <w:t xml:space="preserve"> greater co-activation with PC</w:t>
      </w:r>
      <w:r w:rsidR="00776733" w:rsidRPr="00F805D0">
        <w:rPr>
          <w:rFonts w:ascii="Times" w:hAnsi="Times"/>
          <w:sz w:val="24"/>
          <w:szCs w:val="24"/>
        </w:rPr>
        <w:t>C</w:t>
      </w:r>
      <w:r w:rsidR="00195B6B" w:rsidRPr="00F805D0">
        <w:rPr>
          <w:rFonts w:ascii="Times" w:hAnsi="Times"/>
          <w:sz w:val="24"/>
          <w:szCs w:val="24"/>
        </w:rPr>
        <w:t xml:space="preserve"> – a key default network region</w:t>
      </w:r>
      <w:r w:rsidR="00363EE3" w:rsidRPr="00F805D0">
        <w:rPr>
          <w:rFonts w:ascii="Times" w:hAnsi="Times"/>
          <w:sz w:val="24"/>
          <w:szCs w:val="24"/>
        </w:rPr>
        <w:t xml:space="preserve">. </w:t>
      </w:r>
      <w:r w:rsidR="00195B6B" w:rsidRPr="00F805D0">
        <w:rPr>
          <w:rFonts w:ascii="Times" w:hAnsi="Times"/>
          <w:sz w:val="24"/>
          <w:szCs w:val="24"/>
        </w:rPr>
        <w:t xml:space="preserve">In addition, </w:t>
      </w:r>
      <w:r w:rsidRPr="00F805D0">
        <w:rPr>
          <w:rFonts w:ascii="Times" w:hAnsi="Times"/>
          <w:sz w:val="24"/>
          <w:szCs w:val="24"/>
        </w:rPr>
        <w:t xml:space="preserve">dmPFC </w:t>
      </w:r>
      <w:r w:rsidR="00195B6B" w:rsidRPr="00F805D0">
        <w:rPr>
          <w:rFonts w:ascii="Times" w:hAnsi="Times"/>
          <w:sz w:val="24"/>
          <w:szCs w:val="24"/>
        </w:rPr>
        <w:t>robustly co-activated with portions of the so-</w:t>
      </w:r>
      <w:r w:rsidRPr="00F805D0">
        <w:rPr>
          <w:rFonts w:ascii="Times" w:hAnsi="Times"/>
          <w:sz w:val="24"/>
          <w:szCs w:val="24"/>
        </w:rPr>
        <w:t xml:space="preserve">called ‘mentalizing’ network, such as the tempo-parietal junction (TPJ) </w:t>
      </w:r>
      <w:r w:rsidR="00DF1BE3" w:rsidRPr="00F805D0">
        <w:rPr>
          <w:rFonts w:ascii="Times" w:hAnsi="Times"/>
          <w:sz w:val="24"/>
          <w:szCs w:val="24"/>
        </w:rPr>
        <w:fldChar w:fldCharType="begin"/>
      </w:r>
      <w:r w:rsidR="000C4DAC">
        <w:rPr>
          <w:rFonts w:ascii="Times" w:hAnsi="Times"/>
          <w:sz w:val="24"/>
          <w:szCs w:val="24"/>
        </w:rPr>
        <w:instrText xml:space="preserve"> ADDIN PAPERS2_CITATIONS &lt;citation&gt;&lt;uuid&gt;26BF0407-E94A-42E6-9F3C-30693DCBE42B&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F805D0">
        <w:rPr>
          <w:rFonts w:ascii="Times" w:hAnsi="Times"/>
          <w:sz w:val="24"/>
          <w:szCs w:val="24"/>
        </w:rPr>
        <w:fldChar w:fldCharType="separate"/>
      </w:r>
      <w:r w:rsidR="000C4DAC">
        <w:rPr>
          <w:rFonts w:ascii="Cambria" w:hAnsi="Cambria" w:cs="Cambria"/>
          <w:vertAlign w:val="superscript"/>
        </w:rPr>
        <w:t>43</w:t>
      </w:r>
      <w:r w:rsidR="00DF1BE3" w:rsidRPr="00F805D0">
        <w:rPr>
          <w:rFonts w:ascii="Times" w:hAnsi="Times"/>
          <w:sz w:val="24"/>
          <w:szCs w:val="24"/>
        </w:rPr>
        <w:fldChar w:fldCharType="end"/>
      </w:r>
      <w:r w:rsidR="00195B6B" w:rsidRPr="00F805D0">
        <w:rPr>
          <w:rFonts w:ascii="Times" w:hAnsi="Times"/>
          <w:sz w:val="24"/>
          <w:szCs w:val="24"/>
        </w:rPr>
        <w:t xml:space="preserve"> and</w:t>
      </w:r>
      <w:r w:rsidR="00C87897" w:rsidRPr="00F805D0">
        <w:rPr>
          <w:rFonts w:ascii="Times" w:hAnsi="Times"/>
          <w:sz w:val="24"/>
          <w:szCs w:val="24"/>
        </w:rPr>
        <w:t xml:space="preserve"> the</w:t>
      </w:r>
      <w:r w:rsidR="00195B6B" w:rsidRPr="00F805D0">
        <w:rPr>
          <w:rFonts w:ascii="Times" w:hAnsi="Times"/>
          <w:sz w:val="24"/>
          <w:szCs w:val="24"/>
        </w:rPr>
        <w:t xml:space="preserve"> </w:t>
      </w:r>
      <w:r w:rsidRPr="00F805D0">
        <w:rPr>
          <w:rFonts w:ascii="Times" w:hAnsi="Times"/>
          <w:sz w:val="24"/>
          <w:szCs w:val="24"/>
        </w:rPr>
        <w:t>superior temporal sulcus (STS)</w:t>
      </w:r>
      <w:r w:rsidR="00DF1BE3" w:rsidRPr="00F805D0">
        <w:rPr>
          <w:rFonts w:ascii="Times" w:hAnsi="Times"/>
          <w:sz w:val="24"/>
          <w:szCs w:val="24"/>
        </w:rPr>
        <w:t xml:space="preserve"> </w:t>
      </w:r>
      <w:r w:rsidR="00DF1BE3" w:rsidRPr="00F805D0">
        <w:rPr>
          <w:rFonts w:ascii="Times" w:hAnsi="Times"/>
          <w:sz w:val="24"/>
          <w:szCs w:val="24"/>
        </w:rPr>
        <w:fldChar w:fldCharType="begin"/>
      </w:r>
      <w:r w:rsidR="000C4DAC">
        <w:rPr>
          <w:rFonts w:ascii="Times" w:hAnsi="Times"/>
          <w:sz w:val="24"/>
          <w:szCs w:val="24"/>
        </w:rPr>
        <w:instrText xml:space="preserve"> ADDIN PAPERS2_CITATIONS &lt;citation&gt;&lt;uuid&gt;AE1EB00D-EE22-45D5-AC1F-467CBF0B1787&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F805D0">
        <w:rPr>
          <w:rFonts w:ascii="Times" w:hAnsi="Times"/>
          <w:sz w:val="24"/>
          <w:szCs w:val="24"/>
        </w:rPr>
        <w:fldChar w:fldCharType="separate"/>
      </w:r>
      <w:r w:rsidR="000C4DAC">
        <w:rPr>
          <w:rFonts w:ascii="Cambria" w:hAnsi="Cambria" w:cs="Cambria"/>
          <w:vertAlign w:val="superscript"/>
        </w:rPr>
        <w:t>44</w:t>
      </w:r>
      <w:r w:rsidR="00DF1BE3" w:rsidRPr="00F805D0">
        <w:rPr>
          <w:rFonts w:ascii="Times" w:hAnsi="Times"/>
          <w:sz w:val="24"/>
          <w:szCs w:val="24"/>
        </w:rPr>
        <w:fldChar w:fldCharType="end"/>
      </w:r>
      <w:r w:rsidR="00195B6B" w:rsidRPr="00F805D0">
        <w:rPr>
          <w:rFonts w:ascii="Times" w:hAnsi="Times"/>
          <w:sz w:val="24"/>
          <w:szCs w:val="24"/>
        </w:rPr>
        <w:t>, as well as lateral PFC, including inferior and middle frontal gyri.</w:t>
      </w:r>
      <w:r w:rsidR="00363EE3" w:rsidRPr="00F805D0">
        <w:rPr>
          <w:rFonts w:ascii="Times" w:hAnsi="Times"/>
          <w:sz w:val="24"/>
          <w:szCs w:val="24"/>
        </w:rPr>
        <w:t xml:space="preserve"> Finally, vmPFC showed strong </w:t>
      </w:r>
      <w:r w:rsidR="00195B6B" w:rsidRPr="00F805D0">
        <w:rPr>
          <w:rFonts w:ascii="Times" w:hAnsi="Times"/>
          <w:sz w:val="24"/>
          <w:szCs w:val="24"/>
        </w:rPr>
        <w:t>co-activation with subcortical regions, including VS and the amygdala, extending into the hippocampus. As a whole, these</w:t>
      </w:r>
      <w:r w:rsidR="00104D1A" w:rsidRPr="00F805D0">
        <w:rPr>
          <w:rFonts w:ascii="Times" w:hAnsi="Times"/>
          <w:sz w:val="24"/>
          <w:szCs w:val="24"/>
        </w:rPr>
        <w:t xml:space="preserve"> co-activation patterns </w:t>
      </w:r>
      <w:r w:rsidR="00195B6B" w:rsidRPr="00F805D0">
        <w:rPr>
          <w:rFonts w:ascii="Times" w:hAnsi="Times"/>
          <w:sz w:val="24"/>
          <w:szCs w:val="24"/>
        </w:rPr>
        <w:t>demonstrate</w:t>
      </w:r>
      <w:r w:rsidR="00104D1A" w:rsidRPr="00F805D0">
        <w:rPr>
          <w:rFonts w:ascii="Times" w:hAnsi="Times"/>
          <w:sz w:val="24"/>
          <w:szCs w:val="24"/>
        </w:rPr>
        <w:t xml:space="preserve"> </w:t>
      </w:r>
      <w:r w:rsidR="00195B6B" w:rsidRPr="00F805D0">
        <w:rPr>
          <w:rFonts w:ascii="Times" w:hAnsi="Times"/>
          <w:sz w:val="24"/>
          <w:szCs w:val="24"/>
        </w:rPr>
        <w:lastRenderedPageBreak/>
        <w:t xml:space="preserve">that the regions we identified are involved with distinct functional networks, and suggest that </w:t>
      </w:r>
      <w:r w:rsidR="000123FD" w:rsidRPr="00F805D0">
        <w:rPr>
          <w:rFonts w:ascii="Times" w:hAnsi="Times"/>
          <w:sz w:val="24"/>
          <w:szCs w:val="24"/>
        </w:rPr>
        <w:t xml:space="preserve">there are likely </w:t>
      </w:r>
      <w:r w:rsidR="00195B6B" w:rsidRPr="00F805D0">
        <w:rPr>
          <w:rFonts w:ascii="Times" w:hAnsi="Times"/>
          <w:sz w:val="24"/>
          <w:szCs w:val="24"/>
        </w:rPr>
        <w:t>broad functiona</w:t>
      </w:r>
      <w:r w:rsidR="00C30F82" w:rsidRPr="00F805D0">
        <w:rPr>
          <w:rFonts w:ascii="Times" w:hAnsi="Times"/>
          <w:sz w:val="24"/>
          <w:szCs w:val="24"/>
        </w:rPr>
        <w:t>l differences across MFC zon</w:t>
      </w:r>
      <w:r w:rsidR="008010F9" w:rsidRPr="00F805D0">
        <w:rPr>
          <w:rFonts w:ascii="Times" w:hAnsi="Times"/>
          <w:sz w:val="24"/>
          <w:szCs w:val="24"/>
        </w:rPr>
        <w:t>es</w:t>
      </w:r>
      <w:r w:rsidR="00E80C21" w:rsidRPr="00F805D0">
        <w:rPr>
          <w:rFonts w:ascii="Times" w:hAnsi="Times"/>
          <w:sz w:val="24"/>
          <w:szCs w:val="24"/>
        </w:rPr>
        <w:t>,</w:t>
      </w:r>
      <w:r w:rsidR="008010F9" w:rsidRPr="00F805D0">
        <w:rPr>
          <w:rFonts w:ascii="Times" w:hAnsi="Times"/>
          <w:sz w:val="24"/>
          <w:szCs w:val="24"/>
        </w:rPr>
        <w:t xml:space="preserve"> accompanied by fine-grained differences within each </w:t>
      </w:r>
      <w:commentRangeStart w:id="138"/>
      <w:del w:id="139" w:author="Marie Banich" w:date="2015-11-21T10:25:00Z">
        <w:r w:rsidR="008010F9" w:rsidRPr="00F805D0" w:rsidDel="0049485E">
          <w:rPr>
            <w:rFonts w:ascii="Times" w:hAnsi="Times"/>
            <w:sz w:val="24"/>
            <w:szCs w:val="24"/>
          </w:rPr>
          <w:delText>zone</w:delText>
        </w:r>
      </w:del>
      <w:ins w:id="140" w:author="Marie Banich" w:date="2015-11-21T10:25:00Z">
        <w:r w:rsidR="0049485E">
          <w:rPr>
            <w:rFonts w:ascii="Times" w:hAnsi="Times"/>
            <w:sz w:val="24"/>
            <w:szCs w:val="24"/>
          </w:rPr>
          <w:t>subregion</w:t>
        </w:r>
        <w:commentRangeEnd w:id="138"/>
        <w:r w:rsidR="0049485E">
          <w:rPr>
            <w:rStyle w:val="CommentReference"/>
            <w:rFonts w:ascii="Times" w:hAnsi="Times"/>
          </w:rPr>
          <w:commentReference w:id="138"/>
        </w:r>
      </w:ins>
      <w:r w:rsidR="008010F9" w:rsidRPr="00F805D0">
        <w:rPr>
          <w:rFonts w:ascii="Times" w:hAnsi="Times"/>
          <w:sz w:val="24"/>
          <w:szCs w:val="24"/>
        </w:rPr>
        <w:t>.</w:t>
      </w:r>
    </w:p>
    <w:p w14:paraId="471F7061" w14:textId="77777777" w:rsidR="009E7445" w:rsidRPr="00F805D0" w:rsidRDefault="006B0B75" w:rsidP="0096185D">
      <w:pPr>
        <w:pStyle w:val="Heading2"/>
        <w:spacing w:line="480" w:lineRule="auto"/>
        <w:rPr>
          <w:szCs w:val="24"/>
        </w:rPr>
      </w:pPr>
      <w:bookmarkStart w:id="142" w:name="h.721q8a50h6b7" w:colFirst="0" w:colLast="0"/>
      <w:bookmarkEnd w:id="142"/>
      <w:r w:rsidRPr="00F805D0">
        <w:rPr>
          <w:szCs w:val="24"/>
        </w:rPr>
        <w:t>Meta-analytic functional specialization</w:t>
      </w:r>
    </w:p>
    <w:p w14:paraId="63636AEB" w14:textId="67DCEAB3" w:rsidR="00E77236" w:rsidRPr="00F805D0" w:rsidRDefault="006B0B75" w:rsidP="00E77236">
      <w:pPr>
        <w:pStyle w:val="Normal1"/>
        <w:rPr>
          <w:rFonts w:ascii="Times" w:hAnsi="Times"/>
          <w:sz w:val="24"/>
          <w:szCs w:val="24"/>
        </w:rPr>
      </w:pPr>
      <w:r w:rsidRPr="00F805D0">
        <w:rPr>
          <w:rFonts w:ascii="Times" w:hAnsi="Times"/>
          <w:sz w:val="24"/>
          <w:szCs w:val="24"/>
        </w:rPr>
        <w:tab/>
      </w:r>
      <w:r w:rsidR="00195B6B" w:rsidRPr="00F805D0">
        <w:rPr>
          <w:rFonts w:ascii="Times" w:hAnsi="Times"/>
          <w:sz w:val="24"/>
          <w:szCs w:val="24"/>
        </w:rPr>
        <w:t xml:space="preserve">To test if MFC zones and sub-regions exhibited distinct </w:t>
      </w:r>
      <w:ins w:id="143" w:author="Marie Banich" w:date="2015-11-21T10:32:00Z">
        <w:r w:rsidR="007B2210">
          <w:rPr>
            <w:rFonts w:ascii="Times" w:hAnsi="Times"/>
            <w:sz w:val="24"/>
            <w:szCs w:val="24"/>
          </w:rPr>
          <w:t xml:space="preserve">patterns of </w:t>
        </w:r>
      </w:ins>
      <w:r w:rsidR="00195B6B" w:rsidRPr="00F805D0">
        <w:rPr>
          <w:rFonts w:ascii="Times" w:hAnsi="Times"/>
          <w:sz w:val="24"/>
          <w:szCs w:val="24"/>
        </w:rPr>
        <w:t xml:space="preserve">functional specialization, </w:t>
      </w:r>
      <w:r w:rsidRPr="00F805D0">
        <w:rPr>
          <w:rFonts w:ascii="Times" w:hAnsi="Times"/>
          <w:sz w:val="24"/>
          <w:szCs w:val="24"/>
        </w:rPr>
        <w:t xml:space="preserve">we </w:t>
      </w:r>
      <w:r w:rsidR="005A6338" w:rsidRPr="00F805D0">
        <w:rPr>
          <w:rFonts w:ascii="Times" w:hAnsi="Times"/>
          <w:sz w:val="24"/>
          <w:szCs w:val="24"/>
        </w:rPr>
        <w:t xml:space="preserve">used a data-driven approach that </w:t>
      </w:r>
      <w:r w:rsidR="0002234A" w:rsidRPr="00F805D0">
        <w:rPr>
          <w:rFonts w:ascii="Times" w:hAnsi="Times"/>
          <w:sz w:val="24"/>
          <w:szCs w:val="24"/>
        </w:rPr>
        <w:t xml:space="preserve">surveyed a broad range of </w:t>
      </w:r>
      <w:r w:rsidR="00195B6B" w:rsidRPr="00F805D0">
        <w:rPr>
          <w:rFonts w:ascii="Times" w:hAnsi="Times"/>
          <w:sz w:val="24"/>
          <w:szCs w:val="24"/>
        </w:rPr>
        <w:t>psychological</w:t>
      </w:r>
      <w:r w:rsidR="001A0C27" w:rsidRPr="00F805D0">
        <w:rPr>
          <w:rFonts w:ascii="Times" w:hAnsi="Times"/>
          <w:sz w:val="24"/>
          <w:szCs w:val="24"/>
        </w:rPr>
        <w:t xml:space="preserve"> states</w:t>
      </w:r>
      <w:r w:rsidR="0002234A" w:rsidRPr="00F805D0">
        <w:rPr>
          <w:rFonts w:ascii="Times" w:hAnsi="Times"/>
          <w:sz w:val="24"/>
          <w:szCs w:val="24"/>
        </w:rPr>
        <w:t xml:space="preserve"> </w:t>
      </w:r>
      <w:r w:rsidR="00195B6B" w:rsidRPr="00F805D0">
        <w:rPr>
          <w:rFonts w:ascii="Times" w:hAnsi="Times"/>
          <w:sz w:val="24"/>
          <w:szCs w:val="24"/>
        </w:rPr>
        <w:t>to</w:t>
      </w:r>
      <w:r w:rsidR="0002234A" w:rsidRPr="00F805D0">
        <w:rPr>
          <w:rFonts w:ascii="Times" w:hAnsi="Times"/>
          <w:sz w:val="24"/>
          <w:szCs w:val="24"/>
        </w:rPr>
        <w:t xml:space="preserve"> </w:t>
      </w:r>
      <w:r w:rsidR="00195B6B" w:rsidRPr="00F805D0">
        <w:rPr>
          <w:rFonts w:ascii="Times" w:hAnsi="Times"/>
          <w:sz w:val="24"/>
          <w:szCs w:val="24"/>
        </w:rPr>
        <w:t>identify</w:t>
      </w:r>
      <w:r w:rsidR="0002234A" w:rsidRPr="00F805D0">
        <w:rPr>
          <w:rFonts w:ascii="Times" w:hAnsi="Times"/>
          <w:sz w:val="24"/>
          <w:szCs w:val="24"/>
        </w:rPr>
        <w:t xml:space="preserve"> th</w:t>
      </w:r>
      <w:r w:rsidR="00195B6B" w:rsidRPr="00F805D0">
        <w:rPr>
          <w:rFonts w:ascii="Times" w:hAnsi="Times"/>
          <w:sz w:val="24"/>
          <w:szCs w:val="24"/>
        </w:rPr>
        <w:t xml:space="preserve">ose </w:t>
      </w:r>
      <w:r w:rsidR="00E80C21" w:rsidRPr="00F805D0">
        <w:rPr>
          <w:rFonts w:ascii="Times" w:hAnsi="Times"/>
          <w:sz w:val="24"/>
          <w:szCs w:val="24"/>
        </w:rPr>
        <w:t>maximally predictive of</w:t>
      </w:r>
      <w:r w:rsidR="00195B6B" w:rsidRPr="00F805D0">
        <w:rPr>
          <w:rFonts w:ascii="Times" w:hAnsi="Times"/>
          <w:sz w:val="24"/>
          <w:szCs w:val="24"/>
        </w:rPr>
        <w:t xml:space="preserve"> activation</w:t>
      </w:r>
      <w:r w:rsidR="00E80C21" w:rsidRPr="00F805D0">
        <w:rPr>
          <w:rFonts w:ascii="Times" w:hAnsi="Times"/>
          <w:sz w:val="24"/>
          <w:szCs w:val="24"/>
        </w:rPr>
        <w:t xml:space="preserve"> in each MFC region</w:t>
      </w:r>
      <w:r w:rsidR="00195B6B" w:rsidRPr="00F805D0">
        <w:rPr>
          <w:rFonts w:ascii="Times" w:hAnsi="Times"/>
          <w:sz w:val="24"/>
          <w:szCs w:val="24"/>
        </w:rPr>
        <w:t xml:space="preserve">. For each cluster, we trained a multivariate classifier to predict which studies activated the cluster using </w:t>
      </w:r>
      <w:r w:rsidR="0013377B" w:rsidRPr="00F805D0">
        <w:rPr>
          <w:rFonts w:ascii="Times" w:hAnsi="Times"/>
          <w:sz w:val="24"/>
          <w:szCs w:val="24"/>
        </w:rPr>
        <w:t>a set of 35</w:t>
      </w:r>
      <w:r w:rsidR="00026443" w:rsidRPr="00F805D0">
        <w:rPr>
          <w:rFonts w:ascii="Times" w:hAnsi="Times"/>
          <w:sz w:val="24"/>
          <w:szCs w:val="24"/>
        </w:rPr>
        <w:t xml:space="preserve"> </w:t>
      </w:r>
      <w:r w:rsidR="00195B6B" w:rsidRPr="00F805D0">
        <w:rPr>
          <w:rFonts w:ascii="Times" w:hAnsi="Times"/>
          <w:sz w:val="24"/>
          <w:szCs w:val="24"/>
        </w:rPr>
        <w:t>psychological</w:t>
      </w:r>
      <w:r w:rsidR="00026443" w:rsidRPr="00F805D0">
        <w:rPr>
          <w:rFonts w:ascii="Times" w:hAnsi="Times"/>
          <w:sz w:val="24"/>
          <w:szCs w:val="24"/>
        </w:rPr>
        <w:t xml:space="preserve"> concepts </w:t>
      </w:r>
      <w:r w:rsidR="00195B6B" w:rsidRPr="00F805D0">
        <w:rPr>
          <w:rFonts w:ascii="Times" w:hAnsi="Times"/>
          <w:sz w:val="24"/>
          <w:szCs w:val="24"/>
        </w:rPr>
        <w:t>derived</w:t>
      </w:r>
      <w:r w:rsidR="00026443" w:rsidRPr="00F805D0">
        <w:rPr>
          <w:rFonts w:ascii="Times" w:hAnsi="Times"/>
          <w:sz w:val="24"/>
          <w:szCs w:val="24"/>
        </w:rPr>
        <w:t xml:space="preserve"> </w:t>
      </w:r>
      <w:r w:rsidR="00195B6B" w:rsidRPr="00F805D0">
        <w:rPr>
          <w:rFonts w:ascii="Times" w:hAnsi="Times"/>
          <w:sz w:val="24"/>
          <w:szCs w:val="24"/>
        </w:rPr>
        <w:t>by applying a</w:t>
      </w:r>
      <w:r w:rsidR="00026443" w:rsidRPr="00F805D0">
        <w:rPr>
          <w:rFonts w:ascii="Times" w:hAnsi="Times"/>
          <w:sz w:val="24"/>
          <w:szCs w:val="24"/>
        </w:rPr>
        <w:t xml:space="preserve"> standard topic modeling approach to the text of articles in the d</w:t>
      </w:r>
      <w:r w:rsidR="00195B6B" w:rsidRPr="00F805D0">
        <w:rPr>
          <w:rFonts w:ascii="Times" w:hAnsi="Times"/>
          <w:sz w:val="24"/>
          <w:szCs w:val="24"/>
        </w:rPr>
        <w:t xml:space="preserve">atabase </w:t>
      </w:r>
      <w:r w:rsidR="006E5BEF" w:rsidRPr="00F805D0">
        <w:rPr>
          <w:rFonts w:ascii="Times" w:hAnsi="Times"/>
          <w:sz w:val="24"/>
          <w:szCs w:val="24"/>
        </w:rPr>
        <w:fldChar w:fldCharType="begin"/>
      </w:r>
      <w:r w:rsidR="000C4DAC">
        <w:rPr>
          <w:rFonts w:ascii="Times" w:hAnsi="Times"/>
          <w:sz w:val="24"/>
          <w:szCs w:val="24"/>
        </w:rPr>
        <w:instrText xml:space="preserve"> ADDIN PAPERS2_CITATIONS &lt;citation&gt;&lt;uuid&gt;E0793E6A-772F-427D-B8E0-77985BA21613&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F805D0">
        <w:rPr>
          <w:rFonts w:ascii="Times" w:hAnsi="Times"/>
          <w:sz w:val="24"/>
          <w:szCs w:val="24"/>
        </w:rPr>
        <w:fldChar w:fldCharType="separate"/>
      </w:r>
      <w:r w:rsidR="000C4DAC">
        <w:rPr>
          <w:rFonts w:ascii="Cambria" w:hAnsi="Cambria" w:cs="Cambria"/>
          <w:vertAlign w:val="superscript"/>
        </w:rPr>
        <w:t>45</w:t>
      </w:r>
      <w:r w:rsidR="006E5BEF" w:rsidRPr="00F805D0">
        <w:rPr>
          <w:rFonts w:ascii="Times" w:hAnsi="Times"/>
          <w:sz w:val="24"/>
          <w:szCs w:val="24"/>
        </w:rPr>
        <w:fldChar w:fldCharType="end"/>
      </w:r>
      <w:r w:rsidR="006E5BEF" w:rsidRPr="00F805D0">
        <w:rPr>
          <w:rFonts w:ascii="Times" w:hAnsi="Times"/>
          <w:sz w:val="24"/>
          <w:szCs w:val="24"/>
        </w:rPr>
        <w:t xml:space="preserve"> </w:t>
      </w:r>
      <w:r w:rsidR="00026443" w:rsidRPr="00F805D0">
        <w:rPr>
          <w:rFonts w:ascii="Times" w:hAnsi="Times"/>
          <w:sz w:val="24"/>
          <w:szCs w:val="24"/>
        </w:rPr>
        <w:t xml:space="preserve">(See </w:t>
      </w:r>
      <w:r w:rsidR="00AB2828">
        <w:rPr>
          <w:rFonts w:ascii="Times" w:hAnsi="Times"/>
          <w:sz w:val="24"/>
          <w:szCs w:val="24"/>
        </w:rPr>
        <w:t>Supplementary Table 1</w:t>
      </w:r>
      <w:r w:rsidR="00195B6B" w:rsidRPr="00F805D0">
        <w:rPr>
          <w:rFonts w:ascii="Times" w:hAnsi="Times"/>
          <w:sz w:val="24"/>
          <w:szCs w:val="24"/>
        </w:rPr>
        <w:t xml:space="preserve"> for </w:t>
      </w:r>
      <w:r w:rsidR="00AB2828">
        <w:rPr>
          <w:rFonts w:ascii="Times" w:hAnsi="Times"/>
          <w:sz w:val="24"/>
          <w:szCs w:val="24"/>
        </w:rPr>
        <w:t xml:space="preserve">a </w:t>
      </w:r>
      <w:r w:rsidR="00195B6B" w:rsidRPr="00F805D0">
        <w:rPr>
          <w:rFonts w:ascii="Times" w:hAnsi="Times"/>
          <w:sz w:val="24"/>
          <w:szCs w:val="24"/>
        </w:rPr>
        <w:t>list of topics). From the resulting fitted classifiers,</w:t>
      </w:r>
      <w:r w:rsidR="006706F2" w:rsidRPr="00F805D0">
        <w:rPr>
          <w:rFonts w:ascii="Times" w:hAnsi="Times"/>
          <w:sz w:val="24"/>
          <w:szCs w:val="24"/>
        </w:rPr>
        <w:t xml:space="preserve"> we </w:t>
      </w:r>
      <w:r w:rsidR="00195B6B" w:rsidRPr="00F805D0">
        <w:rPr>
          <w:rFonts w:ascii="Times" w:hAnsi="Times"/>
          <w:sz w:val="24"/>
          <w:szCs w:val="24"/>
        </w:rPr>
        <w:t>calculated the</w:t>
      </w:r>
      <w:r w:rsidR="006706F2" w:rsidRPr="00F805D0">
        <w:rPr>
          <w:rFonts w:ascii="Times" w:hAnsi="Times"/>
          <w:sz w:val="24"/>
          <w:szCs w:val="24"/>
        </w:rPr>
        <w:t xml:space="preserve"> </w:t>
      </w:r>
      <w:r w:rsidR="00195B6B" w:rsidRPr="00F805D0">
        <w:rPr>
          <w:rFonts w:ascii="Times" w:hAnsi="Times"/>
          <w:sz w:val="24"/>
          <w:szCs w:val="24"/>
        </w:rPr>
        <w:t>extent to which each psychological concept predicted activity in each cluster and restricted interpretation to significant associations (p&lt;0.001) using permutation testing.</w:t>
      </w:r>
    </w:p>
    <w:p w14:paraId="1E55052F" w14:textId="35F54DE5" w:rsidR="006C18A7" w:rsidRPr="00F805D0" w:rsidRDefault="00D12B9B" w:rsidP="0096185D">
      <w:pPr>
        <w:pStyle w:val="Normal1"/>
        <w:rPr>
          <w:rFonts w:ascii="Times" w:hAnsi="Times"/>
          <w:sz w:val="24"/>
          <w:szCs w:val="24"/>
        </w:rPr>
      </w:pPr>
      <w:r w:rsidRPr="00F805D0">
        <w:rPr>
          <w:rFonts w:ascii="Times" w:hAnsi="Times"/>
          <w:sz w:val="24"/>
          <w:szCs w:val="24"/>
        </w:rPr>
        <w:t xml:space="preserve">Across the three </w:t>
      </w:r>
      <w:r w:rsidR="00195B6B" w:rsidRPr="00F805D0">
        <w:rPr>
          <w:rFonts w:ascii="Times" w:hAnsi="Times"/>
          <w:sz w:val="24"/>
          <w:szCs w:val="24"/>
        </w:rPr>
        <w:t>broad MFC zones,</w:t>
      </w:r>
      <w:r w:rsidRPr="00F805D0">
        <w:rPr>
          <w:rFonts w:ascii="Times" w:hAnsi="Times"/>
          <w:sz w:val="24"/>
          <w:szCs w:val="24"/>
        </w:rPr>
        <w:t xml:space="preserve"> we observed distinct </w:t>
      </w:r>
      <w:r w:rsidR="00195B6B" w:rsidRPr="00F805D0">
        <w:rPr>
          <w:rFonts w:ascii="Times" w:hAnsi="Times"/>
          <w:sz w:val="24"/>
          <w:szCs w:val="24"/>
        </w:rPr>
        <w:t xml:space="preserve">functional </w:t>
      </w:r>
      <w:r w:rsidRPr="00F805D0">
        <w:rPr>
          <w:rFonts w:ascii="Times" w:hAnsi="Times"/>
          <w:sz w:val="24"/>
          <w:szCs w:val="24"/>
        </w:rPr>
        <w:t>patterns, consistent with their divergent patte</w:t>
      </w:r>
      <w:r w:rsidR="00026443" w:rsidRPr="00F805D0">
        <w:rPr>
          <w:rFonts w:ascii="Times" w:hAnsi="Times"/>
          <w:sz w:val="24"/>
          <w:szCs w:val="24"/>
        </w:rPr>
        <w:t>rns of functional co-activation (</w:t>
      </w:r>
      <w:r w:rsidR="0056695D" w:rsidRPr="00F805D0">
        <w:rPr>
          <w:rFonts w:ascii="Times" w:hAnsi="Times"/>
          <w:sz w:val="24"/>
          <w:szCs w:val="24"/>
        </w:rPr>
        <w:t>Fig.</w:t>
      </w:r>
      <w:r w:rsidR="00026443" w:rsidRPr="00F805D0">
        <w:rPr>
          <w:rFonts w:ascii="Times" w:hAnsi="Times"/>
          <w:sz w:val="24"/>
          <w:szCs w:val="24"/>
        </w:rPr>
        <w:t xml:space="preserve"> 4</w:t>
      </w:r>
      <w:r w:rsidR="006B0B75" w:rsidRPr="00F805D0">
        <w:rPr>
          <w:rFonts w:ascii="Times" w:hAnsi="Times"/>
          <w:sz w:val="24"/>
          <w:szCs w:val="24"/>
        </w:rPr>
        <w:t xml:space="preserve">). </w:t>
      </w:r>
      <w:r w:rsidRPr="00F805D0">
        <w:rPr>
          <w:rFonts w:ascii="Times" w:hAnsi="Times"/>
          <w:sz w:val="24"/>
          <w:szCs w:val="24"/>
        </w:rPr>
        <w:t xml:space="preserve">The </w:t>
      </w:r>
      <w:r w:rsidR="00CF3004" w:rsidRPr="00F805D0">
        <w:rPr>
          <w:rFonts w:ascii="Times" w:hAnsi="Times"/>
          <w:sz w:val="24"/>
          <w:szCs w:val="24"/>
        </w:rPr>
        <w:t>posterior</w:t>
      </w:r>
      <w:r w:rsidRPr="00F805D0">
        <w:rPr>
          <w:rFonts w:ascii="Times" w:hAnsi="Times"/>
          <w:sz w:val="24"/>
          <w:szCs w:val="24"/>
        </w:rPr>
        <w:t xml:space="preserve"> zone</w:t>
      </w:r>
      <w:r w:rsidR="006B0B75" w:rsidRPr="00F805D0">
        <w:rPr>
          <w:rFonts w:ascii="Times" w:hAnsi="Times"/>
          <w:sz w:val="24"/>
          <w:szCs w:val="24"/>
        </w:rPr>
        <w:t xml:space="preserve"> was primaril</w:t>
      </w:r>
      <w:r w:rsidR="000B2530">
        <w:rPr>
          <w:rFonts w:ascii="Times" w:hAnsi="Times"/>
          <w:sz w:val="24"/>
          <w:szCs w:val="24"/>
        </w:rPr>
        <w:t>y involved with motor function (including gaze)</w:t>
      </w:r>
      <w:r w:rsidR="00CF3004" w:rsidRPr="00F805D0">
        <w:rPr>
          <w:rFonts w:ascii="Times" w:hAnsi="Times"/>
          <w:sz w:val="24"/>
          <w:szCs w:val="24"/>
        </w:rPr>
        <w:t xml:space="preserve"> consistent with its co-activation with </w:t>
      </w:r>
      <w:r w:rsidR="00195B6B" w:rsidRPr="00F805D0">
        <w:rPr>
          <w:rFonts w:ascii="Times" w:hAnsi="Times"/>
          <w:sz w:val="24"/>
          <w:szCs w:val="24"/>
        </w:rPr>
        <w:t>motor regions</w:t>
      </w:r>
      <w:r w:rsidR="00CF3004" w:rsidRPr="00F805D0">
        <w:rPr>
          <w:rFonts w:ascii="Times" w:hAnsi="Times"/>
          <w:sz w:val="24"/>
          <w:szCs w:val="24"/>
        </w:rPr>
        <w:t xml:space="preserve">. </w:t>
      </w:r>
      <w:r w:rsidR="004423BC" w:rsidRPr="00F805D0">
        <w:rPr>
          <w:rFonts w:ascii="Times" w:hAnsi="Times"/>
          <w:sz w:val="24"/>
          <w:szCs w:val="24"/>
        </w:rPr>
        <w:t xml:space="preserve">The middle zone was </w:t>
      </w:r>
      <w:r w:rsidR="00E50118" w:rsidRPr="00F805D0">
        <w:rPr>
          <w:rFonts w:ascii="Times" w:hAnsi="Times"/>
          <w:sz w:val="24"/>
          <w:szCs w:val="24"/>
        </w:rPr>
        <w:t>primarily</w:t>
      </w:r>
      <w:r w:rsidR="004423BC" w:rsidRPr="00F805D0">
        <w:rPr>
          <w:rFonts w:ascii="Times" w:hAnsi="Times"/>
          <w:sz w:val="24"/>
          <w:szCs w:val="24"/>
        </w:rPr>
        <w:t xml:space="preserve"> associated with </w:t>
      </w:r>
      <w:r w:rsidR="006B0B75" w:rsidRPr="00F805D0">
        <w:rPr>
          <w:rFonts w:ascii="Times" w:hAnsi="Times"/>
          <w:sz w:val="24"/>
          <w:szCs w:val="24"/>
        </w:rPr>
        <w:t xml:space="preserve">various facets of cognitive control, but </w:t>
      </w:r>
      <w:r w:rsidR="004423BC" w:rsidRPr="00F805D0">
        <w:rPr>
          <w:rFonts w:ascii="Times" w:hAnsi="Times"/>
          <w:sz w:val="24"/>
          <w:szCs w:val="24"/>
        </w:rPr>
        <w:t xml:space="preserve">was </w:t>
      </w:r>
      <w:r w:rsidR="006B0B75" w:rsidRPr="00F805D0">
        <w:rPr>
          <w:rFonts w:ascii="Times" w:hAnsi="Times"/>
          <w:sz w:val="24"/>
          <w:szCs w:val="24"/>
        </w:rPr>
        <w:t xml:space="preserve">also </w:t>
      </w:r>
      <w:r w:rsidR="000B2530">
        <w:rPr>
          <w:rFonts w:ascii="Times" w:hAnsi="Times"/>
          <w:sz w:val="24"/>
          <w:szCs w:val="24"/>
        </w:rPr>
        <w:t xml:space="preserve">implicated in negative affect—pain and fear – as well as </w:t>
      </w:r>
      <w:r w:rsidR="004423BC" w:rsidRPr="00F805D0">
        <w:rPr>
          <w:rFonts w:ascii="Times" w:hAnsi="Times"/>
          <w:sz w:val="24"/>
          <w:szCs w:val="24"/>
        </w:rPr>
        <w:t>decision-making</w:t>
      </w:r>
      <w:r w:rsidR="006B0B75" w:rsidRPr="00F805D0">
        <w:rPr>
          <w:rFonts w:ascii="Times" w:hAnsi="Times"/>
          <w:sz w:val="24"/>
          <w:szCs w:val="24"/>
        </w:rPr>
        <w:t>.</w:t>
      </w:r>
      <w:r w:rsidR="00195B6B" w:rsidRPr="00F805D0">
        <w:rPr>
          <w:rFonts w:ascii="Times" w:hAnsi="Times"/>
          <w:sz w:val="24"/>
          <w:szCs w:val="24"/>
        </w:rPr>
        <w:t xml:space="preserve"> Consistent with its distinct pattern of co-activation, the anterior</w:t>
      </w:r>
      <w:r w:rsidR="002547A7" w:rsidRPr="00F805D0">
        <w:rPr>
          <w:rFonts w:ascii="Times" w:hAnsi="Times"/>
          <w:sz w:val="24"/>
          <w:szCs w:val="24"/>
        </w:rPr>
        <w:t xml:space="preserve"> zone </w:t>
      </w:r>
      <w:r w:rsidR="00195B6B" w:rsidRPr="00F805D0">
        <w:rPr>
          <w:rFonts w:ascii="Times" w:hAnsi="Times"/>
          <w:sz w:val="24"/>
          <w:szCs w:val="24"/>
        </w:rPr>
        <w:t xml:space="preserve">showed a </w:t>
      </w:r>
      <w:r w:rsidR="000B2530">
        <w:rPr>
          <w:rFonts w:ascii="Times" w:hAnsi="Times"/>
          <w:sz w:val="24"/>
          <w:szCs w:val="24"/>
        </w:rPr>
        <w:t>robust</w:t>
      </w:r>
      <w:r w:rsidR="00195B6B" w:rsidRPr="00F805D0">
        <w:rPr>
          <w:rFonts w:ascii="Times" w:hAnsi="Times"/>
          <w:sz w:val="24"/>
          <w:szCs w:val="24"/>
        </w:rPr>
        <w:t xml:space="preserve"> shift away from goal-directed cognition and was</w:t>
      </w:r>
      <w:r w:rsidR="002547A7" w:rsidRPr="00F805D0">
        <w:rPr>
          <w:rFonts w:ascii="Times" w:hAnsi="Times"/>
          <w:sz w:val="24"/>
          <w:szCs w:val="24"/>
        </w:rPr>
        <w:t xml:space="preserve"> strongly associated with affective processes, such as reward</w:t>
      </w:r>
      <w:r w:rsidR="00026443" w:rsidRPr="00F805D0">
        <w:rPr>
          <w:rFonts w:ascii="Times" w:hAnsi="Times"/>
          <w:sz w:val="24"/>
          <w:szCs w:val="24"/>
        </w:rPr>
        <w:t>, fear</w:t>
      </w:r>
      <w:r w:rsidR="002547A7" w:rsidRPr="00F805D0">
        <w:rPr>
          <w:rFonts w:ascii="Times" w:hAnsi="Times"/>
          <w:sz w:val="24"/>
          <w:szCs w:val="24"/>
        </w:rPr>
        <w:t xml:space="preserve"> and decision-making</w:t>
      </w:r>
      <w:r w:rsidR="00195B6B" w:rsidRPr="00F805D0">
        <w:rPr>
          <w:rFonts w:ascii="Times" w:hAnsi="Times"/>
          <w:sz w:val="24"/>
          <w:szCs w:val="24"/>
        </w:rPr>
        <w:t>, as well as</w:t>
      </w:r>
      <w:r w:rsidR="000B2530">
        <w:rPr>
          <w:rFonts w:ascii="Times" w:hAnsi="Times"/>
          <w:sz w:val="24"/>
          <w:szCs w:val="24"/>
        </w:rPr>
        <w:t xml:space="preserve"> internally oriented processes such as episodic memory and</w:t>
      </w:r>
      <w:r w:rsidR="00195B6B" w:rsidRPr="00F805D0">
        <w:rPr>
          <w:rFonts w:ascii="Times" w:hAnsi="Times"/>
          <w:sz w:val="24"/>
          <w:szCs w:val="24"/>
        </w:rPr>
        <w:t xml:space="preserve"> social processing. </w:t>
      </w:r>
    </w:p>
    <w:p w14:paraId="3D403702" w14:textId="0C7AB89D" w:rsidR="00E77236" w:rsidRPr="00BD2E7C" w:rsidRDefault="00210C11" w:rsidP="00BD2E7C">
      <w:pPr>
        <w:pStyle w:val="Normal1"/>
        <w:ind w:firstLine="0"/>
        <w:rPr>
          <w:rFonts w:ascii="Times" w:hAnsi="Times"/>
          <w:sz w:val="24"/>
          <w:szCs w:val="24"/>
        </w:rPr>
      </w:pPr>
      <w:r>
        <w:rPr>
          <w:rFonts w:ascii="Times" w:hAnsi="Times"/>
          <w:bCs/>
          <w:noProof/>
          <w:sz w:val="24"/>
          <w:szCs w:val="24"/>
        </w:rPr>
        <w:lastRenderedPageBreak/>
        <w:drawing>
          <wp:inline distT="0" distB="0" distL="0" distR="0" wp14:anchorId="5B09191A" wp14:editId="3C058201">
            <wp:extent cx="5943600" cy="3747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E77236" w:rsidRPr="00BD2E7C">
        <w:rPr>
          <w:rFonts w:ascii="Times" w:hAnsi="Times"/>
          <w:bCs/>
          <w:sz w:val="24"/>
          <w:szCs w:val="24"/>
        </w:rPr>
        <w:t>Figure 4</w:t>
      </w:r>
      <w:r w:rsidR="00E77236" w:rsidRPr="00BD2E7C">
        <w:rPr>
          <w:rFonts w:ascii="Times" w:hAnsi="Times"/>
          <w:sz w:val="24"/>
          <w:szCs w:val="24"/>
        </w:rPr>
        <w:t>. Functional specialization profile of MFC clusters. Each cluster was profiled to determine which psychological concepts best predicted its activation. Top) Each of the three functional zones we identified showed distinct functional profiles with broad shifts across cognitive domains Bottom) Within each zone, sub-regions showed fine-grained shifts in functional</w:t>
      </w:r>
      <w:r w:rsidR="00E80C21" w:rsidRPr="00BD2E7C">
        <w:rPr>
          <w:rFonts w:ascii="Times" w:hAnsi="Times"/>
          <w:sz w:val="24"/>
          <w:szCs w:val="24"/>
        </w:rPr>
        <w:t xml:space="preserve"> profile</w:t>
      </w:r>
      <w:r w:rsidR="00E77236" w:rsidRPr="00BD2E7C">
        <w:rPr>
          <w:rFonts w:ascii="Times" w:hAnsi="Times"/>
          <w:sz w:val="24"/>
          <w:szCs w:val="24"/>
        </w:rPr>
        <w:t>. Strength of associations is measured in log-odds ratio</w:t>
      </w:r>
      <w:r w:rsidR="00E80C21" w:rsidRPr="00BD2E7C">
        <w:rPr>
          <w:rFonts w:ascii="Times" w:hAnsi="Times"/>
          <w:sz w:val="24"/>
          <w:szCs w:val="24"/>
        </w:rPr>
        <w:t>,</w:t>
      </w:r>
      <w:r w:rsidR="00E77236" w:rsidRPr="00BD2E7C">
        <w:rPr>
          <w:rFonts w:ascii="Times" w:hAnsi="Times"/>
          <w:sz w:val="24"/>
          <w:szCs w:val="24"/>
        </w:rPr>
        <w:t xml:space="preserve"> and permutation</w:t>
      </w:r>
      <w:r w:rsidR="00E80C21" w:rsidRPr="00BD2E7C">
        <w:rPr>
          <w:rFonts w:ascii="Times" w:hAnsi="Times"/>
          <w:sz w:val="24"/>
          <w:szCs w:val="24"/>
        </w:rPr>
        <w:t>-</w:t>
      </w:r>
      <w:r w:rsidR="00E77236" w:rsidRPr="00BD2E7C">
        <w:rPr>
          <w:rFonts w:ascii="Times" w:hAnsi="Times"/>
          <w:sz w:val="24"/>
          <w:szCs w:val="24"/>
        </w:rPr>
        <w:t xml:space="preserve">based significance </w:t>
      </w:r>
      <w:r w:rsidR="00E80C21" w:rsidRPr="00BD2E7C">
        <w:rPr>
          <w:rFonts w:ascii="Times" w:hAnsi="Times"/>
          <w:sz w:val="24"/>
          <w:szCs w:val="24"/>
        </w:rPr>
        <w:t>(</w:t>
      </w:r>
      <w:r w:rsidR="0013377B" w:rsidRPr="00BD2E7C">
        <w:rPr>
          <w:rFonts w:ascii="Times" w:hAnsi="Times"/>
          <w:sz w:val="24"/>
          <w:szCs w:val="24"/>
        </w:rPr>
        <w:t>p&lt;0.00</w:t>
      </w:r>
      <w:r w:rsidR="00E77236" w:rsidRPr="00BD2E7C">
        <w:rPr>
          <w:rFonts w:ascii="Times" w:hAnsi="Times"/>
          <w:sz w:val="24"/>
          <w:szCs w:val="24"/>
        </w:rPr>
        <w:t>1</w:t>
      </w:r>
      <w:r w:rsidR="00E80C21" w:rsidRPr="00BD2E7C">
        <w:rPr>
          <w:rFonts w:ascii="Times" w:hAnsi="Times"/>
          <w:sz w:val="24"/>
          <w:szCs w:val="24"/>
        </w:rPr>
        <w:t>)</w:t>
      </w:r>
      <w:r w:rsidR="00E77236" w:rsidRPr="00BD2E7C">
        <w:rPr>
          <w:rFonts w:ascii="Times" w:hAnsi="Times"/>
          <w:sz w:val="24"/>
          <w:szCs w:val="24"/>
        </w:rPr>
        <w:t xml:space="preserve"> is indicated next to each psychological concept by color-coded dots corresponding to each region. </w:t>
      </w:r>
    </w:p>
    <w:p w14:paraId="3D3A2820" w14:textId="7FD6E958" w:rsidR="009E7445" w:rsidRPr="00F805D0" w:rsidRDefault="00195B6B" w:rsidP="00873E71">
      <w:pPr>
        <w:pStyle w:val="Normal1"/>
        <w:ind w:firstLine="720"/>
        <w:rPr>
          <w:rFonts w:ascii="Times" w:hAnsi="Times"/>
          <w:sz w:val="24"/>
          <w:szCs w:val="24"/>
        </w:rPr>
      </w:pPr>
      <w:r w:rsidRPr="00F805D0">
        <w:rPr>
          <w:rFonts w:ascii="Times" w:hAnsi="Times"/>
          <w:sz w:val="24"/>
          <w:szCs w:val="24"/>
        </w:rPr>
        <w:t xml:space="preserve">Inspection at a finer spatial scale revealed that sub-regions within each zone showed more subtle </w:t>
      </w:r>
      <w:del w:id="144" w:author="Marie Banich" w:date="2015-11-21T10:32:00Z">
        <w:r w:rsidR="000D7123" w:rsidRPr="00F805D0" w:rsidDel="007B2210">
          <w:rPr>
            <w:rFonts w:ascii="Times" w:hAnsi="Times"/>
            <w:sz w:val="24"/>
            <w:szCs w:val="24"/>
          </w:rPr>
          <w:delText xml:space="preserve">shifts </w:delText>
        </w:r>
      </w:del>
      <w:ins w:id="145" w:author="Marie Banich" w:date="2015-11-21T10:32:00Z">
        <w:r w:rsidR="007B2210">
          <w:rPr>
            <w:rFonts w:ascii="Times" w:hAnsi="Times"/>
            <w:sz w:val="24"/>
            <w:szCs w:val="24"/>
          </w:rPr>
          <w:t>patterns</w:t>
        </w:r>
        <w:r w:rsidR="007B2210" w:rsidRPr="00F805D0">
          <w:rPr>
            <w:rFonts w:ascii="Times" w:hAnsi="Times"/>
            <w:sz w:val="24"/>
            <w:szCs w:val="24"/>
          </w:rPr>
          <w:t xml:space="preserve"> </w:t>
        </w:r>
      </w:ins>
      <w:del w:id="146" w:author="Marie Banich" w:date="2015-11-21T10:33:00Z">
        <w:r w:rsidR="000D7123" w:rsidRPr="00F805D0" w:rsidDel="007B2210">
          <w:rPr>
            <w:rFonts w:ascii="Times" w:hAnsi="Times"/>
            <w:sz w:val="24"/>
            <w:szCs w:val="24"/>
          </w:rPr>
          <w:delText xml:space="preserve">in </w:delText>
        </w:r>
      </w:del>
      <w:ins w:id="147" w:author="Marie Banich" w:date="2015-11-21T10:33:00Z">
        <w:r w:rsidR="007B2210">
          <w:rPr>
            <w:rFonts w:ascii="Times" w:hAnsi="Times"/>
            <w:sz w:val="24"/>
            <w:szCs w:val="24"/>
          </w:rPr>
          <w:t>of psychological</w:t>
        </w:r>
        <w:r w:rsidR="007B2210" w:rsidRPr="00F805D0">
          <w:rPr>
            <w:rFonts w:ascii="Times" w:hAnsi="Times"/>
            <w:sz w:val="24"/>
            <w:szCs w:val="24"/>
          </w:rPr>
          <w:t xml:space="preserve"> </w:t>
        </w:r>
      </w:ins>
      <w:r w:rsidR="000D7123" w:rsidRPr="00F805D0">
        <w:rPr>
          <w:rFonts w:ascii="Times" w:hAnsi="Times"/>
          <w:sz w:val="24"/>
          <w:szCs w:val="24"/>
        </w:rPr>
        <w:t>function</w:t>
      </w:r>
      <w:r w:rsidRPr="00F805D0">
        <w:rPr>
          <w:rFonts w:ascii="Times" w:hAnsi="Times"/>
          <w:sz w:val="24"/>
          <w:szCs w:val="24"/>
        </w:rPr>
        <w:t xml:space="preserve">, </w:t>
      </w:r>
      <w:r w:rsidR="000D7123" w:rsidRPr="00F805D0">
        <w:rPr>
          <w:rFonts w:ascii="Times" w:hAnsi="Times"/>
          <w:sz w:val="24"/>
          <w:szCs w:val="24"/>
        </w:rPr>
        <w:t>similar to the</w:t>
      </w:r>
      <w:r w:rsidRPr="00F805D0">
        <w:rPr>
          <w:rFonts w:ascii="Times" w:hAnsi="Times"/>
          <w:sz w:val="24"/>
          <w:szCs w:val="24"/>
        </w:rPr>
        <w:t xml:space="preserve"> fine-grained </w:t>
      </w:r>
      <w:del w:id="148" w:author="Marie Banich" w:date="2015-11-21T10:33:00Z">
        <w:r w:rsidRPr="00F805D0" w:rsidDel="007B2210">
          <w:rPr>
            <w:rFonts w:ascii="Times" w:hAnsi="Times"/>
            <w:sz w:val="24"/>
            <w:szCs w:val="24"/>
          </w:rPr>
          <w:delText xml:space="preserve">shifts </w:delText>
        </w:r>
      </w:del>
      <w:ins w:id="149" w:author="Marie Banich" w:date="2015-11-21T10:33:00Z">
        <w:r w:rsidR="007B2210">
          <w:rPr>
            <w:rFonts w:ascii="Times" w:hAnsi="Times"/>
            <w:sz w:val="24"/>
            <w:szCs w:val="24"/>
          </w:rPr>
          <w:t>variations</w:t>
        </w:r>
        <w:r w:rsidR="007B2210" w:rsidRPr="00F805D0">
          <w:rPr>
            <w:rFonts w:ascii="Times" w:hAnsi="Times"/>
            <w:sz w:val="24"/>
            <w:szCs w:val="24"/>
          </w:rPr>
          <w:t xml:space="preserve"> </w:t>
        </w:r>
      </w:ins>
      <w:r w:rsidRPr="00F805D0">
        <w:rPr>
          <w:rFonts w:ascii="Times" w:hAnsi="Times"/>
          <w:sz w:val="24"/>
          <w:szCs w:val="24"/>
        </w:rPr>
        <w:t xml:space="preserve">in co-activation </w:t>
      </w:r>
      <w:r w:rsidR="000D7123" w:rsidRPr="00F805D0">
        <w:rPr>
          <w:rFonts w:ascii="Times" w:hAnsi="Times"/>
          <w:sz w:val="24"/>
          <w:szCs w:val="24"/>
        </w:rPr>
        <w:t>previously observed</w:t>
      </w:r>
      <w:ins w:id="150" w:author="Marie Banich" w:date="2015-11-21T10:33:00Z">
        <w:r w:rsidR="007B2210">
          <w:rPr>
            <w:rFonts w:ascii="Times" w:hAnsi="Times"/>
            <w:sz w:val="24"/>
            <w:szCs w:val="24"/>
          </w:rPr>
          <w:t xml:space="preserve"> for each subregion</w:t>
        </w:r>
      </w:ins>
      <w:r w:rsidRPr="00F805D0">
        <w:rPr>
          <w:rFonts w:ascii="Times" w:hAnsi="Times"/>
          <w:sz w:val="24"/>
          <w:szCs w:val="24"/>
        </w:rPr>
        <w:t>.</w:t>
      </w:r>
      <w:r w:rsidR="001165B6" w:rsidRPr="00F805D0">
        <w:rPr>
          <w:rFonts w:ascii="Times" w:hAnsi="Times"/>
          <w:sz w:val="24"/>
          <w:szCs w:val="24"/>
        </w:rPr>
        <w:t xml:space="preserve"> </w:t>
      </w:r>
      <w:r w:rsidR="002C2843" w:rsidRPr="00F805D0">
        <w:rPr>
          <w:rFonts w:ascii="Times" w:hAnsi="Times"/>
          <w:sz w:val="24"/>
          <w:szCs w:val="24"/>
        </w:rPr>
        <w:t>In</w:t>
      </w:r>
      <w:r w:rsidRPr="00F805D0">
        <w:rPr>
          <w:rFonts w:ascii="Times" w:hAnsi="Times"/>
          <w:sz w:val="24"/>
          <w:szCs w:val="24"/>
        </w:rPr>
        <w:t xml:space="preserve"> </w:t>
      </w:r>
      <w:r w:rsidR="00026443" w:rsidRPr="00F805D0">
        <w:rPr>
          <w:rFonts w:ascii="Times" w:hAnsi="Times"/>
          <w:sz w:val="24"/>
          <w:szCs w:val="24"/>
        </w:rPr>
        <w:t xml:space="preserve">the posterior zone, </w:t>
      </w:r>
      <w:r w:rsidR="00873E71" w:rsidRPr="00F805D0">
        <w:rPr>
          <w:rFonts w:ascii="Times" w:hAnsi="Times"/>
          <w:sz w:val="24"/>
          <w:szCs w:val="24"/>
        </w:rPr>
        <w:t xml:space="preserve">activity in </w:t>
      </w:r>
      <w:r w:rsidR="00026443" w:rsidRPr="00F805D0">
        <w:rPr>
          <w:rFonts w:ascii="Times" w:hAnsi="Times"/>
          <w:sz w:val="24"/>
          <w:szCs w:val="24"/>
        </w:rPr>
        <w:t>b</w:t>
      </w:r>
      <w:r w:rsidR="001165B6" w:rsidRPr="00F805D0">
        <w:rPr>
          <w:rFonts w:ascii="Times" w:hAnsi="Times"/>
          <w:sz w:val="24"/>
          <w:szCs w:val="24"/>
        </w:rPr>
        <w:t>oth</w:t>
      </w:r>
      <w:r w:rsidR="006B0B75" w:rsidRPr="00F805D0">
        <w:rPr>
          <w:rFonts w:ascii="Times" w:hAnsi="Times"/>
          <w:sz w:val="24"/>
          <w:szCs w:val="24"/>
        </w:rPr>
        <w:t xml:space="preserve"> </w:t>
      </w:r>
      <w:r w:rsidRPr="00F805D0">
        <w:rPr>
          <w:rFonts w:ascii="Times" w:hAnsi="Times"/>
          <w:sz w:val="24"/>
          <w:szCs w:val="24"/>
        </w:rPr>
        <w:t xml:space="preserve">clusters </w:t>
      </w:r>
      <w:r w:rsidR="00873E71" w:rsidRPr="00F805D0">
        <w:rPr>
          <w:rFonts w:ascii="Times" w:hAnsi="Times"/>
          <w:sz w:val="24"/>
          <w:szCs w:val="24"/>
        </w:rPr>
        <w:t>was</w:t>
      </w:r>
      <w:r w:rsidR="006B0B75" w:rsidRPr="00F805D0">
        <w:rPr>
          <w:rFonts w:ascii="Times" w:hAnsi="Times"/>
          <w:sz w:val="24"/>
          <w:szCs w:val="24"/>
        </w:rPr>
        <w:t xml:space="preserve"> simila</w:t>
      </w:r>
      <w:r w:rsidR="00026443" w:rsidRPr="00F805D0">
        <w:rPr>
          <w:rFonts w:ascii="Times" w:hAnsi="Times"/>
          <w:sz w:val="24"/>
          <w:szCs w:val="24"/>
        </w:rPr>
        <w:t xml:space="preserve">rly </w:t>
      </w:r>
      <w:r w:rsidR="00873E71" w:rsidRPr="00F805D0">
        <w:rPr>
          <w:rFonts w:ascii="Times" w:hAnsi="Times"/>
          <w:sz w:val="24"/>
          <w:szCs w:val="24"/>
        </w:rPr>
        <w:t>predicted</w:t>
      </w:r>
      <w:r w:rsidR="00026443" w:rsidRPr="00F805D0">
        <w:rPr>
          <w:rFonts w:ascii="Times" w:hAnsi="Times"/>
          <w:sz w:val="24"/>
          <w:szCs w:val="24"/>
        </w:rPr>
        <w:t xml:space="preserve"> </w:t>
      </w:r>
      <w:r w:rsidR="00873E71" w:rsidRPr="00F805D0">
        <w:rPr>
          <w:rFonts w:ascii="Times" w:hAnsi="Times"/>
          <w:sz w:val="24"/>
          <w:szCs w:val="24"/>
        </w:rPr>
        <w:t>by</w:t>
      </w:r>
      <w:r w:rsidR="00026443" w:rsidRPr="00F805D0">
        <w:rPr>
          <w:rFonts w:ascii="Times" w:hAnsi="Times"/>
          <w:sz w:val="24"/>
          <w:szCs w:val="24"/>
        </w:rPr>
        <w:t xml:space="preserve"> motor function </w:t>
      </w:r>
      <w:r w:rsidRPr="00F805D0">
        <w:rPr>
          <w:rFonts w:ascii="Times" w:hAnsi="Times"/>
          <w:sz w:val="24"/>
          <w:szCs w:val="24"/>
        </w:rPr>
        <w:t>and switching. H</w:t>
      </w:r>
      <w:r w:rsidR="00026443" w:rsidRPr="00F805D0">
        <w:rPr>
          <w:rFonts w:ascii="Times" w:hAnsi="Times"/>
          <w:sz w:val="24"/>
          <w:szCs w:val="24"/>
        </w:rPr>
        <w:t xml:space="preserve">owever, only </w:t>
      </w:r>
      <w:r w:rsidR="006B0B75" w:rsidRPr="00F805D0">
        <w:rPr>
          <w:rFonts w:ascii="Times" w:hAnsi="Times"/>
          <w:sz w:val="24"/>
          <w:szCs w:val="24"/>
        </w:rPr>
        <w:t>caudal SMA was</w:t>
      </w:r>
      <w:r w:rsidR="007D6354" w:rsidRPr="00F805D0">
        <w:rPr>
          <w:rFonts w:ascii="Times" w:hAnsi="Times"/>
          <w:sz w:val="24"/>
          <w:szCs w:val="24"/>
        </w:rPr>
        <w:t xml:space="preserve"> significantly</w:t>
      </w:r>
      <w:r w:rsidR="006B0B75" w:rsidRPr="00F805D0">
        <w:rPr>
          <w:rFonts w:ascii="Times" w:hAnsi="Times"/>
          <w:sz w:val="24"/>
          <w:szCs w:val="24"/>
        </w:rPr>
        <w:t xml:space="preserve"> associated with pain, </w:t>
      </w:r>
      <w:r w:rsidRPr="00F805D0">
        <w:rPr>
          <w:rFonts w:ascii="Times" w:hAnsi="Times"/>
          <w:sz w:val="24"/>
          <w:szCs w:val="24"/>
        </w:rPr>
        <w:t>while</w:t>
      </w:r>
      <w:r w:rsidR="006B0B75" w:rsidRPr="00F805D0">
        <w:rPr>
          <w:rFonts w:ascii="Times" w:hAnsi="Times"/>
          <w:sz w:val="24"/>
          <w:szCs w:val="24"/>
        </w:rPr>
        <w:t xml:space="preserve"> rostral SMA showed </w:t>
      </w:r>
      <w:r w:rsidRPr="00F805D0">
        <w:rPr>
          <w:rFonts w:ascii="Times" w:hAnsi="Times"/>
          <w:sz w:val="24"/>
          <w:szCs w:val="24"/>
        </w:rPr>
        <w:t>significant associations with</w:t>
      </w:r>
      <w:r w:rsidR="006B0B75" w:rsidRPr="00F805D0">
        <w:rPr>
          <w:rFonts w:ascii="Times" w:hAnsi="Times"/>
          <w:sz w:val="24"/>
          <w:szCs w:val="24"/>
        </w:rPr>
        <w:t xml:space="preserve"> </w:t>
      </w:r>
      <w:r w:rsidR="00026443" w:rsidRPr="00F805D0">
        <w:rPr>
          <w:rFonts w:ascii="Times" w:hAnsi="Times"/>
          <w:sz w:val="24"/>
          <w:szCs w:val="24"/>
        </w:rPr>
        <w:lastRenderedPageBreak/>
        <w:t xml:space="preserve">working memory (WM), inhibition and gaze function. </w:t>
      </w:r>
      <w:r w:rsidR="00873E71" w:rsidRPr="00F805D0">
        <w:rPr>
          <w:rFonts w:ascii="Times" w:hAnsi="Times"/>
          <w:sz w:val="24"/>
          <w:szCs w:val="24"/>
        </w:rPr>
        <w:t>In the middle zone, activity in all four sub-regions was predicted by aspects of cognitive control (</w:t>
      </w:r>
      <w:r w:rsidR="000B2530">
        <w:rPr>
          <w:rFonts w:ascii="Times" w:hAnsi="Times"/>
          <w:sz w:val="24"/>
          <w:szCs w:val="24"/>
        </w:rPr>
        <w:t xml:space="preserve">i.e. </w:t>
      </w:r>
      <w:r w:rsidR="00873E71" w:rsidRPr="00F805D0">
        <w:rPr>
          <w:rFonts w:ascii="Times" w:hAnsi="Times"/>
          <w:sz w:val="24"/>
          <w:szCs w:val="24"/>
        </w:rPr>
        <w:t xml:space="preserve">conflict and inhibition) and pain, although only activity in pre-SMA was significantly predicted by WM. </w:t>
      </w:r>
      <w:r w:rsidR="53EA2027" w:rsidRPr="00F805D0">
        <w:rPr>
          <w:rFonts w:ascii="Times" w:hAnsi="Times"/>
          <w:sz w:val="24"/>
          <w:szCs w:val="24"/>
        </w:rPr>
        <w:t>dACC clusters were further characterized by a</w:t>
      </w:r>
      <w:r w:rsidR="00873E71" w:rsidRPr="00F805D0">
        <w:rPr>
          <w:rFonts w:ascii="Times" w:hAnsi="Times"/>
          <w:sz w:val="24"/>
          <w:szCs w:val="24"/>
        </w:rPr>
        <w:t xml:space="preserve"> strong association with affect--</w:t>
      </w:r>
      <w:r w:rsidR="53EA2027" w:rsidRPr="00F805D0">
        <w:rPr>
          <w:rFonts w:ascii="Times" w:hAnsi="Times"/>
          <w:sz w:val="24"/>
          <w:szCs w:val="24"/>
        </w:rPr>
        <w:t xml:space="preserve"> including fear and reward. </w:t>
      </w:r>
      <w:r w:rsidR="00873E71" w:rsidRPr="00F805D0">
        <w:rPr>
          <w:rFonts w:ascii="Times" w:hAnsi="Times"/>
          <w:sz w:val="24"/>
          <w:szCs w:val="24"/>
        </w:rPr>
        <w:t xml:space="preserve">In addition to </w:t>
      </w:r>
      <w:r w:rsidR="00197DDF" w:rsidRPr="00F805D0">
        <w:rPr>
          <w:rFonts w:ascii="Times" w:hAnsi="Times"/>
          <w:sz w:val="24"/>
          <w:szCs w:val="24"/>
        </w:rPr>
        <w:t>differences</w:t>
      </w:r>
      <w:r w:rsidR="00873E71" w:rsidRPr="00F805D0">
        <w:rPr>
          <w:rFonts w:ascii="Times" w:hAnsi="Times"/>
          <w:sz w:val="24"/>
          <w:szCs w:val="24"/>
        </w:rPr>
        <w:t xml:space="preserve"> between pre-SMA and dACC, we found that only activity in caudal pre-SMA was </w:t>
      </w:r>
      <w:r w:rsidR="00F57F1B" w:rsidRPr="00F805D0">
        <w:rPr>
          <w:rFonts w:ascii="Times" w:hAnsi="Times"/>
          <w:sz w:val="24"/>
          <w:szCs w:val="24"/>
        </w:rPr>
        <w:t xml:space="preserve">significantly </w:t>
      </w:r>
      <w:r w:rsidR="00873E71" w:rsidRPr="00F805D0">
        <w:rPr>
          <w:rFonts w:ascii="Times" w:hAnsi="Times"/>
          <w:sz w:val="24"/>
          <w:szCs w:val="24"/>
        </w:rPr>
        <w:t xml:space="preserve">predicted by motor function, while activity in rostral pre-SMA and dACC was </w:t>
      </w:r>
      <w:r w:rsidR="005B54E4" w:rsidRPr="00F805D0">
        <w:rPr>
          <w:rFonts w:ascii="Times" w:hAnsi="Times"/>
          <w:sz w:val="24"/>
          <w:szCs w:val="24"/>
        </w:rPr>
        <w:t xml:space="preserve">significantly </w:t>
      </w:r>
      <w:r w:rsidR="00873E71" w:rsidRPr="00F805D0">
        <w:rPr>
          <w:rFonts w:ascii="Times" w:hAnsi="Times"/>
          <w:sz w:val="24"/>
          <w:szCs w:val="24"/>
        </w:rPr>
        <w:t xml:space="preserve">predicted by decision-making. </w:t>
      </w:r>
    </w:p>
    <w:p w14:paraId="6A8FF062" w14:textId="77189A6F" w:rsidR="009E7445" w:rsidRPr="00F805D0" w:rsidRDefault="00527EA3" w:rsidP="0096185D">
      <w:pPr>
        <w:pStyle w:val="Normal1"/>
        <w:ind w:firstLine="720"/>
        <w:rPr>
          <w:rFonts w:ascii="Times" w:hAnsi="Times"/>
          <w:sz w:val="24"/>
          <w:szCs w:val="24"/>
        </w:rPr>
      </w:pPr>
      <w:r w:rsidRPr="00F805D0">
        <w:rPr>
          <w:rFonts w:ascii="Times" w:hAnsi="Times"/>
          <w:sz w:val="24"/>
          <w:szCs w:val="24"/>
        </w:rPr>
        <w:t xml:space="preserve">In the anterior zone, activity </w:t>
      </w:r>
      <w:r w:rsidR="000B2530">
        <w:rPr>
          <w:rFonts w:ascii="Times" w:hAnsi="Times"/>
          <w:sz w:val="24"/>
          <w:szCs w:val="24"/>
        </w:rPr>
        <w:t xml:space="preserve">across </w:t>
      </w:r>
      <w:r w:rsidRPr="00F805D0">
        <w:rPr>
          <w:rFonts w:ascii="Times" w:hAnsi="Times"/>
          <w:sz w:val="24"/>
          <w:szCs w:val="24"/>
        </w:rPr>
        <w:t>all three sub-regions was significantly predicted by episodic memory and social processing; h</w:t>
      </w:r>
      <w:r w:rsidR="006B0B75" w:rsidRPr="00F805D0">
        <w:rPr>
          <w:rFonts w:ascii="Times" w:hAnsi="Times"/>
          <w:sz w:val="24"/>
          <w:szCs w:val="24"/>
        </w:rPr>
        <w:t xml:space="preserve">owever, </w:t>
      </w:r>
      <w:r w:rsidRPr="00F805D0">
        <w:rPr>
          <w:rFonts w:ascii="Times" w:hAnsi="Times"/>
          <w:sz w:val="24"/>
          <w:szCs w:val="24"/>
        </w:rPr>
        <w:t>the</w:t>
      </w:r>
      <w:r w:rsidR="00026443" w:rsidRPr="00F805D0">
        <w:rPr>
          <w:rFonts w:ascii="Times" w:hAnsi="Times"/>
          <w:sz w:val="24"/>
          <w:szCs w:val="24"/>
        </w:rPr>
        <w:t xml:space="preserve"> </w:t>
      </w:r>
      <w:r w:rsidRPr="00F805D0">
        <w:rPr>
          <w:rFonts w:ascii="Times" w:hAnsi="Times"/>
          <w:sz w:val="24"/>
          <w:szCs w:val="24"/>
        </w:rPr>
        <w:t>association with social processing</w:t>
      </w:r>
      <w:r w:rsidR="00026443" w:rsidRPr="00F805D0">
        <w:rPr>
          <w:rFonts w:ascii="Times" w:hAnsi="Times"/>
          <w:sz w:val="24"/>
          <w:szCs w:val="24"/>
        </w:rPr>
        <w:t xml:space="preserve"> </w:t>
      </w:r>
      <w:del w:id="151" w:author="Marie Banich" w:date="2015-11-21T10:33:00Z">
        <w:r w:rsidR="00026443" w:rsidRPr="00F805D0" w:rsidDel="007B2210">
          <w:rPr>
            <w:rFonts w:ascii="Times" w:hAnsi="Times"/>
            <w:sz w:val="24"/>
            <w:szCs w:val="24"/>
          </w:rPr>
          <w:delText xml:space="preserve">peaked </w:delText>
        </w:r>
      </w:del>
      <w:ins w:id="152" w:author="Marie Banich" w:date="2015-11-21T10:33:00Z">
        <w:r w:rsidR="007B2210">
          <w:rPr>
            <w:rFonts w:ascii="Times" w:hAnsi="Times"/>
            <w:sz w:val="24"/>
            <w:szCs w:val="24"/>
          </w:rPr>
          <w:t>was maximal for</w:t>
        </w:r>
        <w:r w:rsidR="007B2210" w:rsidRPr="00F805D0">
          <w:rPr>
            <w:rFonts w:ascii="Times" w:hAnsi="Times"/>
            <w:sz w:val="24"/>
            <w:szCs w:val="24"/>
          </w:rPr>
          <w:t xml:space="preserve"> </w:t>
        </w:r>
      </w:ins>
      <w:del w:id="153" w:author="Marie Banich" w:date="2015-11-21T10:34:00Z">
        <w:r w:rsidR="00026443" w:rsidRPr="00F805D0" w:rsidDel="007B2210">
          <w:rPr>
            <w:rFonts w:ascii="Times" w:hAnsi="Times"/>
            <w:sz w:val="24"/>
            <w:szCs w:val="24"/>
          </w:rPr>
          <w:delText xml:space="preserve">in </w:delText>
        </w:r>
      </w:del>
      <w:r w:rsidR="00026443" w:rsidRPr="00F805D0">
        <w:rPr>
          <w:rFonts w:ascii="Times" w:hAnsi="Times"/>
          <w:sz w:val="24"/>
          <w:szCs w:val="24"/>
        </w:rPr>
        <w:t xml:space="preserve">dmPFC, consistent with </w:t>
      </w:r>
      <w:r w:rsidRPr="00F805D0">
        <w:rPr>
          <w:rFonts w:ascii="Times" w:hAnsi="Times"/>
          <w:sz w:val="24"/>
          <w:szCs w:val="24"/>
        </w:rPr>
        <w:t xml:space="preserve">a </w:t>
      </w:r>
      <w:r w:rsidR="00026443" w:rsidRPr="00F805D0">
        <w:rPr>
          <w:rFonts w:ascii="Times" w:hAnsi="Times"/>
          <w:sz w:val="24"/>
          <w:szCs w:val="24"/>
        </w:rPr>
        <w:t xml:space="preserve">previous meta-analysis </w:t>
      </w:r>
      <w:r w:rsidR="00026443" w:rsidRPr="00F805D0">
        <w:rPr>
          <w:rFonts w:ascii="Times" w:hAnsi="Times"/>
          <w:sz w:val="24"/>
          <w:szCs w:val="24"/>
        </w:rPr>
        <w:fldChar w:fldCharType="begin"/>
      </w:r>
      <w:r w:rsidR="000C4DAC">
        <w:rPr>
          <w:rFonts w:ascii="Times" w:hAnsi="Times"/>
          <w:sz w:val="24"/>
          <w:szCs w:val="24"/>
        </w:rPr>
        <w:instrText xml:space="preserve"> ADDIN PAPERS2_CITATIONS &lt;citation&gt;&lt;uuid&gt;D694C632-54A2-4B85-AFC8-C5C968BAC6EA&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F805D0">
        <w:rPr>
          <w:rFonts w:ascii="Times" w:hAnsi="Times"/>
          <w:sz w:val="24"/>
          <w:szCs w:val="24"/>
        </w:rPr>
        <w:fldChar w:fldCharType="separate"/>
      </w:r>
      <w:r w:rsidR="000C4DAC">
        <w:rPr>
          <w:rFonts w:ascii="Cambria" w:hAnsi="Cambria" w:cs="Cambria"/>
          <w:vertAlign w:val="superscript"/>
        </w:rPr>
        <w:t>18</w:t>
      </w:r>
      <w:r w:rsidR="00026443" w:rsidRPr="00F805D0">
        <w:rPr>
          <w:rFonts w:ascii="Times" w:hAnsi="Times"/>
          <w:sz w:val="24"/>
          <w:szCs w:val="24"/>
        </w:rPr>
        <w:fldChar w:fldCharType="end"/>
      </w:r>
      <w:r w:rsidR="00026443" w:rsidRPr="00F805D0">
        <w:rPr>
          <w:rFonts w:ascii="Times" w:hAnsi="Times"/>
          <w:sz w:val="24"/>
          <w:szCs w:val="24"/>
        </w:rPr>
        <w:t xml:space="preserve">. </w:t>
      </w:r>
      <w:r w:rsidRPr="00F805D0">
        <w:rPr>
          <w:rFonts w:ascii="Times" w:hAnsi="Times"/>
          <w:sz w:val="24"/>
          <w:szCs w:val="24"/>
        </w:rPr>
        <w:t xml:space="preserve">In contrast, the reverse was true for reward and decision-making: only activity in rACC and vmPFC was significantly </w:t>
      </w:r>
      <w:r w:rsidR="005B54E4" w:rsidRPr="00F805D0">
        <w:rPr>
          <w:rFonts w:ascii="Times" w:hAnsi="Times"/>
          <w:sz w:val="24"/>
          <w:szCs w:val="24"/>
        </w:rPr>
        <w:t xml:space="preserve">predicted </w:t>
      </w:r>
      <w:r w:rsidRPr="00F805D0">
        <w:rPr>
          <w:rFonts w:ascii="Times" w:hAnsi="Times"/>
          <w:sz w:val="24"/>
          <w:szCs w:val="24"/>
        </w:rPr>
        <w:t>by these processes.</w:t>
      </w:r>
      <w:r w:rsidR="00026443" w:rsidRPr="00F805D0">
        <w:rPr>
          <w:rFonts w:ascii="Times" w:hAnsi="Times"/>
          <w:sz w:val="24"/>
          <w:szCs w:val="24"/>
        </w:rPr>
        <w:t xml:space="preserve"> </w:t>
      </w:r>
      <w:r w:rsidRPr="00F805D0">
        <w:rPr>
          <w:rFonts w:ascii="Times" w:hAnsi="Times"/>
          <w:sz w:val="24"/>
          <w:szCs w:val="24"/>
        </w:rPr>
        <w:t>Moreover</w:t>
      </w:r>
      <w:r w:rsidR="00026443" w:rsidRPr="00F805D0">
        <w:rPr>
          <w:rFonts w:ascii="Times" w:hAnsi="Times"/>
          <w:sz w:val="24"/>
          <w:szCs w:val="24"/>
        </w:rPr>
        <w:t xml:space="preserve">, </w:t>
      </w:r>
      <w:r w:rsidRPr="00F805D0">
        <w:rPr>
          <w:rFonts w:ascii="Times" w:hAnsi="Times"/>
          <w:sz w:val="24"/>
          <w:szCs w:val="24"/>
        </w:rPr>
        <w:t xml:space="preserve">fear was maximally associated with vmPFC, </w:t>
      </w:r>
      <w:r w:rsidR="00026443" w:rsidRPr="00F805D0">
        <w:rPr>
          <w:rFonts w:ascii="Times" w:hAnsi="Times"/>
          <w:sz w:val="24"/>
          <w:szCs w:val="24"/>
        </w:rPr>
        <w:t xml:space="preserve">consistent with its strong co-activation with the amygdala. </w:t>
      </w:r>
      <w:r w:rsidRPr="00F805D0">
        <w:rPr>
          <w:rFonts w:ascii="Times" w:hAnsi="Times"/>
          <w:sz w:val="24"/>
          <w:szCs w:val="24"/>
        </w:rPr>
        <w:t>Interestingly, however, no region in the anterior zone was significantly associated with pain processing, suggesting fear and pain have dissociable associations in MFC.</w:t>
      </w:r>
      <w:r w:rsidR="00026443" w:rsidRPr="00F805D0">
        <w:rPr>
          <w:rFonts w:ascii="Times" w:hAnsi="Times"/>
          <w:sz w:val="24"/>
          <w:szCs w:val="24"/>
        </w:rPr>
        <w:t xml:space="preserve"> </w:t>
      </w:r>
    </w:p>
    <w:p w14:paraId="6F4369FA" w14:textId="77777777" w:rsidR="009E7445" w:rsidRPr="00F805D0" w:rsidRDefault="006B0B75" w:rsidP="0096185D">
      <w:pPr>
        <w:pStyle w:val="Heading1"/>
        <w:spacing w:line="480" w:lineRule="auto"/>
        <w:rPr>
          <w:szCs w:val="24"/>
        </w:rPr>
      </w:pPr>
      <w:bookmarkStart w:id="154" w:name="h.vmx47fsc7u5x" w:colFirst="0" w:colLast="0"/>
      <w:bookmarkStart w:id="155" w:name="h.tyjcwt" w:colFirst="0" w:colLast="0"/>
      <w:bookmarkEnd w:id="154"/>
      <w:bookmarkEnd w:id="155"/>
      <w:r w:rsidRPr="00F805D0">
        <w:rPr>
          <w:szCs w:val="24"/>
        </w:rPr>
        <w:t>Discussion</w:t>
      </w:r>
    </w:p>
    <w:p w14:paraId="6FDFEA16" w14:textId="1421E3E4" w:rsidR="00701FA8" w:rsidRDefault="00CA3B40" w:rsidP="00701FA8">
      <w:pPr>
        <w:pStyle w:val="Normal1"/>
        <w:ind w:firstLine="720"/>
        <w:rPr>
          <w:ins w:id="156" w:author="Alejandro De La Vega" w:date="2015-11-11T19:56:00Z"/>
          <w:rFonts w:ascii="Times" w:hAnsi="Times"/>
          <w:sz w:val="24"/>
          <w:szCs w:val="24"/>
        </w:rPr>
      </w:pPr>
      <w:r w:rsidRPr="00F805D0">
        <w:rPr>
          <w:rFonts w:ascii="Times" w:hAnsi="Times"/>
          <w:sz w:val="24"/>
          <w:szCs w:val="24"/>
        </w:rPr>
        <w:t xml:space="preserve">In the current study, we identified </w:t>
      </w:r>
      <w:r w:rsidR="00BC75CB">
        <w:rPr>
          <w:rFonts w:ascii="Times" w:hAnsi="Times"/>
          <w:sz w:val="24"/>
          <w:szCs w:val="24"/>
        </w:rPr>
        <w:t xml:space="preserve">and </w:t>
      </w:r>
      <w:del w:id="157" w:author="Alejandro De La Vega" w:date="2015-11-11T20:38:00Z">
        <w:r w:rsidR="00BC75CB" w:rsidDel="00B7452C">
          <w:rPr>
            <w:rFonts w:ascii="Times" w:hAnsi="Times"/>
            <w:sz w:val="24"/>
            <w:szCs w:val="24"/>
          </w:rPr>
          <w:delText xml:space="preserve">characterized </w:delText>
        </w:r>
        <w:r w:rsidRPr="00F805D0" w:rsidDel="00B7452C">
          <w:rPr>
            <w:rFonts w:ascii="Times" w:hAnsi="Times"/>
            <w:sz w:val="24"/>
            <w:szCs w:val="24"/>
          </w:rPr>
          <w:delText xml:space="preserve">and </w:delText>
        </w:r>
      </w:del>
      <w:r w:rsidRPr="00F805D0">
        <w:rPr>
          <w:rFonts w:ascii="Times" w:hAnsi="Times"/>
          <w:sz w:val="24"/>
          <w:szCs w:val="24"/>
        </w:rPr>
        <w:t>functionally characterized regions of the medial frontal cortex by applying a data</w:t>
      </w:r>
      <w:r w:rsidR="006B0B75" w:rsidRPr="00F805D0">
        <w:rPr>
          <w:rFonts w:ascii="Times" w:hAnsi="Times"/>
          <w:sz w:val="24"/>
          <w:szCs w:val="24"/>
        </w:rPr>
        <w:t>-driven approach to a large-scale d</w:t>
      </w:r>
      <w:r w:rsidRPr="00F805D0">
        <w:rPr>
          <w:rFonts w:ascii="Times" w:hAnsi="Times"/>
          <w:sz w:val="24"/>
          <w:szCs w:val="24"/>
        </w:rPr>
        <w:t>atabase of ~10,000 fMRI studies.</w:t>
      </w:r>
      <w:ins w:id="158" w:author="Alejandro De La Vega" w:date="2015-11-11T20:05:00Z">
        <w:r w:rsidR="00B7452C">
          <w:rPr>
            <w:rFonts w:ascii="Times" w:hAnsi="Times"/>
            <w:sz w:val="24"/>
            <w:szCs w:val="24"/>
          </w:rPr>
          <w:t xml:space="preserve"> </w:t>
        </w:r>
      </w:ins>
      <w:ins w:id="159" w:author="Alejandro De La Vega" w:date="2015-11-11T20:19:00Z">
        <w:r w:rsidR="00B7452C">
          <w:rPr>
            <w:rFonts w:ascii="Times" w:hAnsi="Times"/>
            <w:sz w:val="24"/>
            <w:szCs w:val="24"/>
          </w:rPr>
          <w:t xml:space="preserve">The present results extend on previous organizational schemes derived from more static measures of neural organization, such as cytoarchtechtonics, DTI, and rs-fMRI, by deriving functional units </w:t>
        </w:r>
      </w:ins>
      <w:ins w:id="160" w:author="Marie Banich" w:date="2015-11-21T10:39:00Z">
        <w:r w:rsidR="007B2210">
          <w:rPr>
            <w:rFonts w:ascii="Times" w:hAnsi="Times"/>
            <w:sz w:val="24"/>
            <w:szCs w:val="24"/>
          </w:rPr>
          <w:t xml:space="preserve">based on co-activation </w:t>
        </w:r>
      </w:ins>
      <w:ins w:id="161" w:author="Alejandro De La Vega" w:date="2015-11-11T20:19:00Z">
        <w:r w:rsidR="00B7452C">
          <w:rPr>
            <w:rFonts w:ascii="Times" w:hAnsi="Times"/>
            <w:sz w:val="24"/>
            <w:szCs w:val="24"/>
          </w:rPr>
          <w:t xml:space="preserve">and </w:t>
        </w:r>
      </w:ins>
      <w:ins w:id="162" w:author="Marie Banich" w:date="2015-11-21T10:39:00Z">
        <w:r w:rsidR="007B2210">
          <w:rPr>
            <w:rFonts w:ascii="Times" w:hAnsi="Times"/>
            <w:sz w:val="24"/>
            <w:szCs w:val="24"/>
          </w:rPr>
          <w:t xml:space="preserve">then </w:t>
        </w:r>
      </w:ins>
      <w:ins w:id="163" w:author="Alejandro De La Vega" w:date="2015-11-11T20:19:00Z">
        <w:r w:rsidR="00B7452C">
          <w:rPr>
            <w:rFonts w:ascii="Times" w:hAnsi="Times"/>
            <w:sz w:val="24"/>
            <w:szCs w:val="24"/>
          </w:rPr>
          <w:t xml:space="preserve">directing linking them to psychological function across a </w:t>
        </w:r>
      </w:ins>
      <w:ins w:id="164" w:author="Alejandro De La Vega" w:date="2015-11-11T20:20:00Z">
        <w:r w:rsidR="00B7452C">
          <w:rPr>
            <w:rFonts w:ascii="Times" w:hAnsi="Times"/>
            <w:sz w:val="24"/>
            <w:szCs w:val="24"/>
          </w:rPr>
          <w:t>diverse</w:t>
        </w:r>
      </w:ins>
      <w:ins w:id="165" w:author="Alejandro De La Vega" w:date="2015-11-11T20:19:00Z">
        <w:r w:rsidR="00B7452C">
          <w:rPr>
            <w:rFonts w:ascii="Times" w:hAnsi="Times"/>
            <w:sz w:val="24"/>
            <w:szCs w:val="24"/>
          </w:rPr>
          <w:t xml:space="preserve"> </w:t>
        </w:r>
      </w:ins>
      <w:ins w:id="166" w:author="Alejandro De La Vega" w:date="2015-11-11T20:20:00Z">
        <w:r w:rsidR="00B7452C">
          <w:rPr>
            <w:rFonts w:ascii="Times" w:hAnsi="Times"/>
            <w:sz w:val="24"/>
            <w:szCs w:val="24"/>
          </w:rPr>
          <w:t>range</w:t>
        </w:r>
      </w:ins>
      <w:ins w:id="167" w:author="Alejandro De La Vega" w:date="2015-11-11T20:19:00Z">
        <w:r w:rsidR="00B7452C">
          <w:rPr>
            <w:rFonts w:ascii="Times" w:hAnsi="Times"/>
            <w:sz w:val="24"/>
            <w:szCs w:val="24"/>
          </w:rPr>
          <w:t xml:space="preserve"> of </w:t>
        </w:r>
        <w:del w:id="168" w:author="Marie Banich" w:date="2015-11-21T10:39:00Z">
          <w:r w:rsidR="00B7452C" w:rsidDel="007B2210">
            <w:rPr>
              <w:rFonts w:ascii="Times" w:hAnsi="Times"/>
              <w:sz w:val="24"/>
              <w:szCs w:val="24"/>
            </w:rPr>
            <w:delText>psychological manipulations</w:delText>
          </w:r>
        </w:del>
      </w:ins>
      <w:ins w:id="169" w:author="Marie Banich" w:date="2015-11-21T10:39:00Z">
        <w:r w:rsidR="007B2210">
          <w:rPr>
            <w:rFonts w:ascii="Times" w:hAnsi="Times"/>
            <w:sz w:val="24"/>
            <w:szCs w:val="24"/>
          </w:rPr>
          <w:t>considered psychological processes</w:t>
        </w:r>
      </w:ins>
      <w:ins w:id="170" w:author="Alejandro De La Vega" w:date="2015-11-11T20:20:00Z">
        <w:r w:rsidR="00B7452C">
          <w:rPr>
            <w:rFonts w:ascii="Times" w:hAnsi="Times"/>
            <w:sz w:val="24"/>
            <w:szCs w:val="24"/>
          </w:rPr>
          <w:t>. At</w:t>
        </w:r>
      </w:ins>
      <w:ins w:id="171" w:author="Alejandro De La Vega" w:date="2015-11-11T19:58:00Z">
        <w:r w:rsidR="00BC75CB">
          <w:rPr>
            <w:rFonts w:ascii="Times" w:hAnsi="Times"/>
            <w:sz w:val="24"/>
            <w:szCs w:val="24"/>
          </w:rPr>
          <w:t xml:space="preserve"> a coarse level, </w:t>
        </w:r>
      </w:ins>
      <w:del w:id="172" w:author="Alejandro De La Vega" w:date="2015-11-11T17:05:00Z">
        <w:r w:rsidRPr="00F805D0" w:rsidDel="00701FA8">
          <w:rPr>
            <w:rFonts w:ascii="Times" w:hAnsi="Times"/>
            <w:sz w:val="24"/>
            <w:szCs w:val="24"/>
          </w:rPr>
          <w:delText xml:space="preserve"> </w:delText>
        </w:r>
      </w:del>
      <w:del w:id="173" w:author="Alejandro De La Vega" w:date="2015-11-11T19:58:00Z">
        <w:r w:rsidR="006529E1" w:rsidRPr="00F805D0" w:rsidDel="00BC75CB">
          <w:rPr>
            <w:rFonts w:ascii="Times" w:hAnsi="Times"/>
            <w:sz w:val="24"/>
            <w:szCs w:val="24"/>
          </w:rPr>
          <w:delText>W</w:delText>
        </w:r>
      </w:del>
      <w:ins w:id="174" w:author="Alejandro De La Vega" w:date="2015-11-11T19:58:00Z">
        <w:r w:rsidR="00BC75CB">
          <w:rPr>
            <w:rFonts w:ascii="Times" w:hAnsi="Times"/>
            <w:sz w:val="24"/>
            <w:szCs w:val="24"/>
          </w:rPr>
          <w:t>w</w:t>
        </w:r>
      </w:ins>
      <w:r w:rsidR="006B0B75" w:rsidRPr="00F805D0">
        <w:rPr>
          <w:rFonts w:ascii="Times" w:hAnsi="Times"/>
          <w:sz w:val="24"/>
          <w:szCs w:val="24"/>
        </w:rPr>
        <w:t xml:space="preserve">e identified </w:t>
      </w:r>
      <w:r w:rsidR="006B0B75" w:rsidRPr="00F805D0">
        <w:rPr>
          <w:rFonts w:ascii="Times" w:hAnsi="Times"/>
          <w:sz w:val="24"/>
          <w:szCs w:val="24"/>
        </w:rPr>
        <w:lastRenderedPageBreak/>
        <w:t xml:space="preserve">three </w:t>
      </w:r>
      <w:r w:rsidR="006529E1" w:rsidRPr="00F805D0">
        <w:rPr>
          <w:rFonts w:ascii="Times" w:hAnsi="Times"/>
          <w:sz w:val="24"/>
          <w:szCs w:val="24"/>
        </w:rPr>
        <w:t xml:space="preserve">broad </w:t>
      </w:r>
      <w:r w:rsidR="006B0B75" w:rsidRPr="00F805D0">
        <w:rPr>
          <w:rFonts w:ascii="Times" w:hAnsi="Times"/>
          <w:sz w:val="24"/>
          <w:szCs w:val="24"/>
        </w:rPr>
        <w:t>zones</w:t>
      </w:r>
      <w:r w:rsidR="00DC75B9" w:rsidRPr="00F805D0">
        <w:rPr>
          <w:rFonts w:ascii="Times" w:hAnsi="Times"/>
          <w:sz w:val="24"/>
          <w:szCs w:val="24"/>
        </w:rPr>
        <w:t xml:space="preserve"> </w:t>
      </w:r>
      <w:r w:rsidR="006529E1" w:rsidRPr="00F805D0">
        <w:rPr>
          <w:rFonts w:ascii="Times" w:hAnsi="Times"/>
          <w:sz w:val="24"/>
          <w:szCs w:val="24"/>
        </w:rPr>
        <w:t xml:space="preserve">arranged along the </w:t>
      </w:r>
      <w:r w:rsidRPr="00F805D0">
        <w:rPr>
          <w:rFonts w:ascii="Times" w:hAnsi="Times"/>
          <w:sz w:val="24"/>
          <w:szCs w:val="24"/>
        </w:rPr>
        <w:t>rostra-caudal axis</w:t>
      </w:r>
      <w:r w:rsidR="006529E1" w:rsidRPr="00F805D0">
        <w:rPr>
          <w:rFonts w:ascii="Times" w:hAnsi="Times"/>
          <w:sz w:val="24"/>
          <w:szCs w:val="24"/>
        </w:rPr>
        <w:t xml:space="preserve"> with distinct patterns of whole-brain co-activation</w:t>
      </w:r>
      <w:ins w:id="175" w:author="Alejandro De La Vega" w:date="2015-11-11T20:00:00Z">
        <w:r w:rsidR="00B7452C">
          <w:rPr>
            <w:rFonts w:ascii="Times" w:hAnsi="Times"/>
            <w:sz w:val="24"/>
            <w:szCs w:val="24"/>
          </w:rPr>
          <w:t xml:space="preserve">. Multivariate analyses aimed at </w:t>
        </w:r>
      </w:ins>
      <w:ins w:id="176" w:author="Alejandro De La Vega" w:date="2015-11-11T20:02:00Z">
        <w:r w:rsidR="00B7452C">
          <w:rPr>
            <w:rFonts w:ascii="Times" w:hAnsi="Times"/>
            <w:sz w:val="24"/>
            <w:szCs w:val="24"/>
          </w:rPr>
          <w:t>determining</w:t>
        </w:r>
      </w:ins>
      <w:ins w:id="177" w:author="Alejandro De La Vega" w:date="2015-11-11T20:00:00Z">
        <w:r w:rsidR="00B7452C">
          <w:rPr>
            <w:rFonts w:ascii="Times" w:hAnsi="Times"/>
            <w:sz w:val="24"/>
            <w:szCs w:val="24"/>
          </w:rPr>
          <w:t xml:space="preserve"> the psychological concepts most </w:t>
        </w:r>
      </w:ins>
      <w:ins w:id="178" w:author="Marie Banich" w:date="2015-11-21T16:06:00Z">
        <w:r w:rsidR="00087081">
          <w:rPr>
            <w:rFonts w:ascii="Times" w:hAnsi="Times"/>
            <w:sz w:val="24"/>
            <w:szCs w:val="24"/>
          </w:rPr>
          <w:t xml:space="preserve">highly </w:t>
        </w:r>
      </w:ins>
      <w:ins w:id="179" w:author="Alejandro De La Vega" w:date="2015-11-11T20:00:00Z">
        <w:r w:rsidR="00B7452C">
          <w:rPr>
            <w:rFonts w:ascii="Times" w:hAnsi="Times"/>
            <w:sz w:val="24"/>
            <w:szCs w:val="24"/>
          </w:rPr>
          <w:t xml:space="preserve">associated with each region revealed similarly distinct functional signatures for each of these zones. </w:t>
        </w:r>
      </w:ins>
      <w:ins w:id="180" w:author="Alejandro De La Vega" w:date="2015-11-11T20:01:00Z">
        <w:r w:rsidR="00B7452C">
          <w:rPr>
            <w:rFonts w:ascii="Times" w:hAnsi="Times"/>
            <w:sz w:val="24"/>
            <w:szCs w:val="24"/>
          </w:rPr>
          <w:t>We further fractioned</w:t>
        </w:r>
      </w:ins>
      <w:del w:id="181" w:author="Alejandro De La Vega" w:date="2015-11-11T19:59:00Z">
        <w:r w:rsidR="006529E1" w:rsidRPr="00F805D0" w:rsidDel="00B7452C">
          <w:rPr>
            <w:rFonts w:ascii="Times" w:hAnsi="Times"/>
            <w:sz w:val="24"/>
            <w:szCs w:val="24"/>
          </w:rPr>
          <w:delText xml:space="preserve"> and </w:delText>
        </w:r>
      </w:del>
      <w:ins w:id="182" w:author="Alejandro De La Vega" w:date="2015-11-11T20:01:00Z">
        <w:r w:rsidR="00B7452C">
          <w:rPr>
            <w:rFonts w:ascii="Times" w:hAnsi="Times"/>
            <w:sz w:val="24"/>
            <w:szCs w:val="24"/>
          </w:rPr>
          <w:t xml:space="preserve"> e</w:t>
        </w:r>
      </w:ins>
      <w:ins w:id="183" w:author="Alejandro De La Vega" w:date="2015-11-11T17:06:00Z">
        <w:r w:rsidR="00701FA8">
          <w:rPr>
            <w:rFonts w:ascii="Times" w:hAnsi="Times"/>
            <w:sz w:val="24"/>
            <w:szCs w:val="24"/>
          </w:rPr>
          <w:t xml:space="preserve">ach zone </w:t>
        </w:r>
      </w:ins>
      <w:ins w:id="184" w:author="Alejandro De La Vega" w:date="2015-11-11T20:01:00Z">
        <w:r w:rsidR="00B7452C">
          <w:rPr>
            <w:rFonts w:ascii="Times" w:hAnsi="Times"/>
            <w:sz w:val="24"/>
            <w:szCs w:val="24"/>
          </w:rPr>
          <w:t>into</w:t>
        </w:r>
      </w:ins>
      <w:ins w:id="185" w:author="Alejandro De La Vega" w:date="2015-11-11T17:06:00Z">
        <w:r w:rsidR="00701FA8">
          <w:rPr>
            <w:rFonts w:ascii="Times" w:hAnsi="Times"/>
            <w:sz w:val="24"/>
            <w:szCs w:val="24"/>
          </w:rPr>
          <w:t xml:space="preserve"> 2-4 sub-regions </w:t>
        </w:r>
      </w:ins>
      <w:ins w:id="186" w:author="Alejandro De La Vega" w:date="2015-11-11T17:08:00Z">
        <w:r w:rsidR="00701FA8">
          <w:rPr>
            <w:rFonts w:ascii="Times" w:hAnsi="Times"/>
            <w:sz w:val="24"/>
            <w:szCs w:val="24"/>
          </w:rPr>
          <w:t xml:space="preserve">that </w:t>
        </w:r>
      </w:ins>
      <w:ins w:id="187" w:author="Alejandro De La Vega" w:date="2015-11-11T20:03:00Z">
        <w:r w:rsidR="00B7452C">
          <w:rPr>
            <w:rFonts w:ascii="Times" w:hAnsi="Times"/>
            <w:sz w:val="24"/>
            <w:szCs w:val="24"/>
          </w:rPr>
          <w:t>varied more</w:t>
        </w:r>
      </w:ins>
      <w:ins w:id="188" w:author="Alejandro De La Vega" w:date="2015-11-11T20:02:00Z">
        <w:r w:rsidR="00B7452C">
          <w:rPr>
            <w:rFonts w:ascii="Times" w:hAnsi="Times"/>
            <w:sz w:val="24"/>
            <w:szCs w:val="24"/>
          </w:rPr>
          <w:t xml:space="preserve"> subtly</w:t>
        </w:r>
      </w:ins>
      <w:ins w:id="189" w:author="Alejandro De La Vega" w:date="2015-11-11T20:01:00Z">
        <w:r w:rsidR="00B7452C">
          <w:rPr>
            <w:rFonts w:ascii="Times" w:hAnsi="Times"/>
            <w:sz w:val="24"/>
            <w:szCs w:val="24"/>
          </w:rPr>
          <w:t xml:space="preserve"> in both whole brain co-activation patterns and psychological function.</w:t>
        </w:r>
      </w:ins>
      <w:ins w:id="190" w:author="Alejandro De La Vega" w:date="2015-11-11T20:04:00Z">
        <w:r w:rsidR="00B7452C">
          <w:rPr>
            <w:rFonts w:ascii="Times" w:hAnsi="Times"/>
            <w:sz w:val="24"/>
            <w:szCs w:val="24"/>
          </w:rPr>
          <w:t xml:space="preserve"> </w:t>
        </w:r>
      </w:ins>
    </w:p>
    <w:p w14:paraId="08458194" w14:textId="7C244041" w:rsidR="009E7445" w:rsidRPr="00F805D0" w:rsidDel="00701FA8" w:rsidRDefault="006529E1">
      <w:pPr>
        <w:pStyle w:val="Normal1"/>
        <w:ind w:firstLine="0"/>
        <w:rPr>
          <w:del w:id="191" w:author="Alejandro De La Vega" w:date="2015-11-11T17:16:00Z"/>
          <w:rFonts w:ascii="Times" w:hAnsi="Times"/>
          <w:sz w:val="24"/>
          <w:szCs w:val="24"/>
        </w:rPr>
        <w:pPrChange w:id="192" w:author="Alejandro De La Vega" w:date="2015-11-11T17:16:00Z">
          <w:pPr>
            <w:pStyle w:val="Normal1"/>
            <w:ind w:firstLine="720"/>
          </w:pPr>
        </w:pPrChange>
      </w:pPr>
      <w:del w:id="193" w:author="Alejandro De La Vega" w:date="2015-11-11T17:16:00Z">
        <w:r w:rsidRPr="00F805D0" w:rsidDel="00701FA8">
          <w:rPr>
            <w:rFonts w:ascii="Times" w:hAnsi="Times"/>
            <w:sz w:val="24"/>
            <w:szCs w:val="24"/>
          </w:rPr>
          <w:delText xml:space="preserve"> </w:delText>
        </w:r>
      </w:del>
    </w:p>
    <w:p w14:paraId="301437EC" w14:textId="33B9B13C" w:rsidR="009E7445" w:rsidRPr="00F805D0" w:rsidRDefault="00F40EDF" w:rsidP="00701FA8">
      <w:pPr>
        <w:pStyle w:val="Normal1"/>
        <w:ind w:firstLine="0"/>
        <w:rPr>
          <w:rFonts w:ascii="Times" w:hAnsi="Times"/>
          <w:sz w:val="24"/>
          <w:szCs w:val="24"/>
        </w:rPr>
      </w:pPr>
      <w:r w:rsidRPr="00F805D0">
        <w:rPr>
          <w:rFonts w:ascii="Times" w:hAnsi="Times"/>
          <w:sz w:val="24"/>
          <w:szCs w:val="24"/>
        </w:rPr>
        <w:t>Posterior</w:t>
      </w:r>
      <w:r w:rsidR="00332E1B" w:rsidRPr="00F805D0">
        <w:rPr>
          <w:rFonts w:ascii="Times" w:hAnsi="Times"/>
          <w:sz w:val="24"/>
          <w:szCs w:val="24"/>
        </w:rPr>
        <w:t xml:space="preserve"> zone</w:t>
      </w:r>
    </w:p>
    <w:p w14:paraId="69B33132" w14:textId="57E5EBC8" w:rsidR="003B3D27" w:rsidRPr="00F805D0" w:rsidRDefault="00F40EDF" w:rsidP="00037D8A">
      <w:pPr>
        <w:pStyle w:val="Normal1"/>
        <w:ind w:firstLine="720"/>
        <w:rPr>
          <w:rFonts w:ascii="Times" w:hAnsi="Times"/>
          <w:sz w:val="24"/>
          <w:szCs w:val="24"/>
        </w:rPr>
      </w:pPr>
      <w:r w:rsidRPr="00F805D0">
        <w:rPr>
          <w:rFonts w:ascii="Times" w:hAnsi="Times"/>
          <w:sz w:val="24"/>
          <w:szCs w:val="24"/>
        </w:rPr>
        <w:t xml:space="preserve">The posterior </w:t>
      </w:r>
      <w:r w:rsidR="00D4126A" w:rsidRPr="00F805D0">
        <w:rPr>
          <w:rFonts w:ascii="Times" w:hAnsi="Times"/>
          <w:sz w:val="24"/>
          <w:szCs w:val="24"/>
        </w:rPr>
        <w:t xml:space="preserve">MFC zone </w:t>
      </w:r>
      <w:ins w:id="194" w:author="Marie Banich" w:date="2015-11-21T16:12:00Z">
        <w:r w:rsidR="00087081">
          <w:rPr>
            <w:rFonts w:ascii="Times" w:hAnsi="Times"/>
            <w:sz w:val="24"/>
            <w:szCs w:val="24"/>
          </w:rPr>
          <w:t xml:space="preserve">identified by our method </w:t>
        </w:r>
      </w:ins>
      <w:r w:rsidR="00D4126A" w:rsidRPr="00F805D0">
        <w:rPr>
          <w:rFonts w:ascii="Times" w:hAnsi="Times"/>
          <w:sz w:val="24"/>
          <w:szCs w:val="24"/>
        </w:rPr>
        <w:t>spanned regions previously as</w:t>
      </w:r>
      <w:r w:rsidR="00FE1D1D" w:rsidRPr="00F805D0">
        <w:rPr>
          <w:rFonts w:ascii="Times" w:hAnsi="Times"/>
          <w:sz w:val="24"/>
          <w:szCs w:val="24"/>
        </w:rPr>
        <w:t>sociated with motoric function--such as SMA</w:t>
      </w:r>
      <w:ins w:id="195" w:author="Alejandro De La Vega" w:date="2015-11-11T17:17:00Z">
        <w:r w:rsidR="00701FA8">
          <w:rPr>
            <w:rFonts w:ascii="Times" w:hAnsi="Times"/>
            <w:sz w:val="24"/>
            <w:szCs w:val="24"/>
          </w:rPr>
          <w:t xml:space="preserve"> and caudal cingulate zone</w:t>
        </w:r>
      </w:ins>
      <w:ins w:id="196" w:author="Alejandro De La Vega" w:date="2015-11-11T17:19:00Z">
        <w:r w:rsidR="00701FA8">
          <w:rPr>
            <w:rFonts w:ascii="Times" w:hAnsi="Times"/>
            <w:sz w:val="24"/>
            <w:szCs w:val="24"/>
          </w:rPr>
          <w:t xml:space="preserve"> (CCZ)</w:t>
        </w:r>
      </w:ins>
      <w:r w:rsidR="00FE1D1D" w:rsidRPr="00F805D0">
        <w:rPr>
          <w:rFonts w:ascii="Times" w:hAnsi="Times"/>
          <w:sz w:val="24"/>
          <w:szCs w:val="24"/>
        </w:rPr>
        <w:t>--</w:t>
      </w:r>
      <w:r w:rsidR="00D4126A" w:rsidRPr="00F805D0">
        <w:rPr>
          <w:rFonts w:ascii="Times" w:hAnsi="Times"/>
          <w:sz w:val="24"/>
          <w:szCs w:val="24"/>
        </w:rPr>
        <w:t xml:space="preserve"> and delineated from pre-SMA</w:t>
      </w:r>
      <w:del w:id="197" w:author="Alejandro De La Vega" w:date="2015-11-11T17:17:00Z">
        <w:r w:rsidR="00D4126A" w:rsidRPr="00F805D0" w:rsidDel="00701FA8">
          <w:rPr>
            <w:rFonts w:ascii="Times" w:hAnsi="Times"/>
            <w:sz w:val="24"/>
            <w:szCs w:val="24"/>
          </w:rPr>
          <w:delText>,</w:delText>
        </w:r>
      </w:del>
      <w:r w:rsidR="00D4126A" w:rsidRPr="00F805D0">
        <w:rPr>
          <w:rFonts w:ascii="Times" w:hAnsi="Times"/>
          <w:sz w:val="24"/>
          <w:szCs w:val="24"/>
        </w:rPr>
        <w:t xml:space="preserve"> in a manner consistent with </w:t>
      </w:r>
      <w:r w:rsidR="00037D8A" w:rsidRPr="00F805D0">
        <w:rPr>
          <w:rFonts w:ascii="Times" w:hAnsi="Times"/>
          <w:sz w:val="24"/>
          <w:szCs w:val="24"/>
        </w:rPr>
        <w:t>cytoarch</w:t>
      </w:r>
      <w:r w:rsidR="00707BBE" w:rsidRPr="00F805D0">
        <w:rPr>
          <w:rFonts w:ascii="Times" w:hAnsi="Times"/>
          <w:sz w:val="24"/>
          <w:szCs w:val="24"/>
        </w:rPr>
        <w:t>itec</w:t>
      </w:r>
      <w:r w:rsidR="00037D8A" w:rsidRPr="00F805D0">
        <w:rPr>
          <w:rFonts w:ascii="Times" w:hAnsi="Times"/>
          <w:sz w:val="24"/>
          <w:szCs w:val="24"/>
        </w:rPr>
        <w:t>tonics</w:t>
      </w:r>
      <w:r w:rsidR="00D4126A" w:rsidRPr="00F805D0">
        <w:rPr>
          <w:rFonts w:ascii="Times" w:hAnsi="Times"/>
          <w:sz w:val="24"/>
          <w:szCs w:val="24"/>
        </w:rPr>
        <w:t xml:space="preserve"> </w:t>
      </w:r>
      <w:r w:rsidR="00D4126A" w:rsidRPr="00F805D0">
        <w:rPr>
          <w:rFonts w:ascii="Times" w:hAnsi="Times"/>
          <w:sz w:val="24"/>
          <w:szCs w:val="24"/>
        </w:rPr>
        <w:fldChar w:fldCharType="begin"/>
      </w:r>
      <w:r w:rsidR="000C4DAC">
        <w:rPr>
          <w:rFonts w:ascii="Times" w:hAnsi="Times"/>
          <w:sz w:val="24"/>
          <w:szCs w:val="24"/>
        </w:rPr>
        <w:instrText xml:space="preserve"> ADDIN PAPERS2_CITATIONS &lt;citation&gt;&lt;uuid&gt;2A4081FA-9E3C-4DE6-9D8E-1126EF952FF8&lt;/uuid&gt;&lt;priority&gt;30&lt;/priority&gt;&lt;publications&gt;&lt;publication&gt;&lt;startpage&gt;1&lt;/startpage&gt;&lt;title&gt;Parcellation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sidRPr="00F805D0">
        <w:rPr>
          <w:rFonts w:ascii="Times" w:hAnsi="Times"/>
          <w:sz w:val="24"/>
          <w:szCs w:val="24"/>
        </w:rPr>
        <w:fldChar w:fldCharType="separate"/>
      </w:r>
      <w:r w:rsidR="000C4DAC">
        <w:rPr>
          <w:rFonts w:ascii="Cambria" w:hAnsi="Cambria" w:cs="Cambria"/>
          <w:vertAlign w:val="superscript"/>
        </w:rPr>
        <w:t>9,32</w:t>
      </w:r>
      <w:r w:rsidR="00D4126A" w:rsidRPr="00F805D0">
        <w:rPr>
          <w:rFonts w:ascii="Times" w:hAnsi="Times"/>
          <w:sz w:val="24"/>
          <w:szCs w:val="24"/>
        </w:rPr>
        <w:fldChar w:fldCharType="end"/>
      </w:r>
      <w:r w:rsidR="00D4126A" w:rsidRPr="00F805D0">
        <w:rPr>
          <w:rFonts w:ascii="Times" w:hAnsi="Times"/>
          <w:sz w:val="24"/>
          <w:szCs w:val="24"/>
        </w:rPr>
        <w:t xml:space="preserve"> and rs-fMRI </w:t>
      </w:r>
      <w:del w:id="198" w:author="Alejandro De La Vega" w:date="2015-11-11T17:17:00Z">
        <w:r w:rsidR="00D4126A" w:rsidRPr="00F805D0" w:rsidDel="00701FA8">
          <w:rPr>
            <w:rFonts w:ascii="Times" w:hAnsi="Times"/>
            <w:sz w:val="24"/>
            <w:szCs w:val="24"/>
          </w:rPr>
          <w:delText xml:space="preserve">connectivity </w:delText>
        </w:r>
      </w:del>
      <w:r w:rsidR="00D4126A" w:rsidRPr="00F805D0">
        <w:rPr>
          <w:rFonts w:ascii="Times" w:hAnsi="Times"/>
          <w:sz w:val="24"/>
          <w:szCs w:val="24"/>
        </w:rPr>
        <w:fldChar w:fldCharType="begin"/>
      </w:r>
      <w:r w:rsidR="000C4DAC">
        <w:rPr>
          <w:rFonts w:ascii="Times" w:hAnsi="Times"/>
          <w:sz w:val="24"/>
          <w:szCs w:val="24"/>
        </w:rPr>
        <w:instrText xml:space="preserve"> ADDIN PAPERS2_CITATIONS &lt;citation&gt;&lt;uuid&gt;EEC0FAE4-8FEC-452A-94A3-18E81060666C&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F805D0">
        <w:rPr>
          <w:rFonts w:ascii="Times" w:hAnsi="Times"/>
          <w:sz w:val="24"/>
          <w:szCs w:val="24"/>
        </w:rPr>
        <w:fldChar w:fldCharType="separate"/>
      </w:r>
      <w:r w:rsidR="000C4DAC">
        <w:rPr>
          <w:rFonts w:ascii="Cambria" w:hAnsi="Cambria" w:cs="Cambria"/>
          <w:vertAlign w:val="superscript"/>
        </w:rPr>
        <w:t>46</w:t>
      </w:r>
      <w:r w:rsidR="00D4126A" w:rsidRPr="00F805D0">
        <w:rPr>
          <w:rFonts w:ascii="Times" w:hAnsi="Times"/>
          <w:sz w:val="24"/>
          <w:szCs w:val="24"/>
        </w:rPr>
        <w:fldChar w:fldCharType="end"/>
      </w:r>
      <w:r w:rsidR="00D4126A" w:rsidRPr="00F805D0">
        <w:rPr>
          <w:rFonts w:ascii="Times" w:hAnsi="Times"/>
          <w:sz w:val="24"/>
          <w:szCs w:val="24"/>
        </w:rPr>
        <w:t xml:space="preserve">. </w:t>
      </w:r>
      <w:del w:id="199" w:author="Alejandro De La Vega" w:date="2015-11-11T17:18:00Z">
        <w:r w:rsidR="00D4126A" w:rsidRPr="00F805D0" w:rsidDel="00701FA8">
          <w:rPr>
            <w:rFonts w:ascii="Times" w:hAnsi="Times"/>
            <w:sz w:val="24"/>
            <w:szCs w:val="24"/>
          </w:rPr>
          <w:delText xml:space="preserve">Thus, it follows </w:delText>
        </w:r>
        <w:r w:rsidR="00707BBE" w:rsidRPr="00F805D0" w:rsidDel="00701FA8">
          <w:rPr>
            <w:rFonts w:ascii="Times" w:hAnsi="Times"/>
            <w:sz w:val="24"/>
            <w:szCs w:val="24"/>
          </w:rPr>
          <w:delText>that</w:delText>
        </w:r>
        <w:r w:rsidR="00D4126A" w:rsidRPr="00F805D0" w:rsidDel="00701FA8">
          <w:rPr>
            <w:rFonts w:ascii="Times" w:hAnsi="Times"/>
            <w:sz w:val="24"/>
            <w:szCs w:val="24"/>
          </w:rPr>
          <w:delText xml:space="preserve"> this</w:delText>
        </w:r>
      </w:del>
      <w:ins w:id="200" w:author="Alejandro De La Vega" w:date="2015-11-11T17:24:00Z">
        <w:r w:rsidR="00701FA8">
          <w:rPr>
            <w:rFonts w:ascii="Times" w:hAnsi="Times"/>
            <w:sz w:val="24"/>
            <w:szCs w:val="24"/>
          </w:rPr>
          <w:t>This</w:t>
        </w:r>
      </w:ins>
      <w:r w:rsidR="00D4126A" w:rsidRPr="00F805D0">
        <w:rPr>
          <w:rFonts w:ascii="Times" w:hAnsi="Times"/>
          <w:sz w:val="24"/>
          <w:szCs w:val="24"/>
        </w:rPr>
        <w:t xml:space="preserve"> zone was primarily </w:t>
      </w:r>
      <w:del w:id="201" w:author="Alejandro De La Vega" w:date="2015-11-11T17:18:00Z">
        <w:r w:rsidR="00D4126A" w:rsidRPr="00F805D0" w:rsidDel="00701FA8">
          <w:rPr>
            <w:rFonts w:ascii="Times" w:hAnsi="Times"/>
            <w:sz w:val="24"/>
            <w:szCs w:val="24"/>
          </w:rPr>
          <w:delText xml:space="preserve">associated </w:delText>
        </w:r>
      </w:del>
      <w:ins w:id="202" w:author="Alejandro De La Vega" w:date="2015-11-11T17:18:00Z">
        <w:r w:rsidR="00701FA8">
          <w:rPr>
            <w:rFonts w:ascii="Times" w:hAnsi="Times"/>
            <w:sz w:val="24"/>
            <w:szCs w:val="24"/>
          </w:rPr>
          <w:t xml:space="preserve">associated with motor function </w:t>
        </w:r>
      </w:ins>
      <w:del w:id="203" w:author="Alejandro De La Vega" w:date="2015-11-11T17:18:00Z">
        <w:r w:rsidR="00D4126A" w:rsidRPr="00F805D0" w:rsidDel="00701FA8">
          <w:rPr>
            <w:rFonts w:ascii="Times" w:hAnsi="Times"/>
            <w:sz w:val="24"/>
            <w:szCs w:val="24"/>
          </w:rPr>
          <w:delText>with motor function</w:delText>
        </w:r>
        <w:r w:rsidR="00707BBE" w:rsidRPr="00F805D0" w:rsidDel="00701FA8">
          <w:rPr>
            <w:rFonts w:ascii="Times" w:hAnsi="Times"/>
            <w:sz w:val="24"/>
            <w:szCs w:val="24"/>
          </w:rPr>
          <w:delText>,</w:delText>
        </w:r>
        <w:r w:rsidR="00D4126A" w:rsidRPr="00F805D0" w:rsidDel="00701FA8">
          <w:rPr>
            <w:rFonts w:ascii="Times" w:hAnsi="Times"/>
            <w:sz w:val="24"/>
            <w:szCs w:val="24"/>
          </w:rPr>
          <w:delText xml:space="preserve"> </w:delText>
        </w:r>
      </w:del>
      <w:r w:rsidR="00D4126A" w:rsidRPr="00F805D0">
        <w:rPr>
          <w:rFonts w:ascii="Times" w:hAnsi="Times"/>
          <w:sz w:val="24"/>
          <w:szCs w:val="24"/>
        </w:rPr>
        <w:t xml:space="preserve">and co-activated </w:t>
      </w:r>
      <w:r w:rsidR="00037D8A" w:rsidRPr="00F805D0">
        <w:rPr>
          <w:rFonts w:ascii="Times" w:hAnsi="Times"/>
          <w:sz w:val="24"/>
          <w:szCs w:val="24"/>
        </w:rPr>
        <w:t>with key motor regions such as</w:t>
      </w:r>
      <w:r w:rsidR="00D4126A" w:rsidRPr="00F805D0">
        <w:rPr>
          <w:rFonts w:ascii="Times" w:hAnsi="Times"/>
          <w:sz w:val="24"/>
          <w:szCs w:val="24"/>
        </w:rPr>
        <w:t xml:space="preserve"> primary motor cortex and thalamus. </w:t>
      </w:r>
      <w:del w:id="204" w:author="Alejandro De La Vega" w:date="2015-11-11T17:18:00Z">
        <w:r w:rsidR="00037D8A" w:rsidRPr="00F805D0" w:rsidDel="00701FA8">
          <w:rPr>
            <w:rFonts w:ascii="Times" w:hAnsi="Times"/>
            <w:sz w:val="24"/>
            <w:szCs w:val="24"/>
          </w:rPr>
          <w:delText>However</w:delText>
        </w:r>
      </w:del>
      <w:ins w:id="205" w:author="Alejandro De La Vega" w:date="2015-11-11T17:18:00Z">
        <w:del w:id="206" w:author="Marie Banich" w:date="2015-11-21T16:12:00Z">
          <w:r w:rsidR="00701FA8" w:rsidDel="00087081">
            <w:rPr>
              <w:rFonts w:ascii="Times" w:hAnsi="Times"/>
              <w:sz w:val="24"/>
              <w:szCs w:val="24"/>
            </w:rPr>
            <w:delText>Moreover</w:delText>
          </w:r>
        </w:del>
      </w:ins>
      <w:ins w:id="207" w:author="Marie Banich" w:date="2015-11-21T16:12:00Z">
        <w:r w:rsidR="00087081">
          <w:rPr>
            <w:rFonts w:ascii="Times" w:hAnsi="Times"/>
            <w:sz w:val="24"/>
            <w:szCs w:val="24"/>
          </w:rPr>
          <w:t>Importantly</w:t>
        </w:r>
      </w:ins>
      <w:r w:rsidR="00D4126A" w:rsidRPr="00F805D0">
        <w:rPr>
          <w:rFonts w:ascii="Times" w:hAnsi="Times"/>
          <w:sz w:val="24"/>
          <w:szCs w:val="24"/>
        </w:rPr>
        <w:t xml:space="preserve">, our results suggest </w:t>
      </w:r>
      <w:r w:rsidR="00037D8A" w:rsidRPr="00F805D0">
        <w:rPr>
          <w:rFonts w:ascii="Times" w:hAnsi="Times"/>
          <w:sz w:val="24"/>
          <w:szCs w:val="24"/>
        </w:rPr>
        <w:t>that posterior MFC</w:t>
      </w:r>
      <w:r w:rsidR="00D4126A" w:rsidRPr="00F805D0">
        <w:rPr>
          <w:rFonts w:ascii="Times" w:hAnsi="Times"/>
          <w:sz w:val="24"/>
          <w:szCs w:val="24"/>
        </w:rPr>
        <w:t xml:space="preserve"> can be further fractionated into caudal and rostral sub-regions</w:t>
      </w:r>
      <w:r w:rsidR="00037D8A" w:rsidRPr="00F805D0">
        <w:rPr>
          <w:rFonts w:ascii="Times" w:hAnsi="Times"/>
          <w:sz w:val="24"/>
          <w:szCs w:val="24"/>
        </w:rPr>
        <w:t xml:space="preserve"> that specialize in different aspects of motor function.  C</w:t>
      </w:r>
      <w:r w:rsidR="00D4126A" w:rsidRPr="00F805D0">
        <w:rPr>
          <w:rFonts w:ascii="Times" w:hAnsi="Times"/>
          <w:sz w:val="24"/>
          <w:szCs w:val="24"/>
        </w:rPr>
        <w:t>audal SMA</w:t>
      </w:r>
      <w:ins w:id="208" w:author="Alejandro De La Vega" w:date="2015-11-11T17:19:00Z">
        <w:r w:rsidR="00701FA8">
          <w:rPr>
            <w:rFonts w:ascii="Times" w:hAnsi="Times"/>
            <w:sz w:val="24"/>
            <w:szCs w:val="24"/>
          </w:rPr>
          <w:t>—which includes (CCZ)--</w:t>
        </w:r>
      </w:ins>
      <w:r w:rsidR="00D4126A" w:rsidRPr="00F805D0">
        <w:rPr>
          <w:rFonts w:ascii="Times" w:hAnsi="Times"/>
          <w:sz w:val="24"/>
          <w:szCs w:val="24"/>
        </w:rPr>
        <w:t xml:space="preserve"> </w:t>
      </w:r>
      <w:r w:rsidR="00037D8A" w:rsidRPr="00F805D0">
        <w:rPr>
          <w:rFonts w:ascii="Times" w:hAnsi="Times"/>
          <w:sz w:val="24"/>
          <w:szCs w:val="24"/>
        </w:rPr>
        <w:t xml:space="preserve">showed a greater </w:t>
      </w:r>
      <w:r w:rsidR="001D6C98" w:rsidRPr="00F805D0">
        <w:rPr>
          <w:rFonts w:ascii="Times" w:hAnsi="Times"/>
          <w:sz w:val="24"/>
          <w:szCs w:val="24"/>
        </w:rPr>
        <w:t>association</w:t>
      </w:r>
      <w:r w:rsidR="00037D8A" w:rsidRPr="00F805D0">
        <w:rPr>
          <w:rFonts w:ascii="Times" w:hAnsi="Times"/>
          <w:sz w:val="24"/>
          <w:szCs w:val="24"/>
        </w:rPr>
        <w:t xml:space="preserve"> with pain processing</w:t>
      </w:r>
      <w:ins w:id="209" w:author="Alejandro De La Vega" w:date="2015-11-11T17:24:00Z">
        <w:r w:rsidR="00701FA8">
          <w:rPr>
            <w:rFonts w:ascii="Times" w:hAnsi="Times"/>
            <w:sz w:val="24"/>
            <w:szCs w:val="24"/>
          </w:rPr>
          <w:t xml:space="preserve"> and greater </w:t>
        </w:r>
      </w:ins>
      <w:del w:id="210" w:author="Alejandro De La Vega" w:date="2015-11-11T17:24:00Z">
        <w:r w:rsidR="00037D8A" w:rsidRPr="00F805D0" w:rsidDel="00701FA8">
          <w:rPr>
            <w:rFonts w:ascii="Times" w:hAnsi="Times"/>
            <w:sz w:val="24"/>
            <w:szCs w:val="24"/>
          </w:rPr>
          <w:delText xml:space="preserve">, as well as </w:delText>
        </w:r>
      </w:del>
      <w:r w:rsidR="00037D8A" w:rsidRPr="00F805D0">
        <w:rPr>
          <w:rFonts w:ascii="Times" w:hAnsi="Times"/>
          <w:sz w:val="24"/>
          <w:szCs w:val="24"/>
        </w:rPr>
        <w:t xml:space="preserve">co-activation with </w:t>
      </w:r>
      <w:del w:id="211" w:author="Alejandro De La Vega" w:date="2015-11-11T17:24:00Z">
        <w:r w:rsidR="00037D8A" w:rsidRPr="00F805D0" w:rsidDel="00701FA8">
          <w:rPr>
            <w:rFonts w:ascii="Times" w:hAnsi="Times"/>
            <w:sz w:val="24"/>
            <w:szCs w:val="24"/>
          </w:rPr>
          <w:delText xml:space="preserve">other </w:delText>
        </w:r>
      </w:del>
      <w:r w:rsidR="00037D8A" w:rsidRPr="00F805D0">
        <w:rPr>
          <w:rFonts w:ascii="Times" w:hAnsi="Times"/>
          <w:sz w:val="24"/>
          <w:szCs w:val="24"/>
        </w:rPr>
        <w:t>key pain regions such as SII and thalamus</w:t>
      </w:r>
      <w:del w:id="212" w:author="Alejandro De La Vega" w:date="2015-11-11T17:24:00Z">
        <w:r w:rsidR="00D4126A" w:rsidRPr="00F805D0" w:rsidDel="00701FA8">
          <w:rPr>
            <w:rFonts w:ascii="Times" w:hAnsi="Times"/>
            <w:sz w:val="24"/>
            <w:szCs w:val="24"/>
          </w:rPr>
          <w:delText xml:space="preserve"> </w:delText>
        </w:r>
      </w:del>
      <w:r w:rsidR="00D4126A" w:rsidRPr="00F805D0">
        <w:rPr>
          <w:rFonts w:ascii="Times" w:hAnsi="Times"/>
          <w:sz w:val="24"/>
          <w:szCs w:val="24"/>
        </w:rPr>
        <w:fldChar w:fldCharType="begin"/>
      </w:r>
      <w:r w:rsidR="000C4DAC">
        <w:rPr>
          <w:rFonts w:ascii="Times" w:hAnsi="Times"/>
          <w:sz w:val="24"/>
          <w:szCs w:val="24"/>
        </w:rPr>
        <w:instrText xml:space="preserve"> ADDIN PAPERS2_CITATIONS &lt;citation&gt;&lt;uuid&gt;B21A49D0-9505-4CD7-82E7-AB47B83ACA47&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F805D0">
        <w:rPr>
          <w:rFonts w:ascii="Times" w:hAnsi="Times"/>
          <w:sz w:val="24"/>
          <w:szCs w:val="24"/>
        </w:rPr>
        <w:fldChar w:fldCharType="separate"/>
      </w:r>
      <w:r w:rsidR="000C4DAC">
        <w:rPr>
          <w:rFonts w:ascii="Cambria" w:hAnsi="Cambria" w:cs="Cambria"/>
          <w:vertAlign w:val="superscript"/>
        </w:rPr>
        <w:t>11</w:t>
      </w:r>
      <w:r w:rsidR="00D4126A" w:rsidRPr="00F805D0">
        <w:rPr>
          <w:rFonts w:ascii="Times" w:hAnsi="Times"/>
          <w:sz w:val="24"/>
          <w:szCs w:val="24"/>
        </w:rPr>
        <w:fldChar w:fldCharType="end"/>
      </w:r>
      <w:r w:rsidR="00037D8A" w:rsidRPr="00F805D0">
        <w:rPr>
          <w:rFonts w:ascii="Times" w:hAnsi="Times"/>
          <w:sz w:val="24"/>
          <w:szCs w:val="24"/>
        </w:rPr>
        <w:t xml:space="preserve">. </w:t>
      </w:r>
      <w:r w:rsidR="00CA3B40" w:rsidRPr="00F805D0">
        <w:rPr>
          <w:rFonts w:ascii="Times" w:hAnsi="Times"/>
          <w:sz w:val="24"/>
          <w:szCs w:val="24"/>
        </w:rPr>
        <w:t xml:space="preserve">Given that pain signals </w:t>
      </w:r>
      <w:r w:rsidR="00037D8A" w:rsidRPr="00F805D0">
        <w:rPr>
          <w:rFonts w:ascii="Times" w:hAnsi="Times"/>
          <w:sz w:val="24"/>
          <w:szCs w:val="24"/>
        </w:rPr>
        <w:t xml:space="preserve">often </w:t>
      </w:r>
      <w:r w:rsidR="00CA3B40" w:rsidRPr="00F805D0">
        <w:rPr>
          <w:rFonts w:ascii="Times" w:hAnsi="Times"/>
          <w:sz w:val="24"/>
          <w:szCs w:val="24"/>
        </w:rPr>
        <w:t xml:space="preserve">indicate </w:t>
      </w:r>
      <w:r w:rsidR="00037D8A" w:rsidRPr="00F805D0">
        <w:rPr>
          <w:rFonts w:ascii="Times" w:hAnsi="Times"/>
          <w:sz w:val="24"/>
          <w:szCs w:val="24"/>
        </w:rPr>
        <w:t xml:space="preserve">the need for </w:t>
      </w:r>
      <w:r w:rsidR="00CA3B40" w:rsidRPr="00F805D0">
        <w:rPr>
          <w:rFonts w:ascii="Times" w:hAnsi="Times"/>
          <w:sz w:val="24"/>
          <w:szCs w:val="24"/>
        </w:rPr>
        <w:t xml:space="preserve">motor </w:t>
      </w:r>
      <w:r w:rsidR="00037D8A" w:rsidRPr="00F805D0">
        <w:rPr>
          <w:rFonts w:ascii="Times" w:hAnsi="Times"/>
          <w:sz w:val="24"/>
          <w:szCs w:val="24"/>
        </w:rPr>
        <w:t>action</w:t>
      </w:r>
      <w:r w:rsidR="00CA3B40" w:rsidRPr="00F805D0">
        <w:rPr>
          <w:rFonts w:ascii="Times" w:hAnsi="Times"/>
          <w:sz w:val="24"/>
          <w:szCs w:val="24"/>
        </w:rPr>
        <w:t xml:space="preserve"> to avoid damage to </w:t>
      </w:r>
      <w:r w:rsidR="00037D8A" w:rsidRPr="00F805D0">
        <w:rPr>
          <w:rFonts w:ascii="Times" w:hAnsi="Times"/>
          <w:sz w:val="24"/>
          <w:szCs w:val="24"/>
        </w:rPr>
        <w:t>the</w:t>
      </w:r>
      <w:r w:rsidR="00CA3B40" w:rsidRPr="00F805D0">
        <w:rPr>
          <w:rFonts w:ascii="Times" w:hAnsi="Times"/>
          <w:sz w:val="24"/>
          <w:szCs w:val="24"/>
        </w:rPr>
        <w:t xml:space="preserve"> organism, </w:t>
      </w:r>
      <w:r w:rsidR="00037D8A" w:rsidRPr="00F805D0">
        <w:rPr>
          <w:rFonts w:ascii="Times" w:hAnsi="Times"/>
          <w:sz w:val="24"/>
          <w:szCs w:val="24"/>
        </w:rPr>
        <w:t>caudal SMA</w:t>
      </w:r>
      <w:r w:rsidR="00CA3B40" w:rsidRPr="00F805D0">
        <w:rPr>
          <w:rFonts w:ascii="Times" w:hAnsi="Times"/>
          <w:sz w:val="24"/>
          <w:szCs w:val="24"/>
        </w:rPr>
        <w:t xml:space="preserve"> may be particularly </w:t>
      </w:r>
      <w:r w:rsidR="005B609C" w:rsidRPr="00F805D0">
        <w:rPr>
          <w:rFonts w:ascii="Times" w:hAnsi="Times"/>
          <w:sz w:val="24"/>
          <w:szCs w:val="24"/>
        </w:rPr>
        <w:t xml:space="preserve">specialized in </w:t>
      </w:r>
      <w:commentRangeStart w:id="213"/>
      <w:r w:rsidR="00037D8A" w:rsidRPr="00F805D0">
        <w:rPr>
          <w:rFonts w:ascii="Times" w:hAnsi="Times"/>
          <w:sz w:val="24"/>
          <w:szCs w:val="24"/>
        </w:rPr>
        <w:t>initiating</w:t>
      </w:r>
      <w:commentRangeEnd w:id="213"/>
      <w:r w:rsidR="00087081">
        <w:rPr>
          <w:rStyle w:val="CommentReference"/>
          <w:rFonts w:ascii="Times" w:hAnsi="Times"/>
        </w:rPr>
        <w:commentReference w:id="213"/>
      </w:r>
      <w:r w:rsidR="00037D8A" w:rsidRPr="00F805D0">
        <w:rPr>
          <w:rFonts w:ascii="Times" w:hAnsi="Times"/>
          <w:sz w:val="24"/>
          <w:szCs w:val="24"/>
        </w:rPr>
        <w:t xml:space="preserve"> </w:t>
      </w:r>
      <w:del w:id="214" w:author="Alejandro De La Vega" w:date="2015-11-11T17:24:00Z">
        <w:r w:rsidR="00037D8A" w:rsidRPr="00F805D0" w:rsidDel="00701FA8">
          <w:rPr>
            <w:rFonts w:ascii="Times" w:hAnsi="Times"/>
            <w:sz w:val="24"/>
            <w:szCs w:val="24"/>
          </w:rPr>
          <w:delText xml:space="preserve">such </w:delText>
        </w:r>
      </w:del>
      <w:del w:id="215" w:author="Marie Banich" w:date="2015-11-21T16:13:00Z">
        <w:r w:rsidR="00037D8A" w:rsidRPr="00F805D0" w:rsidDel="00087081">
          <w:rPr>
            <w:rFonts w:ascii="Times" w:hAnsi="Times"/>
            <w:sz w:val="24"/>
            <w:szCs w:val="24"/>
          </w:rPr>
          <w:delText xml:space="preserve">reflexive </w:delText>
        </w:r>
      </w:del>
      <w:r w:rsidR="00037D8A" w:rsidRPr="00F805D0">
        <w:rPr>
          <w:rFonts w:ascii="Times" w:hAnsi="Times"/>
          <w:sz w:val="24"/>
          <w:szCs w:val="24"/>
        </w:rPr>
        <w:t xml:space="preserve">movements in response to pain.  In contrast, </w:t>
      </w:r>
      <w:ins w:id="216" w:author="Alejandro De La Vega" w:date="2015-11-11T17:25:00Z">
        <w:r w:rsidR="00701FA8">
          <w:rPr>
            <w:rFonts w:ascii="Times" w:hAnsi="Times"/>
            <w:sz w:val="24"/>
            <w:szCs w:val="24"/>
          </w:rPr>
          <w:t xml:space="preserve">in addition to motor function, </w:t>
        </w:r>
      </w:ins>
      <w:r w:rsidR="00037D8A" w:rsidRPr="00F805D0">
        <w:rPr>
          <w:rFonts w:ascii="Times" w:hAnsi="Times"/>
          <w:sz w:val="24"/>
          <w:szCs w:val="24"/>
        </w:rPr>
        <w:t>r</w:t>
      </w:r>
      <w:r w:rsidR="00D4126A" w:rsidRPr="00F805D0">
        <w:rPr>
          <w:rFonts w:ascii="Times" w:hAnsi="Times"/>
          <w:sz w:val="24"/>
          <w:szCs w:val="24"/>
        </w:rPr>
        <w:t>ostral SMA</w:t>
      </w:r>
      <w:r w:rsidR="00037D8A" w:rsidRPr="00F805D0">
        <w:rPr>
          <w:rFonts w:ascii="Times" w:hAnsi="Times"/>
          <w:sz w:val="24"/>
          <w:szCs w:val="24"/>
        </w:rPr>
        <w:t xml:space="preserve"> was implicated </w:t>
      </w:r>
      <w:r w:rsidR="00D4126A" w:rsidRPr="00F805D0">
        <w:rPr>
          <w:rFonts w:ascii="Times" w:hAnsi="Times"/>
          <w:sz w:val="24"/>
          <w:szCs w:val="24"/>
        </w:rPr>
        <w:t xml:space="preserve">in </w:t>
      </w:r>
      <w:del w:id="217" w:author="Alejandro De La Vega" w:date="2015-11-11T17:25:00Z">
        <w:r w:rsidR="00D4126A" w:rsidRPr="00F805D0" w:rsidDel="00701FA8">
          <w:rPr>
            <w:rFonts w:ascii="Times" w:hAnsi="Times"/>
            <w:sz w:val="24"/>
            <w:szCs w:val="24"/>
          </w:rPr>
          <w:delText xml:space="preserve">various aspects of </w:delText>
        </w:r>
      </w:del>
      <w:r w:rsidR="000B2530">
        <w:rPr>
          <w:rFonts w:ascii="Times" w:hAnsi="Times"/>
          <w:sz w:val="24"/>
          <w:szCs w:val="24"/>
        </w:rPr>
        <w:t xml:space="preserve">cognitive control </w:t>
      </w:r>
      <w:r w:rsidR="00037D8A" w:rsidRPr="00F805D0">
        <w:rPr>
          <w:rFonts w:ascii="Times" w:hAnsi="Times"/>
          <w:sz w:val="24"/>
          <w:szCs w:val="24"/>
        </w:rPr>
        <w:t>and co-activated</w:t>
      </w:r>
      <w:r w:rsidR="00D4126A" w:rsidRPr="00F805D0">
        <w:rPr>
          <w:rFonts w:ascii="Times" w:hAnsi="Times"/>
          <w:sz w:val="24"/>
          <w:szCs w:val="24"/>
        </w:rPr>
        <w:t xml:space="preserve"> with </w:t>
      </w:r>
      <w:r w:rsidR="00037D8A" w:rsidRPr="00F805D0">
        <w:rPr>
          <w:rFonts w:ascii="Times" w:hAnsi="Times"/>
          <w:sz w:val="24"/>
          <w:szCs w:val="24"/>
        </w:rPr>
        <w:t xml:space="preserve">regions in the fronto-parietal control system such as </w:t>
      </w:r>
      <w:del w:id="218" w:author="Alejandro De La Vega" w:date="2015-11-11T17:25:00Z">
        <w:r w:rsidR="000B2530" w:rsidDel="00701FA8">
          <w:rPr>
            <w:rFonts w:ascii="Times" w:hAnsi="Times"/>
            <w:sz w:val="24"/>
            <w:szCs w:val="24"/>
          </w:rPr>
          <w:delText>caudal</w:delText>
        </w:r>
        <w:r w:rsidR="00D4126A" w:rsidRPr="00F805D0" w:rsidDel="00701FA8">
          <w:rPr>
            <w:rFonts w:ascii="Times" w:hAnsi="Times"/>
            <w:sz w:val="24"/>
            <w:szCs w:val="24"/>
          </w:rPr>
          <w:delText xml:space="preserve"> </w:delText>
        </w:r>
      </w:del>
      <w:r w:rsidR="00D4126A" w:rsidRPr="00F805D0">
        <w:rPr>
          <w:rFonts w:ascii="Times" w:hAnsi="Times"/>
          <w:sz w:val="24"/>
          <w:szCs w:val="24"/>
        </w:rPr>
        <w:t>DLPFC and aIns</w:t>
      </w:r>
      <w:r w:rsidR="00037D8A" w:rsidRPr="00F805D0">
        <w:rPr>
          <w:rFonts w:ascii="Times" w:hAnsi="Times"/>
          <w:sz w:val="24"/>
          <w:szCs w:val="24"/>
        </w:rPr>
        <w:t xml:space="preserve">. </w:t>
      </w:r>
      <w:r w:rsidR="00CA3B40" w:rsidRPr="00F805D0">
        <w:rPr>
          <w:rFonts w:ascii="Times" w:hAnsi="Times"/>
          <w:sz w:val="24"/>
          <w:szCs w:val="24"/>
        </w:rPr>
        <w:t xml:space="preserve">These results are consistent with </w:t>
      </w:r>
      <w:r w:rsidR="00D4126A" w:rsidRPr="00F805D0">
        <w:rPr>
          <w:rFonts w:ascii="Times" w:hAnsi="Times"/>
          <w:sz w:val="24"/>
          <w:szCs w:val="24"/>
        </w:rPr>
        <w:t xml:space="preserve">the </w:t>
      </w:r>
      <w:del w:id="219" w:author="Alejandro De La Vega" w:date="2015-11-11T17:26:00Z">
        <w:r w:rsidR="00D4126A" w:rsidRPr="00F805D0" w:rsidDel="00701FA8">
          <w:rPr>
            <w:rFonts w:ascii="Times" w:hAnsi="Times"/>
            <w:sz w:val="24"/>
            <w:szCs w:val="24"/>
          </w:rPr>
          <w:delText xml:space="preserve">well-established finding </w:delText>
        </w:r>
      </w:del>
      <w:ins w:id="220" w:author="Alejandro De La Vega" w:date="2015-11-11T17:26:00Z">
        <w:r w:rsidR="00701FA8">
          <w:rPr>
            <w:rFonts w:ascii="Times" w:hAnsi="Times"/>
            <w:sz w:val="24"/>
            <w:szCs w:val="24"/>
          </w:rPr>
          <w:t>hypothesis</w:t>
        </w:r>
        <w:r w:rsidR="00701FA8" w:rsidRPr="00F805D0">
          <w:rPr>
            <w:rFonts w:ascii="Times" w:hAnsi="Times"/>
            <w:sz w:val="24"/>
            <w:szCs w:val="24"/>
          </w:rPr>
          <w:t xml:space="preserve"> </w:t>
        </w:r>
      </w:ins>
      <w:r w:rsidR="00D4126A" w:rsidRPr="00F805D0">
        <w:rPr>
          <w:rFonts w:ascii="Times" w:hAnsi="Times"/>
          <w:sz w:val="24"/>
          <w:szCs w:val="24"/>
        </w:rPr>
        <w:t>that</w:t>
      </w:r>
      <w:r w:rsidR="00CA3B40" w:rsidRPr="00F805D0">
        <w:rPr>
          <w:rFonts w:ascii="Times" w:hAnsi="Times"/>
          <w:sz w:val="24"/>
          <w:szCs w:val="24"/>
        </w:rPr>
        <w:t xml:space="preserve"> the </w:t>
      </w:r>
      <w:r w:rsidR="00D4126A" w:rsidRPr="00F805D0">
        <w:rPr>
          <w:rFonts w:ascii="Times" w:hAnsi="Times"/>
          <w:sz w:val="24"/>
          <w:szCs w:val="24"/>
        </w:rPr>
        <w:t>supplementary</w:t>
      </w:r>
      <w:r w:rsidR="00037D8A" w:rsidRPr="00F805D0">
        <w:rPr>
          <w:rFonts w:ascii="Times" w:hAnsi="Times"/>
          <w:sz w:val="24"/>
          <w:szCs w:val="24"/>
        </w:rPr>
        <w:t xml:space="preserve"> eye fields</w:t>
      </w:r>
      <w:r w:rsidR="00707BBE" w:rsidRPr="00F805D0">
        <w:rPr>
          <w:rFonts w:ascii="Times" w:hAnsi="Times"/>
          <w:sz w:val="24"/>
          <w:szCs w:val="24"/>
        </w:rPr>
        <w:t xml:space="preserve"> </w:t>
      </w:r>
      <w:r w:rsidR="000B2530">
        <w:rPr>
          <w:rFonts w:ascii="Times" w:hAnsi="Times"/>
          <w:sz w:val="24"/>
          <w:szCs w:val="24"/>
        </w:rPr>
        <w:t xml:space="preserve">(located in our rostral SMA cluster) </w:t>
      </w:r>
      <w:r w:rsidR="00CA3B40" w:rsidRPr="00F805D0">
        <w:rPr>
          <w:rFonts w:ascii="Times" w:hAnsi="Times"/>
          <w:sz w:val="24"/>
          <w:szCs w:val="24"/>
        </w:rPr>
        <w:t xml:space="preserve">are </w:t>
      </w:r>
      <w:r w:rsidR="003B3D27" w:rsidRPr="00F805D0">
        <w:rPr>
          <w:rFonts w:ascii="Times" w:hAnsi="Times"/>
          <w:sz w:val="24"/>
          <w:szCs w:val="24"/>
        </w:rPr>
        <w:t>important for high</w:t>
      </w:r>
      <w:r w:rsidR="00D4126A" w:rsidRPr="00F805D0">
        <w:rPr>
          <w:rFonts w:ascii="Times" w:hAnsi="Times"/>
          <w:sz w:val="24"/>
          <w:szCs w:val="24"/>
        </w:rPr>
        <w:t>-level control of eye movements</w:t>
      </w:r>
      <w:r w:rsidR="003B3D27" w:rsidRPr="00F805D0">
        <w:rPr>
          <w:rFonts w:ascii="Times" w:hAnsi="Times"/>
          <w:sz w:val="24"/>
          <w:szCs w:val="24"/>
        </w:rPr>
        <w:t xml:space="preserve"> </w:t>
      </w:r>
      <w:del w:id="221" w:author="Alejandro De La Vega" w:date="2015-11-11T17:26:00Z">
        <w:r w:rsidR="003B3D27" w:rsidRPr="00F805D0" w:rsidDel="00701FA8">
          <w:rPr>
            <w:rFonts w:ascii="Times" w:hAnsi="Times"/>
            <w:sz w:val="24"/>
            <w:szCs w:val="24"/>
          </w:rPr>
          <w:delText xml:space="preserve">in tasks such as anti-saccade </w:delText>
        </w:r>
      </w:del>
      <w:r w:rsidR="0088605C" w:rsidRPr="00F805D0">
        <w:rPr>
          <w:rFonts w:ascii="Times" w:hAnsi="Times"/>
          <w:sz w:val="24"/>
          <w:szCs w:val="24"/>
        </w:rPr>
        <w:fldChar w:fldCharType="begin"/>
      </w:r>
      <w:r w:rsidR="000C4DAC">
        <w:rPr>
          <w:rFonts w:ascii="Times" w:hAnsi="Times"/>
          <w:sz w:val="24"/>
          <w:szCs w:val="24"/>
        </w:rPr>
        <w:instrText xml:space="preserve"> ADDIN PAPERS2_CITATIONS &lt;citation&gt;&lt;uuid&gt;4E8B16ED-98E4-4FE3-875A-DE4766BE7F85&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F805D0">
        <w:rPr>
          <w:rFonts w:ascii="Times" w:hAnsi="Times"/>
          <w:sz w:val="24"/>
          <w:szCs w:val="24"/>
        </w:rPr>
        <w:fldChar w:fldCharType="separate"/>
      </w:r>
      <w:r w:rsidR="000C4DAC">
        <w:rPr>
          <w:rFonts w:ascii="Cambria" w:hAnsi="Cambria" w:cs="Cambria"/>
          <w:vertAlign w:val="superscript"/>
        </w:rPr>
        <w:t>47,48</w:t>
      </w:r>
      <w:r w:rsidR="0088605C" w:rsidRPr="00F805D0">
        <w:rPr>
          <w:rFonts w:ascii="Times" w:hAnsi="Times"/>
          <w:sz w:val="24"/>
          <w:szCs w:val="24"/>
        </w:rPr>
        <w:fldChar w:fldCharType="end"/>
      </w:r>
      <w:r w:rsidR="003B3D27" w:rsidRPr="00F805D0">
        <w:rPr>
          <w:rFonts w:ascii="Times" w:hAnsi="Times"/>
          <w:sz w:val="24"/>
          <w:szCs w:val="24"/>
        </w:rPr>
        <w:t xml:space="preserve">. </w:t>
      </w:r>
      <w:r w:rsidR="00037D8A" w:rsidRPr="00F805D0">
        <w:rPr>
          <w:rFonts w:ascii="Times" w:hAnsi="Times"/>
          <w:sz w:val="24"/>
          <w:szCs w:val="24"/>
        </w:rPr>
        <w:t>W</w:t>
      </w:r>
      <w:r w:rsidR="00CA3B40" w:rsidRPr="00F805D0">
        <w:rPr>
          <w:rFonts w:ascii="Times" w:hAnsi="Times"/>
          <w:sz w:val="24"/>
          <w:szCs w:val="24"/>
        </w:rPr>
        <w:t xml:space="preserve">hile rostral SMA is unlikely to be involved in the resolution of </w:t>
      </w:r>
      <w:r w:rsidR="00D4126A" w:rsidRPr="00F805D0">
        <w:rPr>
          <w:rFonts w:ascii="Times" w:hAnsi="Times"/>
          <w:sz w:val="24"/>
          <w:szCs w:val="24"/>
        </w:rPr>
        <w:t xml:space="preserve">conflict or direct maintenance of </w:t>
      </w:r>
      <w:ins w:id="222" w:author="Marie Banich" w:date="2015-11-21T16:14:00Z">
        <w:r w:rsidR="00087081">
          <w:rPr>
            <w:rFonts w:ascii="Times" w:hAnsi="Times"/>
            <w:sz w:val="24"/>
            <w:szCs w:val="24"/>
          </w:rPr>
          <w:t xml:space="preserve">items in </w:t>
        </w:r>
      </w:ins>
      <w:r w:rsidR="00037D8A" w:rsidRPr="00F805D0">
        <w:rPr>
          <w:rFonts w:ascii="Times" w:hAnsi="Times"/>
          <w:sz w:val="24"/>
          <w:szCs w:val="24"/>
        </w:rPr>
        <w:t>WM</w:t>
      </w:r>
      <w:r w:rsidR="00CA3B40" w:rsidRPr="00F805D0">
        <w:rPr>
          <w:rFonts w:ascii="Times" w:hAnsi="Times"/>
          <w:sz w:val="24"/>
          <w:szCs w:val="24"/>
        </w:rPr>
        <w:t xml:space="preserve">, </w:t>
      </w:r>
      <w:ins w:id="223" w:author="Marie Banich" w:date="2015-11-21T16:14:00Z">
        <w:r w:rsidR="00087081">
          <w:rPr>
            <w:rFonts w:ascii="Times" w:hAnsi="Times"/>
            <w:sz w:val="24"/>
            <w:szCs w:val="24"/>
          </w:rPr>
          <w:t xml:space="preserve">usually considered the providence of DLPFC, </w:t>
        </w:r>
      </w:ins>
      <w:del w:id="224" w:author="Marie Banich" w:date="2015-11-21T16:14:00Z">
        <w:r w:rsidR="00CA3B40" w:rsidRPr="00F805D0" w:rsidDel="00087081">
          <w:rPr>
            <w:rFonts w:ascii="Times" w:hAnsi="Times"/>
            <w:sz w:val="24"/>
            <w:szCs w:val="24"/>
          </w:rPr>
          <w:delText xml:space="preserve">the </w:delText>
        </w:r>
      </w:del>
      <w:r w:rsidR="00CA3B40" w:rsidRPr="00F805D0">
        <w:rPr>
          <w:rFonts w:ascii="Times" w:hAnsi="Times"/>
          <w:sz w:val="24"/>
          <w:szCs w:val="24"/>
        </w:rPr>
        <w:t>direct cortico</w:t>
      </w:r>
      <w:r w:rsidR="00D02E7F" w:rsidRPr="00F805D0">
        <w:rPr>
          <w:rFonts w:ascii="Times" w:hAnsi="Times"/>
          <w:sz w:val="24"/>
          <w:szCs w:val="24"/>
        </w:rPr>
        <w:t>-</w:t>
      </w:r>
      <w:r w:rsidR="00D4126A" w:rsidRPr="00F805D0">
        <w:rPr>
          <w:rFonts w:ascii="Times" w:hAnsi="Times"/>
          <w:sz w:val="24"/>
          <w:szCs w:val="24"/>
        </w:rPr>
        <w:t xml:space="preserve">spinal connections in this region </w:t>
      </w:r>
      <w:r w:rsidR="00D4126A" w:rsidRPr="00F805D0">
        <w:rPr>
          <w:rFonts w:ascii="Times" w:hAnsi="Times"/>
          <w:sz w:val="24"/>
          <w:szCs w:val="24"/>
        </w:rPr>
        <w:fldChar w:fldCharType="begin"/>
      </w:r>
      <w:r w:rsidR="000C4DAC">
        <w:rPr>
          <w:rFonts w:ascii="Times" w:hAnsi="Times"/>
          <w:sz w:val="24"/>
          <w:szCs w:val="24"/>
        </w:rPr>
        <w:instrText xml:space="preserve"> ADDIN PAPERS2_CITATIONS &lt;citation&gt;&lt;uuid&gt;CCA6BAB0-74D8-473C-B42E-C389092B933E&lt;/uuid&gt;&lt;priority&gt;0&lt;/priority&gt;&lt;publications&gt;&lt;publication&gt;&lt;startpage&gt;1&lt;/startpage&gt;&lt;title&gt;Corticocortical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sidRPr="00F805D0">
        <w:rPr>
          <w:rFonts w:ascii="Times" w:hAnsi="Times"/>
          <w:sz w:val="24"/>
          <w:szCs w:val="24"/>
        </w:rPr>
        <w:fldChar w:fldCharType="separate"/>
      </w:r>
      <w:r w:rsidR="000C4DAC">
        <w:rPr>
          <w:rFonts w:ascii="Cambria" w:hAnsi="Cambria" w:cs="Cambria"/>
          <w:vertAlign w:val="superscript"/>
        </w:rPr>
        <w:t>49</w:t>
      </w:r>
      <w:r w:rsidR="00D4126A" w:rsidRPr="00F805D0">
        <w:rPr>
          <w:rFonts w:ascii="Times" w:hAnsi="Times"/>
          <w:sz w:val="24"/>
          <w:szCs w:val="24"/>
        </w:rPr>
        <w:fldChar w:fldCharType="end"/>
      </w:r>
      <w:r w:rsidR="00D4126A" w:rsidRPr="00F805D0">
        <w:rPr>
          <w:rFonts w:ascii="Times" w:hAnsi="Times"/>
          <w:sz w:val="24"/>
          <w:szCs w:val="24"/>
        </w:rPr>
        <w:t xml:space="preserve"> </w:t>
      </w:r>
      <w:r w:rsidR="00CA3B40" w:rsidRPr="00F805D0">
        <w:rPr>
          <w:rFonts w:ascii="Times" w:hAnsi="Times"/>
          <w:sz w:val="24"/>
          <w:szCs w:val="24"/>
        </w:rPr>
        <w:t xml:space="preserve">suggest it is well situated to </w:t>
      </w:r>
      <w:r w:rsidR="00D4126A" w:rsidRPr="00F805D0">
        <w:rPr>
          <w:rFonts w:ascii="Times" w:hAnsi="Times"/>
          <w:sz w:val="24"/>
          <w:szCs w:val="24"/>
        </w:rPr>
        <w:t xml:space="preserve">modify motor </w:t>
      </w:r>
      <w:r w:rsidR="006B6989" w:rsidRPr="00F805D0">
        <w:rPr>
          <w:rFonts w:ascii="Times" w:hAnsi="Times"/>
          <w:sz w:val="24"/>
          <w:szCs w:val="24"/>
        </w:rPr>
        <w:t>action</w:t>
      </w:r>
      <w:r w:rsidR="00D4126A" w:rsidRPr="00F805D0">
        <w:rPr>
          <w:rFonts w:ascii="Times" w:hAnsi="Times"/>
          <w:sz w:val="24"/>
          <w:szCs w:val="24"/>
        </w:rPr>
        <w:t xml:space="preserve"> </w:t>
      </w:r>
      <w:r w:rsidR="00037D8A" w:rsidRPr="00F805D0">
        <w:rPr>
          <w:rFonts w:ascii="Times" w:hAnsi="Times"/>
          <w:sz w:val="24"/>
          <w:szCs w:val="24"/>
        </w:rPr>
        <w:t>to support goal-directed cognition.</w:t>
      </w:r>
    </w:p>
    <w:p w14:paraId="4B420F1B" w14:textId="75D11B0B" w:rsidR="009E7445" w:rsidRPr="00F805D0" w:rsidRDefault="00332E1B" w:rsidP="0096185D">
      <w:pPr>
        <w:pStyle w:val="Normal1"/>
        <w:ind w:firstLine="0"/>
        <w:rPr>
          <w:rFonts w:ascii="Times" w:hAnsi="Times"/>
          <w:sz w:val="24"/>
          <w:szCs w:val="24"/>
        </w:rPr>
      </w:pPr>
      <w:r w:rsidRPr="00F805D0">
        <w:rPr>
          <w:rFonts w:ascii="Times" w:hAnsi="Times"/>
          <w:color w:val="252525"/>
          <w:sz w:val="24"/>
          <w:szCs w:val="24"/>
        </w:rPr>
        <w:lastRenderedPageBreak/>
        <w:t>Middle zone</w:t>
      </w:r>
    </w:p>
    <w:p w14:paraId="1B8758D0" w14:textId="5B159E6B" w:rsidR="00CA3B40" w:rsidRPr="00F805D0" w:rsidRDefault="0011617D" w:rsidP="00812BE3">
      <w:pPr>
        <w:pStyle w:val="Normal1"/>
        <w:ind w:firstLine="720"/>
        <w:rPr>
          <w:rFonts w:ascii="Times" w:hAnsi="Times"/>
          <w:color w:val="252525"/>
          <w:sz w:val="24"/>
          <w:szCs w:val="24"/>
          <w:highlight w:val="white"/>
        </w:rPr>
      </w:pPr>
      <w:r w:rsidRPr="00F805D0">
        <w:rPr>
          <w:rFonts w:ascii="Times" w:hAnsi="Times"/>
          <w:color w:val="252525"/>
          <w:sz w:val="24"/>
          <w:szCs w:val="24"/>
          <w:highlight w:val="white"/>
        </w:rPr>
        <w:t xml:space="preserve">The middle </w:t>
      </w:r>
      <w:r w:rsidR="000B2530">
        <w:rPr>
          <w:rFonts w:ascii="Times" w:hAnsi="Times"/>
          <w:color w:val="252525"/>
          <w:sz w:val="24"/>
          <w:szCs w:val="24"/>
          <w:highlight w:val="white"/>
        </w:rPr>
        <w:t xml:space="preserve">MFC zone </w:t>
      </w:r>
      <w:ins w:id="225" w:author="Marie Banich" w:date="2015-11-21T16:14:00Z">
        <w:r w:rsidR="00087081">
          <w:rPr>
            <w:rFonts w:ascii="Times" w:hAnsi="Times"/>
            <w:color w:val="252525"/>
            <w:sz w:val="24"/>
            <w:szCs w:val="24"/>
            <w:highlight w:val="white"/>
          </w:rPr>
          <w:t xml:space="preserve">in our study </w:t>
        </w:r>
      </w:ins>
      <w:r w:rsidR="000B2530">
        <w:rPr>
          <w:rFonts w:ascii="Times" w:hAnsi="Times"/>
          <w:color w:val="252525"/>
          <w:sz w:val="24"/>
          <w:szCs w:val="24"/>
          <w:highlight w:val="white"/>
        </w:rPr>
        <w:t xml:space="preserve">was associated with several aspects of </w:t>
      </w:r>
      <w:r w:rsidRPr="00F805D0">
        <w:rPr>
          <w:rFonts w:ascii="Times" w:hAnsi="Times"/>
          <w:color w:val="252525"/>
          <w:sz w:val="24"/>
          <w:szCs w:val="24"/>
          <w:highlight w:val="white"/>
        </w:rPr>
        <w:t xml:space="preserve">cognitive control </w:t>
      </w:r>
      <w:r w:rsidR="00A165E1" w:rsidRPr="00F805D0">
        <w:rPr>
          <w:rFonts w:ascii="Times" w:hAnsi="Times"/>
          <w:color w:val="252525"/>
          <w:sz w:val="24"/>
          <w:szCs w:val="24"/>
          <w:highlight w:val="white"/>
        </w:rPr>
        <w:t xml:space="preserve">in addition to negative affect. </w:t>
      </w:r>
      <w:del w:id="226" w:author="Alejandro De La Vega" w:date="2015-11-11T17:27:00Z">
        <w:r w:rsidR="00CA3B40" w:rsidRPr="00F805D0" w:rsidDel="00701FA8">
          <w:rPr>
            <w:rFonts w:ascii="Times" w:hAnsi="Times"/>
            <w:color w:val="252525"/>
            <w:sz w:val="24"/>
            <w:szCs w:val="24"/>
            <w:highlight w:val="white"/>
          </w:rPr>
          <w:delText>At a coarse scale</w:delText>
        </w:r>
      </w:del>
      <w:ins w:id="227" w:author="Alejandro De La Vega" w:date="2015-11-11T17:27:00Z">
        <w:r w:rsidR="00701FA8">
          <w:rPr>
            <w:rFonts w:ascii="Times" w:hAnsi="Times"/>
            <w:color w:val="252525"/>
            <w:sz w:val="24"/>
            <w:szCs w:val="24"/>
            <w:highlight w:val="white"/>
          </w:rPr>
          <w:t xml:space="preserve">While </w:t>
        </w:r>
      </w:ins>
      <w:ins w:id="228" w:author="Marie Banich" w:date="2015-11-21T16:15:00Z">
        <w:r w:rsidR="00087081">
          <w:rPr>
            <w:rFonts w:ascii="Times" w:hAnsi="Times"/>
            <w:color w:val="252525"/>
            <w:sz w:val="24"/>
            <w:szCs w:val="24"/>
            <w:highlight w:val="white"/>
          </w:rPr>
          <w:t xml:space="preserve">on the surface </w:t>
        </w:r>
      </w:ins>
      <w:ins w:id="229" w:author="Alejandro De La Vega" w:date="2015-11-11T17:27:00Z">
        <w:r w:rsidR="00701FA8">
          <w:rPr>
            <w:rFonts w:ascii="Times" w:hAnsi="Times"/>
            <w:color w:val="252525"/>
            <w:sz w:val="24"/>
            <w:szCs w:val="24"/>
            <w:highlight w:val="white"/>
          </w:rPr>
          <w:t>t</w:t>
        </w:r>
      </w:ins>
      <w:del w:id="230" w:author="Alejandro De La Vega" w:date="2015-11-11T17:27:00Z">
        <w:r w:rsidR="00CA3B40" w:rsidRPr="00F805D0" w:rsidDel="00701FA8">
          <w:rPr>
            <w:rFonts w:ascii="Times" w:hAnsi="Times"/>
            <w:color w:val="252525"/>
            <w:sz w:val="24"/>
            <w:szCs w:val="24"/>
            <w:highlight w:val="white"/>
          </w:rPr>
          <w:delText>, t</w:delText>
        </w:r>
      </w:del>
      <w:r w:rsidR="00CA3B40" w:rsidRPr="00F805D0">
        <w:rPr>
          <w:rFonts w:ascii="Times" w:hAnsi="Times"/>
          <w:color w:val="252525"/>
          <w:sz w:val="24"/>
          <w:szCs w:val="24"/>
          <w:highlight w:val="white"/>
        </w:rPr>
        <w:t xml:space="preserve">hese findings seem consistent with </w:t>
      </w:r>
      <w:del w:id="231" w:author="Alejandro De La Vega" w:date="2015-11-11T17:28:00Z">
        <w:r w:rsidR="00CA3B40" w:rsidRPr="00F805D0" w:rsidDel="00701FA8">
          <w:rPr>
            <w:rFonts w:ascii="Times" w:hAnsi="Times"/>
            <w:color w:val="252525"/>
            <w:sz w:val="24"/>
            <w:szCs w:val="24"/>
            <w:highlight w:val="white"/>
          </w:rPr>
          <w:delText xml:space="preserve">recent </w:delText>
        </w:r>
      </w:del>
      <w:r w:rsidR="00CA3B40" w:rsidRPr="00F805D0">
        <w:rPr>
          <w:rFonts w:ascii="Times" w:hAnsi="Times"/>
          <w:color w:val="252525"/>
          <w:sz w:val="24"/>
          <w:szCs w:val="24"/>
          <w:highlight w:val="white"/>
        </w:rPr>
        <w:t>hypotheses suggesting that “dorsal ACC” is important for the integration of negative affect in</w:t>
      </w:r>
      <w:r w:rsidR="006057CF" w:rsidRPr="00F805D0">
        <w:rPr>
          <w:rFonts w:ascii="Times" w:hAnsi="Times"/>
          <w:color w:val="252525"/>
          <w:sz w:val="24"/>
          <w:szCs w:val="24"/>
          <w:highlight w:val="white"/>
        </w:rPr>
        <w:t xml:space="preserve">to cognitive control </w:t>
      </w:r>
      <w:del w:id="232" w:author="Alejandro De La Vega" w:date="2015-11-11T17:28:00Z">
        <w:r w:rsidR="006057CF" w:rsidRPr="00F805D0" w:rsidDel="00701FA8">
          <w:rPr>
            <w:rFonts w:ascii="Times" w:hAnsi="Times"/>
            <w:color w:val="252525"/>
            <w:sz w:val="24"/>
            <w:szCs w:val="24"/>
            <w:highlight w:val="white"/>
          </w:rPr>
          <w:delText xml:space="preserve">processes </w:delText>
        </w:r>
      </w:del>
      <w:r w:rsidR="006057CF" w:rsidRPr="00F805D0">
        <w:rPr>
          <w:rFonts w:ascii="Times" w:hAnsi="Times"/>
          <w:color w:val="252525"/>
          <w:sz w:val="24"/>
          <w:szCs w:val="24"/>
          <w:highlight w:val="white"/>
        </w:rPr>
        <w:fldChar w:fldCharType="begin"/>
      </w:r>
      <w:r w:rsidR="000C4DAC">
        <w:rPr>
          <w:rFonts w:ascii="Times" w:hAnsi="Times"/>
          <w:color w:val="252525"/>
          <w:sz w:val="24"/>
          <w:szCs w:val="24"/>
          <w:highlight w:val="white"/>
        </w:rPr>
        <w:instrText xml:space="preserve"> ADDIN PAPERS2_CITATIONS &lt;citation&gt;&lt;uuid&gt;76E3C5EA-C7B4-4EB5-A245-BC3EE0D938F6&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sidRPr="00F805D0">
        <w:rPr>
          <w:rFonts w:ascii="Times" w:hAnsi="Times"/>
          <w:color w:val="252525"/>
          <w:sz w:val="24"/>
          <w:szCs w:val="24"/>
          <w:highlight w:val="white"/>
        </w:rPr>
        <w:fldChar w:fldCharType="separate"/>
      </w:r>
      <w:r w:rsidR="000C4DAC">
        <w:rPr>
          <w:rFonts w:ascii="Cambria" w:hAnsi="Cambria" w:cs="Cambria"/>
          <w:vertAlign w:val="superscript"/>
        </w:rPr>
        <w:t>24</w:t>
      </w:r>
      <w:r w:rsidR="006057CF" w:rsidRPr="00F805D0">
        <w:rPr>
          <w:rFonts w:ascii="Times" w:hAnsi="Times"/>
          <w:color w:val="252525"/>
          <w:sz w:val="24"/>
          <w:szCs w:val="24"/>
          <w:highlight w:val="white"/>
        </w:rPr>
        <w:fldChar w:fldCharType="end"/>
      </w:r>
      <w:ins w:id="233" w:author="Alejandro De La Vega" w:date="2015-11-11T17:28:00Z">
        <w:r w:rsidR="00701FA8">
          <w:rPr>
            <w:rFonts w:ascii="Times" w:hAnsi="Times"/>
            <w:color w:val="252525"/>
            <w:sz w:val="24"/>
            <w:szCs w:val="24"/>
            <w:highlight w:val="white"/>
          </w:rPr>
          <w:t xml:space="preserve">, </w:t>
        </w:r>
      </w:ins>
      <w:ins w:id="234" w:author="Alejandro De La Vega" w:date="2015-11-11T17:56:00Z">
        <w:r w:rsidR="006F66F5">
          <w:rPr>
            <w:rFonts w:ascii="Times" w:hAnsi="Times"/>
            <w:color w:val="252525"/>
            <w:sz w:val="24"/>
            <w:szCs w:val="24"/>
            <w:highlight w:val="white"/>
          </w:rPr>
          <w:t>our findings suggest that middle MF</w:t>
        </w:r>
      </w:ins>
      <w:ins w:id="235" w:author="Alejandro De La Vega" w:date="2015-11-11T17:57:00Z">
        <w:r w:rsidR="006F66F5">
          <w:rPr>
            <w:rFonts w:ascii="Times" w:hAnsi="Times"/>
            <w:color w:val="252525"/>
            <w:sz w:val="24"/>
            <w:szCs w:val="24"/>
            <w:highlight w:val="white"/>
          </w:rPr>
          <w:t>C</w:t>
        </w:r>
      </w:ins>
      <w:ins w:id="236" w:author="Alejandro De La Vega" w:date="2015-11-11T17:56:00Z">
        <w:r w:rsidR="006F66F5">
          <w:rPr>
            <w:rFonts w:ascii="Times" w:hAnsi="Times"/>
            <w:color w:val="252525"/>
            <w:sz w:val="24"/>
            <w:szCs w:val="24"/>
            <w:highlight w:val="white"/>
          </w:rPr>
          <w:t xml:space="preserve"> further fractionates into </w:t>
        </w:r>
      </w:ins>
      <w:ins w:id="237" w:author="Marie Banich" w:date="2015-11-21T16:16:00Z">
        <w:r w:rsidR="00087081">
          <w:rPr>
            <w:rFonts w:ascii="Times" w:hAnsi="Times"/>
            <w:color w:val="252525"/>
            <w:sz w:val="24"/>
            <w:szCs w:val="24"/>
            <w:highlight w:val="white"/>
          </w:rPr>
          <w:t xml:space="preserve">specific </w:t>
        </w:r>
      </w:ins>
      <w:ins w:id="238" w:author="Alejandro De La Vega" w:date="2015-11-11T17:56:00Z">
        <w:r w:rsidR="006F66F5">
          <w:rPr>
            <w:rFonts w:ascii="Times" w:hAnsi="Times"/>
            <w:color w:val="252525"/>
            <w:sz w:val="24"/>
            <w:szCs w:val="24"/>
            <w:highlight w:val="white"/>
          </w:rPr>
          <w:t>sub-regions with substantial functional-anatomical specificity</w:t>
        </w:r>
      </w:ins>
      <w:ins w:id="239" w:author="Marie Banich" w:date="2015-11-21T16:14:00Z">
        <w:r w:rsidR="00087081">
          <w:rPr>
            <w:rFonts w:ascii="Times" w:hAnsi="Times"/>
            <w:color w:val="252525"/>
            <w:sz w:val="24"/>
            <w:szCs w:val="24"/>
            <w:highlight w:val="white"/>
          </w:rPr>
          <w:t xml:space="preserve">, which is </w:t>
        </w:r>
      </w:ins>
      <w:ins w:id="240" w:author="Marie Banich" w:date="2015-11-21T16:15:00Z">
        <w:r w:rsidR="00087081">
          <w:rPr>
            <w:rFonts w:ascii="Times" w:hAnsi="Times"/>
            <w:color w:val="252525"/>
            <w:sz w:val="24"/>
            <w:szCs w:val="24"/>
            <w:highlight w:val="white"/>
          </w:rPr>
          <w:t>less</w:t>
        </w:r>
      </w:ins>
      <w:ins w:id="241" w:author="Marie Banich" w:date="2015-11-21T16:14:00Z">
        <w:r w:rsidR="00087081">
          <w:rPr>
            <w:rFonts w:ascii="Times" w:hAnsi="Times"/>
            <w:color w:val="252525"/>
            <w:sz w:val="24"/>
            <w:szCs w:val="24"/>
            <w:highlight w:val="white"/>
          </w:rPr>
          <w:t xml:space="preserve"> consistent with</w:t>
        </w:r>
      </w:ins>
      <w:ins w:id="242" w:author="Marie Banich" w:date="2015-11-21T16:15:00Z">
        <w:r w:rsidR="00087081">
          <w:rPr>
            <w:rFonts w:ascii="Times" w:hAnsi="Times"/>
            <w:color w:val="252525"/>
            <w:sz w:val="24"/>
            <w:szCs w:val="24"/>
            <w:highlight w:val="white"/>
          </w:rPr>
          <w:t xml:space="preserve"> the idea </w:t>
        </w:r>
      </w:ins>
      <w:ins w:id="243" w:author="Marie Banich" w:date="2015-11-21T16:16:00Z">
        <w:r w:rsidR="00087081">
          <w:rPr>
            <w:rFonts w:ascii="Times" w:hAnsi="Times"/>
            <w:color w:val="252525"/>
            <w:sz w:val="24"/>
            <w:szCs w:val="24"/>
            <w:highlight w:val="white"/>
          </w:rPr>
          <w:t>that this region serves to integrate such information</w:t>
        </w:r>
      </w:ins>
      <w:ins w:id="244" w:author="Alejandro De La Vega" w:date="2015-11-11T17:57:00Z">
        <w:del w:id="245" w:author="Marie Banich" w:date="2015-11-21T16:16:00Z">
          <w:r w:rsidR="006F66F5" w:rsidDel="00087081">
            <w:rPr>
              <w:rFonts w:ascii="Times" w:hAnsi="Times"/>
              <w:color w:val="252525"/>
              <w:sz w:val="24"/>
              <w:szCs w:val="24"/>
              <w:highlight w:val="white"/>
            </w:rPr>
            <w:delText>.</w:delText>
          </w:r>
        </w:del>
        <w:r w:rsidR="006F66F5">
          <w:rPr>
            <w:rFonts w:ascii="Times" w:hAnsi="Times"/>
            <w:color w:val="252525"/>
            <w:sz w:val="24"/>
            <w:szCs w:val="24"/>
            <w:highlight w:val="white"/>
          </w:rPr>
          <w:t xml:space="preserve"> </w:t>
        </w:r>
      </w:ins>
      <w:ins w:id="246" w:author="Marie Banich" w:date="2015-11-21T16:16:00Z">
        <w:r w:rsidR="00087081">
          <w:rPr>
            <w:rFonts w:ascii="Times" w:hAnsi="Times"/>
            <w:color w:val="252525"/>
            <w:sz w:val="24"/>
            <w:szCs w:val="24"/>
            <w:highlight w:val="white"/>
          </w:rPr>
          <w:t xml:space="preserve"> </w:t>
        </w:r>
      </w:ins>
      <w:del w:id="247" w:author="Alejandro De La Vega" w:date="2015-11-11T17:28:00Z">
        <w:r w:rsidR="006057CF" w:rsidRPr="00F805D0" w:rsidDel="00701FA8">
          <w:rPr>
            <w:rFonts w:ascii="Times" w:hAnsi="Times"/>
            <w:color w:val="252525"/>
            <w:sz w:val="24"/>
            <w:szCs w:val="24"/>
            <w:highlight w:val="white"/>
          </w:rPr>
          <w:delText xml:space="preserve">. </w:delText>
        </w:r>
        <w:r w:rsidR="00BD05F1" w:rsidRPr="00F805D0" w:rsidDel="00701FA8">
          <w:rPr>
            <w:rFonts w:ascii="Times" w:hAnsi="Times"/>
            <w:color w:val="252525"/>
            <w:sz w:val="24"/>
            <w:szCs w:val="24"/>
            <w:highlight w:val="white"/>
          </w:rPr>
          <w:delText xml:space="preserve">Upon </w:delText>
        </w:r>
        <w:r w:rsidR="00CA3B40" w:rsidRPr="00F805D0" w:rsidDel="00701FA8">
          <w:rPr>
            <w:rFonts w:ascii="Times" w:hAnsi="Times"/>
            <w:color w:val="252525"/>
            <w:sz w:val="24"/>
            <w:szCs w:val="24"/>
            <w:highlight w:val="white"/>
          </w:rPr>
          <w:delText xml:space="preserve">closer inspection, </w:delText>
        </w:r>
        <w:r w:rsidR="00812BE3" w:rsidRPr="00F805D0" w:rsidDel="00701FA8">
          <w:rPr>
            <w:rFonts w:ascii="Times" w:hAnsi="Times"/>
            <w:color w:val="252525"/>
            <w:sz w:val="24"/>
            <w:szCs w:val="24"/>
            <w:highlight w:val="white"/>
          </w:rPr>
          <w:delText>however</w:delText>
        </w:r>
        <w:r w:rsidR="00BD05F1" w:rsidRPr="00F805D0" w:rsidDel="00701FA8">
          <w:rPr>
            <w:rFonts w:ascii="Times" w:hAnsi="Times"/>
            <w:color w:val="252525"/>
            <w:sz w:val="24"/>
            <w:szCs w:val="24"/>
            <w:highlight w:val="white"/>
          </w:rPr>
          <w:delText xml:space="preserve">, </w:delText>
        </w:r>
        <w:r w:rsidR="00812BE3" w:rsidRPr="00F805D0" w:rsidDel="00701FA8">
          <w:rPr>
            <w:rFonts w:ascii="Times" w:hAnsi="Times"/>
            <w:color w:val="252525"/>
            <w:sz w:val="24"/>
            <w:szCs w:val="24"/>
            <w:highlight w:val="white"/>
          </w:rPr>
          <w:delText>we observed</w:delText>
        </w:r>
        <w:r w:rsidR="00CA3B40" w:rsidRPr="00F805D0" w:rsidDel="00701FA8">
          <w:rPr>
            <w:rFonts w:ascii="Times" w:hAnsi="Times"/>
            <w:color w:val="252525"/>
            <w:sz w:val="24"/>
            <w:szCs w:val="24"/>
            <w:highlight w:val="white"/>
          </w:rPr>
          <w:delText xml:space="preserve"> </w:delText>
        </w:r>
      </w:del>
      <w:del w:id="248" w:author="Alejandro De La Vega" w:date="2015-11-11T17:54:00Z">
        <w:r w:rsidR="003A5AD9" w:rsidRPr="00F805D0" w:rsidDel="006F66F5">
          <w:rPr>
            <w:rFonts w:ascii="Times" w:hAnsi="Times"/>
            <w:color w:val="252525"/>
            <w:sz w:val="24"/>
            <w:szCs w:val="24"/>
            <w:highlight w:val="white"/>
          </w:rPr>
          <w:delText>su</w:delText>
        </w:r>
      </w:del>
      <w:del w:id="249" w:author="Alejandro De La Vega" w:date="2015-11-11T17:56:00Z">
        <w:r w:rsidR="003A5AD9" w:rsidRPr="00F805D0" w:rsidDel="006F66F5">
          <w:rPr>
            <w:rFonts w:ascii="Times" w:hAnsi="Times"/>
            <w:color w:val="252525"/>
            <w:sz w:val="24"/>
            <w:szCs w:val="24"/>
            <w:highlight w:val="white"/>
          </w:rPr>
          <w:delText xml:space="preserve">bstantial </w:delText>
        </w:r>
        <w:r w:rsidR="00CA3B40" w:rsidRPr="00F805D0" w:rsidDel="006F66F5">
          <w:rPr>
            <w:rFonts w:ascii="Times" w:hAnsi="Times"/>
            <w:color w:val="252525"/>
            <w:sz w:val="24"/>
            <w:szCs w:val="24"/>
            <w:highlight w:val="white"/>
          </w:rPr>
          <w:delText>functional-anatomical</w:delText>
        </w:r>
        <w:r w:rsidR="003A5AD9" w:rsidRPr="00F805D0" w:rsidDel="006F66F5">
          <w:rPr>
            <w:rFonts w:ascii="Times" w:hAnsi="Times"/>
            <w:color w:val="252525"/>
            <w:sz w:val="24"/>
            <w:szCs w:val="24"/>
            <w:highlight w:val="white"/>
          </w:rPr>
          <w:delText xml:space="preserve"> specificity</w:delText>
        </w:r>
      </w:del>
      <w:del w:id="250" w:author="Alejandro De La Vega" w:date="2015-11-11T17:54:00Z">
        <w:r w:rsidR="00812BE3" w:rsidRPr="00F805D0" w:rsidDel="006F66F5">
          <w:rPr>
            <w:rFonts w:ascii="Times" w:hAnsi="Times"/>
            <w:color w:val="252525"/>
            <w:sz w:val="24"/>
            <w:szCs w:val="24"/>
            <w:highlight w:val="white"/>
          </w:rPr>
          <w:delText>.</w:delText>
        </w:r>
      </w:del>
      <w:del w:id="251" w:author="Alejandro De La Vega" w:date="2015-11-11T17:55:00Z">
        <w:r w:rsidR="00812BE3" w:rsidRPr="00F805D0" w:rsidDel="006F66F5">
          <w:rPr>
            <w:rFonts w:ascii="Times" w:hAnsi="Times"/>
            <w:color w:val="252525"/>
            <w:sz w:val="24"/>
            <w:szCs w:val="24"/>
            <w:highlight w:val="white"/>
          </w:rPr>
          <w:delText xml:space="preserve"> We identified four sub-regions with </w:delText>
        </w:r>
        <w:r w:rsidR="00CA3B40" w:rsidRPr="00F805D0" w:rsidDel="006F66F5">
          <w:rPr>
            <w:rFonts w:ascii="Times" w:hAnsi="Times"/>
            <w:color w:val="252525"/>
            <w:sz w:val="24"/>
            <w:szCs w:val="24"/>
            <w:highlight w:val="white"/>
          </w:rPr>
          <w:delText xml:space="preserve">dissociable </w:delText>
        </w:r>
        <w:r w:rsidR="005611BD" w:rsidRPr="00F805D0" w:rsidDel="006F66F5">
          <w:rPr>
            <w:rFonts w:ascii="Times" w:hAnsi="Times"/>
            <w:color w:val="252525"/>
            <w:sz w:val="24"/>
            <w:szCs w:val="24"/>
            <w:highlight w:val="white"/>
          </w:rPr>
          <w:delText>whole-brain</w:delText>
        </w:r>
        <w:r w:rsidR="00CA3B40" w:rsidRPr="00F805D0" w:rsidDel="006F66F5">
          <w:rPr>
            <w:rFonts w:ascii="Times" w:hAnsi="Times"/>
            <w:color w:val="252525"/>
            <w:sz w:val="24"/>
            <w:szCs w:val="24"/>
            <w:highlight w:val="white"/>
          </w:rPr>
          <w:delText xml:space="preserve"> co-activation: caudal and rostral pre-SMA and caudal and rostral dACC. </w:delText>
        </w:r>
      </w:del>
      <w:r w:rsidR="00CA3B40" w:rsidRPr="00F805D0">
        <w:rPr>
          <w:rFonts w:ascii="Times" w:hAnsi="Times"/>
          <w:color w:val="252525"/>
          <w:sz w:val="24"/>
          <w:szCs w:val="24"/>
          <w:highlight w:val="white"/>
        </w:rPr>
        <w:t>The</w:t>
      </w:r>
      <w:del w:id="252" w:author="Marie Banich" w:date="2015-11-21T16:16:00Z">
        <w:r w:rsidR="00CA3B40" w:rsidRPr="00F805D0" w:rsidDel="00087081">
          <w:rPr>
            <w:rFonts w:ascii="Times" w:hAnsi="Times"/>
            <w:color w:val="252525"/>
            <w:sz w:val="24"/>
            <w:szCs w:val="24"/>
            <w:highlight w:val="white"/>
          </w:rPr>
          <w:delText xml:space="preserve">se </w:delText>
        </w:r>
      </w:del>
      <w:ins w:id="253" w:author="Marie Banich" w:date="2015-11-21T16:16:00Z">
        <w:r w:rsidR="00087081">
          <w:rPr>
            <w:rFonts w:ascii="Times" w:hAnsi="Times"/>
            <w:color w:val="252525"/>
            <w:sz w:val="24"/>
            <w:szCs w:val="24"/>
            <w:highlight w:val="white"/>
          </w:rPr>
          <w:t xml:space="preserve"> identified </w:t>
        </w:r>
      </w:ins>
      <w:r w:rsidR="005611BD" w:rsidRPr="00F805D0">
        <w:rPr>
          <w:rFonts w:ascii="Times" w:hAnsi="Times"/>
          <w:color w:val="252525"/>
          <w:sz w:val="24"/>
          <w:szCs w:val="24"/>
          <w:highlight w:val="white"/>
        </w:rPr>
        <w:t>sub-regions</w:t>
      </w:r>
      <w:r w:rsidR="00CA3B40" w:rsidRPr="00F805D0">
        <w:rPr>
          <w:rFonts w:ascii="Times" w:hAnsi="Times"/>
          <w:color w:val="252525"/>
          <w:sz w:val="24"/>
          <w:szCs w:val="24"/>
          <w:highlight w:val="white"/>
        </w:rPr>
        <w:t xml:space="preserve"> are consistent with </w:t>
      </w:r>
      <w:r w:rsidR="00812BE3" w:rsidRPr="00F805D0">
        <w:rPr>
          <w:rFonts w:ascii="Times" w:hAnsi="Times"/>
          <w:color w:val="252525"/>
          <w:sz w:val="24"/>
          <w:szCs w:val="24"/>
          <w:highlight w:val="white"/>
        </w:rPr>
        <w:t xml:space="preserve">evidence suggesting </w:t>
      </w:r>
      <w:del w:id="254" w:author="Alejandro De La Vega" w:date="2015-11-11T17:29:00Z">
        <w:r w:rsidR="005611BD" w:rsidRPr="00F805D0" w:rsidDel="00701FA8">
          <w:rPr>
            <w:rFonts w:ascii="Times" w:hAnsi="Times"/>
            <w:color w:val="252525"/>
            <w:sz w:val="24"/>
            <w:szCs w:val="24"/>
            <w:highlight w:val="white"/>
          </w:rPr>
          <w:delText>caudal dACC and rostral dACC</w:delText>
        </w:r>
        <w:r w:rsidR="00CA3B40" w:rsidRPr="00F805D0" w:rsidDel="00701FA8">
          <w:rPr>
            <w:rFonts w:ascii="Times" w:hAnsi="Times"/>
            <w:color w:val="252525"/>
            <w:sz w:val="24"/>
            <w:szCs w:val="24"/>
            <w:highlight w:val="white"/>
          </w:rPr>
          <w:delText xml:space="preserve"> </w:delText>
        </w:r>
      </w:del>
      <w:ins w:id="255" w:author="Alejandro De La Vega" w:date="2015-11-11T17:29:00Z">
        <w:r w:rsidR="00701FA8">
          <w:rPr>
            <w:rFonts w:ascii="Times" w:hAnsi="Times"/>
            <w:color w:val="252525"/>
            <w:sz w:val="24"/>
            <w:szCs w:val="24"/>
            <w:highlight w:val="white"/>
          </w:rPr>
          <w:t xml:space="preserve">dACC </w:t>
        </w:r>
      </w:ins>
      <w:r w:rsidR="00CA3B40" w:rsidRPr="00F805D0">
        <w:rPr>
          <w:rFonts w:ascii="Times" w:hAnsi="Times"/>
          <w:color w:val="252525"/>
          <w:sz w:val="24"/>
          <w:szCs w:val="24"/>
          <w:highlight w:val="white"/>
        </w:rPr>
        <w:t>show</w:t>
      </w:r>
      <w:ins w:id="256" w:author="Alejandro De La Vega" w:date="2015-11-11T17:29:00Z">
        <w:r w:rsidR="00701FA8">
          <w:rPr>
            <w:rFonts w:ascii="Times" w:hAnsi="Times"/>
            <w:color w:val="252525"/>
            <w:sz w:val="24"/>
            <w:szCs w:val="24"/>
            <w:highlight w:val="white"/>
          </w:rPr>
          <w:t>s</w:t>
        </w:r>
      </w:ins>
      <w:r w:rsidR="00CA3B40" w:rsidRPr="00F805D0">
        <w:rPr>
          <w:rFonts w:ascii="Times" w:hAnsi="Times"/>
          <w:color w:val="252525"/>
          <w:sz w:val="24"/>
          <w:szCs w:val="24"/>
          <w:highlight w:val="white"/>
        </w:rPr>
        <w:t xml:space="preserve"> distinct cellular organization and demarcate</w:t>
      </w:r>
      <w:ins w:id="257" w:author="Alejandro De La Vega" w:date="2015-11-11T17:29:00Z">
        <w:r w:rsidR="00701FA8">
          <w:rPr>
            <w:rFonts w:ascii="Times" w:hAnsi="Times"/>
            <w:color w:val="252525"/>
            <w:sz w:val="24"/>
            <w:szCs w:val="24"/>
            <w:highlight w:val="white"/>
          </w:rPr>
          <w:t>s</w:t>
        </w:r>
      </w:ins>
      <w:r w:rsidR="00CA3B40" w:rsidRPr="00F805D0">
        <w:rPr>
          <w:rFonts w:ascii="Times" w:hAnsi="Times"/>
          <w:color w:val="252525"/>
          <w:sz w:val="24"/>
          <w:szCs w:val="24"/>
          <w:highlight w:val="white"/>
        </w:rPr>
        <w:t xml:space="preserve"> from pre-SMA along the cingulate sulcus</w:t>
      </w:r>
      <w:r w:rsidR="00812BE3"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fldChar w:fldCharType="begin"/>
      </w:r>
      <w:r w:rsidR="000C4DAC">
        <w:rPr>
          <w:rFonts w:ascii="Times" w:hAnsi="Times"/>
          <w:color w:val="252525"/>
          <w:sz w:val="24"/>
          <w:szCs w:val="24"/>
          <w:highlight w:val="white"/>
        </w:rPr>
        <w:instrText xml:space="preserve"> ADDIN PAPERS2_CITATIONS &lt;citation&gt;&lt;uuid&gt;720D01A5-53AB-4109-92A4-3608C02D5162&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0C4DAC">
        <w:rPr>
          <w:rFonts w:ascii="Cambria" w:hAnsi="Cambria" w:cs="Cambria"/>
          <w:vertAlign w:val="superscript"/>
        </w:rPr>
        <w:t>9</w:t>
      </w:r>
      <w:r w:rsidR="00812BE3" w:rsidRPr="00F805D0">
        <w:rPr>
          <w:rFonts w:ascii="Times" w:hAnsi="Times"/>
          <w:color w:val="252525"/>
          <w:sz w:val="24"/>
          <w:szCs w:val="24"/>
          <w:highlight w:val="white"/>
        </w:rPr>
        <w:fldChar w:fldCharType="end"/>
      </w:r>
      <w:r w:rsidR="00CA3B40" w:rsidRPr="00F805D0">
        <w:rPr>
          <w:rFonts w:ascii="Times" w:hAnsi="Times"/>
          <w:color w:val="252525"/>
          <w:sz w:val="24"/>
          <w:szCs w:val="24"/>
          <w:highlight w:val="white"/>
        </w:rPr>
        <w:t xml:space="preserve">. </w:t>
      </w:r>
      <w:del w:id="258" w:author="Alejandro De La Vega" w:date="2015-11-11T17:30:00Z">
        <w:r w:rsidR="00812BE3" w:rsidRPr="00F805D0" w:rsidDel="00701FA8">
          <w:rPr>
            <w:rFonts w:ascii="Times" w:hAnsi="Times"/>
            <w:color w:val="252525"/>
            <w:sz w:val="24"/>
            <w:szCs w:val="24"/>
            <w:highlight w:val="white"/>
          </w:rPr>
          <w:delText>We found that a</w:delText>
        </w:r>
        <w:r w:rsidR="00CA3B40" w:rsidRPr="00F805D0" w:rsidDel="00701FA8">
          <w:rPr>
            <w:rFonts w:ascii="Times" w:hAnsi="Times"/>
            <w:color w:val="252525"/>
            <w:sz w:val="24"/>
            <w:szCs w:val="24"/>
            <w:highlight w:val="white"/>
          </w:rPr>
          <w:delText>lthough</w:delText>
        </w:r>
      </w:del>
      <w:ins w:id="259" w:author="Alejandro De La Vega" w:date="2015-11-11T17:30:00Z">
        <w:r w:rsidR="00701FA8">
          <w:rPr>
            <w:rFonts w:ascii="Times" w:hAnsi="Times"/>
            <w:color w:val="252525"/>
            <w:sz w:val="24"/>
            <w:szCs w:val="24"/>
            <w:highlight w:val="white"/>
          </w:rPr>
          <w:t>Although</w:t>
        </w:r>
      </w:ins>
      <w:r w:rsidR="00CA3B40" w:rsidRPr="00F805D0">
        <w:rPr>
          <w:rFonts w:ascii="Times" w:hAnsi="Times"/>
          <w:color w:val="252525"/>
          <w:sz w:val="24"/>
          <w:szCs w:val="24"/>
          <w:highlight w:val="white"/>
        </w:rPr>
        <w:t xml:space="preserve"> all four </w:t>
      </w:r>
      <w:ins w:id="260" w:author="Alejandro De La Vega" w:date="2015-11-11T17:30:00Z">
        <w:r w:rsidR="00701FA8">
          <w:rPr>
            <w:rFonts w:ascii="Times" w:hAnsi="Times"/>
            <w:color w:val="252525"/>
            <w:sz w:val="24"/>
            <w:szCs w:val="24"/>
            <w:highlight w:val="white"/>
          </w:rPr>
          <w:t>sub-</w:t>
        </w:r>
      </w:ins>
      <w:r w:rsidR="00CA3B40" w:rsidRPr="00F805D0">
        <w:rPr>
          <w:rFonts w:ascii="Times" w:hAnsi="Times"/>
          <w:color w:val="252525"/>
          <w:sz w:val="24"/>
          <w:szCs w:val="24"/>
          <w:highlight w:val="white"/>
        </w:rPr>
        <w:t>regions co-activate</w:t>
      </w:r>
      <w:r w:rsidR="00812BE3" w:rsidRPr="00F805D0">
        <w:rPr>
          <w:rFonts w:ascii="Times" w:hAnsi="Times"/>
          <w:color w:val="252525"/>
          <w:sz w:val="24"/>
          <w:szCs w:val="24"/>
          <w:highlight w:val="white"/>
        </w:rPr>
        <w:t>d</w:t>
      </w:r>
      <w:r w:rsidR="00CA3B40" w:rsidRPr="00F805D0">
        <w:rPr>
          <w:rFonts w:ascii="Times" w:hAnsi="Times"/>
          <w:color w:val="252525"/>
          <w:sz w:val="24"/>
          <w:szCs w:val="24"/>
          <w:highlight w:val="white"/>
        </w:rPr>
        <w:t xml:space="preserve"> with regions important for goal-driven cognition, such as </w:t>
      </w:r>
      <w:r w:rsidR="002F212C" w:rsidRPr="00F805D0">
        <w:rPr>
          <w:rFonts w:ascii="Times" w:hAnsi="Times"/>
          <w:color w:val="252525"/>
          <w:sz w:val="24"/>
          <w:szCs w:val="24"/>
          <w:highlight w:val="white"/>
        </w:rPr>
        <w:t>aIns and DLPFC</w:t>
      </w:r>
      <w:r w:rsidR="00CA3B40" w:rsidRPr="00F805D0">
        <w:rPr>
          <w:rFonts w:ascii="Times" w:hAnsi="Times"/>
          <w:color w:val="252525"/>
          <w:sz w:val="24"/>
          <w:szCs w:val="24"/>
          <w:highlight w:val="white"/>
        </w:rPr>
        <w:t xml:space="preserve">, the two pre-SMA subregions </w:t>
      </w:r>
      <w:r w:rsidR="000B2530">
        <w:rPr>
          <w:rFonts w:ascii="Times" w:hAnsi="Times"/>
          <w:color w:val="252525"/>
          <w:sz w:val="24"/>
          <w:szCs w:val="24"/>
          <w:highlight w:val="white"/>
        </w:rPr>
        <w:t>showed</w:t>
      </w:r>
      <w:r w:rsidR="00CA3B40" w:rsidRPr="00F805D0">
        <w:rPr>
          <w:rFonts w:ascii="Times" w:hAnsi="Times"/>
          <w:color w:val="252525"/>
          <w:sz w:val="24"/>
          <w:szCs w:val="24"/>
          <w:highlight w:val="white"/>
        </w:rPr>
        <w:t xml:space="preserve"> </w:t>
      </w:r>
      <w:r w:rsidR="002F212C" w:rsidRPr="00F805D0">
        <w:rPr>
          <w:rFonts w:ascii="Times" w:hAnsi="Times"/>
          <w:color w:val="252525"/>
          <w:sz w:val="24"/>
          <w:szCs w:val="24"/>
          <w:highlight w:val="white"/>
        </w:rPr>
        <w:t xml:space="preserve">greater co-activation with these regions and stronger associations with </w:t>
      </w:r>
      <w:r w:rsidR="000B2530">
        <w:rPr>
          <w:rFonts w:ascii="Times" w:hAnsi="Times"/>
          <w:color w:val="252525"/>
          <w:sz w:val="24"/>
          <w:szCs w:val="24"/>
          <w:highlight w:val="white"/>
        </w:rPr>
        <w:t>cognitive control</w:t>
      </w:r>
      <w:r w:rsidR="00B9451E" w:rsidRPr="00F805D0">
        <w:rPr>
          <w:rFonts w:ascii="Times" w:hAnsi="Times"/>
          <w:color w:val="252525"/>
          <w:sz w:val="24"/>
          <w:szCs w:val="24"/>
          <w:highlight w:val="white"/>
        </w:rPr>
        <w:t>--</w:t>
      </w:r>
      <w:r w:rsidR="00CA3B40" w:rsidRPr="00F805D0">
        <w:rPr>
          <w:rFonts w:ascii="Times" w:hAnsi="Times"/>
          <w:color w:val="252525"/>
          <w:sz w:val="24"/>
          <w:szCs w:val="24"/>
          <w:highlight w:val="white"/>
        </w:rPr>
        <w:t xml:space="preserve"> </w:t>
      </w:r>
      <w:r w:rsidR="00B9451E" w:rsidRPr="00F805D0">
        <w:rPr>
          <w:rFonts w:ascii="Times" w:hAnsi="Times"/>
          <w:color w:val="252525"/>
          <w:sz w:val="24"/>
          <w:szCs w:val="24"/>
          <w:highlight w:val="white"/>
        </w:rPr>
        <w:t xml:space="preserve">in particular </w:t>
      </w:r>
      <w:r w:rsidR="002F212C" w:rsidRPr="00F805D0">
        <w:rPr>
          <w:rFonts w:ascii="Times" w:hAnsi="Times"/>
          <w:color w:val="252525"/>
          <w:sz w:val="24"/>
          <w:szCs w:val="24"/>
          <w:highlight w:val="white"/>
        </w:rPr>
        <w:t>WM</w:t>
      </w:r>
      <w:r w:rsidR="00CA3B40" w:rsidRPr="00F805D0">
        <w:rPr>
          <w:rFonts w:ascii="Times" w:hAnsi="Times"/>
          <w:color w:val="252525"/>
          <w:sz w:val="24"/>
          <w:szCs w:val="24"/>
          <w:highlight w:val="white"/>
        </w:rPr>
        <w:t xml:space="preserve">. In contrast, </w:t>
      </w:r>
      <w:del w:id="261" w:author="Alejandro De La Vega" w:date="2015-11-11T17:30:00Z">
        <w:r w:rsidR="00B9451E" w:rsidRPr="00F805D0" w:rsidDel="00701FA8">
          <w:rPr>
            <w:rFonts w:ascii="Times" w:hAnsi="Times"/>
            <w:color w:val="252525"/>
            <w:sz w:val="24"/>
            <w:szCs w:val="24"/>
            <w:highlight w:val="white"/>
          </w:rPr>
          <w:delText xml:space="preserve">activity in </w:delText>
        </w:r>
      </w:del>
      <w:r w:rsidR="00B9451E" w:rsidRPr="00F805D0">
        <w:rPr>
          <w:rFonts w:ascii="Times" w:hAnsi="Times"/>
          <w:color w:val="252525"/>
          <w:sz w:val="24"/>
          <w:szCs w:val="24"/>
          <w:highlight w:val="white"/>
        </w:rPr>
        <w:t xml:space="preserve">dACC </w:t>
      </w:r>
      <w:r w:rsidR="000B2530">
        <w:rPr>
          <w:rFonts w:ascii="Times" w:hAnsi="Times"/>
          <w:color w:val="252525"/>
          <w:sz w:val="24"/>
          <w:szCs w:val="24"/>
          <w:highlight w:val="white"/>
        </w:rPr>
        <w:t>sub-regions</w:t>
      </w:r>
      <w:r w:rsidR="00B9451E" w:rsidRPr="00F805D0">
        <w:rPr>
          <w:rFonts w:ascii="Times" w:hAnsi="Times"/>
          <w:color w:val="252525"/>
          <w:sz w:val="24"/>
          <w:szCs w:val="24"/>
          <w:highlight w:val="white"/>
        </w:rPr>
        <w:t xml:space="preserve"> </w:t>
      </w:r>
      <w:del w:id="262" w:author="Alejandro De La Vega" w:date="2015-11-11T17:30:00Z">
        <w:r w:rsidR="00B9451E" w:rsidRPr="00F805D0" w:rsidDel="00701FA8">
          <w:rPr>
            <w:rFonts w:ascii="Times" w:hAnsi="Times"/>
            <w:color w:val="252525"/>
            <w:sz w:val="24"/>
            <w:szCs w:val="24"/>
            <w:highlight w:val="white"/>
          </w:rPr>
          <w:delText>was</w:delText>
        </w:r>
        <w:r w:rsidR="00CA3B40" w:rsidRPr="00F805D0" w:rsidDel="00701FA8">
          <w:rPr>
            <w:rFonts w:ascii="Times" w:hAnsi="Times"/>
            <w:color w:val="252525"/>
            <w:sz w:val="24"/>
            <w:szCs w:val="24"/>
            <w:highlight w:val="white"/>
          </w:rPr>
          <w:delText xml:space="preserve"> </w:delText>
        </w:r>
      </w:del>
      <w:ins w:id="263" w:author="Alejandro De La Vega" w:date="2015-11-11T17:30:00Z">
        <w:r w:rsidR="00701FA8">
          <w:rPr>
            <w:rFonts w:ascii="Times" w:hAnsi="Times"/>
            <w:color w:val="252525"/>
            <w:sz w:val="24"/>
            <w:szCs w:val="24"/>
            <w:highlight w:val="white"/>
          </w:rPr>
          <w:t>were</w:t>
        </w:r>
        <w:r w:rsidR="00701FA8" w:rsidRPr="00F805D0">
          <w:rPr>
            <w:rFonts w:ascii="Times" w:hAnsi="Times"/>
            <w:color w:val="252525"/>
            <w:sz w:val="24"/>
            <w:szCs w:val="24"/>
            <w:highlight w:val="white"/>
          </w:rPr>
          <w:t xml:space="preserve"> </w:t>
        </w:r>
      </w:ins>
      <w:r w:rsidR="00CA3B40" w:rsidRPr="00F805D0">
        <w:rPr>
          <w:rFonts w:ascii="Times" w:hAnsi="Times"/>
          <w:color w:val="252525"/>
          <w:sz w:val="24"/>
          <w:szCs w:val="24"/>
          <w:highlight w:val="white"/>
        </w:rPr>
        <w:t xml:space="preserve">more strongly associated with </w:t>
      </w:r>
      <w:del w:id="264" w:author="Alejandro De La Vega" w:date="2015-11-11T17:30:00Z">
        <w:r w:rsidR="00812BE3" w:rsidRPr="00F805D0" w:rsidDel="00701FA8">
          <w:rPr>
            <w:rFonts w:ascii="Times" w:hAnsi="Times"/>
            <w:color w:val="252525"/>
            <w:sz w:val="24"/>
            <w:szCs w:val="24"/>
            <w:highlight w:val="white"/>
          </w:rPr>
          <w:delText xml:space="preserve">affective </w:delText>
        </w:r>
      </w:del>
      <w:ins w:id="265" w:author="Alejandro De La Vega" w:date="2015-11-11T17:30:00Z">
        <w:r w:rsidR="00701FA8">
          <w:rPr>
            <w:rFonts w:ascii="Times" w:hAnsi="Times"/>
            <w:color w:val="252525"/>
            <w:sz w:val="24"/>
            <w:szCs w:val="24"/>
            <w:highlight w:val="white"/>
          </w:rPr>
          <w:t>affect</w:t>
        </w:r>
      </w:ins>
      <w:del w:id="266" w:author="Alejandro De La Vega" w:date="2015-11-11T17:30:00Z">
        <w:r w:rsidR="00812BE3" w:rsidRPr="00F805D0" w:rsidDel="00701FA8">
          <w:rPr>
            <w:rFonts w:ascii="Times" w:hAnsi="Times"/>
            <w:color w:val="252525"/>
            <w:sz w:val="24"/>
            <w:szCs w:val="24"/>
            <w:highlight w:val="white"/>
          </w:rPr>
          <w:delText>processes</w:delText>
        </w:r>
      </w:del>
      <w:ins w:id="267" w:author="Alejandro De La Vega" w:date="2015-11-11T17:39:00Z">
        <w:r w:rsidR="00701FA8">
          <w:rPr>
            <w:rFonts w:ascii="Times" w:hAnsi="Times"/>
            <w:color w:val="252525"/>
            <w:sz w:val="24"/>
            <w:szCs w:val="24"/>
            <w:highlight w:val="white"/>
          </w:rPr>
          <w:t xml:space="preserve"> (e.g. </w:t>
        </w:r>
      </w:ins>
      <w:del w:id="268" w:author="Alejandro De La Vega" w:date="2015-11-11T17:39:00Z">
        <w:r w:rsidR="00CA3B40" w:rsidRPr="00F805D0" w:rsidDel="00701FA8">
          <w:rPr>
            <w:rFonts w:ascii="Times" w:hAnsi="Times"/>
            <w:color w:val="252525"/>
            <w:sz w:val="24"/>
            <w:szCs w:val="24"/>
            <w:highlight w:val="white"/>
          </w:rPr>
          <w:delText xml:space="preserve">-- </w:delText>
        </w:r>
        <w:r w:rsidR="00812BE3" w:rsidRPr="00F805D0" w:rsidDel="00701FA8">
          <w:rPr>
            <w:rFonts w:ascii="Times" w:hAnsi="Times"/>
            <w:color w:val="252525"/>
            <w:sz w:val="24"/>
            <w:szCs w:val="24"/>
            <w:highlight w:val="white"/>
          </w:rPr>
          <w:delText>including</w:delText>
        </w:r>
        <w:r w:rsidR="00CA3B40" w:rsidRPr="00F805D0" w:rsidDel="00701FA8">
          <w:rPr>
            <w:rFonts w:ascii="Times" w:hAnsi="Times"/>
            <w:color w:val="252525"/>
            <w:sz w:val="24"/>
            <w:szCs w:val="24"/>
            <w:highlight w:val="white"/>
          </w:rPr>
          <w:delText xml:space="preserve"> </w:delText>
        </w:r>
      </w:del>
      <w:r w:rsidR="00CA3B40" w:rsidRPr="00F805D0">
        <w:rPr>
          <w:rFonts w:ascii="Times" w:hAnsi="Times"/>
          <w:color w:val="252525"/>
          <w:sz w:val="24"/>
          <w:szCs w:val="24"/>
          <w:highlight w:val="white"/>
        </w:rPr>
        <w:t>fear, reward and pain</w:t>
      </w:r>
      <w:ins w:id="269" w:author="Alejandro De La Vega" w:date="2015-11-11T17:39:00Z">
        <w:r w:rsidR="00701FA8">
          <w:rPr>
            <w:rFonts w:ascii="Times" w:hAnsi="Times"/>
            <w:color w:val="252525"/>
            <w:sz w:val="24"/>
            <w:szCs w:val="24"/>
            <w:highlight w:val="white"/>
          </w:rPr>
          <w:t>)</w:t>
        </w:r>
      </w:ins>
      <w:r w:rsidR="00CA3B40" w:rsidRPr="00F805D0">
        <w:rPr>
          <w:rFonts w:ascii="Times" w:hAnsi="Times"/>
          <w:color w:val="252525"/>
          <w:sz w:val="24"/>
          <w:szCs w:val="24"/>
          <w:highlight w:val="white"/>
        </w:rPr>
        <w:t>.</w:t>
      </w:r>
      <w:r w:rsidR="00812BE3" w:rsidRPr="00F805D0">
        <w:rPr>
          <w:rFonts w:ascii="Times" w:hAnsi="Times"/>
          <w:color w:val="252525"/>
          <w:sz w:val="24"/>
          <w:szCs w:val="24"/>
          <w:highlight w:val="white"/>
        </w:rPr>
        <w:t xml:space="preserve"> The</w:t>
      </w:r>
      <w:r w:rsidR="00F31305" w:rsidRPr="00F805D0">
        <w:rPr>
          <w:rFonts w:ascii="Times" w:hAnsi="Times"/>
          <w:color w:val="252525"/>
          <w:sz w:val="24"/>
          <w:szCs w:val="24"/>
          <w:highlight w:val="white"/>
        </w:rPr>
        <w:t>se</w:t>
      </w:r>
      <w:r w:rsidR="00812BE3" w:rsidRPr="00F805D0">
        <w:rPr>
          <w:rFonts w:ascii="Times" w:hAnsi="Times"/>
          <w:color w:val="252525"/>
          <w:sz w:val="24"/>
          <w:szCs w:val="24"/>
          <w:highlight w:val="white"/>
        </w:rPr>
        <w:t xml:space="preserve"> distinctions may only be appreciable using analytical methods that appropriately control for the high base rate of activation of this region </w:t>
      </w:r>
      <w:r w:rsidR="00812BE3" w:rsidRPr="00F805D0">
        <w:rPr>
          <w:rFonts w:ascii="Times" w:hAnsi="Times"/>
          <w:color w:val="252525"/>
          <w:sz w:val="24"/>
          <w:szCs w:val="24"/>
          <w:highlight w:val="white"/>
        </w:rPr>
        <w:fldChar w:fldCharType="begin"/>
      </w:r>
      <w:r w:rsidR="000C4DAC">
        <w:rPr>
          <w:rFonts w:ascii="Times" w:hAnsi="Times"/>
          <w:color w:val="252525"/>
          <w:sz w:val="24"/>
          <w:szCs w:val="24"/>
          <w:highlight w:val="white"/>
        </w:rPr>
        <w:instrText xml:space="preserve"> ADDIN PAPERS2_CITATIONS &lt;citation&gt;&lt;uuid&gt;5C51DE2A-568E-4FC8-9DF6-B84083C65E7F&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0C4DAC">
        <w:rPr>
          <w:rFonts w:ascii="Cambria" w:hAnsi="Cambria" w:cs="Cambria"/>
          <w:vertAlign w:val="superscript"/>
        </w:rPr>
        <w:t>28</w:t>
      </w:r>
      <w:r w:rsidR="00812BE3" w:rsidRPr="00F805D0">
        <w:rPr>
          <w:rFonts w:ascii="Times" w:hAnsi="Times"/>
          <w:color w:val="252525"/>
          <w:sz w:val="24"/>
          <w:szCs w:val="24"/>
          <w:highlight w:val="white"/>
        </w:rPr>
        <w:fldChar w:fldCharType="end"/>
      </w:r>
      <w:r w:rsidR="00812BE3" w:rsidRPr="00F805D0">
        <w:rPr>
          <w:rFonts w:ascii="Times" w:hAnsi="Times"/>
          <w:color w:val="252525"/>
          <w:sz w:val="24"/>
          <w:szCs w:val="24"/>
          <w:highlight w:val="white"/>
        </w:rPr>
        <w:t>.</w:t>
      </w:r>
    </w:p>
    <w:p w14:paraId="3C959EE4" w14:textId="7FBA1C8B" w:rsidR="00CA3B40" w:rsidRPr="00F805D0" w:rsidRDefault="00CA3B40" w:rsidP="0096185D">
      <w:pPr>
        <w:pStyle w:val="Normal1"/>
        <w:ind w:firstLine="720"/>
        <w:rPr>
          <w:rFonts w:ascii="Times" w:hAnsi="Times"/>
          <w:color w:val="252525"/>
          <w:sz w:val="24"/>
          <w:szCs w:val="24"/>
        </w:rPr>
      </w:pPr>
      <w:r w:rsidRPr="00F805D0">
        <w:rPr>
          <w:rFonts w:ascii="Times" w:hAnsi="Times"/>
          <w:color w:val="252525"/>
          <w:sz w:val="24"/>
          <w:szCs w:val="24"/>
          <w:highlight w:val="white"/>
        </w:rPr>
        <w:t>Th</w:t>
      </w:r>
      <w:r w:rsidR="00812BE3" w:rsidRPr="00F805D0">
        <w:rPr>
          <w:rFonts w:ascii="Times" w:hAnsi="Times"/>
          <w:color w:val="252525"/>
          <w:sz w:val="24"/>
          <w:szCs w:val="24"/>
          <w:highlight w:val="white"/>
        </w:rPr>
        <w:t>ese</w:t>
      </w:r>
      <w:r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 xml:space="preserve">functional </w:t>
      </w:r>
      <w:r w:rsidRPr="00F805D0">
        <w:rPr>
          <w:rFonts w:ascii="Times" w:hAnsi="Times"/>
          <w:color w:val="252525"/>
          <w:sz w:val="24"/>
          <w:szCs w:val="24"/>
          <w:highlight w:val="white"/>
        </w:rPr>
        <w:t>dissociation</w:t>
      </w:r>
      <w:r w:rsidR="00AE72EE" w:rsidRPr="00F805D0">
        <w:rPr>
          <w:rFonts w:ascii="Times" w:hAnsi="Times"/>
          <w:color w:val="252525"/>
          <w:sz w:val="24"/>
          <w:szCs w:val="24"/>
          <w:highlight w:val="white"/>
        </w:rPr>
        <w:t>s</w:t>
      </w:r>
      <w:r w:rsidRPr="00F805D0">
        <w:rPr>
          <w:rFonts w:ascii="Times" w:hAnsi="Times"/>
          <w:color w:val="252525"/>
          <w:sz w:val="24"/>
          <w:szCs w:val="24"/>
          <w:highlight w:val="white"/>
        </w:rPr>
        <w:t xml:space="preserve"> suggest that existing models of cognitive control </w:t>
      </w:r>
      <w:r w:rsidR="00812BE3" w:rsidRPr="00F805D0">
        <w:rPr>
          <w:rFonts w:ascii="Times" w:hAnsi="Times"/>
          <w:color w:val="252525"/>
          <w:sz w:val="24"/>
          <w:szCs w:val="24"/>
          <w:highlight w:val="white"/>
        </w:rPr>
        <w:t xml:space="preserve">may </w:t>
      </w:r>
      <w:r w:rsidRPr="00F805D0">
        <w:rPr>
          <w:rFonts w:ascii="Times" w:hAnsi="Times"/>
          <w:color w:val="252525"/>
          <w:sz w:val="24"/>
          <w:szCs w:val="24"/>
          <w:highlight w:val="white"/>
        </w:rPr>
        <w:t>underspecify the functional topography</w:t>
      </w:r>
      <w:r w:rsidR="00812BE3" w:rsidRPr="00F805D0">
        <w:rPr>
          <w:rFonts w:ascii="Times" w:hAnsi="Times"/>
          <w:color w:val="252525"/>
          <w:sz w:val="24"/>
          <w:szCs w:val="24"/>
          <w:highlight w:val="white"/>
        </w:rPr>
        <w:t xml:space="preserve"> of middle MFC. </w:t>
      </w:r>
      <w:del w:id="270" w:author="Alejandro De La Vega" w:date="2015-11-11T17:39:00Z">
        <w:r w:rsidR="00812BE3" w:rsidRPr="00F805D0" w:rsidDel="00701FA8">
          <w:rPr>
            <w:rFonts w:ascii="Times" w:hAnsi="Times"/>
            <w:color w:val="252525"/>
            <w:sz w:val="24"/>
            <w:szCs w:val="24"/>
            <w:highlight w:val="white"/>
          </w:rPr>
          <w:delText>In particular, s</w:delText>
        </w:r>
        <w:r w:rsidRPr="00F805D0" w:rsidDel="00701FA8">
          <w:rPr>
            <w:rFonts w:ascii="Times" w:hAnsi="Times"/>
            <w:color w:val="252525"/>
            <w:sz w:val="24"/>
            <w:szCs w:val="24"/>
            <w:highlight w:val="white"/>
          </w:rPr>
          <w:delText>ome i</w:delText>
        </w:r>
      </w:del>
      <w:ins w:id="271" w:author="Alejandro De La Vega" w:date="2015-11-11T17:39:00Z">
        <w:r w:rsidR="00701FA8">
          <w:rPr>
            <w:rFonts w:ascii="Times" w:hAnsi="Times"/>
            <w:color w:val="252525"/>
            <w:sz w:val="24"/>
            <w:szCs w:val="24"/>
            <w:highlight w:val="white"/>
          </w:rPr>
          <w:t>Some i</w:t>
        </w:r>
      </w:ins>
      <w:r w:rsidRPr="00F805D0">
        <w:rPr>
          <w:rFonts w:ascii="Times" w:hAnsi="Times"/>
          <w:color w:val="252525"/>
          <w:sz w:val="24"/>
          <w:szCs w:val="24"/>
          <w:highlight w:val="white"/>
        </w:rPr>
        <w:t>nfluential theories of cognitive motoric control consider dACC to be the region primarily responsible for conflict processing</w:t>
      </w:r>
      <w:r w:rsidRPr="00F805D0">
        <w:rPr>
          <w:rFonts w:ascii="Times" w:hAnsi="Times"/>
          <w:color w:val="252525"/>
          <w:sz w:val="24"/>
          <w:szCs w:val="24"/>
        </w:rPr>
        <w:t xml:space="preserve">. </w:t>
      </w:r>
      <w:r w:rsidR="00812BE3" w:rsidRPr="00F805D0">
        <w:rPr>
          <w:rFonts w:ascii="Times" w:hAnsi="Times"/>
          <w:color w:val="252525"/>
          <w:sz w:val="24"/>
          <w:szCs w:val="24"/>
        </w:rPr>
        <w:t>However, o</w:t>
      </w:r>
      <w:r w:rsidRPr="00F805D0">
        <w:rPr>
          <w:rFonts w:ascii="Times" w:hAnsi="Times"/>
          <w:color w:val="252525"/>
          <w:sz w:val="24"/>
          <w:szCs w:val="24"/>
        </w:rPr>
        <w:t>ur results suggest that</w:t>
      </w:r>
      <w:r w:rsidR="00B9451E" w:rsidRPr="00F805D0">
        <w:rPr>
          <w:rFonts w:ascii="Times" w:hAnsi="Times"/>
          <w:color w:val="252525"/>
          <w:sz w:val="24"/>
          <w:szCs w:val="24"/>
        </w:rPr>
        <w:t xml:space="preserve"> </w:t>
      </w:r>
      <w:ins w:id="272" w:author="Alejandro De La Vega" w:date="2015-11-11T17:31:00Z">
        <w:del w:id="273" w:author="Marie Banich" w:date="2015-11-21T16:17:00Z">
          <w:r w:rsidR="00701FA8" w:rsidDel="00571765">
            <w:rPr>
              <w:rFonts w:ascii="Times" w:hAnsi="Times"/>
              <w:color w:val="252525"/>
              <w:sz w:val="24"/>
              <w:szCs w:val="24"/>
            </w:rPr>
            <w:delText>the</w:delText>
          </w:r>
        </w:del>
      </w:ins>
      <w:ins w:id="274" w:author="Marie Banich" w:date="2015-11-21T16:17:00Z">
        <w:r w:rsidR="00571765">
          <w:rPr>
            <w:rFonts w:ascii="Times" w:hAnsi="Times"/>
            <w:color w:val="252525"/>
            <w:sz w:val="24"/>
            <w:szCs w:val="24"/>
          </w:rPr>
          <w:t>a</w:t>
        </w:r>
      </w:ins>
      <w:ins w:id="275" w:author="Alejandro De La Vega" w:date="2015-11-11T17:31:00Z">
        <w:r w:rsidR="00701FA8">
          <w:rPr>
            <w:rFonts w:ascii="Times" w:hAnsi="Times"/>
            <w:color w:val="252525"/>
            <w:sz w:val="24"/>
            <w:szCs w:val="24"/>
          </w:rPr>
          <w:t xml:space="preserve"> more dorsal </w:t>
        </w:r>
      </w:ins>
      <w:ins w:id="276" w:author="Marie Banich" w:date="2015-11-21T16:17:00Z">
        <w:r w:rsidR="00571765">
          <w:rPr>
            <w:rFonts w:ascii="Times" w:hAnsi="Times"/>
            <w:color w:val="252525"/>
            <w:sz w:val="24"/>
            <w:szCs w:val="24"/>
          </w:rPr>
          <w:t xml:space="preserve">region, the </w:t>
        </w:r>
      </w:ins>
      <w:r w:rsidR="00BD2E7C">
        <w:rPr>
          <w:rFonts w:ascii="Times" w:hAnsi="Times"/>
          <w:color w:val="252525"/>
          <w:sz w:val="24"/>
          <w:szCs w:val="24"/>
        </w:rPr>
        <w:t>pre-SMA is more strongly associated with cognitive control</w:t>
      </w:r>
      <w:r w:rsidRPr="00F805D0">
        <w:rPr>
          <w:rFonts w:ascii="Times" w:hAnsi="Times"/>
          <w:color w:val="252525"/>
          <w:sz w:val="24"/>
          <w:szCs w:val="24"/>
        </w:rPr>
        <w:t xml:space="preserve">. </w:t>
      </w:r>
      <w:r w:rsidR="00812BE3" w:rsidRPr="00F805D0">
        <w:rPr>
          <w:rFonts w:ascii="Times" w:hAnsi="Times"/>
          <w:color w:val="252525"/>
          <w:sz w:val="24"/>
          <w:szCs w:val="24"/>
        </w:rPr>
        <w:t xml:space="preserve">Our findings are consistent with </w:t>
      </w:r>
      <w:del w:id="277" w:author="Marie Banich" w:date="2015-11-21T16:17:00Z">
        <w:r w:rsidR="00812BE3" w:rsidRPr="00F805D0" w:rsidDel="00571765">
          <w:rPr>
            <w:rFonts w:ascii="Times" w:hAnsi="Times"/>
            <w:color w:val="252525"/>
            <w:sz w:val="24"/>
            <w:szCs w:val="24"/>
          </w:rPr>
          <w:delText xml:space="preserve">previously </w:delText>
        </w:r>
      </w:del>
      <w:ins w:id="278" w:author="Marie Banich" w:date="2015-11-21T16:17:00Z">
        <w:r w:rsidR="00571765" w:rsidRPr="00F805D0">
          <w:rPr>
            <w:rFonts w:ascii="Times" w:hAnsi="Times"/>
            <w:color w:val="252525"/>
            <w:sz w:val="24"/>
            <w:szCs w:val="24"/>
          </w:rPr>
          <w:t>previous</w:t>
        </w:r>
        <w:r w:rsidR="00571765">
          <w:rPr>
            <w:rFonts w:ascii="Times" w:hAnsi="Times"/>
            <w:color w:val="252525"/>
            <w:sz w:val="24"/>
            <w:szCs w:val="24"/>
          </w:rPr>
          <w:t xml:space="preserve"> </w:t>
        </w:r>
      </w:ins>
      <w:ins w:id="279" w:author="Marie Banich" w:date="2015-11-21T16:18:00Z">
        <w:r w:rsidR="00571765">
          <w:rPr>
            <w:rFonts w:ascii="Times" w:hAnsi="Times"/>
            <w:color w:val="252525"/>
            <w:sz w:val="24"/>
            <w:szCs w:val="24"/>
          </w:rPr>
          <w:t xml:space="preserve">single-cell recording in macaques </w:t>
        </w:r>
      </w:ins>
      <w:del w:id="280" w:author="Marie Banich" w:date="2015-11-21T16:17:00Z">
        <w:r w:rsidR="00812BE3" w:rsidRPr="00F805D0" w:rsidDel="00571765">
          <w:rPr>
            <w:rFonts w:ascii="Times" w:hAnsi="Times"/>
            <w:color w:val="252525"/>
            <w:sz w:val="24"/>
            <w:szCs w:val="24"/>
          </w:rPr>
          <w:delText xml:space="preserve">raised concerns </w:delText>
        </w:r>
      </w:del>
      <w:r w:rsidR="00812BE3" w:rsidRPr="00F805D0">
        <w:rPr>
          <w:rFonts w:ascii="Times" w:hAnsi="Times"/>
          <w:color w:val="252525"/>
          <w:sz w:val="24"/>
          <w:szCs w:val="24"/>
        </w:rPr>
        <w:t xml:space="preserve">that </w:t>
      </w:r>
      <w:del w:id="281" w:author="Marie Banich" w:date="2015-11-21T16:18:00Z">
        <w:r w:rsidR="00812BE3" w:rsidRPr="00F805D0" w:rsidDel="00571765">
          <w:rPr>
            <w:rFonts w:ascii="Times" w:hAnsi="Times"/>
            <w:color w:val="252525"/>
            <w:sz w:val="24"/>
            <w:szCs w:val="24"/>
          </w:rPr>
          <w:delText xml:space="preserve">macaques </w:delText>
        </w:r>
      </w:del>
      <w:r w:rsidR="00812BE3" w:rsidRPr="00F805D0">
        <w:rPr>
          <w:rFonts w:ascii="Times" w:hAnsi="Times"/>
          <w:color w:val="252525"/>
          <w:sz w:val="24"/>
          <w:szCs w:val="24"/>
        </w:rPr>
        <w:t xml:space="preserve">primarily show conflict related activity in </w:t>
      </w:r>
      <w:ins w:id="282" w:author="Marie Banich" w:date="2015-11-21T16:18:00Z">
        <w:r w:rsidR="00571765">
          <w:rPr>
            <w:rFonts w:ascii="Times" w:hAnsi="Times"/>
            <w:color w:val="252525"/>
            <w:sz w:val="24"/>
            <w:szCs w:val="24"/>
          </w:rPr>
          <w:t xml:space="preserve">cells in </w:t>
        </w:r>
      </w:ins>
      <w:r w:rsidR="00812BE3" w:rsidRPr="00F805D0">
        <w:rPr>
          <w:rFonts w:ascii="Times" w:hAnsi="Times"/>
          <w:color w:val="252525"/>
          <w:sz w:val="24"/>
          <w:szCs w:val="24"/>
        </w:rPr>
        <w:t xml:space="preserve">pre-SMA and not dACC </w:t>
      </w:r>
      <w:r w:rsidR="00812BE3" w:rsidRPr="00F805D0">
        <w:rPr>
          <w:rFonts w:ascii="Times" w:hAnsi="Times"/>
          <w:color w:val="252525"/>
          <w:sz w:val="24"/>
          <w:szCs w:val="24"/>
        </w:rPr>
        <w:fldChar w:fldCharType="begin"/>
      </w:r>
      <w:r w:rsidR="000C4DAC">
        <w:rPr>
          <w:rFonts w:ascii="Times" w:hAnsi="Times"/>
          <w:color w:val="252525"/>
          <w:sz w:val="24"/>
          <w:szCs w:val="24"/>
        </w:rPr>
        <w:instrText xml:space="preserve"> ADDIN PAPERS2_CITATIONS &lt;citation&gt;&lt;uuid&gt;FCCD3CEC-F9BB-48AC-99CB-63572165BF89&lt;/uuid&gt;&lt;priority&gt;38&lt;/priority&gt;&lt;publications&gt;&lt;publication&gt;&lt;type&gt;400&lt;/type&gt;&lt;publication_date&gt;99200500001200000000200000&lt;/publication_date&gt;&lt;title&gt;Neuronal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sidRPr="00F805D0">
        <w:rPr>
          <w:rFonts w:ascii="Times" w:hAnsi="Times"/>
          <w:color w:val="252525"/>
          <w:sz w:val="24"/>
          <w:szCs w:val="24"/>
        </w:rPr>
        <w:fldChar w:fldCharType="separate"/>
      </w:r>
      <w:r w:rsidR="000C4DAC">
        <w:rPr>
          <w:rFonts w:ascii="Cambria" w:hAnsi="Cambria" w:cs="Cambria"/>
          <w:vertAlign w:val="superscript"/>
        </w:rPr>
        <w:t>50,51</w:t>
      </w:r>
      <w:r w:rsidR="00812BE3" w:rsidRPr="00F805D0">
        <w:rPr>
          <w:rFonts w:ascii="Times" w:hAnsi="Times"/>
          <w:color w:val="252525"/>
          <w:sz w:val="24"/>
          <w:szCs w:val="24"/>
        </w:rPr>
        <w:fldChar w:fldCharType="end"/>
      </w:r>
      <w:r w:rsidR="00812BE3" w:rsidRPr="00F805D0">
        <w:rPr>
          <w:rFonts w:ascii="Times" w:hAnsi="Times"/>
          <w:color w:val="252525"/>
          <w:sz w:val="24"/>
          <w:szCs w:val="24"/>
        </w:rPr>
        <w:t xml:space="preserve">. Our results support an alternate hypothesis in which negative affective signals that indicate </w:t>
      </w:r>
      <w:del w:id="283" w:author="Alejandro De La Vega" w:date="2015-11-11T17:32:00Z">
        <w:r w:rsidR="00B9451E" w:rsidRPr="00F805D0" w:rsidDel="00701FA8">
          <w:rPr>
            <w:rFonts w:ascii="Times" w:hAnsi="Times"/>
            <w:color w:val="252525"/>
            <w:sz w:val="24"/>
            <w:szCs w:val="24"/>
          </w:rPr>
          <w:delText xml:space="preserve">possible </w:delText>
        </w:r>
      </w:del>
      <w:r w:rsidR="00B9451E" w:rsidRPr="00F805D0">
        <w:rPr>
          <w:rFonts w:ascii="Times" w:hAnsi="Times"/>
          <w:color w:val="252525"/>
          <w:sz w:val="24"/>
          <w:szCs w:val="24"/>
        </w:rPr>
        <w:t xml:space="preserve">conflict may </w:t>
      </w:r>
      <w:r w:rsidR="00812BE3" w:rsidRPr="00F805D0">
        <w:rPr>
          <w:rFonts w:ascii="Times" w:hAnsi="Times"/>
          <w:color w:val="252525"/>
          <w:sz w:val="24"/>
          <w:szCs w:val="24"/>
        </w:rPr>
        <w:t>be initially processed in dACC</w:t>
      </w:r>
      <w:ins w:id="284" w:author="Alejandro De La Vega" w:date="2015-11-11T17:33:00Z">
        <w:r w:rsidR="00701FA8">
          <w:rPr>
            <w:rFonts w:ascii="Times" w:hAnsi="Times"/>
            <w:color w:val="252525"/>
            <w:sz w:val="24"/>
            <w:szCs w:val="24"/>
          </w:rPr>
          <w:t xml:space="preserve"> and are </w:t>
        </w:r>
      </w:ins>
      <w:del w:id="285" w:author="Alejandro De La Vega" w:date="2015-11-11T17:32:00Z">
        <w:r w:rsidR="00812BE3" w:rsidRPr="00F805D0" w:rsidDel="00701FA8">
          <w:rPr>
            <w:rFonts w:ascii="Times" w:hAnsi="Times"/>
            <w:color w:val="252525"/>
            <w:sz w:val="24"/>
            <w:szCs w:val="24"/>
          </w:rPr>
          <w:delText xml:space="preserve"> – consistent with this region’s known direct cortico-spinal connections --</w:delText>
        </w:r>
      </w:del>
      <w:del w:id="286" w:author="Alejandro De La Vega" w:date="2015-11-11T17:33:00Z">
        <w:r w:rsidR="00812BE3" w:rsidRPr="00F805D0" w:rsidDel="00701FA8">
          <w:rPr>
            <w:rFonts w:ascii="Times" w:hAnsi="Times"/>
            <w:color w:val="252525"/>
            <w:sz w:val="24"/>
            <w:szCs w:val="24"/>
          </w:rPr>
          <w:delText xml:space="preserve"> </w:delText>
        </w:r>
        <w:r w:rsidR="00B9451E" w:rsidRPr="00F805D0" w:rsidDel="00701FA8">
          <w:rPr>
            <w:rFonts w:ascii="Times" w:hAnsi="Times"/>
            <w:color w:val="252525"/>
            <w:sz w:val="24"/>
            <w:szCs w:val="24"/>
          </w:rPr>
          <w:delText xml:space="preserve">but </w:delText>
        </w:r>
        <w:r w:rsidR="004104ED" w:rsidRPr="00F805D0" w:rsidDel="00701FA8">
          <w:rPr>
            <w:rFonts w:ascii="Times" w:hAnsi="Times"/>
            <w:color w:val="252525"/>
            <w:sz w:val="24"/>
            <w:szCs w:val="24"/>
          </w:rPr>
          <w:delText xml:space="preserve">that </w:delText>
        </w:r>
        <w:r w:rsidR="00B9451E" w:rsidRPr="00F805D0" w:rsidDel="00701FA8">
          <w:rPr>
            <w:rFonts w:ascii="Times" w:hAnsi="Times"/>
            <w:color w:val="252525"/>
            <w:sz w:val="24"/>
            <w:szCs w:val="24"/>
          </w:rPr>
          <w:delText xml:space="preserve">these signals </w:delText>
        </w:r>
        <w:r w:rsidR="008D67CD" w:rsidRPr="00F805D0" w:rsidDel="00701FA8">
          <w:rPr>
            <w:rFonts w:ascii="Times" w:hAnsi="Times"/>
            <w:color w:val="252525"/>
            <w:sz w:val="24"/>
            <w:szCs w:val="24"/>
          </w:rPr>
          <w:delText>may only be</w:delText>
        </w:r>
        <w:r w:rsidR="00B9451E" w:rsidRPr="00F805D0" w:rsidDel="00701FA8">
          <w:rPr>
            <w:rFonts w:ascii="Times" w:hAnsi="Times"/>
            <w:color w:val="252525"/>
            <w:sz w:val="24"/>
            <w:szCs w:val="24"/>
          </w:rPr>
          <w:delText xml:space="preserve"> </w:delText>
        </w:r>
      </w:del>
      <w:r w:rsidR="00B9451E" w:rsidRPr="00F805D0">
        <w:rPr>
          <w:rFonts w:ascii="Times" w:hAnsi="Times"/>
          <w:color w:val="252525"/>
          <w:sz w:val="24"/>
          <w:szCs w:val="24"/>
        </w:rPr>
        <w:t xml:space="preserve">integrated with </w:t>
      </w:r>
      <w:r w:rsidR="00812BE3" w:rsidRPr="00F805D0">
        <w:rPr>
          <w:rFonts w:ascii="Times" w:hAnsi="Times"/>
          <w:color w:val="252525"/>
          <w:sz w:val="24"/>
          <w:szCs w:val="24"/>
        </w:rPr>
        <w:t>high-level goals</w:t>
      </w:r>
      <w:ins w:id="287" w:author="Alejandro De La Vega" w:date="2015-11-11T17:33:00Z">
        <w:r w:rsidR="00701FA8">
          <w:rPr>
            <w:rFonts w:ascii="Times" w:hAnsi="Times"/>
            <w:color w:val="252525"/>
            <w:sz w:val="24"/>
            <w:szCs w:val="24"/>
          </w:rPr>
          <w:t xml:space="preserve"> –likely represented in DLPFC--</w:t>
        </w:r>
      </w:ins>
      <w:r w:rsidR="00812BE3" w:rsidRPr="00F805D0">
        <w:rPr>
          <w:rFonts w:ascii="Times" w:hAnsi="Times"/>
          <w:color w:val="252525"/>
          <w:sz w:val="24"/>
          <w:szCs w:val="24"/>
        </w:rPr>
        <w:t xml:space="preserve"> i</w:t>
      </w:r>
      <w:r w:rsidR="00B9451E" w:rsidRPr="00F805D0">
        <w:rPr>
          <w:rFonts w:ascii="Times" w:hAnsi="Times"/>
          <w:color w:val="252525"/>
          <w:sz w:val="24"/>
          <w:szCs w:val="24"/>
        </w:rPr>
        <w:t xml:space="preserve">n pre-SMA. </w:t>
      </w:r>
    </w:p>
    <w:p w14:paraId="56493D93" w14:textId="21D862C0" w:rsidR="0011617D" w:rsidRPr="00F805D0" w:rsidRDefault="00BC75CB" w:rsidP="00CE20D6">
      <w:pPr>
        <w:pStyle w:val="Normal1"/>
        <w:ind w:firstLine="720"/>
        <w:rPr>
          <w:rFonts w:ascii="Times" w:hAnsi="Times"/>
          <w:color w:val="252525"/>
          <w:sz w:val="24"/>
          <w:szCs w:val="24"/>
          <w:highlight w:val="white"/>
        </w:rPr>
      </w:pPr>
      <w:r>
        <w:rPr>
          <w:rFonts w:ascii="Times" w:hAnsi="Times"/>
          <w:color w:val="252525"/>
          <w:sz w:val="24"/>
          <w:szCs w:val="24"/>
        </w:rPr>
        <w:lastRenderedPageBreak/>
        <w:t>We</w:t>
      </w:r>
      <w:r w:rsidR="00CA3B40" w:rsidRPr="00F805D0">
        <w:rPr>
          <w:rFonts w:ascii="Times" w:hAnsi="Times"/>
          <w:color w:val="252525"/>
          <w:sz w:val="24"/>
          <w:szCs w:val="24"/>
        </w:rPr>
        <w:t xml:space="preserve"> also found evidence </w:t>
      </w:r>
      <w:r w:rsidR="00E02905">
        <w:rPr>
          <w:rFonts w:ascii="Times" w:hAnsi="Times"/>
          <w:color w:val="252525"/>
          <w:sz w:val="24"/>
          <w:szCs w:val="24"/>
        </w:rPr>
        <w:t xml:space="preserve">suggesting </w:t>
      </w:r>
      <w:r w:rsidR="00CA3B40" w:rsidRPr="00F805D0">
        <w:rPr>
          <w:rFonts w:ascii="Times" w:hAnsi="Times"/>
          <w:color w:val="252525"/>
          <w:sz w:val="24"/>
          <w:szCs w:val="24"/>
        </w:rPr>
        <w:t xml:space="preserve">that </w:t>
      </w:r>
      <w:del w:id="288" w:author="Alejandro De La Vega" w:date="2015-11-11T17:36:00Z">
        <w:r w:rsidR="00CA3B40" w:rsidRPr="00F805D0" w:rsidDel="00701FA8">
          <w:rPr>
            <w:rFonts w:ascii="Times" w:hAnsi="Times"/>
            <w:color w:val="252525"/>
            <w:sz w:val="24"/>
            <w:szCs w:val="24"/>
          </w:rPr>
          <w:delText xml:space="preserve">the </w:delText>
        </w:r>
      </w:del>
      <w:r w:rsidR="00CA3B40" w:rsidRPr="00F805D0">
        <w:rPr>
          <w:rFonts w:ascii="Times" w:hAnsi="Times"/>
          <w:color w:val="252525"/>
          <w:sz w:val="24"/>
          <w:szCs w:val="24"/>
        </w:rPr>
        <w:t xml:space="preserve">two sub-regions of dACC </w:t>
      </w:r>
      <w:r w:rsidR="00E02905">
        <w:rPr>
          <w:rFonts w:ascii="Times" w:hAnsi="Times"/>
          <w:color w:val="252525"/>
          <w:sz w:val="24"/>
          <w:szCs w:val="24"/>
        </w:rPr>
        <w:t xml:space="preserve">are </w:t>
      </w:r>
      <w:r w:rsidR="00E02905" w:rsidRPr="00F805D0">
        <w:rPr>
          <w:rFonts w:ascii="Times" w:hAnsi="Times"/>
          <w:color w:val="252525"/>
          <w:sz w:val="24"/>
          <w:szCs w:val="24"/>
        </w:rPr>
        <w:t>focused</w:t>
      </w:r>
      <w:r w:rsidR="00CA3B40" w:rsidRPr="00F805D0">
        <w:rPr>
          <w:rFonts w:ascii="Times" w:hAnsi="Times"/>
          <w:color w:val="252525"/>
          <w:sz w:val="24"/>
          <w:szCs w:val="24"/>
        </w:rPr>
        <w:t xml:space="preserve"> </w:t>
      </w:r>
      <w:r w:rsidR="00E02905">
        <w:rPr>
          <w:rFonts w:ascii="Times" w:hAnsi="Times"/>
          <w:color w:val="252525"/>
          <w:sz w:val="24"/>
          <w:szCs w:val="24"/>
        </w:rPr>
        <w:t>on</w:t>
      </w:r>
      <w:r w:rsidR="00E02905" w:rsidRPr="00F805D0">
        <w:rPr>
          <w:rFonts w:ascii="Times" w:hAnsi="Times"/>
          <w:color w:val="252525"/>
          <w:sz w:val="24"/>
          <w:szCs w:val="24"/>
        </w:rPr>
        <w:t xml:space="preserve"> </w:t>
      </w:r>
      <w:r w:rsidR="00CA3B40" w:rsidRPr="00F805D0">
        <w:rPr>
          <w:rFonts w:ascii="Times" w:hAnsi="Times"/>
          <w:color w:val="252525"/>
          <w:sz w:val="24"/>
          <w:szCs w:val="24"/>
        </w:rPr>
        <w:t xml:space="preserve">different types of affective processes. Caudal dACC was more </w:t>
      </w:r>
      <w:r w:rsidR="00873DF1" w:rsidRPr="00F805D0">
        <w:rPr>
          <w:rFonts w:ascii="Times" w:hAnsi="Times"/>
          <w:color w:val="252525"/>
          <w:sz w:val="24"/>
          <w:szCs w:val="24"/>
        </w:rPr>
        <w:t>strongly</w:t>
      </w:r>
      <w:r w:rsidR="001C003D" w:rsidRPr="00F805D0">
        <w:rPr>
          <w:rFonts w:ascii="Times" w:hAnsi="Times"/>
          <w:color w:val="252525"/>
          <w:sz w:val="24"/>
          <w:szCs w:val="24"/>
        </w:rPr>
        <w:t xml:space="preserve"> associated with pain, </w:t>
      </w:r>
      <w:ins w:id="289" w:author="Alejandro De La Vega" w:date="2015-11-11T17:40:00Z">
        <w:r w:rsidR="00701FA8">
          <w:rPr>
            <w:rFonts w:ascii="Times" w:hAnsi="Times"/>
            <w:color w:val="252525"/>
            <w:sz w:val="24"/>
            <w:szCs w:val="24"/>
          </w:rPr>
          <w:t xml:space="preserve">consistent with it’s co-activation with pain processing regions, </w:t>
        </w:r>
      </w:ins>
      <w:del w:id="290" w:author="Alejandro De La Vega" w:date="2015-11-11T17:40:00Z">
        <w:r w:rsidR="001C003D" w:rsidRPr="00F805D0" w:rsidDel="00701FA8">
          <w:rPr>
            <w:rFonts w:ascii="Times" w:hAnsi="Times"/>
            <w:color w:val="252525"/>
            <w:sz w:val="24"/>
            <w:szCs w:val="24"/>
          </w:rPr>
          <w:delText xml:space="preserve">consistent with co-activation with regions in the pain matrix </w:delText>
        </w:r>
        <w:r w:rsidR="001C003D" w:rsidRPr="00F805D0" w:rsidDel="00701FA8">
          <w:rPr>
            <w:rFonts w:ascii="Times" w:hAnsi="Times"/>
            <w:color w:val="252525"/>
            <w:sz w:val="24"/>
            <w:szCs w:val="24"/>
          </w:rPr>
          <w:fldChar w:fldCharType="begin"/>
        </w:r>
        <w:r w:rsidR="00701FA8" w:rsidDel="00701FA8">
          <w:rPr>
            <w:rFonts w:ascii="Times" w:hAnsi="Times"/>
            <w:color w:val="252525"/>
            <w:sz w:val="24"/>
            <w:szCs w:val="24"/>
          </w:rPr>
          <w:delInstrText xml:space="preserve"> ADDIN PAPERS2_CITATIONS &lt;citation&gt;&lt;uuid&gt;3D97F528-1D47-4941-BCF6-470EE59FB417&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delInstrText>
        </w:r>
        <w:r w:rsidR="001C003D" w:rsidRPr="00F805D0" w:rsidDel="00701FA8">
          <w:rPr>
            <w:rFonts w:ascii="Times" w:hAnsi="Times"/>
            <w:color w:val="252525"/>
            <w:sz w:val="24"/>
            <w:szCs w:val="24"/>
          </w:rPr>
          <w:fldChar w:fldCharType="separate"/>
        </w:r>
        <w:r w:rsidR="00701FA8" w:rsidDel="00701FA8">
          <w:rPr>
            <w:rFonts w:ascii="Cambria" w:hAnsi="Cambria" w:cs="Cambria"/>
            <w:vertAlign w:val="superscript"/>
          </w:rPr>
          <w:delText>11</w:delText>
        </w:r>
        <w:r w:rsidR="001C003D" w:rsidRPr="00F805D0" w:rsidDel="00701FA8">
          <w:rPr>
            <w:rFonts w:ascii="Times" w:hAnsi="Times"/>
            <w:color w:val="252525"/>
            <w:sz w:val="24"/>
            <w:szCs w:val="24"/>
          </w:rPr>
          <w:fldChar w:fldCharType="end"/>
        </w:r>
        <w:r w:rsidR="001C003D" w:rsidRPr="00F805D0" w:rsidDel="00701FA8">
          <w:rPr>
            <w:rFonts w:ascii="Times" w:hAnsi="Times"/>
            <w:color w:val="252525"/>
            <w:sz w:val="24"/>
            <w:szCs w:val="24"/>
          </w:rPr>
          <w:delText xml:space="preserve">, </w:delText>
        </w:r>
      </w:del>
      <w:r w:rsidR="001C003D" w:rsidRPr="00F805D0">
        <w:rPr>
          <w:rFonts w:ascii="Times" w:hAnsi="Times"/>
          <w:color w:val="252525"/>
          <w:sz w:val="24"/>
          <w:szCs w:val="24"/>
        </w:rPr>
        <w:t xml:space="preserve">while </w:t>
      </w:r>
      <w:r w:rsidR="00CA3B40" w:rsidRPr="00F805D0">
        <w:rPr>
          <w:rFonts w:ascii="Times" w:hAnsi="Times"/>
          <w:color w:val="252525"/>
          <w:sz w:val="24"/>
          <w:szCs w:val="24"/>
        </w:rPr>
        <w:t xml:space="preserve">rostral dACC was more strongly associated with decision-making </w:t>
      </w:r>
      <w:r w:rsidR="001C003D" w:rsidRPr="00F805D0">
        <w:rPr>
          <w:rFonts w:ascii="Times" w:hAnsi="Times"/>
          <w:color w:val="252525"/>
          <w:sz w:val="24"/>
          <w:szCs w:val="24"/>
        </w:rPr>
        <w:t xml:space="preserve">and reward, consistent with greater </w:t>
      </w:r>
      <w:r w:rsidR="00CA3B40" w:rsidRPr="00F805D0">
        <w:rPr>
          <w:rFonts w:ascii="Times" w:hAnsi="Times"/>
          <w:color w:val="252525"/>
          <w:sz w:val="24"/>
          <w:szCs w:val="24"/>
        </w:rPr>
        <w:t>co-activation with</w:t>
      </w:r>
      <w:r w:rsidR="00D34CF2" w:rsidRPr="00F805D0">
        <w:rPr>
          <w:rFonts w:ascii="Times" w:hAnsi="Times"/>
          <w:color w:val="252525"/>
          <w:sz w:val="24"/>
          <w:szCs w:val="24"/>
        </w:rPr>
        <w:t xml:space="preserve"> </w:t>
      </w:r>
      <w:del w:id="291" w:author="Alejandro De La Vega" w:date="2015-11-11T17:40:00Z">
        <w:r w:rsidR="00D34CF2" w:rsidRPr="00F805D0" w:rsidDel="00701FA8">
          <w:rPr>
            <w:rFonts w:ascii="Times" w:hAnsi="Times"/>
            <w:color w:val="252525"/>
            <w:sz w:val="24"/>
            <w:szCs w:val="24"/>
          </w:rPr>
          <w:delText>regions important for reward</w:delText>
        </w:r>
      </w:del>
      <w:ins w:id="292" w:author="Alejandro De La Vega" w:date="2015-11-11T17:40:00Z">
        <w:r w:rsidR="00701FA8">
          <w:rPr>
            <w:rFonts w:ascii="Times" w:hAnsi="Times"/>
            <w:color w:val="252525"/>
            <w:sz w:val="24"/>
            <w:szCs w:val="24"/>
          </w:rPr>
          <w:t>reward processing regions</w:t>
        </w:r>
      </w:ins>
      <w:r w:rsidR="00D34CF2" w:rsidRPr="00F805D0">
        <w:rPr>
          <w:rFonts w:ascii="Times" w:hAnsi="Times"/>
          <w:color w:val="252525"/>
          <w:sz w:val="24"/>
          <w:szCs w:val="24"/>
        </w:rPr>
        <w:t>, such as</w:t>
      </w:r>
      <w:r w:rsidR="00CA3B40" w:rsidRPr="00F805D0">
        <w:rPr>
          <w:rFonts w:ascii="Times" w:hAnsi="Times"/>
          <w:color w:val="252525"/>
          <w:sz w:val="24"/>
          <w:szCs w:val="24"/>
        </w:rPr>
        <w:t xml:space="preserve"> </w:t>
      </w:r>
      <w:r w:rsidR="001C003D" w:rsidRPr="00F805D0">
        <w:rPr>
          <w:rFonts w:ascii="Times" w:hAnsi="Times"/>
          <w:color w:val="252525"/>
          <w:sz w:val="24"/>
          <w:szCs w:val="24"/>
        </w:rPr>
        <w:t xml:space="preserve">the VS and lateral </w:t>
      </w:r>
      <w:r w:rsidR="00CA3B40" w:rsidRPr="00F805D0">
        <w:rPr>
          <w:rFonts w:ascii="Times" w:hAnsi="Times"/>
          <w:color w:val="252525"/>
          <w:sz w:val="24"/>
          <w:szCs w:val="24"/>
        </w:rPr>
        <w:t>OFC</w:t>
      </w:r>
      <w:ins w:id="293" w:author="Alejandro De La Vega" w:date="2015-11-11T17:40:00Z">
        <w:r w:rsidR="00701FA8">
          <w:rPr>
            <w:rFonts w:ascii="Times" w:hAnsi="Times"/>
            <w:color w:val="252525"/>
            <w:sz w:val="24"/>
            <w:szCs w:val="24"/>
          </w:rPr>
          <w:t>.</w:t>
        </w:r>
      </w:ins>
      <w:del w:id="294" w:author="Alejandro De La Vega" w:date="2015-11-11T17:40:00Z">
        <w:r w:rsidR="00CA3B40" w:rsidRPr="00F805D0" w:rsidDel="00701FA8">
          <w:rPr>
            <w:rFonts w:ascii="Times" w:hAnsi="Times"/>
            <w:color w:val="252525"/>
            <w:sz w:val="24"/>
            <w:szCs w:val="24"/>
          </w:rPr>
          <w:delText xml:space="preserve"> </w:delText>
        </w:r>
        <w:r w:rsidR="0088605C" w:rsidRPr="00F805D0" w:rsidDel="00701FA8">
          <w:rPr>
            <w:rFonts w:ascii="Times" w:hAnsi="Times"/>
            <w:sz w:val="24"/>
            <w:szCs w:val="24"/>
          </w:rPr>
          <w:fldChar w:fldCharType="begin"/>
        </w:r>
        <w:r w:rsidR="00701FA8" w:rsidDel="00701FA8">
          <w:rPr>
            <w:rFonts w:ascii="Times" w:hAnsi="Times"/>
            <w:sz w:val="24"/>
            <w:szCs w:val="24"/>
          </w:rPr>
          <w:delInstrText xml:space="preserve"> ADDIN PAPERS2_CITATIONS &lt;citation&gt;&lt;uuid&gt;3E8AA720-AC1A-4E02-B9CE-B3F2D6A920DC&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delInstrText>
        </w:r>
        <w:r w:rsidR="0088605C" w:rsidRPr="00F805D0" w:rsidDel="00701FA8">
          <w:rPr>
            <w:rFonts w:ascii="Times" w:hAnsi="Times"/>
            <w:sz w:val="24"/>
            <w:szCs w:val="24"/>
          </w:rPr>
          <w:fldChar w:fldCharType="separate"/>
        </w:r>
        <w:r w:rsidR="00701FA8" w:rsidDel="00701FA8">
          <w:rPr>
            <w:rFonts w:ascii="Cambria" w:hAnsi="Cambria" w:cs="Cambria"/>
            <w:vertAlign w:val="superscript"/>
          </w:rPr>
          <w:delText>42,52</w:delText>
        </w:r>
        <w:r w:rsidR="0088605C" w:rsidRPr="00F805D0" w:rsidDel="00701FA8">
          <w:rPr>
            <w:rFonts w:ascii="Times" w:hAnsi="Times"/>
            <w:sz w:val="24"/>
            <w:szCs w:val="24"/>
          </w:rPr>
          <w:fldChar w:fldCharType="end"/>
        </w:r>
        <w:r w:rsidR="00CA3B40" w:rsidRPr="00F805D0" w:rsidDel="00701FA8">
          <w:rPr>
            <w:rFonts w:ascii="Times" w:hAnsi="Times"/>
            <w:sz w:val="24"/>
            <w:szCs w:val="24"/>
          </w:rPr>
          <w:delText>.</w:delText>
        </w:r>
      </w:del>
      <w:r w:rsidR="00CA3B40" w:rsidRPr="00F805D0">
        <w:rPr>
          <w:rFonts w:ascii="Times" w:hAnsi="Times"/>
          <w:sz w:val="24"/>
          <w:szCs w:val="24"/>
        </w:rPr>
        <w:t xml:space="preserve"> </w:t>
      </w:r>
      <w:r w:rsidR="00CE20D6" w:rsidRPr="00F805D0">
        <w:rPr>
          <w:rFonts w:ascii="Times" w:hAnsi="Times"/>
          <w:sz w:val="24"/>
          <w:szCs w:val="24"/>
        </w:rPr>
        <w:t>Notably</w:t>
      </w:r>
      <w:r w:rsidR="00CA3B40" w:rsidRPr="00F805D0">
        <w:rPr>
          <w:rFonts w:ascii="Times" w:hAnsi="Times"/>
          <w:sz w:val="24"/>
          <w:szCs w:val="24"/>
        </w:rPr>
        <w:t>, rostral pre-SMA was also associated with decision-making</w:t>
      </w:r>
      <w:del w:id="295" w:author="Alejandro De La Vega" w:date="2015-11-11T17:40:00Z">
        <w:r w:rsidR="00627769" w:rsidRPr="00F805D0" w:rsidDel="00701FA8">
          <w:rPr>
            <w:rFonts w:ascii="Times" w:hAnsi="Times"/>
            <w:sz w:val="24"/>
            <w:szCs w:val="24"/>
          </w:rPr>
          <w:delText>,</w:delText>
        </w:r>
      </w:del>
      <w:r w:rsidR="00CA3B40" w:rsidRPr="00F805D0">
        <w:rPr>
          <w:rFonts w:ascii="Times" w:hAnsi="Times"/>
          <w:sz w:val="24"/>
          <w:szCs w:val="24"/>
        </w:rPr>
        <w:t xml:space="preserve"> and</w:t>
      </w:r>
      <w:r w:rsidR="00CE20D6" w:rsidRPr="00F805D0">
        <w:rPr>
          <w:rFonts w:ascii="Times" w:hAnsi="Times"/>
          <w:sz w:val="24"/>
          <w:szCs w:val="24"/>
        </w:rPr>
        <w:t xml:space="preserve"> co-</w:t>
      </w:r>
      <w:r w:rsidR="00627769" w:rsidRPr="00F805D0">
        <w:rPr>
          <w:rFonts w:ascii="Times" w:hAnsi="Times"/>
          <w:sz w:val="24"/>
          <w:szCs w:val="24"/>
        </w:rPr>
        <w:t>activated with</w:t>
      </w:r>
      <w:r w:rsidR="00CE20D6" w:rsidRPr="00F805D0">
        <w:rPr>
          <w:rFonts w:ascii="Times" w:hAnsi="Times"/>
          <w:sz w:val="24"/>
          <w:szCs w:val="24"/>
        </w:rPr>
        <w:t xml:space="preserve"> lateral OFC</w:t>
      </w:r>
      <w:ins w:id="296" w:author="Alejandro De La Vega" w:date="2015-11-11T17:41:00Z">
        <w:r w:rsidR="00701FA8">
          <w:rPr>
            <w:rFonts w:ascii="Times" w:hAnsi="Times"/>
            <w:sz w:val="24"/>
            <w:szCs w:val="24"/>
          </w:rPr>
          <w:t>, consistent with existing theories suggesting</w:t>
        </w:r>
      </w:ins>
      <w:del w:id="297" w:author="Alejandro De La Vega" w:date="2015-11-11T17:41:00Z">
        <w:r w:rsidR="00CE20D6" w:rsidRPr="00F805D0" w:rsidDel="00701FA8">
          <w:rPr>
            <w:rFonts w:ascii="Times" w:hAnsi="Times"/>
            <w:sz w:val="24"/>
            <w:szCs w:val="24"/>
          </w:rPr>
          <w:delText>. These results are consistent with existing hypotheses</w:delText>
        </w:r>
      </w:del>
      <w:r w:rsidR="00CE20D6" w:rsidRPr="00F805D0">
        <w:rPr>
          <w:rFonts w:ascii="Times" w:hAnsi="Times"/>
          <w:sz w:val="24"/>
          <w:szCs w:val="24"/>
        </w:rPr>
        <w:t xml:space="preserve"> that </w:t>
      </w:r>
      <w:del w:id="298" w:author="Alejandro De La Vega" w:date="2015-11-11T17:41:00Z">
        <w:r w:rsidR="00CE20D6" w:rsidRPr="00F805D0" w:rsidDel="00701FA8">
          <w:rPr>
            <w:rFonts w:ascii="Times" w:hAnsi="Times"/>
            <w:sz w:val="24"/>
            <w:szCs w:val="24"/>
          </w:rPr>
          <w:delText xml:space="preserve">conflict adaptation may be dependent on </w:delText>
        </w:r>
      </w:del>
      <w:ins w:id="299" w:author="Alejandro De La Vega" w:date="2015-11-11T17:42:00Z">
        <w:del w:id="300" w:author="Marie Banich" w:date="2015-11-21T16:20:00Z">
          <w:r w:rsidR="00701FA8" w:rsidDel="00571765">
            <w:rPr>
              <w:rFonts w:ascii="Times" w:hAnsi="Times"/>
              <w:sz w:val="24"/>
              <w:szCs w:val="24"/>
            </w:rPr>
            <w:delText xml:space="preserve">cognitive motoric </w:delText>
          </w:r>
        </w:del>
        <w:r w:rsidR="00701FA8">
          <w:rPr>
            <w:rFonts w:ascii="Times" w:hAnsi="Times"/>
            <w:sz w:val="24"/>
            <w:szCs w:val="24"/>
          </w:rPr>
          <w:t xml:space="preserve">control </w:t>
        </w:r>
      </w:ins>
      <w:ins w:id="301" w:author="Marie Banich" w:date="2015-11-21T16:20:00Z">
        <w:r w:rsidR="00571765">
          <w:rPr>
            <w:rFonts w:ascii="Times" w:hAnsi="Times"/>
            <w:sz w:val="24"/>
            <w:szCs w:val="24"/>
          </w:rPr>
          <w:t xml:space="preserve">of responses within the context of current goals </w:t>
        </w:r>
      </w:ins>
      <w:ins w:id="302" w:author="Alejandro De La Vega" w:date="2015-11-11T17:42:00Z">
        <w:r w:rsidR="00701FA8">
          <w:rPr>
            <w:rFonts w:ascii="Times" w:hAnsi="Times"/>
            <w:sz w:val="24"/>
            <w:szCs w:val="24"/>
          </w:rPr>
          <w:t>depend</w:t>
        </w:r>
      </w:ins>
      <w:ins w:id="303" w:author="Marie Banich" w:date="2015-11-21T16:20:00Z">
        <w:r w:rsidR="00571765">
          <w:rPr>
            <w:rFonts w:ascii="Times" w:hAnsi="Times"/>
            <w:sz w:val="24"/>
            <w:szCs w:val="24"/>
          </w:rPr>
          <w:t>s</w:t>
        </w:r>
      </w:ins>
      <w:ins w:id="304" w:author="Alejandro De La Vega" w:date="2015-11-11T17:42:00Z">
        <w:del w:id="305" w:author="Marie Banich" w:date="2015-11-21T16:20:00Z">
          <w:r w:rsidR="00701FA8" w:rsidDel="00571765">
            <w:rPr>
              <w:rFonts w:ascii="Times" w:hAnsi="Times"/>
              <w:sz w:val="24"/>
              <w:szCs w:val="24"/>
            </w:rPr>
            <w:delText>ing</w:delText>
          </w:r>
        </w:del>
        <w:r w:rsidR="00701FA8">
          <w:rPr>
            <w:rFonts w:ascii="Times" w:hAnsi="Times"/>
            <w:sz w:val="24"/>
            <w:szCs w:val="24"/>
          </w:rPr>
          <w:t xml:space="preserve"> on dopaminergic </w:t>
        </w:r>
      </w:ins>
      <w:ins w:id="306" w:author="Marie Banich" w:date="2015-11-21T16:20:00Z">
        <w:r w:rsidR="00571765">
          <w:rPr>
            <w:rFonts w:ascii="Times" w:hAnsi="Times"/>
            <w:sz w:val="24"/>
            <w:szCs w:val="24"/>
          </w:rPr>
          <w:t xml:space="preserve">so as to </w:t>
        </w:r>
      </w:ins>
      <w:del w:id="307" w:author="Alejandro De La Vega" w:date="2015-11-11T17:42:00Z">
        <w:r w:rsidR="000B2530" w:rsidDel="00701FA8">
          <w:rPr>
            <w:rFonts w:ascii="Times" w:hAnsi="Times"/>
            <w:sz w:val="24"/>
            <w:szCs w:val="24"/>
          </w:rPr>
          <w:delText xml:space="preserve">dopaminergic </w:delText>
        </w:r>
        <w:r w:rsidR="00CE20D6" w:rsidRPr="00F805D0" w:rsidDel="00701FA8">
          <w:rPr>
            <w:rFonts w:ascii="Times" w:hAnsi="Times"/>
            <w:sz w:val="24"/>
            <w:szCs w:val="24"/>
          </w:rPr>
          <w:delText>learning</w:delText>
        </w:r>
        <w:r w:rsidR="00627769" w:rsidRPr="00F805D0" w:rsidDel="00701FA8">
          <w:rPr>
            <w:rFonts w:ascii="Times" w:hAnsi="Times"/>
            <w:sz w:val="24"/>
            <w:szCs w:val="24"/>
          </w:rPr>
          <w:delText xml:space="preserve"> </w:delText>
        </w:r>
      </w:del>
      <w:del w:id="308" w:author="Alejandro De La Vega" w:date="2015-11-11T17:41:00Z">
        <w:r w:rsidR="00CE20D6" w:rsidRPr="00F805D0" w:rsidDel="00701FA8">
          <w:rPr>
            <w:rFonts w:ascii="Times" w:hAnsi="Times"/>
            <w:sz w:val="24"/>
            <w:szCs w:val="24"/>
          </w:rPr>
          <w:delText xml:space="preserve">processes </w:delText>
        </w:r>
      </w:del>
      <w:del w:id="309" w:author="Alejandro De La Vega" w:date="2015-11-11T17:42:00Z">
        <w:r w:rsidR="00627769" w:rsidRPr="00F805D0" w:rsidDel="00701FA8">
          <w:rPr>
            <w:rFonts w:ascii="Times" w:hAnsi="Times"/>
            <w:sz w:val="24"/>
            <w:szCs w:val="24"/>
          </w:rPr>
          <w:delText>in order</w:delText>
        </w:r>
        <w:r w:rsidR="00CE20D6" w:rsidRPr="00F805D0" w:rsidDel="00701FA8">
          <w:rPr>
            <w:rFonts w:ascii="Times" w:hAnsi="Times"/>
            <w:sz w:val="24"/>
            <w:szCs w:val="24"/>
          </w:rPr>
          <w:delText xml:space="preserve"> </w:delText>
        </w:r>
      </w:del>
      <w:r w:rsidR="00CE20D6" w:rsidRPr="00F805D0">
        <w:rPr>
          <w:rFonts w:ascii="Times" w:hAnsi="Times"/>
          <w:sz w:val="24"/>
          <w:szCs w:val="24"/>
        </w:rPr>
        <w:t xml:space="preserve">to avoid future negative outcomes </w:t>
      </w:r>
      <w:r w:rsidR="00CE20D6" w:rsidRPr="00F805D0">
        <w:rPr>
          <w:rFonts w:ascii="Times" w:hAnsi="Times"/>
          <w:sz w:val="24"/>
          <w:szCs w:val="24"/>
        </w:rPr>
        <w:fldChar w:fldCharType="begin"/>
      </w:r>
      <w:r w:rsidR="000C4DAC">
        <w:rPr>
          <w:rFonts w:ascii="Times" w:hAnsi="Times"/>
          <w:sz w:val="24"/>
          <w:szCs w:val="24"/>
        </w:rPr>
        <w:instrText xml:space="preserve"> ADDIN PAPERS2_CITATIONS &lt;citation&gt;&lt;uuid&gt;DB2BE0BB-5BB8-4F77-BF12-6D425C72AF1A&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sidRPr="00F805D0">
        <w:rPr>
          <w:rFonts w:ascii="Times" w:hAnsi="Times"/>
          <w:sz w:val="24"/>
          <w:szCs w:val="24"/>
        </w:rPr>
        <w:fldChar w:fldCharType="separate"/>
      </w:r>
      <w:r w:rsidR="000C4DAC">
        <w:rPr>
          <w:rFonts w:ascii="Cambria" w:hAnsi="Cambria" w:cs="Cambria"/>
          <w:vertAlign w:val="superscript"/>
        </w:rPr>
        <w:t>8</w:t>
      </w:r>
      <w:r w:rsidR="00CE20D6" w:rsidRPr="00F805D0">
        <w:rPr>
          <w:rFonts w:ascii="Times" w:hAnsi="Times"/>
          <w:sz w:val="24"/>
          <w:szCs w:val="24"/>
        </w:rPr>
        <w:fldChar w:fldCharType="end"/>
      </w:r>
      <w:r w:rsidR="00CE20D6" w:rsidRPr="00F805D0">
        <w:rPr>
          <w:rFonts w:ascii="Times" w:hAnsi="Times"/>
          <w:sz w:val="24"/>
          <w:szCs w:val="24"/>
        </w:rPr>
        <w:t xml:space="preserve">. </w:t>
      </w:r>
    </w:p>
    <w:p w14:paraId="30B2629D" w14:textId="72076370" w:rsidR="009E7445" w:rsidRPr="00F805D0" w:rsidRDefault="003B3D27" w:rsidP="0096185D">
      <w:pPr>
        <w:pStyle w:val="Normal1"/>
        <w:ind w:firstLine="0"/>
        <w:rPr>
          <w:rFonts w:ascii="Times" w:hAnsi="Times"/>
          <w:sz w:val="24"/>
          <w:szCs w:val="24"/>
        </w:rPr>
      </w:pPr>
      <w:commentRangeStart w:id="310"/>
      <w:r w:rsidRPr="00F805D0">
        <w:rPr>
          <w:rFonts w:ascii="Times" w:hAnsi="Times"/>
          <w:sz w:val="24"/>
          <w:szCs w:val="24"/>
        </w:rPr>
        <w:t>Anterior</w:t>
      </w:r>
      <w:r w:rsidR="00332E1B" w:rsidRPr="00F805D0">
        <w:rPr>
          <w:rFonts w:ascii="Times" w:hAnsi="Times"/>
          <w:sz w:val="24"/>
          <w:szCs w:val="24"/>
        </w:rPr>
        <w:t xml:space="preserve"> zone</w:t>
      </w:r>
      <w:commentRangeEnd w:id="310"/>
      <w:r w:rsidR="00253A81">
        <w:rPr>
          <w:rStyle w:val="CommentReference"/>
          <w:rFonts w:ascii="Times" w:hAnsi="Times"/>
        </w:rPr>
        <w:commentReference w:id="310"/>
      </w:r>
    </w:p>
    <w:p w14:paraId="44B79AF6" w14:textId="7F63D384" w:rsidR="00D320A0" w:rsidRPr="00F805D0" w:rsidDel="006F66F5" w:rsidRDefault="00571765" w:rsidP="0096185D">
      <w:pPr>
        <w:pStyle w:val="Normal1"/>
        <w:ind w:firstLine="720"/>
        <w:rPr>
          <w:del w:id="311" w:author="Alejandro De La Vega" w:date="2015-11-11T17:53:00Z"/>
          <w:rFonts w:ascii="Times" w:hAnsi="Times"/>
          <w:sz w:val="24"/>
          <w:szCs w:val="24"/>
        </w:rPr>
      </w:pPr>
      <w:ins w:id="312" w:author="Marie Banich" w:date="2015-11-21T16:22:00Z">
        <w:r>
          <w:rPr>
            <w:rFonts w:ascii="Times" w:hAnsi="Times"/>
            <w:sz w:val="24"/>
            <w:szCs w:val="24"/>
          </w:rPr>
          <w:t xml:space="preserve">Our results for </w:t>
        </w:r>
      </w:ins>
      <w:r w:rsidR="00593F39" w:rsidRPr="00F805D0">
        <w:rPr>
          <w:rFonts w:ascii="Times" w:hAnsi="Times"/>
          <w:sz w:val="24"/>
          <w:szCs w:val="24"/>
        </w:rPr>
        <w:t xml:space="preserve">Anterior MFC </w:t>
      </w:r>
      <w:del w:id="313" w:author="Alejandro De La Vega" w:date="2015-11-11T17:52:00Z">
        <w:r w:rsidR="006B0B75" w:rsidRPr="00F805D0" w:rsidDel="006F66F5">
          <w:rPr>
            <w:rFonts w:ascii="Times" w:hAnsi="Times"/>
            <w:sz w:val="24"/>
            <w:szCs w:val="24"/>
          </w:rPr>
          <w:delText xml:space="preserve">showed </w:delText>
        </w:r>
      </w:del>
      <w:ins w:id="314" w:author="Alejandro De La Vega" w:date="2015-11-11T17:52:00Z">
        <w:del w:id="315" w:author="Marie Banich" w:date="2015-11-21T16:23:00Z">
          <w:r w:rsidR="006F66F5" w:rsidDel="00571765">
            <w:rPr>
              <w:rFonts w:ascii="Times" w:hAnsi="Times"/>
              <w:sz w:val="24"/>
              <w:szCs w:val="24"/>
            </w:rPr>
            <w:delText>exhibited</w:delText>
          </w:r>
        </w:del>
      </w:ins>
      <w:ins w:id="316" w:author="Marie Banich" w:date="2015-11-21T16:23:00Z">
        <w:r>
          <w:rPr>
            <w:rFonts w:ascii="Times" w:hAnsi="Times"/>
            <w:sz w:val="24"/>
            <w:szCs w:val="24"/>
          </w:rPr>
          <w:t>yielded</w:t>
        </w:r>
      </w:ins>
      <w:ins w:id="317" w:author="Alejandro De La Vega" w:date="2015-11-11T17:52:00Z">
        <w:r w:rsidR="006F66F5" w:rsidRPr="00F805D0">
          <w:rPr>
            <w:rFonts w:ascii="Times" w:hAnsi="Times"/>
            <w:sz w:val="24"/>
            <w:szCs w:val="24"/>
          </w:rPr>
          <w:t xml:space="preserve"> </w:t>
        </w:r>
      </w:ins>
      <w:r w:rsidR="006B0B75" w:rsidRPr="00F805D0">
        <w:rPr>
          <w:rFonts w:ascii="Times" w:hAnsi="Times"/>
          <w:sz w:val="24"/>
          <w:szCs w:val="24"/>
        </w:rPr>
        <w:t xml:space="preserve">a </w:t>
      </w:r>
      <w:del w:id="318" w:author="Marie Banich" w:date="2015-11-21T16:23:00Z">
        <w:r w:rsidR="006B0B75" w:rsidRPr="00F805D0" w:rsidDel="00571765">
          <w:rPr>
            <w:rFonts w:ascii="Times" w:hAnsi="Times"/>
            <w:sz w:val="24"/>
            <w:szCs w:val="24"/>
          </w:rPr>
          <w:delText xml:space="preserve">distinct </w:delText>
        </w:r>
      </w:del>
      <w:del w:id="319" w:author="Alejandro De La Vega" w:date="2015-11-11T17:52:00Z">
        <w:r w:rsidR="006B0B75" w:rsidRPr="00F805D0" w:rsidDel="006F66F5">
          <w:rPr>
            <w:rFonts w:ascii="Times" w:hAnsi="Times"/>
            <w:sz w:val="24"/>
            <w:szCs w:val="24"/>
          </w:rPr>
          <w:delText xml:space="preserve">pattern of </w:delText>
        </w:r>
      </w:del>
      <w:del w:id="320" w:author="Alejandro De La Vega" w:date="2015-11-11T17:43:00Z">
        <w:r w:rsidR="00D320A0" w:rsidRPr="00F805D0" w:rsidDel="00701FA8">
          <w:rPr>
            <w:rFonts w:ascii="Times" w:hAnsi="Times"/>
            <w:sz w:val="24"/>
            <w:szCs w:val="24"/>
          </w:rPr>
          <w:delText xml:space="preserve">functional </w:delText>
        </w:r>
      </w:del>
      <w:del w:id="321" w:author="Alejandro De La Vega" w:date="2015-11-11T17:44:00Z">
        <w:r w:rsidR="00593F39" w:rsidRPr="00F805D0" w:rsidDel="00701FA8">
          <w:rPr>
            <w:rFonts w:ascii="Times" w:hAnsi="Times"/>
            <w:sz w:val="24"/>
            <w:szCs w:val="24"/>
          </w:rPr>
          <w:delText>specialization</w:delText>
        </w:r>
      </w:del>
      <w:ins w:id="322" w:author="Alejandro De La Vega" w:date="2015-11-11T17:52:00Z">
        <w:r w:rsidR="006F66F5">
          <w:rPr>
            <w:rFonts w:ascii="Times" w:hAnsi="Times"/>
            <w:sz w:val="24"/>
            <w:szCs w:val="24"/>
          </w:rPr>
          <w:t>functional signature</w:t>
        </w:r>
      </w:ins>
      <w:r w:rsidR="00E8261D" w:rsidRPr="00F805D0">
        <w:rPr>
          <w:rFonts w:ascii="Times" w:hAnsi="Times"/>
          <w:sz w:val="24"/>
          <w:szCs w:val="24"/>
        </w:rPr>
        <w:t xml:space="preserve"> </w:t>
      </w:r>
      <w:ins w:id="323" w:author="Marie Banich" w:date="2015-11-21T16:23:00Z">
        <w:r>
          <w:rPr>
            <w:rFonts w:ascii="Times" w:hAnsi="Times"/>
            <w:sz w:val="24"/>
            <w:szCs w:val="24"/>
          </w:rPr>
          <w:t xml:space="preserve">distinct </w:t>
        </w:r>
      </w:ins>
      <w:r w:rsidR="00E8261D" w:rsidRPr="00F805D0">
        <w:rPr>
          <w:rFonts w:ascii="Times" w:hAnsi="Times"/>
          <w:sz w:val="24"/>
          <w:szCs w:val="24"/>
        </w:rPr>
        <w:t>from the rest of MFC</w:t>
      </w:r>
      <w:ins w:id="324" w:author="Alejandro De La Vega" w:date="2015-11-11T17:52:00Z">
        <w:r w:rsidR="006F66F5">
          <w:rPr>
            <w:rFonts w:ascii="Times" w:hAnsi="Times"/>
            <w:sz w:val="24"/>
            <w:szCs w:val="24"/>
          </w:rPr>
          <w:t xml:space="preserve"> with </w:t>
        </w:r>
      </w:ins>
      <w:del w:id="325" w:author="Alejandro De La Vega" w:date="2015-11-11T17:52:00Z">
        <w:r w:rsidR="006B0B75" w:rsidRPr="00F805D0" w:rsidDel="006F66F5">
          <w:rPr>
            <w:rFonts w:ascii="Times" w:hAnsi="Times"/>
            <w:sz w:val="24"/>
            <w:szCs w:val="24"/>
          </w:rPr>
          <w:delText xml:space="preserve">, </w:delText>
        </w:r>
        <w:r w:rsidR="00D320A0" w:rsidRPr="00F805D0" w:rsidDel="006F66F5">
          <w:rPr>
            <w:rFonts w:ascii="Times" w:hAnsi="Times"/>
            <w:sz w:val="24"/>
            <w:szCs w:val="24"/>
          </w:rPr>
          <w:delText xml:space="preserve">showing </w:delText>
        </w:r>
      </w:del>
      <w:del w:id="326" w:author="Alejandro De La Vega" w:date="2015-11-11T17:44:00Z">
        <w:r w:rsidR="00D320A0" w:rsidRPr="00F805D0" w:rsidDel="00701FA8">
          <w:rPr>
            <w:rFonts w:ascii="Times" w:hAnsi="Times"/>
            <w:sz w:val="24"/>
            <w:szCs w:val="24"/>
          </w:rPr>
          <w:delText xml:space="preserve">low associations with motor and executive functions and </w:delText>
        </w:r>
      </w:del>
      <w:r w:rsidR="00D320A0" w:rsidRPr="00F805D0">
        <w:rPr>
          <w:rFonts w:ascii="Times" w:hAnsi="Times"/>
          <w:sz w:val="24"/>
          <w:szCs w:val="24"/>
        </w:rPr>
        <w:t>st</w:t>
      </w:r>
      <w:r w:rsidR="00560699" w:rsidRPr="00F805D0">
        <w:rPr>
          <w:rFonts w:ascii="Times" w:hAnsi="Times"/>
          <w:sz w:val="24"/>
          <w:szCs w:val="24"/>
        </w:rPr>
        <w:t>rong associations with affect</w:t>
      </w:r>
      <w:r w:rsidR="00D320A0" w:rsidRPr="00F805D0">
        <w:rPr>
          <w:rFonts w:ascii="Times" w:hAnsi="Times"/>
          <w:sz w:val="24"/>
          <w:szCs w:val="24"/>
        </w:rPr>
        <w:t xml:space="preserve">, decision-making, </w:t>
      </w:r>
      <w:r w:rsidR="00560699" w:rsidRPr="00F805D0">
        <w:rPr>
          <w:rFonts w:ascii="Times" w:hAnsi="Times"/>
          <w:sz w:val="24"/>
          <w:szCs w:val="24"/>
        </w:rPr>
        <w:t>social cognition, and episodic memory</w:t>
      </w:r>
      <w:ins w:id="327" w:author="Alejandro De La Vega" w:date="2015-11-11T17:44:00Z">
        <w:r w:rsidR="00701FA8">
          <w:rPr>
            <w:rFonts w:ascii="Times" w:hAnsi="Times"/>
            <w:sz w:val="24"/>
            <w:szCs w:val="24"/>
          </w:rPr>
          <w:t>.</w:t>
        </w:r>
      </w:ins>
      <w:del w:id="328" w:author="Alejandro De La Vega" w:date="2015-11-11T17:44:00Z">
        <w:r w:rsidR="00560699" w:rsidRPr="00F805D0" w:rsidDel="00701FA8">
          <w:rPr>
            <w:rFonts w:ascii="Times" w:hAnsi="Times"/>
            <w:sz w:val="24"/>
            <w:szCs w:val="24"/>
          </w:rPr>
          <w:delText>.</w:delText>
        </w:r>
      </w:del>
      <w:r w:rsidR="00D320A0" w:rsidRPr="00F805D0">
        <w:rPr>
          <w:rFonts w:ascii="Times" w:hAnsi="Times"/>
          <w:sz w:val="24"/>
          <w:szCs w:val="24"/>
        </w:rPr>
        <w:t xml:space="preserve"> This was accompanied </w:t>
      </w:r>
      <w:ins w:id="329" w:author="Alejandro De La Vega" w:date="2015-11-11T17:52:00Z">
        <w:r w:rsidR="006F66F5">
          <w:rPr>
            <w:rFonts w:ascii="Times" w:hAnsi="Times"/>
            <w:sz w:val="24"/>
            <w:szCs w:val="24"/>
          </w:rPr>
          <w:t xml:space="preserve">by </w:t>
        </w:r>
      </w:ins>
      <w:del w:id="330" w:author="Alejandro De La Vega" w:date="2015-11-11T17:44:00Z">
        <w:r w:rsidR="00D320A0" w:rsidRPr="00F805D0" w:rsidDel="00701FA8">
          <w:rPr>
            <w:rFonts w:ascii="Times" w:hAnsi="Times"/>
            <w:sz w:val="24"/>
            <w:szCs w:val="24"/>
          </w:rPr>
          <w:delText>by a distinct pattern of whole</w:delText>
        </w:r>
      </w:del>
      <w:ins w:id="331" w:author="Alejandro De La Vega" w:date="2015-11-11T17:44:00Z">
        <w:r w:rsidR="00701FA8">
          <w:rPr>
            <w:rFonts w:ascii="Times" w:hAnsi="Times"/>
            <w:sz w:val="24"/>
            <w:szCs w:val="24"/>
          </w:rPr>
          <w:t xml:space="preserve">co-activation with </w:t>
        </w:r>
      </w:ins>
      <w:del w:id="332" w:author="Alejandro De La Vega" w:date="2015-11-11T17:45:00Z">
        <w:r w:rsidR="00D320A0" w:rsidRPr="00F805D0" w:rsidDel="00701FA8">
          <w:rPr>
            <w:rFonts w:ascii="Times" w:hAnsi="Times"/>
            <w:sz w:val="24"/>
            <w:szCs w:val="24"/>
          </w:rPr>
          <w:delText xml:space="preserve">-brain co-activation, primarily with </w:delText>
        </w:r>
      </w:del>
      <w:r w:rsidR="00D320A0" w:rsidRPr="00F805D0">
        <w:rPr>
          <w:rFonts w:ascii="Times" w:hAnsi="Times"/>
          <w:sz w:val="24"/>
          <w:szCs w:val="24"/>
        </w:rPr>
        <w:t xml:space="preserve">regions of the default network, such as </w:t>
      </w:r>
      <w:r w:rsidR="00593F39" w:rsidRPr="00F805D0">
        <w:rPr>
          <w:rFonts w:ascii="Times" w:hAnsi="Times"/>
          <w:sz w:val="24"/>
          <w:szCs w:val="24"/>
        </w:rPr>
        <w:t xml:space="preserve">PCC, </w:t>
      </w:r>
      <w:r w:rsidR="00D320A0" w:rsidRPr="00F805D0">
        <w:rPr>
          <w:rFonts w:ascii="Times" w:hAnsi="Times"/>
          <w:sz w:val="24"/>
          <w:szCs w:val="24"/>
        </w:rPr>
        <w:t>hippocampus</w:t>
      </w:r>
      <w:ins w:id="333" w:author="Alejandro De La Vega" w:date="2015-11-11T17:52:00Z">
        <w:r w:rsidR="006F66F5">
          <w:rPr>
            <w:rFonts w:ascii="Times" w:hAnsi="Times"/>
            <w:sz w:val="24"/>
            <w:szCs w:val="24"/>
          </w:rPr>
          <w:t>, and</w:t>
        </w:r>
      </w:ins>
      <w:del w:id="334" w:author="Alejandro De La Vega" w:date="2015-11-11T17:52:00Z">
        <w:r w:rsidR="00593F39" w:rsidRPr="00F805D0" w:rsidDel="006F66F5">
          <w:rPr>
            <w:rFonts w:ascii="Times" w:hAnsi="Times"/>
            <w:sz w:val="24"/>
            <w:szCs w:val="24"/>
          </w:rPr>
          <w:delText xml:space="preserve"> as well as</w:delText>
        </w:r>
      </w:del>
      <w:r w:rsidR="00593F39" w:rsidRPr="00F805D0">
        <w:rPr>
          <w:rFonts w:ascii="Times" w:hAnsi="Times"/>
          <w:sz w:val="24"/>
          <w:szCs w:val="24"/>
        </w:rPr>
        <w:t xml:space="preserve"> sub-cortical regions such as amygdala and VS</w:t>
      </w:r>
      <w:r w:rsidR="00D320A0" w:rsidRPr="00F805D0">
        <w:rPr>
          <w:rFonts w:ascii="Times" w:hAnsi="Times"/>
          <w:sz w:val="24"/>
          <w:szCs w:val="24"/>
        </w:rPr>
        <w:t xml:space="preserve">. </w:t>
      </w:r>
      <w:del w:id="335" w:author="Alejandro De La Vega" w:date="2015-11-11T17:53:00Z">
        <w:r w:rsidR="00D320A0" w:rsidRPr="00F805D0" w:rsidDel="006F66F5">
          <w:rPr>
            <w:rFonts w:ascii="Times" w:hAnsi="Times"/>
            <w:sz w:val="24"/>
            <w:szCs w:val="24"/>
          </w:rPr>
          <w:delText xml:space="preserve">These results are consistent with </w:delText>
        </w:r>
        <w:r w:rsidR="00560BAC" w:rsidRPr="00F805D0" w:rsidDel="006F66F5">
          <w:rPr>
            <w:rFonts w:ascii="Times" w:hAnsi="Times"/>
            <w:sz w:val="24"/>
            <w:szCs w:val="24"/>
          </w:rPr>
          <w:delText>claims that mPFC i</w:delText>
        </w:r>
        <w:r w:rsidR="00D320A0" w:rsidRPr="00F805D0" w:rsidDel="006F66F5">
          <w:rPr>
            <w:rFonts w:ascii="Times" w:hAnsi="Times"/>
            <w:sz w:val="24"/>
            <w:szCs w:val="24"/>
          </w:rPr>
          <w:delText xml:space="preserve">s a key </w:delText>
        </w:r>
        <w:r w:rsidR="00F70A5D" w:rsidRPr="00F805D0" w:rsidDel="006F66F5">
          <w:rPr>
            <w:rFonts w:ascii="Times" w:hAnsi="Times"/>
            <w:sz w:val="24"/>
            <w:szCs w:val="24"/>
          </w:rPr>
          <w:delText>region</w:delText>
        </w:r>
        <w:r w:rsidR="00B9451E" w:rsidRPr="00F805D0" w:rsidDel="006F66F5">
          <w:rPr>
            <w:rFonts w:ascii="Times" w:hAnsi="Times"/>
            <w:sz w:val="24"/>
            <w:szCs w:val="24"/>
          </w:rPr>
          <w:delText xml:space="preserve"> of </w:delText>
        </w:r>
        <w:r w:rsidR="00D320A0" w:rsidRPr="00F805D0" w:rsidDel="006F66F5">
          <w:rPr>
            <w:rFonts w:ascii="Times" w:hAnsi="Times"/>
            <w:sz w:val="24"/>
            <w:szCs w:val="24"/>
          </w:rPr>
          <w:delText xml:space="preserve">the ‘default network’ </w:delText>
        </w:r>
        <w:r w:rsidR="00D320A0" w:rsidRPr="00F805D0" w:rsidDel="006F66F5">
          <w:rPr>
            <w:szCs w:val="24"/>
          </w:rPr>
          <w:fldChar w:fldCharType="begin"/>
        </w:r>
        <w:r w:rsidR="00701FA8" w:rsidDel="006F66F5">
          <w:rPr>
            <w:rFonts w:ascii="Times" w:hAnsi="Times"/>
            <w:sz w:val="24"/>
            <w:szCs w:val="24"/>
          </w:rPr>
          <w:delInstrText xml:space="preserve"> ADDIN PAPERS2_CITATIONS &lt;citation&gt;&lt;uuid&gt;7F5E7889-55E7-4408-8A02-A2C5D9220DA5&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delInstrText>
        </w:r>
        <w:r w:rsidR="00D320A0" w:rsidRPr="00F805D0" w:rsidDel="006F66F5">
          <w:rPr>
            <w:szCs w:val="24"/>
          </w:rPr>
          <w:fldChar w:fldCharType="separate"/>
        </w:r>
        <w:r w:rsidR="00701FA8" w:rsidDel="006F66F5">
          <w:rPr>
            <w:rFonts w:ascii="Cambria" w:hAnsi="Cambria" w:cs="Cambria"/>
            <w:vertAlign w:val="superscript"/>
          </w:rPr>
          <w:delText>38</w:delText>
        </w:r>
        <w:r w:rsidR="00D320A0" w:rsidRPr="00F805D0" w:rsidDel="006F66F5">
          <w:rPr>
            <w:szCs w:val="24"/>
          </w:rPr>
          <w:fldChar w:fldCharType="end"/>
        </w:r>
        <w:r w:rsidR="00560BAC" w:rsidRPr="00F805D0" w:rsidDel="006F66F5">
          <w:rPr>
            <w:rFonts w:ascii="Times" w:hAnsi="Times"/>
            <w:sz w:val="24"/>
            <w:szCs w:val="24"/>
          </w:rPr>
          <w:delText xml:space="preserve">—a network specialized in internally oriented processes. </w:delText>
        </w:r>
      </w:del>
      <w:ins w:id="336" w:author="Alejandro De La Vega" w:date="2015-11-11T17:53:00Z">
        <w:r w:rsidR="006F66F5">
          <w:rPr>
            <w:rFonts w:ascii="Times" w:hAnsi="Times"/>
            <w:sz w:val="24"/>
            <w:szCs w:val="24"/>
          </w:rPr>
          <w:t xml:space="preserve"> </w:t>
        </w:r>
      </w:ins>
    </w:p>
    <w:p w14:paraId="5338DEE2" w14:textId="2161332D" w:rsidR="00820D99" w:rsidRPr="00F805D0" w:rsidDel="00701FA8" w:rsidRDefault="002F19A7" w:rsidP="00571765">
      <w:pPr>
        <w:pStyle w:val="Normal1"/>
        <w:ind w:firstLine="720"/>
        <w:rPr>
          <w:del w:id="337" w:author="Alejandro De La Vega" w:date="2015-11-11T17:49:00Z"/>
          <w:rFonts w:ascii="Times" w:hAnsi="Times"/>
          <w:sz w:val="24"/>
          <w:szCs w:val="24"/>
        </w:rPr>
        <w:pPrChange w:id="338" w:author="Marie Banich" w:date="2015-11-21T16:23:00Z">
          <w:pPr>
            <w:pStyle w:val="Normal1"/>
            <w:ind w:firstLine="720"/>
          </w:pPr>
        </w:pPrChange>
      </w:pPr>
      <w:del w:id="339" w:author="Marie Banich" w:date="2015-11-21T16:23:00Z">
        <w:r w:rsidRPr="00F805D0" w:rsidDel="00571765">
          <w:rPr>
            <w:rFonts w:ascii="Times" w:hAnsi="Times"/>
            <w:sz w:val="24"/>
            <w:szCs w:val="24"/>
          </w:rPr>
          <w:delText>However</w:delText>
        </w:r>
      </w:del>
      <w:ins w:id="340" w:author="Marie Banich" w:date="2015-11-21T16:23:00Z">
        <w:r w:rsidR="00571765">
          <w:rPr>
            <w:rFonts w:ascii="Times" w:hAnsi="Times"/>
            <w:sz w:val="24"/>
            <w:szCs w:val="24"/>
          </w:rPr>
          <w:t>Yet as with the other two main zones</w:t>
        </w:r>
      </w:ins>
      <w:r w:rsidRPr="00F805D0">
        <w:rPr>
          <w:rFonts w:ascii="Times" w:hAnsi="Times"/>
          <w:sz w:val="24"/>
          <w:szCs w:val="24"/>
        </w:rPr>
        <w:t xml:space="preserve">, </w:t>
      </w:r>
      <w:ins w:id="341" w:author="Alejandro De La Vega" w:date="2015-11-11T17:45:00Z">
        <w:r w:rsidR="00701FA8">
          <w:rPr>
            <w:rFonts w:ascii="Times" w:hAnsi="Times"/>
            <w:sz w:val="24"/>
            <w:szCs w:val="24"/>
          </w:rPr>
          <w:t xml:space="preserve">our results suggest that </w:t>
        </w:r>
      </w:ins>
      <w:r w:rsidRPr="00F805D0">
        <w:rPr>
          <w:rFonts w:ascii="Times" w:hAnsi="Times"/>
          <w:sz w:val="24"/>
          <w:szCs w:val="24"/>
        </w:rPr>
        <w:t xml:space="preserve">anterior MFC </w:t>
      </w:r>
      <w:ins w:id="342" w:author="Marie Banich" w:date="2015-11-21T16:23:00Z">
        <w:r w:rsidR="00571765">
          <w:rPr>
            <w:rFonts w:ascii="Times" w:hAnsi="Times"/>
            <w:sz w:val="24"/>
            <w:szCs w:val="24"/>
          </w:rPr>
          <w:t xml:space="preserve">zone </w:t>
        </w:r>
      </w:ins>
      <w:r w:rsidRPr="00F805D0">
        <w:rPr>
          <w:rFonts w:ascii="Times" w:hAnsi="Times"/>
          <w:sz w:val="24"/>
          <w:szCs w:val="24"/>
        </w:rPr>
        <w:t xml:space="preserve">is not a unitary </w:t>
      </w:r>
      <w:r w:rsidR="00C767DE" w:rsidRPr="00F805D0">
        <w:rPr>
          <w:rFonts w:ascii="Times" w:hAnsi="Times"/>
          <w:sz w:val="24"/>
          <w:szCs w:val="24"/>
        </w:rPr>
        <w:t>area</w:t>
      </w:r>
      <w:r w:rsidR="00F2258E" w:rsidRPr="00F805D0">
        <w:rPr>
          <w:rFonts w:ascii="Times" w:hAnsi="Times"/>
          <w:sz w:val="24"/>
          <w:szCs w:val="24"/>
        </w:rPr>
        <w:t>,</w:t>
      </w:r>
      <w:r w:rsidRPr="00F805D0">
        <w:rPr>
          <w:rFonts w:ascii="Times" w:hAnsi="Times"/>
          <w:sz w:val="24"/>
          <w:szCs w:val="24"/>
        </w:rPr>
        <w:t xml:space="preserve"> and fractionated into </w:t>
      </w:r>
      <w:r w:rsidR="006B0B75" w:rsidRPr="00F805D0">
        <w:rPr>
          <w:rFonts w:ascii="Times" w:hAnsi="Times"/>
          <w:sz w:val="24"/>
          <w:szCs w:val="24"/>
        </w:rPr>
        <w:t xml:space="preserve">three subregions: </w:t>
      </w:r>
      <w:r w:rsidR="006204A8" w:rsidRPr="00F805D0">
        <w:rPr>
          <w:rFonts w:ascii="Times" w:hAnsi="Times"/>
          <w:sz w:val="24"/>
          <w:szCs w:val="24"/>
        </w:rPr>
        <w:t>d</w:t>
      </w:r>
      <w:r w:rsidRPr="00F805D0">
        <w:rPr>
          <w:rFonts w:ascii="Times" w:hAnsi="Times"/>
          <w:sz w:val="24"/>
          <w:szCs w:val="24"/>
        </w:rPr>
        <w:t xml:space="preserve">mPFC, rACC and vmPFC. </w:t>
      </w:r>
      <w:r w:rsidR="00F2258E" w:rsidRPr="00F805D0">
        <w:rPr>
          <w:rFonts w:ascii="Times" w:hAnsi="Times"/>
          <w:sz w:val="24"/>
          <w:szCs w:val="24"/>
        </w:rPr>
        <w:t>D</w:t>
      </w:r>
      <w:r w:rsidR="00D320A0" w:rsidRPr="00F805D0">
        <w:rPr>
          <w:rFonts w:ascii="Times" w:hAnsi="Times"/>
          <w:sz w:val="24"/>
          <w:szCs w:val="24"/>
        </w:rPr>
        <w:t xml:space="preserve">mPFC was </w:t>
      </w:r>
      <w:r w:rsidR="000107A7" w:rsidRPr="00F805D0">
        <w:rPr>
          <w:rFonts w:ascii="Times" w:hAnsi="Times"/>
          <w:sz w:val="24"/>
          <w:szCs w:val="24"/>
        </w:rPr>
        <w:t xml:space="preserve">the most strongly associated </w:t>
      </w:r>
      <w:r w:rsidR="00D320A0" w:rsidRPr="00F805D0">
        <w:rPr>
          <w:rFonts w:ascii="Times" w:hAnsi="Times"/>
          <w:sz w:val="24"/>
          <w:szCs w:val="24"/>
        </w:rPr>
        <w:t xml:space="preserve">with social processing, consistent with several studies linking dmPFC to social perception and self-referential thought </w:t>
      </w:r>
      <w:r w:rsidR="0088605C" w:rsidRPr="00F805D0">
        <w:rPr>
          <w:szCs w:val="24"/>
        </w:rPr>
        <w:fldChar w:fldCharType="begin"/>
      </w:r>
      <w:r w:rsidR="000C4DAC">
        <w:rPr>
          <w:rFonts w:ascii="Times" w:hAnsi="Times"/>
          <w:sz w:val="24"/>
          <w:szCs w:val="24"/>
        </w:rPr>
        <w:instrText xml:space="preserve"> ADDIN PAPERS2_CITATIONS &lt;citation&gt;&lt;uuid&gt;A54AEF64-0E2C-4423-88A8-6E3134D3EBC2&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F805D0">
        <w:rPr>
          <w:szCs w:val="24"/>
        </w:rPr>
        <w:fldChar w:fldCharType="separate"/>
      </w:r>
      <w:r w:rsidR="000C4DAC">
        <w:rPr>
          <w:rFonts w:ascii="Cambria" w:hAnsi="Cambria" w:cs="Cambria"/>
          <w:vertAlign w:val="superscript"/>
        </w:rPr>
        <w:t>52</w:t>
      </w:r>
      <w:r w:rsidR="0088605C" w:rsidRPr="00F805D0">
        <w:rPr>
          <w:szCs w:val="24"/>
        </w:rPr>
        <w:fldChar w:fldCharType="end"/>
      </w:r>
      <w:del w:id="343" w:author="Alejandro De La Vega" w:date="2015-11-11T17:46:00Z">
        <w:r w:rsidR="00D320A0" w:rsidRPr="00F805D0" w:rsidDel="00701FA8">
          <w:rPr>
            <w:rFonts w:ascii="Times" w:hAnsi="Times"/>
            <w:sz w:val="24"/>
            <w:szCs w:val="24"/>
          </w:rPr>
          <w:delText xml:space="preserve">. </w:delText>
        </w:r>
      </w:del>
      <w:ins w:id="344" w:author="Alejandro De La Vega" w:date="2015-11-11T17:46:00Z">
        <w:r w:rsidR="00701FA8">
          <w:rPr>
            <w:rFonts w:ascii="Times" w:hAnsi="Times"/>
            <w:sz w:val="24"/>
            <w:szCs w:val="24"/>
          </w:rPr>
          <w:t xml:space="preserve"> and it</w:t>
        </w:r>
        <w:del w:id="345" w:author="Marie Banich" w:date="2015-11-21T16:24:00Z">
          <w:r w:rsidR="00701FA8" w:rsidDel="00571765">
            <w:rPr>
              <w:rFonts w:ascii="Times" w:hAnsi="Times"/>
              <w:sz w:val="24"/>
              <w:szCs w:val="24"/>
            </w:rPr>
            <w:delText>’s</w:delText>
          </w:r>
        </w:del>
      </w:ins>
      <w:ins w:id="346" w:author="Marie Banich" w:date="2015-11-21T16:24:00Z">
        <w:r w:rsidR="00571765">
          <w:rPr>
            <w:rFonts w:ascii="Times" w:hAnsi="Times"/>
            <w:sz w:val="24"/>
            <w:szCs w:val="24"/>
          </w:rPr>
          <w:t xml:space="preserve"> has</w:t>
        </w:r>
      </w:ins>
      <w:ins w:id="347" w:author="Alejandro De La Vega" w:date="2015-11-11T17:46:00Z">
        <w:r w:rsidR="00701FA8">
          <w:rPr>
            <w:rFonts w:ascii="Times" w:hAnsi="Times"/>
            <w:sz w:val="24"/>
            <w:szCs w:val="24"/>
          </w:rPr>
          <w:t xml:space="preserve"> strong </w:t>
        </w:r>
      </w:ins>
      <w:del w:id="348" w:author="Alejandro De La Vega" w:date="2015-11-11T17:46:00Z">
        <w:r w:rsidR="00D320A0" w:rsidRPr="00F805D0" w:rsidDel="00701FA8">
          <w:rPr>
            <w:rFonts w:ascii="Times" w:hAnsi="Times"/>
            <w:sz w:val="24"/>
            <w:szCs w:val="24"/>
          </w:rPr>
          <w:delText xml:space="preserve">Moreover, dmPFC showed strong </w:delText>
        </w:r>
      </w:del>
      <w:r w:rsidR="00D320A0" w:rsidRPr="00F805D0">
        <w:rPr>
          <w:rFonts w:ascii="Times" w:hAnsi="Times"/>
          <w:sz w:val="24"/>
          <w:szCs w:val="24"/>
        </w:rPr>
        <w:t xml:space="preserve">co-activation with TPJ, a region </w:t>
      </w:r>
      <w:del w:id="349" w:author="Alejandro De La Vega" w:date="2015-11-11T17:46:00Z">
        <w:r w:rsidR="00D320A0" w:rsidRPr="00F805D0" w:rsidDel="00701FA8">
          <w:rPr>
            <w:rFonts w:ascii="Times" w:hAnsi="Times"/>
            <w:sz w:val="24"/>
            <w:szCs w:val="24"/>
          </w:rPr>
          <w:delText xml:space="preserve">thought </w:delText>
        </w:r>
      </w:del>
      <w:ins w:id="350" w:author="Alejandro De La Vega" w:date="2015-11-11T17:46:00Z">
        <w:r w:rsidR="00701FA8">
          <w:rPr>
            <w:rFonts w:ascii="Times" w:hAnsi="Times"/>
            <w:sz w:val="24"/>
            <w:szCs w:val="24"/>
          </w:rPr>
          <w:t>hypothesized</w:t>
        </w:r>
        <w:r w:rsidR="00701FA8" w:rsidRPr="00F805D0">
          <w:rPr>
            <w:rFonts w:ascii="Times" w:hAnsi="Times"/>
            <w:sz w:val="24"/>
            <w:szCs w:val="24"/>
          </w:rPr>
          <w:t xml:space="preserve"> </w:t>
        </w:r>
      </w:ins>
      <w:r w:rsidR="00D320A0" w:rsidRPr="00F805D0">
        <w:rPr>
          <w:rFonts w:ascii="Times" w:hAnsi="Times"/>
          <w:sz w:val="24"/>
          <w:szCs w:val="24"/>
        </w:rPr>
        <w:t xml:space="preserve">to </w:t>
      </w:r>
      <w:del w:id="351" w:author="Alejandro De La Vega" w:date="2015-11-11T17:45:00Z">
        <w:r w:rsidR="00D320A0" w:rsidRPr="00F805D0" w:rsidDel="00701FA8">
          <w:rPr>
            <w:rFonts w:ascii="Times" w:hAnsi="Times"/>
            <w:sz w:val="24"/>
            <w:szCs w:val="24"/>
          </w:rPr>
          <w:delText xml:space="preserve">also </w:delText>
        </w:r>
      </w:del>
      <w:r w:rsidR="00D320A0" w:rsidRPr="00F805D0">
        <w:rPr>
          <w:rFonts w:ascii="Times" w:hAnsi="Times"/>
          <w:sz w:val="24"/>
          <w:szCs w:val="24"/>
        </w:rPr>
        <w:t xml:space="preserve">be important for mentalizing </w:t>
      </w:r>
      <w:r w:rsidR="0088605C" w:rsidRPr="00F805D0">
        <w:rPr>
          <w:szCs w:val="24"/>
        </w:rPr>
        <w:fldChar w:fldCharType="begin"/>
      </w:r>
      <w:r w:rsidR="000C4DAC">
        <w:rPr>
          <w:rFonts w:ascii="Times" w:hAnsi="Times"/>
          <w:sz w:val="24"/>
          <w:szCs w:val="24"/>
        </w:rPr>
        <w:instrText xml:space="preserve"> ADDIN PAPERS2_CITATIONS &lt;citation&gt;&lt;uuid&gt;EF8F5860-EA73-4208-92A3-22DE31FBBA72&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F805D0">
        <w:rPr>
          <w:szCs w:val="24"/>
        </w:rPr>
        <w:fldChar w:fldCharType="separate"/>
      </w:r>
      <w:r w:rsidR="000C4DAC">
        <w:rPr>
          <w:rFonts w:ascii="Cambria" w:hAnsi="Cambria" w:cs="Cambria"/>
          <w:vertAlign w:val="superscript"/>
        </w:rPr>
        <w:t>17,18</w:t>
      </w:r>
      <w:r w:rsidR="0088605C" w:rsidRPr="00F805D0">
        <w:rPr>
          <w:szCs w:val="24"/>
        </w:rPr>
        <w:fldChar w:fldCharType="end"/>
      </w:r>
      <w:r w:rsidR="00D320A0" w:rsidRPr="00F805D0">
        <w:rPr>
          <w:rFonts w:ascii="Times" w:hAnsi="Times"/>
          <w:sz w:val="24"/>
          <w:szCs w:val="24"/>
        </w:rPr>
        <w:t xml:space="preserve">. </w:t>
      </w:r>
      <w:del w:id="352" w:author="Alejandro De La Vega" w:date="2015-11-11T17:46:00Z">
        <w:r w:rsidR="00D320A0" w:rsidRPr="00F805D0" w:rsidDel="00701FA8">
          <w:rPr>
            <w:rFonts w:ascii="Times" w:hAnsi="Times"/>
            <w:sz w:val="24"/>
            <w:szCs w:val="24"/>
          </w:rPr>
          <w:delText>Importantly</w:delText>
        </w:r>
      </w:del>
      <w:ins w:id="353" w:author="Alejandro De La Vega" w:date="2015-11-11T17:46:00Z">
        <w:del w:id="354" w:author="Marie Banich" w:date="2015-11-21T16:24:00Z">
          <w:r w:rsidR="00701FA8" w:rsidDel="00571765">
            <w:rPr>
              <w:rFonts w:ascii="Times" w:hAnsi="Times"/>
              <w:sz w:val="24"/>
              <w:szCs w:val="24"/>
            </w:rPr>
            <w:delText>Notably</w:delText>
          </w:r>
        </w:del>
      </w:ins>
      <w:del w:id="355" w:author="Marie Banich" w:date="2015-11-21T16:24:00Z">
        <w:r w:rsidR="00D320A0" w:rsidRPr="00F805D0" w:rsidDel="00571765">
          <w:rPr>
            <w:rFonts w:ascii="Times" w:hAnsi="Times"/>
            <w:sz w:val="24"/>
            <w:szCs w:val="24"/>
          </w:rPr>
          <w:delText>,</w:delText>
        </w:r>
      </w:del>
      <w:ins w:id="356" w:author="Marie Banich" w:date="2015-11-21T16:24:00Z">
        <w:r w:rsidR="00571765">
          <w:rPr>
            <w:rFonts w:ascii="Times" w:hAnsi="Times"/>
            <w:sz w:val="24"/>
            <w:szCs w:val="24"/>
          </w:rPr>
          <w:t>As</w:t>
        </w:r>
      </w:ins>
      <w:r w:rsidR="00D320A0" w:rsidRPr="00F805D0">
        <w:rPr>
          <w:rFonts w:ascii="Times" w:hAnsi="Times"/>
          <w:sz w:val="24"/>
          <w:szCs w:val="24"/>
        </w:rPr>
        <w:t xml:space="preserve"> dmPFC </w:t>
      </w:r>
      <w:del w:id="357" w:author="Alejandro De La Vega" w:date="2015-11-11T17:46:00Z">
        <w:r w:rsidR="00D320A0" w:rsidRPr="00F805D0" w:rsidDel="00701FA8">
          <w:rPr>
            <w:rFonts w:ascii="Times" w:hAnsi="Times"/>
            <w:sz w:val="24"/>
            <w:szCs w:val="24"/>
          </w:rPr>
          <w:delText xml:space="preserve">showed </w:delText>
        </w:r>
      </w:del>
      <w:ins w:id="358" w:author="Alejandro De La Vega" w:date="2015-11-11T17:46:00Z">
        <w:r w:rsidR="00701FA8">
          <w:rPr>
            <w:rFonts w:ascii="Times" w:hAnsi="Times"/>
            <w:sz w:val="24"/>
            <w:szCs w:val="24"/>
          </w:rPr>
          <w:t xml:space="preserve">was </w:t>
        </w:r>
      </w:ins>
      <w:del w:id="359" w:author="Alejandro De La Vega" w:date="2015-11-11T17:46:00Z">
        <w:r w:rsidR="00B9451E" w:rsidRPr="00F805D0" w:rsidDel="00701FA8">
          <w:rPr>
            <w:rFonts w:ascii="Times" w:hAnsi="Times"/>
            <w:sz w:val="24"/>
            <w:szCs w:val="24"/>
          </w:rPr>
          <w:delText>very low</w:delText>
        </w:r>
        <w:r w:rsidR="00D320A0" w:rsidRPr="00F805D0" w:rsidDel="00701FA8">
          <w:rPr>
            <w:rFonts w:ascii="Times" w:hAnsi="Times"/>
            <w:sz w:val="24"/>
            <w:szCs w:val="24"/>
          </w:rPr>
          <w:delText xml:space="preserve"> association</w:delText>
        </w:r>
      </w:del>
      <w:ins w:id="360" w:author="Alejandro De La Vega" w:date="2015-11-11T17:46:00Z">
        <w:r w:rsidR="00701FA8">
          <w:rPr>
            <w:rFonts w:ascii="Times" w:hAnsi="Times"/>
            <w:sz w:val="24"/>
            <w:szCs w:val="24"/>
          </w:rPr>
          <w:t>weakly associated</w:t>
        </w:r>
      </w:ins>
      <w:r w:rsidR="00D320A0" w:rsidRPr="00F805D0">
        <w:rPr>
          <w:rFonts w:ascii="Times" w:hAnsi="Times"/>
          <w:sz w:val="24"/>
          <w:szCs w:val="24"/>
        </w:rPr>
        <w:t xml:space="preserve"> with reward processing, </w:t>
      </w:r>
      <w:ins w:id="361" w:author="Marie Banich" w:date="2015-11-21T16:24:00Z">
        <w:r w:rsidR="00571765">
          <w:rPr>
            <w:rFonts w:ascii="Times" w:hAnsi="Times"/>
            <w:sz w:val="24"/>
            <w:szCs w:val="24"/>
          </w:rPr>
          <w:t xml:space="preserve">it </w:t>
        </w:r>
      </w:ins>
      <w:del w:id="362" w:author="Marie Banich" w:date="2015-11-21T16:24:00Z">
        <w:r w:rsidR="00D320A0" w:rsidRPr="00F805D0" w:rsidDel="00571765">
          <w:rPr>
            <w:rFonts w:ascii="Times" w:hAnsi="Times"/>
            <w:sz w:val="24"/>
            <w:szCs w:val="24"/>
          </w:rPr>
          <w:delText xml:space="preserve">suggesting </w:delText>
        </w:r>
      </w:del>
      <w:ins w:id="363" w:author="Marie Banich" w:date="2015-11-21T16:24:00Z">
        <w:r w:rsidR="00571765" w:rsidRPr="00F805D0">
          <w:rPr>
            <w:rFonts w:ascii="Times" w:hAnsi="Times"/>
            <w:sz w:val="24"/>
            <w:szCs w:val="24"/>
          </w:rPr>
          <w:t>suggest</w:t>
        </w:r>
        <w:r w:rsidR="00571765">
          <w:rPr>
            <w:rFonts w:ascii="Times" w:hAnsi="Times"/>
            <w:sz w:val="24"/>
            <w:szCs w:val="24"/>
          </w:rPr>
          <w:t>s that</w:t>
        </w:r>
        <w:r w:rsidR="00571765" w:rsidRPr="00F805D0">
          <w:rPr>
            <w:rFonts w:ascii="Times" w:hAnsi="Times"/>
            <w:sz w:val="24"/>
            <w:szCs w:val="24"/>
          </w:rPr>
          <w:t xml:space="preserve"> </w:t>
        </w:r>
      </w:ins>
      <w:del w:id="364" w:author="Alejandro De La Vega" w:date="2015-11-11T17:47:00Z">
        <w:r w:rsidR="00D320A0" w:rsidRPr="00F805D0" w:rsidDel="00701FA8">
          <w:rPr>
            <w:rFonts w:ascii="Times" w:hAnsi="Times"/>
            <w:sz w:val="24"/>
            <w:szCs w:val="24"/>
          </w:rPr>
          <w:delText xml:space="preserve">that higher-level </w:delText>
        </w:r>
      </w:del>
      <w:r w:rsidR="00D320A0" w:rsidRPr="00F805D0">
        <w:rPr>
          <w:rFonts w:ascii="Times" w:hAnsi="Times"/>
          <w:sz w:val="24"/>
          <w:szCs w:val="24"/>
        </w:rPr>
        <w:t xml:space="preserve">mentalizing </w:t>
      </w:r>
      <w:del w:id="365" w:author="Alejandro De La Vega" w:date="2015-11-11T17:47:00Z">
        <w:r w:rsidR="00D320A0" w:rsidRPr="00F805D0" w:rsidDel="00701FA8">
          <w:rPr>
            <w:rFonts w:ascii="Times" w:hAnsi="Times"/>
            <w:sz w:val="24"/>
            <w:szCs w:val="24"/>
          </w:rPr>
          <w:delText xml:space="preserve">processes </w:delText>
        </w:r>
      </w:del>
      <w:ins w:id="366" w:author="Alejandro De La Vega" w:date="2015-11-11T17:47:00Z">
        <w:del w:id="367" w:author="Marie Banich" w:date="2015-11-21T16:24:00Z">
          <w:r w:rsidR="00701FA8" w:rsidDel="00571765">
            <w:rPr>
              <w:rFonts w:ascii="Times" w:hAnsi="Times"/>
              <w:sz w:val="24"/>
              <w:szCs w:val="24"/>
            </w:rPr>
            <w:delText>may be</w:delText>
          </w:r>
        </w:del>
      </w:ins>
      <w:ins w:id="368" w:author="Marie Banich" w:date="2015-11-21T16:24:00Z">
        <w:r w:rsidR="00571765">
          <w:rPr>
            <w:rFonts w:ascii="Times" w:hAnsi="Times"/>
            <w:sz w:val="24"/>
            <w:szCs w:val="24"/>
          </w:rPr>
          <w:t>is</w:t>
        </w:r>
      </w:ins>
      <w:ins w:id="369" w:author="Alejandro De La Vega" w:date="2015-11-11T17:47:00Z">
        <w:r w:rsidR="00701FA8">
          <w:rPr>
            <w:rFonts w:ascii="Times" w:hAnsi="Times"/>
            <w:sz w:val="24"/>
            <w:szCs w:val="24"/>
          </w:rPr>
          <w:t xml:space="preserve"> a </w:t>
        </w:r>
        <w:del w:id="370" w:author="Marie Banich" w:date="2015-11-21T16:24:00Z">
          <w:r w:rsidR="00701FA8" w:rsidDel="00571765">
            <w:rPr>
              <w:rFonts w:ascii="Times" w:hAnsi="Times"/>
              <w:sz w:val="24"/>
              <w:szCs w:val="24"/>
            </w:rPr>
            <w:delText xml:space="preserve">higher-level process </w:delText>
          </w:r>
        </w:del>
        <w:r w:rsidR="00701FA8">
          <w:rPr>
            <w:rFonts w:ascii="Times" w:hAnsi="Times"/>
            <w:sz w:val="24"/>
            <w:szCs w:val="24"/>
          </w:rPr>
          <w:t>distinct</w:t>
        </w:r>
      </w:ins>
      <w:del w:id="371" w:author="Alejandro De La Vega" w:date="2015-11-11T17:47:00Z">
        <w:r w:rsidR="00D320A0" w:rsidRPr="00F805D0" w:rsidDel="00701FA8">
          <w:rPr>
            <w:rFonts w:ascii="Times" w:hAnsi="Times"/>
            <w:sz w:val="24"/>
            <w:szCs w:val="24"/>
          </w:rPr>
          <w:delText>occur separately</w:delText>
        </w:r>
      </w:del>
      <w:r w:rsidR="00D320A0" w:rsidRPr="00F805D0">
        <w:rPr>
          <w:rFonts w:ascii="Times" w:hAnsi="Times"/>
          <w:sz w:val="24"/>
          <w:szCs w:val="24"/>
        </w:rPr>
        <w:t xml:space="preserve"> </w:t>
      </w:r>
      <w:ins w:id="372" w:author="Marie Banich" w:date="2015-11-21T16:24:00Z">
        <w:r w:rsidR="00571765">
          <w:rPr>
            <w:rFonts w:ascii="Times" w:hAnsi="Times"/>
            <w:sz w:val="24"/>
            <w:szCs w:val="24"/>
          </w:rPr>
          <w:t xml:space="preserve">process </w:t>
        </w:r>
      </w:ins>
      <w:r w:rsidR="006204A8" w:rsidRPr="00F805D0">
        <w:rPr>
          <w:rFonts w:ascii="Times" w:hAnsi="Times"/>
          <w:sz w:val="24"/>
          <w:szCs w:val="24"/>
        </w:rPr>
        <w:t xml:space="preserve">from </w:t>
      </w:r>
      <w:del w:id="373" w:author="Marie Banich" w:date="2015-11-21T16:24:00Z">
        <w:r w:rsidR="006204A8" w:rsidRPr="00F805D0" w:rsidDel="00571765">
          <w:rPr>
            <w:rFonts w:ascii="Times" w:hAnsi="Times"/>
            <w:sz w:val="24"/>
            <w:szCs w:val="24"/>
          </w:rPr>
          <w:delText>low</w:delText>
        </w:r>
        <w:r w:rsidR="00D320A0" w:rsidRPr="00F805D0" w:rsidDel="00571765">
          <w:rPr>
            <w:rFonts w:ascii="Times" w:hAnsi="Times"/>
            <w:sz w:val="24"/>
            <w:szCs w:val="24"/>
          </w:rPr>
          <w:delText xml:space="preserve">-level affective </w:delText>
        </w:r>
      </w:del>
      <w:ins w:id="374" w:author="Alejandro De La Vega" w:date="2015-11-11T17:47:00Z">
        <w:del w:id="375" w:author="Marie Banich" w:date="2015-11-21T16:24:00Z">
          <w:r w:rsidR="00701FA8" w:rsidDel="00571765">
            <w:rPr>
              <w:rFonts w:ascii="Times" w:hAnsi="Times"/>
              <w:sz w:val="24"/>
              <w:szCs w:val="24"/>
            </w:rPr>
            <w:delText>affect</w:delText>
          </w:r>
        </w:del>
      </w:ins>
      <w:ins w:id="376" w:author="Marie Banich" w:date="2015-11-21T16:24:00Z">
        <w:r w:rsidR="00571765">
          <w:rPr>
            <w:rFonts w:ascii="Times" w:hAnsi="Times"/>
            <w:sz w:val="24"/>
            <w:szCs w:val="24"/>
          </w:rPr>
          <w:t xml:space="preserve">valuation of </w:t>
        </w:r>
        <w:r w:rsidR="007F3032">
          <w:rPr>
            <w:rFonts w:ascii="Times" w:hAnsi="Times"/>
            <w:sz w:val="24"/>
            <w:szCs w:val="24"/>
          </w:rPr>
          <w:t>options or rewards.</w:t>
        </w:r>
      </w:ins>
      <w:ins w:id="377" w:author="Alejandro De La Vega" w:date="2015-11-11T17:47:00Z">
        <w:r w:rsidR="00701FA8">
          <w:rPr>
            <w:rFonts w:ascii="Times" w:hAnsi="Times"/>
            <w:sz w:val="24"/>
            <w:szCs w:val="24"/>
          </w:rPr>
          <w:t>.</w:t>
        </w:r>
      </w:ins>
      <w:del w:id="378" w:author="Alejandro De La Vega" w:date="2015-11-11T17:47:00Z">
        <w:r w:rsidR="00D320A0" w:rsidRPr="00F805D0" w:rsidDel="00701FA8">
          <w:rPr>
            <w:rFonts w:ascii="Times" w:hAnsi="Times"/>
            <w:sz w:val="24"/>
            <w:szCs w:val="24"/>
          </w:rPr>
          <w:delText>processing.</w:delText>
        </w:r>
      </w:del>
      <w:r w:rsidR="00D320A0" w:rsidRPr="00F805D0">
        <w:rPr>
          <w:rFonts w:ascii="Times" w:hAnsi="Times"/>
          <w:sz w:val="24"/>
          <w:szCs w:val="24"/>
        </w:rPr>
        <w:t xml:space="preserve"> </w:t>
      </w:r>
      <w:r w:rsidR="00D86FE9" w:rsidRPr="00F805D0">
        <w:rPr>
          <w:rFonts w:ascii="Times" w:hAnsi="Times"/>
          <w:sz w:val="24"/>
          <w:szCs w:val="24"/>
        </w:rPr>
        <w:t xml:space="preserve">Rostral </w:t>
      </w:r>
      <w:r w:rsidR="00D320A0" w:rsidRPr="00F805D0">
        <w:rPr>
          <w:rFonts w:ascii="Times" w:hAnsi="Times"/>
          <w:sz w:val="24"/>
          <w:szCs w:val="24"/>
        </w:rPr>
        <w:t xml:space="preserve">ACC showed a </w:t>
      </w:r>
      <w:ins w:id="379" w:author="Alejandro De La Vega" w:date="2015-11-11T17:47:00Z">
        <w:r w:rsidR="00701FA8">
          <w:rPr>
            <w:rFonts w:ascii="Times" w:hAnsi="Times"/>
            <w:sz w:val="24"/>
            <w:szCs w:val="24"/>
          </w:rPr>
          <w:t xml:space="preserve">relatively </w:t>
        </w:r>
      </w:ins>
      <w:r w:rsidR="00D320A0" w:rsidRPr="00F805D0">
        <w:rPr>
          <w:rFonts w:ascii="Times" w:hAnsi="Times"/>
          <w:sz w:val="24"/>
          <w:szCs w:val="24"/>
        </w:rPr>
        <w:t xml:space="preserve">less specific functional pattern, </w:t>
      </w:r>
      <w:r w:rsidR="00DC48F7">
        <w:rPr>
          <w:rFonts w:ascii="Times" w:hAnsi="Times"/>
          <w:sz w:val="24"/>
          <w:szCs w:val="24"/>
        </w:rPr>
        <w:t>moderately associating</w:t>
      </w:r>
      <w:r w:rsidR="00820D99" w:rsidRPr="00F805D0">
        <w:rPr>
          <w:rFonts w:ascii="Times" w:hAnsi="Times"/>
          <w:sz w:val="24"/>
          <w:szCs w:val="24"/>
        </w:rPr>
        <w:t xml:space="preserve"> with </w:t>
      </w:r>
      <w:commentRangeStart w:id="380"/>
      <w:ins w:id="381" w:author="Alejandro De La Vega" w:date="2015-11-11T17:48:00Z">
        <w:r w:rsidR="00701FA8">
          <w:rPr>
            <w:rFonts w:ascii="Times" w:hAnsi="Times"/>
            <w:sz w:val="24"/>
            <w:szCs w:val="24"/>
          </w:rPr>
          <w:t xml:space="preserve">both </w:t>
        </w:r>
      </w:ins>
      <w:del w:id="382" w:author="Alejandro De La Vega" w:date="2015-11-11T17:48:00Z">
        <w:r w:rsidR="00820D99" w:rsidRPr="00F805D0" w:rsidDel="00701FA8">
          <w:rPr>
            <w:rFonts w:ascii="Times" w:hAnsi="Times"/>
            <w:sz w:val="24"/>
            <w:szCs w:val="24"/>
          </w:rPr>
          <w:delText xml:space="preserve">a variety of </w:delText>
        </w:r>
      </w:del>
      <w:ins w:id="383" w:author="Alejandro De La Vega" w:date="2015-11-11T17:47:00Z">
        <w:r w:rsidR="00701FA8">
          <w:rPr>
            <w:rFonts w:ascii="Times" w:hAnsi="Times"/>
            <w:sz w:val="24"/>
            <w:szCs w:val="24"/>
          </w:rPr>
          <w:t xml:space="preserve">low-level </w:t>
        </w:r>
      </w:ins>
      <w:del w:id="384" w:author="Alejandro De La Vega" w:date="2015-11-11T17:47:00Z">
        <w:r w:rsidR="00D320A0" w:rsidRPr="00F805D0" w:rsidDel="00701FA8">
          <w:rPr>
            <w:rFonts w:ascii="Times" w:hAnsi="Times"/>
            <w:sz w:val="24"/>
            <w:szCs w:val="24"/>
          </w:rPr>
          <w:delText xml:space="preserve">low-level </w:delText>
        </w:r>
      </w:del>
      <w:r w:rsidR="00D320A0" w:rsidRPr="00F805D0">
        <w:rPr>
          <w:rFonts w:ascii="Times" w:hAnsi="Times"/>
          <w:sz w:val="24"/>
          <w:szCs w:val="24"/>
        </w:rPr>
        <w:t>affective processe</w:t>
      </w:r>
      <w:r w:rsidR="00B74212" w:rsidRPr="00F805D0">
        <w:rPr>
          <w:rFonts w:ascii="Times" w:hAnsi="Times"/>
          <w:sz w:val="24"/>
          <w:szCs w:val="24"/>
        </w:rPr>
        <w:t>s</w:t>
      </w:r>
      <w:commentRangeEnd w:id="380"/>
      <w:r w:rsidR="007F3032">
        <w:rPr>
          <w:rStyle w:val="CommentReference"/>
          <w:rFonts w:ascii="Times" w:hAnsi="Times"/>
        </w:rPr>
        <w:commentReference w:id="380"/>
      </w:r>
      <w:ins w:id="385" w:author="Alejandro De La Vega" w:date="2015-11-11T17:47:00Z">
        <w:r w:rsidR="00701FA8">
          <w:rPr>
            <w:rFonts w:ascii="Times" w:hAnsi="Times"/>
            <w:sz w:val="24"/>
            <w:szCs w:val="24"/>
          </w:rPr>
          <w:t xml:space="preserve"> </w:t>
        </w:r>
      </w:ins>
      <w:del w:id="386" w:author="Alejandro De La Vega" w:date="2015-11-11T17:47:00Z">
        <w:r w:rsidR="00B74212" w:rsidRPr="00F805D0" w:rsidDel="00701FA8">
          <w:rPr>
            <w:rFonts w:ascii="Times" w:hAnsi="Times"/>
            <w:sz w:val="24"/>
            <w:szCs w:val="24"/>
          </w:rPr>
          <w:delText xml:space="preserve">, such as fear and reward, </w:delText>
        </w:r>
        <w:r w:rsidR="00820D99" w:rsidRPr="00F805D0" w:rsidDel="00701FA8">
          <w:rPr>
            <w:rFonts w:ascii="Times" w:hAnsi="Times"/>
            <w:sz w:val="24"/>
            <w:szCs w:val="24"/>
          </w:rPr>
          <w:delText>and</w:delText>
        </w:r>
      </w:del>
      <w:ins w:id="387" w:author="Alejandro De La Vega" w:date="2015-11-11T17:47:00Z">
        <w:r w:rsidR="00701FA8">
          <w:rPr>
            <w:rFonts w:ascii="Times" w:hAnsi="Times"/>
            <w:sz w:val="24"/>
            <w:szCs w:val="24"/>
          </w:rPr>
          <w:t>as well as</w:t>
        </w:r>
      </w:ins>
      <w:r w:rsidR="00D320A0" w:rsidRPr="00F805D0">
        <w:rPr>
          <w:rFonts w:ascii="Times" w:hAnsi="Times"/>
          <w:sz w:val="24"/>
          <w:szCs w:val="24"/>
        </w:rPr>
        <w:t xml:space="preserve"> higher-level pro</w:t>
      </w:r>
      <w:r w:rsidR="00B74212" w:rsidRPr="00F805D0">
        <w:rPr>
          <w:rFonts w:ascii="Times" w:hAnsi="Times"/>
          <w:sz w:val="24"/>
          <w:szCs w:val="24"/>
        </w:rPr>
        <w:t>cesses</w:t>
      </w:r>
      <w:ins w:id="388" w:author="Alejandro De La Vega" w:date="2015-11-11T17:48:00Z">
        <w:r w:rsidR="00701FA8">
          <w:rPr>
            <w:rFonts w:ascii="Times" w:hAnsi="Times"/>
            <w:sz w:val="24"/>
            <w:szCs w:val="24"/>
          </w:rPr>
          <w:t xml:space="preserve">, </w:t>
        </w:r>
      </w:ins>
      <w:del w:id="389" w:author="Alejandro De La Vega" w:date="2015-11-11T17:48:00Z">
        <w:r w:rsidR="00B74212" w:rsidRPr="00F805D0" w:rsidDel="00701FA8">
          <w:rPr>
            <w:rFonts w:ascii="Times" w:hAnsi="Times"/>
            <w:sz w:val="24"/>
            <w:szCs w:val="24"/>
          </w:rPr>
          <w:delText xml:space="preserve"> </w:delText>
        </w:r>
      </w:del>
      <w:r w:rsidR="00B74212" w:rsidRPr="00F805D0">
        <w:rPr>
          <w:rFonts w:ascii="Times" w:hAnsi="Times"/>
          <w:sz w:val="24"/>
          <w:szCs w:val="24"/>
        </w:rPr>
        <w:t>such as decision-making</w:t>
      </w:r>
      <w:r w:rsidR="00820D99" w:rsidRPr="00F805D0">
        <w:rPr>
          <w:rFonts w:ascii="Times" w:hAnsi="Times"/>
          <w:sz w:val="24"/>
          <w:szCs w:val="24"/>
        </w:rPr>
        <w:t xml:space="preserve">. </w:t>
      </w:r>
      <w:r w:rsidR="00D320A0" w:rsidRPr="00F805D0">
        <w:rPr>
          <w:rFonts w:ascii="Times" w:hAnsi="Times"/>
          <w:sz w:val="24"/>
          <w:szCs w:val="24"/>
        </w:rPr>
        <w:t xml:space="preserve">These findings are consistent with descriptions of the existence of a default network ‘hub’ region in mPFC </w:t>
      </w:r>
      <w:r w:rsidR="0088605C" w:rsidRPr="00F805D0">
        <w:rPr>
          <w:szCs w:val="24"/>
        </w:rPr>
        <w:fldChar w:fldCharType="begin"/>
      </w:r>
      <w:r w:rsidR="000C4DAC">
        <w:rPr>
          <w:rFonts w:ascii="Times" w:hAnsi="Times"/>
          <w:sz w:val="24"/>
          <w:szCs w:val="24"/>
        </w:rPr>
        <w:instrText xml:space="preserve"> ADDIN PAPERS2_CITATIONS &lt;citation&gt;&lt;uuid&gt;D58217C0-90E1-4422-AAB9-0563C8B2E215&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F805D0">
        <w:rPr>
          <w:szCs w:val="24"/>
        </w:rPr>
        <w:fldChar w:fldCharType="separate"/>
      </w:r>
      <w:r w:rsidR="000C4DAC">
        <w:rPr>
          <w:rFonts w:ascii="Cambria" w:hAnsi="Cambria" w:cs="Cambria"/>
          <w:vertAlign w:val="superscript"/>
        </w:rPr>
        <w:t>22,53</w:t>
      </w:r>
      <w:r w:rsidR="0088605C" w:rsidRPr="00F805D0">
        <w:rPr>
          <w:szCs w:val="24"/>
        </w:rPr>
        <w:fldChar w:fldCharType="end"/>
      </w:r>
      <w:del w:id="390" w:author="Alejandro De La Vega" w:date="2015-11-11T17:48:00Z">
        <w:r w:rsidR="00D320A0" w:rsidRPr="00F805D0" w:rsidDel="00701FA8">
          <w:rPr>
            <w:rFonts w:ascii="Times" w:hAnsi="Times"/>
            <w:sz w:val="24"/>
            <w:szCs w:val="24"/>
          </w:rPr>
          <w:delText xml:space="preserve">. As a hub of the default network, rACC is likely to be involved in many of the processes supported by this network, but </w:delText>
        </w:r>
        <w:r w:rsidR="00DA6262" w:rsidRPr="00F805D0" w:rsidDel="00701FA8">
          <w:rPr>
            <w:rFonts w:ascii="Times" w:hAnsi="Times"/>
            <w:sz w:val="24"/>
            <w:szCs w:val="24"/>
          </w:rPr>
          <w:delText xml:space="preserve">may </w:delText>
        </w:r>
        <w:r w:rsidR="00D320A0" w:rsidRPr="00F805D0" w:rsidDel="00701FA8">
          <w:rPr>
            <w:rFonts w:ascii="Times" w:hAnsi="Times"/>
            <w:sz w:val="24"/>
            <w:szCs w:val="24"/>
          </w:rPr>
          <w:delText xml:space="preserve">not be specialized </w:delText>
        </w:r>
        <w:r w:rsidR="00DA6262" w:rsidRPr="00F805D0" w:rsidDel="00701FA8">
          <w:rPr>
            <w:rFonts w:ascii="Times" w:hAnsi="Times"/>
            <w:sz w:val="24"/>
            <w:szCs w:val="24"/>
          </w:rPr>
          <w:delText>for</w:delText>
        </w:r>
        <w:r w:rsidR="00D320A0" w:rsidRPr="00F805D0" w:rsidDel="00701FA8">
          <w:rPr>
            <w:rFonts w:ascii="Times" w:hAnsi="Times"/>
            <w:sz w:val="24"/>
            <w:szCs w:val="24"/>
          </w:rPr>
          <w:delText xml:space="preserve"> any given process.</w:delText>
        </w:r>
      </w:del>
      <w:r w:rsidR="00D320A0" w:rsidRPr="00F805D0">
        <w:rPr>
          <w:rFonts w:ascii="Times" w:hAnsi="Times"/>
          <w:sz w:val="24"/>
          <w:szCs w:val="24"/>
        </w:rPr>
        <w:t xml:space="preserve"> </w:t>
      </w:r>
      <w:ins w:id="391" w:author="Alejandro De La Vega" w:date="2015-11-11T17:49:00Z">
        <w:r w:rsidR="00701FA8">
          <w:rPr>
            <w:rFonts w:ascii="Times" w:hAnsi="Times"/>
            <w:sz w:val="24"/>
            <w:szCs w:val="24"/>
          </w:rPr>
          <w:t xml:space="preserve"> </w:t>
        </w:r>
      </w:ins>
    </w:p>
    <w:p w14:paraId="627F6E67" w14:textId="1BAD575F" w:rsidR="00B7452C" w:rsidRPr="00F805D0" w:rsidRDefault="00D320A0" w:rsidP="00571765">
      <w:pPr>
        <w:pStyle w:val="Normal1"/>
        <w:ind w:firstLine="720"/>
        <w:rPr>
          <w:rFonts w:ascii="Times" w:hAnsi="Times"/>
          <w:sz w:val="24"/>
          <w:szCs w:val="24"/>
        </w:rPr>
      </w:pPr>
      <w:r w:rsidRPr="00F805D0">
        <w:rPr>
          <w:rFonts w:ascii="Times" w:hAnsi="Times"/>
          <w:sz w:val="24"/>
          <w:szCs w:val="24"/>
        </w:rPr>
        <w:t>Finally</w:t>
      </w:r>
      <w:r w:rsidR="002E7CCC" w:rsidRPr="00F805D0">
        <w:rPr>
          <w:rFonts w:ascii="Times" w:hAnsi="Times"/>
          <w:sz w:val="24"/>
          <w:szCs w:val="24"/>
        </w:rPr>
        <w:t>,</w:t>
      </w:r>
      <w:r w:rsidRPr="00F805D0">
        <w:rPr>
          <w:rFonts w:ascii="Times" w:hAnsi="Times"/>
          <w:sz w:val="24"/>
          <w:szCs w:val="24"/>
        </w:rPr>
        <w:t xml:space="preserve"> </w:t>
      </w:r>
      <w:del w:id="392" w:author="Alejandro De La Vega" w:date="2015-11-11T17:49:00Z">
        <w:r w:rsidRPr="00F805D0" w:rsidDel="00701FA8">
          <w:rPr>
            <w:rFonts w:ascii="Times" w:hAnsi="Times"/>
            <w:sz w:val="24"/>
            <w:szCs w:val="24"/>
          </w:rPr>
          <w:delText xml:space="preserve">our results suggest that </w:delText>
        </w:r>
      </w:del>
      <w:r w:rsidRPr="00F805D0">
        <w:rPr>
          <w:rFonts w:ascii="Times" w:hAnsi="Times"/>
          <w:sz w:val="24"/>
          <w:szCs w:val="24"/>
        </w:rPr>
        <w:t xml:space="preserve">vmPFC </w:t>
      </w:r>
      <w:ins w:id="393" w:author="Alejandro De La Vega" w:date="2015-11-11T17:49:00Z">
        <w:r w:rsidR="00701FA8">
          <w:rPr>
            <w:rFonts w:ascii="Times" w:hAnsi="Times"/>
            <w:sz w:val="24"/>
            <w:szCs w:val="24"/>
          </w:rPr>
          <w:t>was</w:t>
        </w:r>
      </w:ins>
      <w:del w:id="394" w:author="Alejandro De La Vega" w:date="2015-11-11T17:49:00Z">
        <w:r w:rsidRPr="00F805D0" w:rsidDel="00701FA8">
          <w:rPr>
            <w:rFonts w:ascii="Times" w:hAnsi="Times"/>
            <w:sz w:val="24"/>
            <w:szCs w:val="24"/>
          </w:rPr>
          <w:delText>is</w:delText>
        </w:r>
      </w:del>
      <w:r w:rsidRPr="00F805D0">
        <w:rPr>
          <w:rFonts w:ascii="Times" w:hAnsi="Times"/>
          <w:sz w:val="24"/>
          <w:szCs w:val="24"/>
        </w:rPr>
        <w:t xml:space="preserve"> primarily associated </w:t>
      </w:r>
      <w:r w:rsidR="00AB4CCA" w:rsidRPr="00F805D0">
        <w:rPr>
          <w:rFonts w:ascii="Times" w:hAnsi="Times"/>
          <w:sz w:val="24"/>
          <w:szCs w:val="24"/>
        </w:rPr>
        <w:t xml:space="preserve">with </w:t>
      </w:r>
      <w:del w:id="395" w:author="Marie Banich" w:date="2015-11-21T16:25:00Z">
        <w:r w:rsidR="00820D99" w:rsidRPr="00F805D0" w:rsidDel="007F3032">
          <w:rPr>
            <w:rFonts w:ascii="Times" w:hAnsi="Times"/>
            <w:sz w:val="24"/>
            <w:szCs w:val="24"/>
          </w:rPr>
          <w:delText>low-level</w:delText>
        </w:r>
      </w:del>
      <w:ins w:id="396" w:author="Marie Banich" w:date="2015-11-21T16:25:00Z">
        <w:r w:rsidR="007F3032">
          <w:rPr>
            <w:rFonts w:ascii="Times" w:hAnsi="Times"/>
            <w:sz w:val="24"/>
            <w:szCs w:val="24"/>
          </w:rPr>
          <w:t>relatively basic</w:t>
        </w:r>
      </w:ins>
      <w:r w:rsidR="00820D99" w:rsidRPr="00F805D0">
        <w:rPr>
          <w:rFonts w:ascii="Times" w:hAnsi="Times"/>
          <w:sz w:val="24"/>
          <w:szCs w:val="24"/>
        </w:rPr>
        <w:t xml:space="preserve"> </w:t>
      </w:r>
      <w:r w:rsidR="00AB4CCA" w:rsidRPr="00F805D0">
        <w:rPr>
          <w:rFonts w:ascii="Times" w:hAnsi="Times"/>
          <w:sz w:val="24"/>
          <w:szCs w:val="24"/>
        </w:rPr>
        <w:t>affect</w:t>
      </w:r>
      <w:r w:rsidR="00820D99" w:rsidRPr="00F805D0">
        <w:rPr>
          <w:rFonts w:ascii="Times" w:hAnsi="Times"/>
          <w:sz w:val="24"/>
          <w:szCs w:val="24"/>
        </w:rPr>
        <w:t xml:space="preserve">ive processes, </w:t>
      </w:r>
      <w:r w:rsidR="00820D99" w:rsidRPr="00F805D0">
        <w:rPr>
          <w:rFonts w:ascii="Times" w:hAnsi="Times"/>
          <w:sz w:val="24"/>
          <w:szCs w:val="24"/>
        </w:rPr>
        <w:lastRenderedPageBreak/>
        <w:t xml:space="preserve">such </w:t>
      </w:r>
      <w:r w:rsidRPr="00F805D0">
        <w:rPr>
          <w:rFonts w:ascii="Times" w:hAnsi="Times"/>
          <w:sz w:val="24"/>
          <w:szCs w:val="24"/>
        </w:rPr>
        <w:t>as reward and fear</w:t>
      </w:r>
      <w:del w:id="397" w:author="Alejandro De La Vega" w:date="2015-11-11T17:50:00Z">
        <w:r w:rsidRPr="00F805D0" w:rsidDel="00701FA8">
          <w:rPr>
            <w:rFonts w:ascii="Times" w:hAnsi="Times"/>
            <w:sz w:val="24"/>
            <w:szCs w:val="24"/>
          </w:rPr>
          <w:delText>.</w:delText>
        </w:r>
      </w:del>
      <w:ins w:id="398" w:author="Alejandro De La Vega" w:date="2015-11-11T17:50:00Z">
        <w:r w:rsidR="00701FA8">
          <w:rPr>
            <w:rFonts w:ascii="Times" w:hAnsi="Times"/>
            <w:sz w:val="24"/>
            <w:szCs w:val="24"/>
          </w:rPr>
          <w:t xml:space="preserve">, consistent with its </w:t>
        </w:r>
      </w:ins>
      <w:del w:id="399" w:author="Alejandro De La Vega" w:date="2015-11-11T17:50:00Z">
        <w:r w:rsidRPr="00F805D0" w:rsidDel="00701FA8">
          <w:rPr>
            <w:rFonts w:ascii="Times" w:hAnsi="Times"/>
            <w:sz w:val="24"/>
            <w:szCs w:val="24"/>
          </w:rPr>
          <w:delText xml:space="preserve"> </w:delText>
        </w:r>
        <w:r w:rsidR="003A13FB" w:rsidRPr="00F805D0" w:rsidDel="00701FA8">
          <w:rPr>
            <w:rFonts w:ascii="Times" w:hAnsi="Times"/>
            <w:sz w:val="24"/>
            <w:szCs w:val="24"/>
          </w:rPr>
          <w:delText>This</w:delText>
        </w:r>
        <w:r w:rsidRPr="00F805D0" w:rsidDel="00701FA8">
          <w:rPr>
            <w:rFonts w:ascii="Times" w:hAnsi="Times"/>
            <w:sz w:val="24"/>
            <w:szCs w:val="24"/>
          </w:rPr>
          <w:delText xml:space="preserve"> is consistent with </w:delText>
        </w:r>
        <w:r w:rsidR="003A13FB" w:rsidRPr="00F805D0" w:rsidDel="00701FA8">
          <w:rPr>
            <w:rFonts w:ascii="Times" w:hAnsi="Times"/>
            <w:sz w:val="24"/>
            <w:szCs w:val="24"/>
          </w:rPr>
          <w:delText>vmPFC’s</w:delText>
        </w:r>
        <w:r w:rsidRPr="00F805D0" w:rsidDel="00701FA8">
          <w:rPr>
            <w:rFonts w:ascii="Times" w:hAnsi="Times"/>
            <w:sz w:val="24"/>
            <w:szCs w:val="24"/>
          </w:rPr>
          <w:delText xml:space="preserve"> </w:delText>
        </w:r>
      </w:del>
      <w:r w:rsidR="003A13FB" w:rsidRPr="00F805D0">
        <w:rPr>
          <w:rFonts w:ascii="Times" w:hAnsi="Times"/>
          <w:sz w:val="24"/>
          <w:szCs w:val="24"/>
        </w:rPr>
        <w:t>robust</w:t>
      </w:r>
      <w:r w:rsidRPr="00F805D0">
        <w:rPr>
          <w:rFonts w:ascii="Times" w:hAnsi="Times"/>
          <w:sz w:val="24"/>
          <w:szCs w:val="24"/>
        </w:rPr>
        <w:t xml:space="preserve"> </w:t>
      </w:r>
      <w:ins w:id="400" w:author="Alejandro De La Vega" w:date="2015-11-11T17:50:00Z">
        <w:r w:rsidR="00701FA8">
          <w:rPr>
            <w:rFonts w:ascii="Times" w:hAnsi="Times"/>
            <w:sz w:val="24"/>
            <w:szCs w:val="24"/>
          </w:rPr>
          <w:t xml:space="preserve">sub-cortical </w:t>
        </w:r>
      </w:ins>
      <w:r w:rsidRPr="00F805D0">
        <w:rPr>
          <w:rFonts w:ascii="Times" w:hAnsi="Times"/>
          <w:sz w:val="24"/>
          <w:szCs w:val="24"/>
        </w:rPr>
        <w:t>co-</w:t>
      </w:r>
      <w:del w:id="401" w:author="Alejandro De La Vega" w:date="2015-11-11T17:50:00Z">
        <w:r w:rsidRPr="00F805D0" w:rsidDel="00701FA8">
          <w:rPr>
            <w:rFonts w:ascii="Times" w:hAnsi="Times"/>
            <w:sz w:val="24"/>
            <w:szCs w:val="24"/>
          </w:rPr>
          <w:delText xml:space="preserve">activation with subcortical regions, such as </w:delText>
        </w:r>
        <w:r w:rsidR="003A13FB" w:rsidRPr="00F805D0" w:rsidDel="00701FA8">
          <w:rPr>
            <w:rFonts w:ascii="Times" w:hAnsi="Times"/>
            <w:sz w:val="24"/>
            <w:szCs w:val="24"/>
          </w:rPr>
          <w:delText>VS</w:delText>
        </w:r>
        <w:r w:rsidRPr="00F805D0" w:rsidDel="00701FA8">
          <w:rPr>
            <w:rFonts w:ascii="Times" w:hAnsi="Times"/>
            <w:sz w:val="24"/>
            <w:szCs w:val="24"/>
          </w:rPr>
          <w:delText xml:space="preserve"> </w:delText>
        </w:r>
        <w:r w:rsidRPr="00F805D0" w:rsidDel="00701FA8">
          <w:rPr>
            <w:rFonts w:ascii="Times" w:hAnsi="Times"/>
            <w:sz w:val="24"/>
            <w:szCs w:val="24"/>
          </w:rPr>
          <w:fldChar w:fldCharType="begin"/>
        </w:r>
        <w:r w:rsidR="00701FA8" w:rsidDel="00701FA8">
          <w:rPr>
            <w:rFonts w:ascii="Times" w:hAnsi="Times"/>
            <w:sz w:val="24"/>
            <w:szCs w:val="24"/>
          </w:rPr>
          <w:delInstrText xml:space="preserve"> ADDIN PAPERS2_CITATIONS &lt;citation&gt;&lt;uuid&gt;C1F560AA-09E8-43D8-AE4D-2075D45FBD26&lt;/uuid&gt;&lt;priority&gt;0&lt;/priority&gt;&lt;publications&gt;&lt;publication&gt;&lt;type&gt;400&lt;/type&gt;&lt;publication_date&gt;99200100001200000000200000&lt;/publication_date&gt;&lt;title&gt;Anticipation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delInstrText>
        </w:r>
        <w:r w:rsidRPr="00F805D0" w:rsidDel="00701FA8">
          <w:rPr>
            <w:rFonts w:ascii="Times" w:hAnsi="Times"/>
            <w:sz w:val="24"/>
            <w:szCs w:val="24"/>
          </w:rPr>
          <w:fldChar w:fldCharType="separate"/>
        </w:r>
        <w:r w:rsidR="00701FA8" w:rsidDel="00701FA8">
          <w:rPr>
            <w:rFonts w:ascii="Cambria" w:hAnsi="Cambria" w:cs="Cambria"/>
            <w:vertAlign w:val="superscript"/>
          </w:rPr>
          <w:delText>55</w:delText>
        </w:r>
        <w:r w:rsidRPr="00F805D0" w:rsidDel="00701FA8">
          <w:rPr>
            <w:rFonts w:ascii="Times" w:hAnsi="Times"/>
            <w:sz w:val="24"/>
            <w:szCs w:val="24"/>
          </w:rPr>
          <w:fldChar w:fldCharType="end"/>
        </w:r>
        <w:r w:rsidRPr="00F805D0" w:rsidDel="00701FA8">
          <w:rPr>
            <w:rFonts w:ascii="Times" w:hAnsi="Times"/>
            <w:sz w:val="24"/>
            <w:szCs w:val="24"/>
          </w:rPr>
          <w:delText xml:space="preserve"> and amygdala </w:delText>
        </w:r>
        <w:r w:rsidR="0088605C" w:rsidRPr="00F805D0" w:rsidDel="00701FA8">
          <w:rPr>
            <w:rFonts w:ascii="Times" w:hAnsi="Times"/>
            <w:sz w:val="24"/>
            <w:szCs w:val="24"/>
          </w:rPr>
          <w:fldChar w:fldCharType="begin"/>
        </w:r>
        <w:r w:rsidR="00701FA8" w:rsidDel="00701FA8">
          <w:rPr>
            <w:rFonts w:ascii="Times" w:hAnsi="Times"/>
            <w:sz w:val="24"/>
            <w:szCs w:val="24"/>
          </w:rPr>
          <w:delInstrText xml:space="preserve"> ADDIN PAPERS2_CITATIONS &lt;citation&gt;&lt;uuid&gt;CDA1F55B-270D-4E27-B1B4-71F7E742B70B&lt;/uuid&gt;&lt;priority&gt;38&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delInstrText>
        </w:r>
        <w:r w:rsidR="0088605C" w:rsidRPr="00F805D0" w:rsidDel="00701FA8">
          <w:rPr>
            <w:rFonts w:ascii="Times" w:hAnsi="Times"/>
            <w:sz w:val="24"/>
            <w:szCs w:val="24"/>
          </w:rPr>
          <w:fldChar w:fldCharType="separate"/>
        </w:r>
        <w:r w:rsidR="00701FA8" w:rsidDel="00701FA8">
          <w:rPr>
            <w:rFonts w:ascii="Cambria" w:hAnsi="Cambria" w:cs="Cambria"/>
            <w:vertAlign w:val="superscript"/>
          </w:rPr>
          <w:delText>56</w:delText>
        </w:r>
        <w:r w:rsidR="0088605C" w:rsidRPr="00F805D0" w:rsidDel="00701FA8">
          <w:rPr>
            <w:rFonts w:ascii="Times" w:hAnsi="Times"/>
            <w:sz w:val="24"/>
            <w:szCs w:val="24"/>
          </w:rPr>
          <w:fldChar w:fldCharType="end"/>
        </w:r>
        <w:r w:rsidRPr="00F805D0" w:rsidDel="00701FA8">
          <w:rPr>
            <w:rFonts w:ascii="Times" w:hAnsi="Times"/>
            <w:sz w:val="24"/>
            <w:szCs w:val="24"/>
          </w:rPr>
          <w:delText>, respectively.</w:delText>
        </w:r>
      </w:del>
      <w:ins w:id="402" w:author="Alejandro De La Vega" w:date="2015-11-11T17:50:00Z">
        <w:r w:rsidR="00701FA8">
          <w:rPr>
            <w:rFonts w:ascii="Times" w:hAnsi="Times"/>
            <w:sz w:val="24"/>
            <w:szCs w:val="24"/>
          </w:rPr>
          <w:t>activation.</w:t>
        </w:r>
      </w:ins>
      <w:del w:id="403" w:author="Alejandro De La Vega" w:date="2015-11-11T17:50:00Z">
        <w:r w:rsidRPr="00F805D0" w:rsidDel="00701FA8">
          <w:rPr>
            <w:rFonts w:ascii="Times" w:hAnsi="Times"/>
            <w:sz w:val="24"/>
            <w:szCs w:val="24"/>
          </w:rPr>
          <w:delText xml:space="preserve"> </w:delText>
        </w:r>
        <w:r w:rsidR="008F21AC" w:rsidRPr="00F805D0" w:rsidDel="00701FA8">
          <w:rPr>
            <w:rFonts w:ascii="Times" w:hAnsi="Times"/>
            <w:sz w:val="24"/>
            <w:szCs w:val="24"/>
          </w:rPr>
          <w:delText>Impor</w:delText>
        </w:r>
        <w:r w:rsidRPr="00F805D0" w:rsidDel="00701FA8">
          <w:rPr>
            <w:rFonts w:ascii="Times" w:hAnsi="Times"/>
            <w:sz w:val="24"/>
            <w:szCs w:val="24"/>
          </w:rPr>
          <w:delText>tantly,</w:delText>
        </w:r>
      </w:del>
      <w:r w:rsidRPr="00F805D0">
        <w:rPr>
          <w:rFonts w:ascii="Times" w:hAnsi="Times"/>
          <w:sz w:val="24"/>
          <w:szCs w:val="24"/>
        </w:rPr>
        <w:t xml:space="preserve"> </w:t>
      </w:r>
      <w:ins w:id="404" w:author="Alejandro De La Vega" w:date="2015-11-11T17:50:00Z">
        <w:r w:rsidR="00701FA8">
          <w:rPr>
            <w:rFonts w:ascii="Times" w:hAnsi="Times"/>
            <w:sz w:val="24"/>
            <w:szCs w:val="24"/>
          </w:rPr>
          <w:t>A</w:t>
        </w:r>
      </w:ins>
      <w:del w:id="405" w:author="Alejandro De La Vega" w:date="2015-11-11T17:50:00Z">
        <w:r w:rsidRPr="00F805D0" w:rsidDel="00701FA8">
          <w:rPr>
            <w:rFonts w:ascii="Times" w:hAnsi="Times"/>
            <w:sz w:val="24"/>
            <w:szCs w:val="24"/>
          </w:rPr>
          <w:delText>a</w:delText>
        </w:r>
      </w:del>
      <w:r w:rsidRPr="00F805D0">
        <w:rPr>
          <w:rFonts w:ascii="Times" w:hAnsi="Times"/>
          <w:sz w:val="24"/>
          <w:szCs w:val="24"/>
        </w:rPr>
        <w:t xml:space="preserve">lthough some have characterized vmPFC as a ‘valuation’ system </w:t>
      </w:r>
      <w:r w:rsidRPr="00F805D0">
        <w:rPr>
          <w:rFonts w:ascii="Times" w:hAnsi="Times"/>
          <w:sz w:val="24"/>
          <w:szCs w:val="24"/>
        </w:rPr>
        <w:fldChar w:fldCharType="begin"/>
      </w:r>
      <w:r w:rsidR="000C4DAC">
        <w:rPr>
          <w:rFonts w:ascii="Times" w:hAnsi="Times"/>
          <w:sz w:val="24"/>
          <w:szCs w:val="24"/>
        </w:rPr>
        <w:instrText xml:space="preserve"> ADDIN PAPERS2_CITATIONS &lt;citation&gt;&lt;uuid&gt;D372DF18-7588-4D62-A92F-489161D83C8A&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Pr="00F805D0">
        <w:rPr>
          <w:rFonts w:ascii="Times" w:hAnsi="Times"/>
          <w:sz w:val="24"/>
          <w:szCs w:val="24"/>
        </w:rPr>
        <w:fldChar w:fldCharType="separate"/>
      </w:r>
      <w:r w:rsidR="000C4DAC">
        <w:rPr>
          <w:rFonts w:ascii="Cambria" w:hAnsi="Cambria" w:cs="Cambria"/>
          <w:vertAlign w:val="superscript"/>
        </w:rPr>
        <w:t>54</w:t>
      </w:r>
      <w:r w:rsidRPr="00F805D0">
        <w:rPr>
          <w:rFonts w:ascii="Times" w:hAnsi="Times"/>
          <w:sz w:val="24"/>
          <w:szCs w:val="24"/>
        </w:rPr>
        <w:fldChar w:fldCharType="end"/>
      </w:r>
      <w:r w:rsidRPr="00F805D0">
        <w:rPr>
          <w:rFonts w:ascii="Times" w:hAnsi="Times"/>
          <w:sz w:val="24"/>
          <w:szCs w:val="24"/>
        </w:rPr>
        <w:t>, these results suggest that this region is equally important for processes more closely related with the amygdala and related neg</w:t>
      </w:r>
      <w:r w:rsidR="000B2530">
        <w:rPr>
          <w:rFonts w:ascii="Times" w:hAnsi="Times"/>
          <w:sz w:val="24"/>
          <w:szCs w:val="24"/>
        </w:rPr>
        <w:t xml:space="preserve">ative emotions, such as fear. </w:t>
      </w:r>
      <w:del w:id="406" w:author="Alejandro De La Vega" w:date="2015-11-11T17:51:00Z">
        <w:r w:rsidR="008F21AC" w:rsidRPr="00F805D0" w:rsidDel="00701FA8">
          <w:rPr>
            <w:rFonts w:ascii="Times" w:hAnsi="Times"/>
            <w:sz w:val="24"/>
            <w:szCs w:val="24"/>
          </w:rPr>
          <w:delText xml:space="preserve">Thus </w:delText>
        </w:r>
      </w:del>
      <w:r w:rsidR="008F21AC" w:rsidRPr="00F805D0">
        <w:rPr>
          <w:rFonts w:ascii="Times" w:hAnsi="Times"/>
          <w:sz w:val="24"/>
          <w:szCs w:val="24"/>
        </w:rPr>
        <w:t xml:space="preserve">vmPFC may play a general role </w:t>
      </w:r>
      <w:ins w:id="407" w:author="Marie Banich" w:date="2015-11-21T16:26:00Z">
        <w:r w:rsidR="007F3032">
          <w:rPr>
            <w:rFonts w:ascii="Times" w:hAnsi="Times"/>
            <w:sz w:val="24"/>
            <w:szCs w:val="24"/>
          </w:rPr>
          <w:t xml:space="preserve">of </w:t>
        </w:r>
      </w:ins>
      <w:r w:rsidR="008F21AC" w:rsidRPr="00F805D0">
        <w:rPr>
          <w:rFonts w:ascii="Times" w:hAnsi="Times"/>
          <w:sz w:val="24"/>
          <w:szCs w:val="24"/>
        </w:rPr>
        <w:t xml:space="preserve">incorporating </w:t>
      </w:r>
      <w:ins w:id="408" w:author="Marie Banich" w:date="2015-11-21T16:26:00Z">
        <w:r w:rsidR="007F3032">
          <w:rPr>
            <w:rFonts w:ascii="Times" w:hAnsi="Times"/>
            <w:sz w:val="24"/>
            <w:szCs w:val="24"/>
          </w:rPr>
          <w:t>into the cortex</w:t>
        </w:r>
      </w:ins>
      <w:r w:rsidR="008F21AC" w:rsidRPr="00F805D0">
        <w:rPr>
          <w:rFonts w:ascii="Times" w:hAnsi="Times"/>
          <w:sz w:val="24"/>
          <w:szCs w:val="24"/>
        </w:rPr>
        <w:t xml:space="preserve">a variety of </w:t>
      </w:r>
      <w:del w:id="409" w:author="Alejandro De La Vega" w:date="2015-11-11T17:51:00Z">
        <w:r w:rsidR="000B2530" w:rsidDel="00701FA8">
          <w:rPr>
            <w:rFonts w:ascii="Times" w:hAnsi="Times"/>
            <w:sz w:val="24"/>
            <w:szCs w:val="24"/>
          </w:rPr>
          <w:delText xml:space="preserve">raw </w:delText>
        </w:r>
      </w:del>
      <w:r w:rsidRPr="00F805D0">
        <w:rPr>
          <w:rFonts w:ascii="Times" w:hAnsi="Times"/>
          <w:sz w:val="24"/>
          <w:szCs w:val="24"/>
        </w:rPr>
        <w:t xml:space="preserve">affective signals </w:t>
      </w:r>
      <w:del w:id="410" w:author="Marie Banich" w:date="2015-11-21T16:26:00Z">
        <w:r w:rsidRPr="00F805D0" w:rsidDel="007F3032">
          <w:rPr>
            <w:rFonts w:ascii="Times" w:hAnsi="Times"/>
            <w:sz w:val="24"/>
            <w:szCs w:val="24"/>
          </w:rPr>
          <w:delText>into cortex</w:delText>
        </w:r>
      </w:del>
      <w:ins w:id="411" w:author="Marie Banich" w:date="2015-11-21T16:26:00Z">
        <w:r w:rsidR="007F3032">
          <w:rPr>
            <w:rFonts w:ascii="Times" w:hAnsi="Times"/>
            <w:sz w:val="24"/>
            <w:szCs w:val="24"/>
          </w:rPr>
          <w:t>derived in non-cortical regions</w:t>
        </w:r>
      </w:ins>
      <w:r w:rsidRPr="00F805D0">
        <w:rPr>
          <w:rFonts w:ascii="Times" w:hAnsi="Times"/>
          <w:sz w:val="24"/>
          <w:szCs w:val="24"/>
        </w:rPr>
        <w:t>, while more dorsal regions</w:t>
      </w:r>
      <w:del w:id="412" w:author="Alejandro De La Vega" w:date="2015-11-11T17:51:00Z">
        <w:r w:rsidRPr="00F805D0" w:rsidDel="00701FA8">
          <w:rPr>
            <w:rFonts w:ascii="Times" w:hAnsi="Times"/>
            <w:sz w:val="24"/>
            <w:szCs w:val="24"/>
          </w:rPr>
          <w:delText>, such as rACC</w:delText>
        </w:r>
      </w:del>
      <w:r w:rsidRPr="00F805D0">
        <w:rPr>
          <w:rFonts w:ascii="Times" w:hAnsi="Times"/>
          <w:sz w:val="24"/>
          <w:szCs w:val="24"/>
        </w:rPr>
        <w:t xml:space="preserve"> may </w:t>
      </w:r>
      <w:del w:id="413" w:author="Alejandro De La Vega" w:date="2015-11-11T17:51:00Z">
        <w:r w:rsidRPr="00F805D0" w:rsidDel="00701FA8">
          <w:rPr>
            <w:rFonts w:ascii="Times" w:hAnsi="Times"/>
            <w:sz w:val="24"/>
            <w:szCs w:val="24"/>
          </w:rPr>
          <w:delText>be important for integrating or contextualizing</w:delText>
        </w:r>
      </w:del>
      <w:ins w:id="414" w:author="Alejandro De La Vega" w:date="2015-11-11T17:51:00Z">
        <w:r w:rsidR="00701FA8">
          <w:rPr>
            <w:rFonts w:ascii="Times" w:hAnsi="Times"/>
            <w:sz w:val="24"/>
            <w:szCs w:val="24"/>
          </w:rPr>
          <w:t>integrate</w:t>
        </w:r>
      </w:ins>
      <w:r w:rsidRPr="00F805D0">
        <w:rPr>
          <w:rFonts w:ascii="Times" w:hAnsi="Times"/>
          <w:sz w:val="24"/>
          <w:szCs w:val="24"/>
        </w:rPr>
        <w:t xml:space="preserve"> these signals</w:t>
      </w:r>
      <w:r w:rsidR="008F21AC" w:rsidRPr="00F805D0">
        <w:rPr>
          <w:rFonts w:ascii="Times" w:hAnsi="Times"/>
          <w:sz w:val="24"/>
          <w:szCs w:val="24"/>
        </w:rPr>
        <w:t xml:space="preserve"> with the rest of the default network</w:t>
      </w:r>
      <w:r w:rsidRPr="00F805D0">
        <w:rPr>
          <w:rFonts w:ascii="Times" w:hAnsi="Times"/>
          <w:sz w:val="24"/>
          <w:szCs w:val="24"/>
        </w:rPr>
        <w:t xml:space="preserve"> </w:t>
      </w:r>
      <w:r w:rsidRPr="00F805D0">
        <w:rPr>
          <w:rFonts w:ascii="Times" w:hAnsi="Times"/>
          <w:sz w:val="24"/>
          <w:szCs w:val="24"/>
        </w:rPr>
        <w:fldChar w:fldCharType="begin"/>
      </w:r>
      <w:r w:rsidR="000C4DAC">
        <w:rPr>
          <w:rFonts w:ascii="Times" w:hAnsi="Times"/>
          <w:sz w:val="24"/>
          <w:szCs w:val="24"/>
        </w:rPr>
        <w:instrText xml:space="preserve"> ADDIN PAPERS2_CITATIONS &lt;citation&gt;&lt;uuid&gt;9E954D02-7483-44A1-97C2-EBFCE18E7D2A&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Pr="00F805D0">
        <w:rPr>
          <w:rFonts w:ascii="Times" w:hAnsi="Times"/>
          <w:sz w:val="24"/>
          <w:szCs w:val="24"/>
        </w:rPr>
        <w:fldChar w:fldCharType="separate"/>
      </w:r>
      <w:r w:rsidR="000C4DAC">
        <w:rPr>
          <w:rFonts w:ascii="Cambria" w:hAnsi="Cambria" w:cs="Cambria"/>
          <w:vertAlign w:val="superscript"/>
        </w:rPr>
        <w:t>55</w:t>
      </w:r>
      <w:r w:rsidRPr="00F805D0">
        <w:rPr>
          <w:rFonts w:ascii="Times" w:hAnsi="Times"/>
          <w:sz w:val="24"/>
          <w:szCs w:val="24"/>
        </w:rPr>
        <w:fldChar w:fldCharType="end"/>
      </w:r>
      <w:r w:rsidRPr="00F805D0">
        <w:rPr>
          <w:rFonts w:ascii="Times" w:hAnsi="Times"/>
          <w:sz w:val="24"/>
          <w:szCs w:val="24"/>
        </w:rPr>
        <w:t>.</w:t>
      </w:r>
    </w:p>
    <w:p w14:paraId="02B05743" w14:textId="42F7E68F" w:rsidR="001D55BF" w:rsidRPr="00F805D0" w:rsidDel="006F66F5" w:rsidRDefault="00B81805" w:rsidP="0096185D">
      <w:pPr>
        <w:pStyle w:val="Normal1"/>
        <w:rPr>
          <w:del w:id="415" w:author="Alejandro De La Vega" w:date="2015-11-11T19:44:00Z"/>
          <w:rFonts w:ascii="Times" w:hAnsi="Times"/>
          <w:sz w:val="24"/>
          <w:szCs w:val="24"/>
        </w:rPr>
      </w:pPr>
      <w:commentRangeStart w:id="416"/>
      <w:r w:rsidRPr="00F805D0">
        <w:rPr>
          <w:rFonts w:ascii="Times" w:hAnsi="Times"/>
          <w:sz w:val="24"/>
          <w:szCs w:val="24"/>
        </w:rPr>
        <w:t xml:space="preserve">While our large-scale meta-analytic approach allowed us to comprehensively synthesize a plethora of fMRI findings, there are several limitations. First, the </w:t>
      </w:r>
      <w:r w:rsidR="004A07EE" w:rsidRPr="00F805D0">
        <w:rPr>
          <w:rFonts w:ascii="Times" w:hAnsi="Times"/>
          <w:sz w:val="24"/>
          <w:szCs w:val="24"/>
        </w:rPr>
        <w:t>topic modeling approach</w:t>
      </w:r>
      <w:r w:rsidRPr="00F805D0">
        <w:rPr>
          <w:rFonts w:ascii="Times" w:hAnsi="Times"/>
          <w:sz w:val="24"/>
          <w:szCs w:val="24"/>
        </w:rPr>
        <w:t xml:space="preserve"> we employ is data-derived from the semantic </w:t>
      </w:r>
      <w:commentRangeEnd w:id="416"/>
      <w:r w:rsidR="00253A81">
        <w:rPr>
          <w:rStyle w:val="CommentReference"/>
          <w:rFonts w:ascii="Times" w:hAnsi="Times"/>
        </w:rPr>
        <w:commentReference w:id="416"/>
      </w:r>
      <w:r w:rsidRPr="00F805D0">
        <w:rPr>
          <w:rFonts w:ascii="Times" w:hAnsi="Times"/>
          <w:sz w:val="24"/>
          <w:szCs w:val="24"/>
        </w:rPr>
        <w:t xml:space="preserve">content of papers, and thus is not driven by theoretical models that may be </w:t>
      </w:r>
      <w:r w:rsidR="006057CF" w:rsidRPr="00F805D0">
        <w:rPr>
          <w:rFonts w:ascii="Times" w:hAnsi="Times"/>
          <w:sz w:val="24"/>
          <w:szCs w:val="24"/>
        </w:rPr>
        <w:t xml:space="preserve">critical </w:t>
      </w:r>
      <w:r w:rsidR="00DD0815" w:rsidRPr="00F805D0">
        <w:rPr>
          <w:rFonts w:ascii="Times" w:hAnsi="Times"/>
          <w:sz w:val="24"/>
          <w:szCs w:val="24"/>
        </w:rPr>
        <w:t xml:space="preserve">for </w:t>
      </w:r>
      <w:r w:rsidR="006057CF" w:rsidRPr="00F805D0">
        <w:rPr>
          <w:rFonts w:ascii="Times" w:hAnsi="Times"/>
          <w:sz w:val="24"/>
          <w:szCs w:val="24"/>
        </w:rPr>
        <w:t>discriminating</w:t>
      </w:r>
      <w:r w:rsidRPr="00F805D0">
        <w:rPr>
          <w:rFonts w:ascii="Times" w:hAnsi="Times"/>
          <w:sz w:val="24"/>
          <w:szCs w:val="24"/>
        </w:rPr>
        <w:t xml:space="preserve"> the activity </w:t>
      </w:r>
      <w:r w:rsidR="00C66431" w:rsidRPr="00F805D0">
        <w:rPr>
          <w:rFonts w:ascii="Times" w:hAnsi="Times"/>
          <w:sz w:val="24"/>
          <w:szCs w:val="24"/>
        </w:rPr>
        <w:t>distinct</w:t>
      </w:r>
      <w:r w:rsidRPr="00F805D0">
        <w:rPr>
          <w:rFonts w:ascii="Times" w:hAnsi="Times"/>
          <w:sz w:val="24"/>
          <w:szCs w:val="24"/>
        </w:rPr>
        <w:t xml:space="preserve"> regions. Although this topic </w:t>
      </w:r>
      <w:r w:rsidR="00A42334" w:rsidRPr="00F805D0">
        <w:rPr>
          <w:rFonts w:ascii="Times" w:hAnsi="Times"/>
          <w:sz w:val="24"/>
          <w:szCs w:val="24"/>
        </w:rPr>
        <w:t>model</w:t>
      </w:r>
      <w:r w:rsidRPr="00F805D0">
        <w:rPr>
          <w:rFonts w:ascii="Times" w:hAnsi="Times"/>
          <w:sz w:val="24"/>
          <w:szCs w:val="24"/>
        </w:rPr>
        <w:t xml:space="preserve"> provides a substantial improvement over term based meta-analysis </w:t>
      </w:r>
      <w:r w:rsidRPr="00F805D0">
        <w:rPr>
          <w:szCs w:val="24"/>
        </w:rPr>
        <w:fldChar w:fldCharType="begin"/>
      </w:r>
      <w:r w:rsidR="000C4DAC">
        <w:rPr>
          <w:rFonts w:ascii="Times" w:hAnsi="Times"/>
          <w:sz w:val="24"/>
          <w:szCs w:val="24"/>
        </w:rPr>
        <w:instrText xml:space="preserve"> ADDIN PAPERS2_CITATIONS &lt;citation&gt;&lt;uuid&gt;93C5D330-8A60-4573-9315-EAB91886AC66&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F805D0">
        <w:rPr>
          <w:szCs w:val="24"/>
        </w:rPr>
        <w:fldChar w:fldCharType="separate"/>
      </w:r>
      <w:r w:rsidR="000C4DAC">
        <w:rPr>
          <w:rFonts w:ascii="Cambria" w:hAnsi="Cambria" w:cs="Cambria"/>
          <w:vertAlign w:val="superscript"/>
        </w:rPr>
        <w:t>45</w:t>
      </w:r>
      <w:r w:rsidRPr="00F805D0">
        <w:rPr>
          <w:szCs w:val="24"/>
        </w:rPr>
        <w:fldChar w:fldCharType="end"/>
      </w:r>
      <w:r w:rsidRPr="00F805D0">
        <w:rPr>
          <w:rFonts w:ascii="Times" w:hAnsi="Times"/>
          <w:sz w:val="24"/>
          <w:szCs w:val="24"/>
        </w:rPr>
        <w:t xml:space="preserve">, these topics are still based purely on the frequency </w:t>
      </w:r>
      <w:r w:rsidR="0075494A" w:rsidRPr="00F805D0">
        <w:rPr>
          <w:rFonts w:ascii="Times" w:hAnsi="Times"/>
          <w:sz w:val="24"/>
          <w:szCs w:val="24"/>
        </w:rPr>
        <w:t xml:space="preserve">with which terms appear in the abstracts </w:t>
      </w:r>
      <w:r w:rsidR="00C66431" w:rsidRPr="00F805D0">
        <w:rPr>
          <w:rFonts w:ascii="Times" w:hAnsi="Times"/>
          <w:sz w:val="24"/>
          <w:szCs w:val="24"/>
        </w:rPr>
        <w:t>describing</w:t>
      </w:r>
      <w:r w:rsidRPr="00F805D0">
        <w:rPr>
          <w:rFonts w:ascii="Times" w:hAnsi="Times"/>
          <w:sz w:val="24"/>
          <w:szCs w:val="24"/>
        </w:rPr>
        <w:t xml:space="preserve"> fMRI </w:t>
      </w:r>
      <w:r w:rsidR="0075494A" w:rsidRPr="00F805D0">
        <w:rPr>
          <w:rFonts w:ascii="Times" w:hAnsi="Times"/>
          <w:sz w:val="24"/>
          <w:szCs w:val="24"/>
        </w:rPr>
        <w:t xml:space="preserve">articles, </w:t>
      </w:r>
      <w:r w:rsidRPr="00F805D0">
        <w:rPr>
          <w:rFonts w:ascii="Times" w:hAnsi="Times"/>
          <w:sz w:val="24"/>
          <w:szCs w:val="24"/>
        </w:rPr>
        <w:t>and are not able to capture more complex</w:t>
      </w:r>
      <w:ins w:id="417" w:author="Alejandro De La Vega" w:date="2015-11-11T19:41:00Z">
        <w:r w:rsidR="006F66F5">
          <w:rPr>
            <w:rFonts w:ascii="Times" w:hAnsi="Times"/>
            <w:sz w:val="24"/>
            <w:szCs w:val="24"/>
          </w:rPr>
          <w:t xml:space="preserve"> semantic</w:t>
        </w:r>
      </w:ins>
      <w:r w:rsidRPr="00F805D0">
        <w:rPr>
          <w:rFonts w:ascii="Times" w:hAnsi="Times"/>
          <w:sz w:val="24"/>
          <w:szCs w:val="24"/>
        </w:rPr>
        <w:t xml:space="preserve"> </w:t>
      </w:r>
      <w:ins w:id="418" w:author="Alejandro De La Vega" w:date="2015-11-11T19:41:00Z">
        <w:r w:rsidR="006F66F5">
          <w:rPr>
            <w:rFonts w:ascii="Times" w:hAnsi="Times"/>
            <w:sz w:val="24"/>
            <w:szCs w:val="24"/>
          </w:rPr>
          <w:t xml:space="preserve">structures. </w:t>
        </w:r>
      </w:ins>
      <w:del w:id="419" w:author="Alejandro De La Vega" w:date="2015-11-11T19:41:00Z">
        <w:r w:rsidRPr="00F805D0" w:rsidDel="006F66F5">
          <w:rPr>
            <w:rFonts w:ascii="Times" w:hAnsi="Times"/>
            <w:sz w:val="24"/>
            <w:szCs w:val="24"/>
          </w:rPr>
          <w:delText xml:space="preserve">structures </w:delText>
        </w:r>
        <w:r w:rsidR="008F21AC" w:rsidRPr="00F805D0" w:rsidDel="006F66F5">
          <w:rPr>
            <w:rFonts w:ascii="Times" w:hAnsi="Times"/>
            <w:sz w:val="24"/>
            <w:szCs w:val="24"/>
          </w:rPr>
          <w:delText xml:space="preserve">which </w:delText>
        </w:r>
        <w:r w:rsidRPr="00F805D0" w:rsidDel="006F66F5">
          <w:rPr>
            <w:rFonts w:ascii="Times" w:hAnsi="Times"/>
            <w:sz w:val="24"/>
            <w:szCs w:val="24"/>
          </w:rPr>
          <w:delText xml:space="preserve">may </w:delText>
        </w:r>
        <w:r w:rsidR="00C66431" w:rsidRPr="00F805D0" w:rsidDel="006F66F5">
          <w:rPr>
            <w:rFonts w:ascii="Times" w:hAnsi="Times"/>
            <w:sz w:val="24"/>
            <w:szCs w:val="24"/>
          </w:rPr>
          <w:delText>contain information on</w:delText>
        </w:r>
        <w:r w:rsidRPr="00F805D0" w:rsidDel="006F66F5">
          <w:rPr>
            <w:rFonts w:ascii="Times" w:hAnsi="Times"/>
            <w:sz w:val="24"/>
            <w:szCs w:val="24"/>
          </w:rPr>
          <w:delText xml:space="preserve"> fine-grained </w:delText>
        </w:r>
        <w:r w:rsidR="008F21AC" w:rsidRPr="00F805D0" w:rsidDel="006F66F5">
          <w:rPr>
            <w:rFonts w:ascii="Times" w:hAnsi="Times"/>
            <w:sz w:val="24"/>
            <w:szCs w:val="24"/>
          </w:rPr>
          <w:delText>functional</w:delText>
        </w:r>
        <w:r w:rsidR="0075494A" w:rsidRPr="00F805D0" w:rsidDel="006F66F5">
          <w:rPr>
            <w:rFonts w:ascii="Times" w:hAnsi="Times"/>
            <w:sz w:val="24"/>
            <w:szCs w:val="24"/>
          </w:rPr>
          <w:delText xml:space="preserve"> distinctions</w:delText>
        </w:r>
        <w:r w:rsidRPr="00F805D0" w:rsidDel="006F66F5">
          <w:rPr>
            <w:rFonts w:ascii="Times" w:hAnsi="Times"/>
            <w:sz w:val="24"/>
            <w:szCs w:val="24"/>
          </w:rPr>
          <w:delText xml:space="preserve">. </w:delText>
        </w:r>
      </w:del>
      <w:r w:rsidRPr="00F805D0">
        <w:rPr>
          <w:rFonts w:ascii="Times" w:hAnsi="Times"/>
          <w:sz w:val="24"/>
          <w:szCs w:val="24"/>
        </w:rPr>
        <w:t>Second, the quality of activation data in Neurosynth is inherently limited due to its automatically generated nature</w:t>
      </w:r>
      <w:r w:rsidR="008C7C2F" w:rsidRPr="00F805D0">
        <w:rPr>
          <w:rFonts w:ascii="Times" w:hAnsi="Times"/>
          <w:sz w:val="24"/>
          <w:szCs w:val="24"/>
        </w:rPr>
        <w:t>; for example, the</w:t>
      </w:r>
      <w:r w:rsidR="0070135B" w:rsidRPr="00F805D0">
        <w:rPr>
          <w:rFonts w:ascii="Times" w:hAnsi="Times"/>
          <w:sz w:val="24"/>
          <w:szCs w:val="24"/>
        </w:rPr>
        <w:t xml:space="preserve"> Neurosynth</w:t>
      </w:r>
      <w:r w:rsidRPr="00F805D0">
        <w:rPr>
          <w:rFonts w:ascii="Times" w:hAnsi="Times"/>
          <w:sz w:val="24"/>
          <w:szCs w:val="24"/>
        </w:rPr>
        <w:t xml:space="preserve"> parser does not distinguish between activations and deactivations</w:t>
      </w:r>
      <w:r w:rsidR="0070135B" w:rsidRPr="00F805D0">
        <w:rPr>
          <w:rFonts w:ascii="Times" w:hAnsi="Times"/>
          <w:sz w:val="24"/>
          <w:szCs w:val="24"/>
        </w:rPr>
        <w:t>,</w:t>
      </w:r>
      <w:r w:rsidRPr="00F805D0">
        <w:rPr>
          <w:rFonts w:ascii="Times" w:hAnsi="Times"/>
          <w:sz w:val="24"/>
          <w:szCs w:val="24"/>
        </w:rPr>
        <w:t xml:space="preserve"> nor does it distinguish different tables within an article that may report different contrasts. However, previous validation analyses have shown that these limitations are unlikely to contribute systematic biases to the data</w:t>
      </w:r>
      <w:r w:rsidR="0075494A" w:rsidRPr="00F805D0">
        <w:rPr>
          <w:rFonts w:ascii="Times" w:hAnsi="Times"/>
          <w:sz w:val="24"/>
          <w:szCs w:val="24"/>
        </w:rPr>
        <w:t>,</w:t>
      </w:r>
      <w:del w:id="420" w:author="Alejandro De La Vega" w:date="2015-11-11T19:42:00Z">
        <w:r w:rsidRPr="00F805D0" w:rsidDel="006F66F5">
          <w:rPr>
            <w:rFonts w:ascii="Times" w:hAnsi="Times"/>
            <w:sz w:val="24"/>
            <w:szCs w:val="24"/>
          </w:rPr>
          <w:delText xml:space="preserve"> and primarily reduce the overall sp</w:delText>
        </w:r>
        <w:r w:rsidR="006E5BEF" w:rsidRPr="00F805D0" w:rsidDel="006F66F5">
          <w:rPr>
            <w:rFonts w:ascii="Times" w:hAnsi="Times"/>
            <w:sz w:val="24"/>
            <w:szCs w:val="24"/>
          </w:rPr>
          <w:delText xml:space="preserve">atial fidelity </w:delText>
        </w:r>
      </w:del>
      <w:r w:rsidR="006E5BEF" w:rsidRPr="00F805D0">
        <w:rPr>
          <w:szCs w:val="24"/>
        </w:rPr>
        <w:fldChar w:fldCharType="begin"/>
      </w:r>
      <w:r w:rsidR="000C4DAC">
        <w:rPr>
          <w:rFonts w:ascii="Times" w:hAnsi="Times"/>
          <w:sz w:val="24"/>
          <w:szCs w:val="24"/>
        </w:rPr>
        <w:instrText xml:space="preserve"> ADDIN PAPERS2_CITATIONS &lt;citation&gt;&lt;uuid&gt;168F1EC3-CACA-4E4E-8EC1-BB95F73FB4D1&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F805D0">
        <w:rPr>
          <w:szCs w:val="24"/>
        </w:rPr>
        <w:fldChar w:fldCharType="separate"/>
      </w:r>
      <w:r w:rsidR="000C4DAC">
        <w:rPr>
          <w:rFonts w:ascii="Cambria" w:hAnsi="Cambria" w:cs="Cambria"/>
          <w:vertAlign w:val="superscript"/>
        </w:rPr>
        <w:t>28</w:t>
      </w:r>
      <w:r w:rsidR="006E5BEF" w:rsidRPr="00F805D0">
        <w:rPr>
          <w:szCs w:val="24"/>
        </w:rPr>
        <w:fldChar w:fldCharType="end"/>
      </w:r>
      <w:ins w:id="421" w:author="Alejandro De La Vega" w:date="2015-11-11T19:42:00Z">
        <w:r w:rsidR="006F66F5">
          <w:rPr>
            <w:rFonts w:ascii="Times" w:hAnsi="Times"/>
            <w:sz w:val="24"/>
            <w:szCs w:val="24"/>
          </w:rPr>
          <w:t xml:space="preserve">, and </w:t>
        </w:r>
      </w:ins>
      <w:del w:id="422" w:author="Alejandro De La Vega" w:date="2015-11-11T19:42:00Z">
        <w:r w:rsidR="006E5BEF" w:rsidRPr="00F805D0" w:rsidDel="006F66F5">
          <w:rPr>
            <w:rFonts w:ascii="Times" w:hAnsi="Times"/>
            <w:sz w:val="24"/>
            <w:szCs w:val="24"/>
          </w:rPr>
          <w:delText xml:space="preserve">. </w:delText>
        </w:r>
        <w:r w:rsidRPr="00F805D0" w:rsidDel="006F66F5">
          <w:rPr>
            <w:rFonts w:ascii="Times" w:hAnsi="Times"/>
            <w:sz w:val="24"/>
            <w:szCs w:val="24"/>
          </w:rPr>
          <w:delText>Thus, t</w:delText>
        </w:r>
      </w:del>
      <w:ins w:id="423" w:author="Alejandro De La Vega" w:date="2015-11-11T19:42:00Z">
        <w:r w:rsidR="006F66F5">
          <w:rPr>
            <w:rFonts w:ascii="Times" w:hAnsi="Times"/>
            <w:sz w:val="24"/>
            <w:szCs w:val="24"/>
          </w:rPr>
          <w:t>t</w:t>
        </w:r>
      </w:ins>
      <w:r w:rsidRPr="00F805D0">
        <w:rPr>
          <w:rFonts w:ascii="Times" w:hAnsi="Times"/>
          <w:sz w:val="24"/>
          <w:szCs w:val="24"/>
        </w:rPr>
        <w:t>he large</w:t>
      </w:r>
      <w:r w:rsidR="000B4674" w:rsidRPr="00F805D0">
        <w:rPr>
          <w:rFonts w:ascii="Times" w:hAnsi="Times"/>
          <w:sz w:val="24"/>
          <w:szCs w:val="24"/>
        </w:rPr>
        <w:t>-scale</w:t>
      </w:r>
      <w:r w:rsidRPr="00F805D0">
        <w:rPr>
          <w:rFonts w:ascii="Times" w:hAnsi="Times"/>
          <w:sz w:val="24"/>
          <w:szCs w:val="24"/>
        </w:rPr>
        <w:t xml:space="preserve"> nature of </w:t>
      </w:r>
      <w:del w:id="424" w:author="Alejandro De La Vega" w:date="2015-11-11T19:42:00Z">
        <w:r w:rsidRPr="00F805D0" w:rsidDel="006F66F5">
          <w:rPr>
            <w:rFonts w:ascii="Times" w:hAnsi="Times"/>
            <w:sz w:val="24"/>
            <w:szCs w:val="24"/>
          </w:rPr>
          <w:delText>the current meta-analysis</w:delText>
        </w:r>
      </w:del>
      <w:ins w:id="425" w:author="Alejandro De La Vega" w:date="2015-11-11T19:42:00Z">
        <w:r w:rsidR="006F66F5">
          <w:rPr>
            <w:rFonts w:ascii="Times" w:hAnsi="Times"/>
            <w:sz w:val="24"/>
            <w:szCs w:val="24"/>
          </w:rPr>
          <w:t>our approach</w:t>
        </w:r>
      </w:ins>
      <w:r w:rsidRPr="00F805D0">
        <w:rPr>
          <w:rFonts w:ascii="Times" w:hAnsi="Times"/>
          <w:sz w:val="24"/>
          <w:szCs w:val="24"/>
        </w:rPr>
        <w:t xml:space="preserve"> (N= 9,721) </w:t>
      </w:r>
      <w:del w:id="426" w:author="Alejandro De La Vega" w:date="2015-11-11T19:42:00Z">
        <w:r w:rsidRPr="00F805D0" w:rsidDel="006F66F5">
          <w:rPr>
            <w:rFonts w:ascii="Times" w:hAnsi="Times"/>
            <w:sz w:val="24"/>
            <w:szCs w:val="24"/>
          </w:rPr>
          <w:delText>help</w:delText>
        </w:r>
        <w:r w:rsidR="0070135B" w:rsidRPr="00F805D0" w:rsidDel="006F66F5">
          <w:rPr>
            <w:rFonts w:ascii="Times" w:hAnsi="Times"/>
            <w:sz w:val="24"/>
            <w:szCs w:val="24"/>
          </w:rPr>
          <w:delText>s</w:delText>
        </w:r>
        <w:r w:rsidRPr="00F805D0" w:rsidDel="006F66F5">
          <w:rPr>
            <w:rFonts w:ascii="Times" w:hAnsi="Times"/>
            <w:sz w:val="24"/>
            <w:szCs w:val="24"/>
          </w:rPr>
          <w:delText xml:space="preserve"> ameliorate</w:delText>
        </w:r>
      </w:del>
      <w:ins w:id="427" w:author="Alejandro De La Vega" w:date="2015-11-11T19:42:00Z">
        <w:r w:rsidR="006F66F5">
          <w:rPr>
            <w:rFonts w:ascii="Times" w:hAnsi="Times"/>
            <w:sz w:val="24"/>
            <w:szCs w:val="24"/>
          </w:rPr>
          <w:t>ameliorates</w:t>
        </w:r>
      </w:ins>
      <w:r w:rsidRPr="00F805D0">
        <w:rPr>
          <w:rFonts w:ascii="Times" w:hAnsi="Times"/>
          <w:sz w:val="24"/>
          <w:szCs w:val="24"/>
        </w:rPr>
        <w:t xml:space="preserve"> the</w:t>
      </w:r>
      <w:ins w:id="428" w:author="Alejandro De La Vega" w:date="2015-11-11T19:43:00Z">
        <w:r w:rsidR="006F66F5">
          <w:rPr>
            <w:rFonts w:ascii="Times" w:hAnsi="Times"/>
            <w:sz w:val="24"/>
            <w:szCs w:val="24"/>
          </w:rPr>
          <w:t>se concerns</w:t>
        </w:r>
      </w:ins>
      <w:del w:id="429" w:author="Alejandro De La Vega" w:date="2015-11-11T19:43:00Z">
        <w:r w:rsidRPr="00F805D0" w:rsidDel="006F66F5">
          <w:rPr>
            <w:rFonts w:ascii="Times" w:hAnsi="Times"/>
            <w:sz w:val="24"/>
            <w:szCs w:val="24"/>
          </w:rPr>
          <w:delText xml:space="preserve"> </w:delText>
        </w:r>
      </w:del>
      <w:del w:id="430" w:author="Alejandro De La Vega" w:date="2015-11-11T19:42:00Z">
        <w:r w:rsidRPr="00F805D0" w:rsidDel="006F66F5">
          <w:rPr>
            <w:rFonts w:ascii="Times" w:hAnsi="Times"/>
            <w:sz w:val="24"/>
            <w:szCs w:val="24"/>
          </w:rPr>
          <w:delText xml:space="preserve">additional </w:delText>
        </w:r>
      </w:del>
      <w:del w:id="431" w:author="Alejandro De La Vega" w:date="2015-11-11T19:43:00Z">
        <w:r w:rsidRPr="00F805D0" w:rsidDel="006F66F5">
          <w:rPr>
            <w:rFonts w:ascii="Times" w:hAnsi="Times"/>
            <w:sz w:val="24"/>
            <w:szCs w:val="24"/>
          </w:rPr>
          <w:delText>noise introduced by this approach</w:delText>
        </w:r>
      </w:del>
      <w:del w:id="432" w:author="Alejandro De La Vega" w:date="2015-11-11T19:44:00Z">
        <w:r w:rsidRPr="00F805D0" w:rsidDel="006F66F5">
          <w:rPr>
            <w:rFonts w:ascii="Times" w:hAnsi="Times"/>
            <w:sz w:val="24"/>
            <w:szCs w:val="24"/>
          </w:rPr>
          <w:delText xml:space="preserve">.  Future application of more sophisticated data-mining techniques on the activation </w:delText>
        </w:r>
        <w:r w:rsidR="0070135B" w:rsidRPr="00F805D0" w:rsidDel="006F66F5">
          <w:rPr>
            <w:rFonts w:ascii="Times" w:hAnsi="Times"/>
            <w:sz w:val="24"/>
            <w:szCs w:val="24"/>
          </w:rPr>
          <w:delText xml:space="preserve">extraction </w:delText>
        </w:r>
        <w:r w:rsidRPr="00F805D0" w:rsidDel="006F66F5">
          <w:rPr>
            <w:rFonts w:ascii="Times" w:hAnsi="Times"/>
            <w:sz w:val="24"/>
            <w:szCs w:val="24"/>
          </w:rPr>
          <w:delText xml:space="preserve">and semantic </w:delText>
        </w:r>
        <w:r w:rsidR="0070135B" w:rsidRPr="00F805D0" w:rsidDel="006F66F5">
          <w:rPr>
            <w:rFonts w:ascii="Times" w:hAnsi="Times"/>
            <w:sz w:val="24"/>
            <w:szCs w:val="24"/>
          </w:rPr>
          <w:delText xml:space="preserve">annotation </w:delText>
        </w:r>
        <w:r w:rsidRPr="00F805D0" w:rsidDel="006F66F5">
          <w:rPr>
            <w:rFonts w:ascii="Times" w:hAnsi="Times"/>
            <w:sz w:val="24"/>
            <w:szCs w:val="24"/>
          </w:rPr>
          <w:delText>may improve this situation.</w:delText>
        </w:r>
      </w:del>
      <w:ins w:id="433" w:author="Alejandro De La Vega" w:date="2015-11-11T19:44:00Z">
        <w:r w:rsidR="006F66F5">
          <w:rPr>
            <w:rFonts w:ascii="Times" w:hAnsi="Times"/>
            <w:sz w:val="24"/>
            <w:szCs w:val="24"/>
          </w:rPr>
          <w:t>.</w:t>
        </w:r>
      </w:ins>
      <w:del w:id="434" w:author="Alejandro De La Vega" w:date="2015-11-11T19:44:00Z">
        <w:r w:rsidRPr="00F805D0" w:rsidDel="006F66F5">
          <w:rPr>
            <w:rFonts w:ascii="Times" w:hAnsi="Times"/>
            <w:sz w:val="24"/>
            <w:szCs w:val="24"/>
          </w:rPr>
          <w:delText xml:space="preserve"> </w:delText>
        </w:r>
      </w:del>
    </w:p>
    <w:p w14:paraId="477D5D25" w14:textId="3CAB04AC" w:rsidR="00B7452C" w:rsidRDefault="006F66F5">
      <w:pPr>
        <w:pStyle w:val="Normal1"/>
        <w:rPr>
          <w:ins w:id="435" w:author="Alejandro De La Vega" w:date="2015-11-11T20:23:00Z"/>
          <w:rFonts w:ascii="Times" w:hAnsi="Times"/>
          <w:sz w:val="24"/>
          <w:szCs w:val="24"/>
        </w:rPr>
        <w:pPrChange w:id="436" w:author="Alejandro De La Vega" w:date="2015-11-11T19:44:00Z">
          <w:pPr>
            <w:pStyle w:val="Normal1"/>
            <w:ind w:firstLine="720"/>
          </w:pPr>
        </w:pPrChange>
      </w:pPr>
      <w:ins w:id="437" w:author="Alejandro De La Vega" w:date="2015-11-11T19:44:00Z">
        <w:r>
          <w:rPr>
            <w:rFonts w:ascii="Times" w:hAnsi="Times"/>
            <w:sz w:val="24"/>
            <w:szCs w:val="24"/>
          </w:rPr>
          <w:t xml:space="preserve"> </w:t>
        </w:r>
      </w:ins>
      <w:r w:rsidR="006B0B75" w:rsidRPr="00F805D0">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gyri and sulci; this is particularly problematic in </w:t>
      </w:r>
      <w:r w:rsidR="00B64BA8" w:rsidRPr="00F805D0">
        <w:rPr>
          <w:rFonts w:ascii="Times" w:hAnsi="Times"/>
          <w:sz w:val="24"/>
          <w:szCs w:val="24"/>
        </w:rPr>
        <w:t>d</w:t>
      </w:r>
      <w:r w:rsidR="006B0B75" w:rsidRPr="00F805D0">
        <w:rPr>
          <w:rFonts w:ascii="Times" w:hAnsi="Times"/>
          <w:sz w:val="24"/>
          <w:szCs w:val="24"/>
        </w:rPr>
        <w:t>ACC, where BA 32’ lies only a few millimeters dorsal of BA 24, and shows large anat</w:t>
      </w:r>
      <w:r w:rsidR="00B81805" w:rsidRPr="00F805D0">
        <w:rPr>
          <w:rFonts w:ascii="Times" w:hAnsi="Times"/>
          <w:sz w:val="24"/>
          <w:szCs w:val="24"/>
        </w:rPr>
        <w:t xml:space="preserve">omical variation across humans </w:t>
      </w:r>
      <w:r w:rsidR="0088605C" w:rsidRPr="00F805D0">
        <w:rPr>
          <w:rFonts w:ascii="Times" w:hAnsi="Times"/>
          <w:sz w:val="24"/>
          <w:szCs w:val="24"/>
        </w:rPr>
        <w:fldChar w:fldCharType="begin"/>
      </w:r>
      <w:r w:rsidR="000C4DAC">
        <w:rPr>
          <w:rFonts w:ascii="Times" w:hAnsi="Times"/>
          <w:sz w:val="24"/>
          <w:szCs w:val="24"/>
        </w:rPr>
        <w:instrText xml:space="preserve"> ADDIN PAPERS2_CITATIONS &lt;citation&gt;&lt;uuid&gt;4E25AA66-047A-4D6D-A51A-720E87C9620C&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F805D0">
        <w:rPr>
          <w:rFonts w:ascii="Times" w:hAnsi="Times"/>
          <w:sz w:val="24"/>
          <w:szCs w:val="24"/>
        </w:rPr>
        <w:fldChar w:fldCharType="separate"/>
      </w:r>
      <w:r w:rsidR="000C4DAC">
        <w:rPr>
          <w:rFonts w:ascii="Cambria" w:hAnsi="Cambria" w:cs="Cambria"/>
          <w:vertAlign w:val="superscript"/>
        </w:rPr>
        <w:t>51,56</w:t>
      </w:r>
      <w:r w:rsidR="0088605C" w:rsidRPr="00F805D0">
        <w:rPr>
          <w:rFonts w:ascii="Times" w:hAnsi="Times"/>
          <w:sz w:val="24"/>
          <w:szCs w:val="24"/>
        </w:rPr>
        <w:fldChar w:fldCharType="end"/>
      </w:r>
      <w:r w:rsidR="00B81805" w:rsidRPr="00F805D0">
        <w:rPr>
          <w:rFonts w:ascii="Times" w:hAnsi="Times"/>
          <w:sz w:val="24"/>
          <w:szCs w:val="24"/>
        </w:rPr>
        <w:t xml:space="preserve">. </w:t>
      </w:r>
      <w:r w:rsidR="006B0B75" w:rsidRPr="00F805D0">
        <w:rPr>
          <w:rFonts w:ascii="Times" w:hAnsi="Times"/>
          <w:sz w:val="24"/>
          <w:szCs w:val="24"/>
        </w:rPr>
        <w:lastRenderedPageBreak/>
        <w:t xml:space="preserve">While only advances in </w:t>
      </w:r>
      <w:r w:rsidR="005F3685">
        <w:rPr>
          <w:rFonts w:ascii="Times" w:hAnsi="Times"/>
          <w:sz w:val="24"/>
          <w:szCs w:val="24"/>
        </w:rPr>
        <w:t>MR technology</w:t>
      </w:r>
      <w:r w:rsidR="005F3685" w:rsidRPr="00F805D0">
        <w:rPr>
          <w:rFonts w:ascii="Times" w:hAnsi="Times"/>
          <w:sz w:val="24"/>
          <w:szCs w:val="24"/>
        </w:rPr>
        <w:t xml:space="preserve"> </w:t>
      </w:r>
      <w:r w:rsidR="006B0B75" w:rsidRPr="00F805D0">
        <w:rPr>
          <w:rFonts w:ascii="Times" w:hAnsi="Times"/>
          <w:sz w:val="24"/>
          <w:szCs w:val="24"/>
        </w:rPr>
        <w:t xml:space="preserve">will improve </w:t>
      </w:r>
      <w:r w:rsidR="00E170C6" w:rsidRPr="00F805D0">
        <w:rPr>
          <w:rFonts w:ascii="Times" w:hAnsi="Times"/>
          <w:sz w:val="24"/>
          <w:szCs w:val="24"/>
        </w:rPr>
        <w:t>spatial resolution</w:t>
      </w:r>
      <w:r w:rsidR="006B0B75" w:rsidRPr="00F805D0">
        <w:rPr>
          <w:rFonts w:ascii="Times" w:hAnsi="Times"/>
          <w:sz w:val="24"/>
          <w:szCs w:val="24"/>
        </w:rPr>
        <w:t xml:space="preserve">, the open sharing of </w:t>
      </w:r>
      <w:r w:rsidR="00EF3A9B" w:rsidRPr="00F805D0">
        <w:rPr>
          <w:rFonts w:ascii="Times" w:hAnsi="Times"/>
          <w:sz w:val="24"/>
          <w:szCs w:val="24"/>
        </w:rPr>
        <w:t>low-level</w:t>
      </w:r>
      <w:r w:rsidR="004655B9" w:rsidRPr="00F805D0">
        <w:rPr>
          <w:rFonts w:ascii="Times" w:hAnsi="Times"/>
          <w:sz w:val="24"/>
          <w:szCs w:val="24"/>
        </w:rPr>
        <w:t xml:space="preserve"> fMRI data will enable</w:t>
      </w:r>
      <w:r w:rsidR="00B81805" w:rsidRPr="00F805D0">
        <w:rPr>
          <w:rFonts w:ascii="Times" w:hAnsi="Times"/>
          <w:sz w:val="24"/>
          <w:szCs w:val="24"/>
        </w:rPr>
        <w:t xml:space="preserve"> </w:t>
      </w:r>
      <w:ins w:id="438" w:author="Alejandro De La Vega" w:date="2015-11-11T19:43:00Z">
        <w:r>
          <w:rPr>
            <w:rFonts w:ascii="Times" w:hAnsi="Times"/>
            <w:sz w:val="24"/>
            <w:szCs w:val="24"/>
          </w:rPr>
          <w:t xml:space="preserve">large-scale </w:t>
        </w:r>
      </w:ins>
      <w:r w:rsidR="004655B9" w:rsidRPr="00F805D0">
        <w:rPr>
          <w:rFonts w:ascii="Times" w:hAnsi="Times"/>
          <w:sz w:val="24"/>
          <w:szCs w:val="24"/>
        </w:rPr>
        <w:t xml:space="preserve">meta-analyses with </w:t>
      </w:r>
      <w:ins w:id="439" w:author="Marie Banich" w:date="2015-11-21T16:27:00Z">
        <w:r w:rsidR="007F3032">
          <w:rPr>
            <w:rFonts w:ascii="Times" w:hAnsi="Times"/>
            <w:sz w:val="24"/>
            <w:szCs w:val="24"/>
          </w:rPr>
          <w:t xml:space="preserve">ore </w:t>
        </w:r>
      </w:ins>
      <w:r w:rsidR="004655B9" w:rsidRPr="00F805D0">
        <w:rPr>
          <w:rFonts w:ascii="Times" w:hAnsi="Times"/>
          <w:sz w:val="24"/>
          <w:szCs w:val="24"/>
        </w:rPr>
        <w:t>subject-specific anatomical registration</w:t>
      </w:r>
      <w:r w:rsidR="00492B5C">
        <w:rPr>
          <w:rFonts w:ascii="Times" w:hAnsi="Times"/>
          <w:sz w:val="24"/>
          <w:szCs w:val="24"/>
        </w:rPr>
        <w:t xml:space="preserve"> </w:t>
      </w:r>
      <w:r w:rsidR="00492B5C">
        <w:rPr>
          <w:rFonts w:ascii="Times" w:hAnsi="Times"/>
          <w:sz w:val="24"/>
          <w:szCs w:val="24"/>
        </w:rPr>
        <w:fldChar w:fldCharType="begin"/>
      </w:r>
      <w:r w:rsidR="000C4DAC">
        <w:rPr>
          <w:rFonts w:ascii="Times" w:hAnsi="Times"/>
          <w:sz w:val="24"/>
          <w:szCs w:val="24"/>
        </w:rPr>
        <w:instrText xml:space="preserve"> ADDIN PAPERS2_CITATIONS &lt;citation&gt;&lt;uuid&gt;1960B891-AF75-4DD9-A927-9617C24985D8&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492B5C">
        <w:rPr>
          <w:rFonts w:ascii="Times" w:hAnsi="Times"/>
          <w:sz w:val="24"/>
          <w:szCs w:val="24"/>
        </w:rPr>
        <w:fldChar w:fldCharType="separate"/>
      </w:r>
      <w:r w:rsidR="000C4DAC">
        <w:rPr>
          <w:rFonts w:ascii="Cambria" w:hAnsi="Cambria" w:cs="Cambria"/>
          <w:vertAlign w:val="superscript"/>
        </w:rPr>
        <w:t>57</w:t>
      </w:r>
      <w:r w:rsidR="00492B5C">
        <w:rPr>
          <w:rFonts w:ascii="Times" w:hAnsi="Times"/>
          <w:sz w:val="24"/>
          <w:szCs w:val="24"/>
        </w:rPr>
        <w:fldChar w:fldCharType="end"/>
      </w:r>
      <w:r w:rsidR="00B81805" w:rsidRPr="00F805D0">
        <w:rPr>
          <w:rFonts w:ascii="Times" w:hAnsi="Times"/>
          <w:sz w:val="24"/>
          <w:szCs w:val="24"/>
        </w:rPr>
        <w:t xml:space="preserve">. </w:t>
      </w:r>
    </w:p>
    <w:p w14:paraId="6530D34F" w14:textId="25A9EECE" w:rsidR="009E7445" w:rsidRPr="00F805D0" w:rsidRDefault="00B7452C">
      <w:pPr>
        <w:pStyle w:val="Normal1"/>
        <w:rPr>
          <w:rFonts w:ascii="Times" w:hAnsi="Times"/>
          <w:sz w:val="24"/>
          <w:szCs w:val="24"/>
        </w:rPr>
        <w:pPrChange w:id="440" w:author="Alejandro De La Vega" w:date="2015-11-11T19:44:00Z">
          <w:pPr>
            <w:pStyle w:val="Normal1"/>
            <w:ind w:firstLine="720"/>
          </w:pPr>
        </w:pPrChange>
      </w:pPr>
      <w:ins w:id="441" w:author="Alejandro De La Vega" w:date="2015-11-11T20:23:00Z">
        <w:r>
          <w:rPr>
            <w:rFonts w:ascii="Times" w:hAnsi="Times"/>
            <w:sz w:val="24"/>
            <w:szCs w:val="24"/>
          </w:rPr>
          <w:t xml:space="preserve">The present results provide a unique viewpoint into the functional organization of medial </w:t>
        </w:r>
      </w:ins>
      <w:ins w:id="442" w:author="Alejandro De La Vega" w:date="2015-11-11T20:24:00Z">
        <w:r>
          <w:rPr>
            <w:rFonts w:ascii="Times" w:hAnsi="Times"/>
            <w:sz w:val="24"/>
            <w:szCs w:val="24"/>
          </w:rPr>
          <w:t>frontal</w:t>
        </w:r>
      </w:ins>
      <w:ins w:id="443" w:author="Alejandro De La Vega" w:date="2015-11-11T20:23:00Z">
        <w:r>
          <w:rPr>
            <w:rFonts w:ascii="Times" w:hAnsi="Times"/>
            <w:sz w:val="24"/>
            <w:szCs w:val="24"/>
          </w:rPr>
          <w:t xml:space="preserve"> </w:t>
        </w:r>
      </w:ins>
      <w:ins w:id="444" w:author="Alejandro De La Vega" w:date="2015-11-11T20:24:00Z">
        <w:r>
          <w:rPr>
            <w:rFonts w:ascii="Times" w:hAnsi="Times"/>
            <w:sz w:val="24"/>
            <w:szCs w:val="24"/>
          </w:rPr>
          <w:t>cortex</w:t>
        </w:r>
      </w:ins>
      <w:ins w:id="445" w:author="Alejandro De La Vega" w:date="2015-11-11T20:28:00Z">
        <w:r>
          <w:rPr>
            <w:rFonts w:ascii="Times" w:hAnsi="Times"/>
            <w:sz w:val="24"/>
            <w:szCs w:val="24"/>
          </w:rPr>
          <w:t xml:space="preserve"> by leveraging the wealth of </w:t>
        </w:r>
      </w:ins>
      <w:ins w:id="446" w:author="Alejandro De La Vega" w:date="2015-11-11T20:39:00Z">
        <w:r>
          <w:rPr>
            <w:rFonts w:ascii="Times" w:hAnsi="Times"/>
            <w:sz w:val="24"/>
            <w:szCs w:val="24"/>
          </w:rPr>
          <w:t>experimental f</w:t>
        </w:r>
      </w:ins>
      <w:ins w:id="447" w:author="Alejandro De La Vega" w:date="2015-11-11T20:28:00Z">
        <w:r>
          <w:rPr>
            <w:rFonts w:ascii="Times" w:hAnsi="Times"/>
            <w:sz w:val="24"/>
            <w:szCs w:val="24"/>
          </w:rPr>
          <w:t xml:space="preserve">MRI studies linking </w:t>
        </w:r>
      </w:ins>
      <w:ins w:id="448" w:author="Alejandro De La Vega" w:date="2015-11-11T20:39:00Z">
        <w:r>
          <w:rPr>
            <w:rFonts w:ascii="Times" w:hAnsi="Times"/>
            <w:sz w:val="24"/>
            <w:szCs w:val="24"/>
          </w:rPr>
          <w:t>psychological functions</w:t>
        </w:r>
      </w:ins>
      <w:ins w:id="449" w:author="Alejandro De La Vega" w:date="2015-11-11T20:28:00Z">
        <w:r>
          <w:rPr>
            <w:rFonts w:ascii="Times" w:hAnsi="Times"/>
            <w:sz w:val="24"/>
            <w:szCs w:val="24"/>
          </w:rPr>
          <w:t xml:space="preserve"> to structure</w:t>
        </w:r>
      </w:ins>
      <w:ins w:id="450" w:author="Alejandro De La Vega" w:date="2015-11-11T20:24:00Z">
        <w:r>
          <w:rPr>
            <w:rFonts w:ascii="Times" w:hAnsi="Times"/>
            <w:sz w:val="24"/>
            <w:szCs w:val="24"/>
          </w:rPr>
          <w:t xml:space="preserve">. Although the </w:t>
        </w:r>
      </w:ins>
      <w:ins w:id="451" w:author="Alejandro De La Vega" w:date="2015-11-11T20:30:00Z">
        <w:r>
          <w:rPr>
            <w:rFonts w:ascii="Times" w:hAnsi="Times"/>
            <w:sz w:val="24"/>
            <w:szCs w:val="24"/>
          </w:rPr>
          <w:t xml:space="preserve">anatomical </w:t>
        </w:r>
      </w:ins>
      <w:ins w:id="452" w:author="Alejandro De La Vega" w:date="2015-11-11T20:25:00Z">
        <w:r>
          <w:rPr>
            <w:rFonts w:ascii="Times" w:hAnsi="Times"/>
            <w:sz w:val="24"/>
            <w:szCs w:val="24"/>
          </w:rPr>
          <w:t>organization</w:t>
        </w:r>
      </w:ins>
      <w:ins w:id="453" w:author="Alejandro De La Vega" w:date="2015-11-11T20:24:00Z">
        <w:r>
          <w:rPr>
            <w:rFonts w:ascii="Times" w:hAnsi="Times"/>
            <w:sz w:val="24"/>
            <w:szCs w:val="24"/>
          </w:rPr>
          <w:t xml:space="preserve"> of this area has been extensively studied using a variety of methods</w:t>
        </w:r>
      </w:ins>
      <w:ins w:id="454" w:author="Alejandro De La Vega" w:date="2015-11-11T20:26:00Z">
        <w:r>
          <w:rPr>
            <w:rFonts w:ascii="Times" w:hAnsi="Times"/>
            <w:sz w:val="24"/>
            <w:szCs w:val="24"/>
          </w:rPr>
          <w:t>—such as</w:t>
        </w:r>
      </w:ins>
      <w:ins w:id="455" w:author="Alejandro De La Vega" w:date="2015-11-11T20:24:00Z">
        <w:r>
          <w:rPr>
            <w:rFonts w:ascii="Times" w:hAnsi="Times"/>
            <w:sz w:val="24"/>
            <w:szCs w:val="24"/>
          </w:rPr>
          <w:t xml:space="preserve"> cytoarchitechtonic</w:t>
        </w:r>
      </w:ins>
      <w:ins w:id="456" w:author="Alejandro De La Vega" w:date="2015-11-11T20:27:00Z">
        <w:r>
          <w:rPr>
            <w:rFonts w:ascii="Times" w:hAnsi="Times"/>
            <w:sz w:val="24"/>
            <w:szCs w:val="24"/>
          </w:rPr>
          <w:t>s,</w:t>
        </w:r>
      </w:ins>
      <w:ins w:id="457" w:author="Alejandro De La Vega" w:date="2015-11-11T20:24:00Z">
        <w:r>
          <w:rPr>
            <w:rFonts w:ascii="Times" w:hAnsi="Times"/>
            <w:sz w:val="24"/>
            <w:szCs w:val="24"/>
          </w:rPr>
          <w:t xml:space="preserve"> DTI</w:t>
        </w:r>
      </w:ins>
      <w:ins w:id="458" w:author="Alejandro De La Vega" w:date="2015-11-11T20:31:00Z">
        <w:r>
          <w:rPr>
            <w:rFonts w:ascii="Times" w:hAnsi="Times"/>
            <w:sz w:val="24"/>
            <w:szCs w:val="24"/>
          </w:rPr>
          <w:t xml:space="preserve"> and</w:t>
        </w:r>
      </w:ins>
      <w:ins w:id="459" w:author="Alejandro De La Vega" w:date="2015-11-11T20:24:00Z">
        <w:r>
          <w:rPr>
            <w:rFonts w:ascii="Times" w:hAnsi="Times"/>
            <w:sz w:val="24"/>
            <w:szCs w:val="24"/>
          </w:rPr>
          <w:t xml:space="preserve"> rs-fMRI</w:t>
        </w:r>
      </w:ins>
      <w:ins w:id="460" w:author="Alejandro De La Vega" w:date="2015-11-11T20:26:00Z">
        <w:r>
          <w:rPr>
            <w:rFonts w:ascii="Times" w:hAnsi="Times"/>
            <w:sz w:val="24"/>
            <w:szCs w:val="24"/>
          </w:rPr>
          <w:t>—</w:t>
        </w:r>
      </w:ins>
      <w:ins w:id="461" w:author="Alejandro De La Vega" w:date="2015-11-11T20:31:00Z">
        <w:r>
          <w:rPr>
            <w:rFonts w:ascii="Times" w:hAnsi="Times"/>
            <w:sz w:val="24"/>
            <w:szCs w:val="24"/>
          </w:rPr>
          <w:t xml:space="preserve">such approaches lack the ability to directly link </w:t>
        </w:r>
      </w:ins>
      <w:ins w:id="462" w:author="Alejandro De La Vega" w:date="2015-11-11T20:32:00Z">
        <w:r>
          <w:rPr>
            <w:rFonts w:ascii="Times" w:hAnsi="Times"/>
            <w:sz w:val="24"/>
            <w:szCs w:val="24"/>
          </w:rPr>
          <w:t>hypothesized</w:t>
        </w:r>
      </w:ins>
      <w:ins w:id="463" w:author="Alejandro De La Vega" w:date="2015-11-11T20:31:00Z">
        <w:r>
          <w:rPr>
            <w:rFonts w:ascii="Times" w:hAnsi="Times"/>
            <w:sz w:val="24"/>
            <w:szCs w:val="24"/>
          </w:rPr>
          <w:t xml:space="preserve"> sub-regions to psychological function. </w:t>
        </w:r>
      </w:ins>
      <w:ins w:id="464" w:author="Alejandro De La Vega" w:date="2015-11-11T20:30:00Z">
        <w:r>
          <w:rPr>
            <w:rFonts w:ascii="Times" w:hAnsi="Times"/>
            <w:sz w:val="24"/>
            <w:szCs w:val="24"/>
          </w:rPr>
          <w:t xml:space="preserve">Here we </w:t>
        </w:r>
      </w:ins>
      <w:ins w:id="465" w:author="Alejandro De La Vega" w:date="2015-11-11T20:32:00Z">
        <w:r>
          <w:rPr>
            <w:rFonts w:ascii="Times" w:hAnsi="Times"/>
            <w:sz w:val="24"/>
            <w:szCs w:val="24"/>
          </w:rPr>
          <w:t xml:space="preserve">focus on identifying </w:t>
        </w:r>
      </w:ins>
      <w:ins w:id="466" w:author="Alejandro De La Vega" w:date="2015-11-11T20:33:00Z">
        <w:r>
          <w:rPr>
            <w:rFonts w:ascii="Times" w:hAnsi="Times"/>
            <w:sz w:val="24"/>
            <w:szCs w:val="24"/>
          </w:rPr>
          <w:t>regions that</w:t>
        </w:r>
      </w:ins>
      <w:ins w:id="467" w:author="Alejandro De La Vega" w:date="2015-11-11T20:32:00Z">
        <w:r>
          <w:rPr>
            <w:rFonts w:ascii="Times" w:hAnsi="Times"/>
            <w:sz w:val="24"/>
            <w:szCs w:val="24"/>
          </w:rPr>
          <w:t xml:space="preserve"> show differential co-activation and functional patterns across </w:t>
        </w:r>
      </w:ins>
      <w:ins w:id="468" w:author="Alejandro De La Vega" w:date="2015-11-11T20:39:00Z">
        <w:r>
          <w:rPr>
            <w:rFonts w:ascii="Times" w:hAnsi="Times"/>
            <w:sz w:val="24"/>
            <w:szCs w:val="24"/>
          </w:rPr>
          <w:t>the variety of psychological states elicited by the tasks in the Neurosynth database</w:t>
        </w:r>
      </w:ins>
      <w:ins w:id="469" w:author="Alejandro De La Vega" w:date="2015-11-11T20:33:00Z">
        <w:r>
          <w:rPr>
            <w:rFonts w:ascii="Times" w:hAnsi="Times"/>
            <w:sz w:val="24"/>
            <w:szCs w:val="24"/>
          </w:rPr>
          <w:t xml:space="preserve">. Importantly, </w:t>
        </w:r>
      </w:ins>
      <w:ins w:id="470" w:author="Alejandro De La Vega" w:date="2015-11-11T20:34:00Z">
        <w:r>
          <w:rPr>
            <w:rFonts w:ascii="Times" w:hAnsi="Times"/>
            <w:sz w:val="24"/>
            <w:szCs w:val="24"/>
          </w:rPr>
          <w:t xml:space="preserve">as </w:t>
        </w:r>
      </w:ins>
      <w:ins w:id="471" w:author="Alejandro De La Vega" w:date="2015-11-11T20:33:00Z">
        <w:r>
          <w:rPr>
            <w:rFonts w:ascii="Times" w:hAnsi="Times"/>
            <w:sz w:val="24"/>
            <w:szCs w:val="24"/>
          </w:rPr>
          <w:t xml:space="preserve">each of these approaches attempts to optimize different criteria </w:t>
        </w:r>
      </w:ins>
      <w:ins w:id="472" w:author="Alejandro De La Vega" w:date="2015-11-11T20:34:00Z">
        <w:r>
          <w:rPr>
            <w:rFonts w:ascii="Times" w:hAnsi="Times"/>
            <w:sz w:val="24"/>
            <w:szCs w:val="24"/>
          </w:rPr>
          <w:t xml:space="preserve">in search for organizational units, </w:t>
        </w:r>
      </w:ins>
      <w:ins w:id="473" w:author="Alejandro De La Vega" w:date="2015-11-11T20:35:00Z">
        <w:r>
          <w:rPr>
            <w:rFonts w:ascii="Times" w:hAnsi="Times"/>
            <w:sz w:val="24"/>
            <w:szCs w:val="24"/>
          </w:rPr>
          <w:t>we should not necessarily expect these different parcellations to perfectly align.</w:t>
        </w:r>
      </w:ins>
      <w:ins w:id="474" w:author="Alejandro De La Vega" w:date="2015-11-11T20:36:00Z">
        <w:r>
          <w:rPr>
            <w:rFonts w:ascii="Times" w:hAnsi="Times"/>
            <w:sz w:val="24"/>
            <w:szCs w:val="24"/>
          </w:rPr>
          <w:t xml:space="preserve"> </w:t>
        </w:r>
      </w:ins>
      <w:ins w:id="475" w:author="Marie Banich" w:date="2015-11-21T16:27:00Z">
        <w:r w:rsidR="007F3032">
          <w:rPr>
            <w:rFonts w:ascii="Times" w:hAnsi="Times"/>
            <w:sz w:val="24"/>
            <w:szCs w:val="24"/>
          </w:rPr>
          <w:t xml:space="preserve">Yet in our approach they did so to a very substantial degree.  Nonetheless, </w:t>
        </w:r>
      </w:ins>
      <w:ins w:id="476" w:author="Alejandro De La Vega" w:date="2015-11-11T20:36:00Z">
        <w:del w:id="477" w:author="Marie Banich" w:date="2015-11-21T16:28:00Z">
          <w:r w:rsidDel="007F3032">
            <w:rPr>
              <w:rFonts w:ascii="Times" w:hAnsi="Times"/>
              <w:sz w:val="24"/>
              <w:szCs w:val="24"/>
            </w:rPr>
            <w:delText xml:space="preserve">However, </w:delText>
          </w:r>
        </w:del>
        <w:r>
          <w:rPr>
            <w:rFonts w:ascii="Times" w:hAnsi="Times"/>
            <w:sz w:val="24"/>
            <w:szCs w:val="24"/>
          </w:rPr>
          <w:t xml:space="preserve">future studies </w:t>
        </w:r>
      </w:ins>
      <w:ins w:id="478" w:author="Alejandro De La Vega" w:date="2015-11-11T20:41:00Z">
        <w:r>
          <w:rPr>
            <w:rFonts w:ascii="Times" w:hAnsi="Times"/>
            <w:sz w:val="24"/>
            <w:szCs w:val="24"/>
          </w:rPr>
          <w:t xml:space="preserve">that </w:t>
        </w:r>
      </w:ins>
      <w:ins w:id="479" w:author="Alejandro De La Vega" w:date="2015-11-11T20:36:00Z">
        <w:r>
          <w:rPr>
            <w:rFonts w:ascii="Times" w:hAnsi="Times"/>
            <w:sz w:val="24"/>
            <w:szCs w:val="24"/>
          </w:rPr>
          <w:t xml:space="preserve">formally </w:t>
        </w:r>
      </w:ins>
      <w:commentRangeStart w:id="480"/>
      <w:ins w:id="481" w:author="Alejandro De La Vega" w:date="2015-11-11T20:41:00Z">
        <w:r>
          <w:rPr>
            <w:rFonts w:ascii="Times" w:hAnsi="Times"/>
            <w:sz w:val="24"/>
            <w:szCs w:val="24"/>
          </w:rPr>
          <w:t>integrate</w:t>
        </w:r>
      </w:ins>
      <w:ins w:id="482" w:author="Alejandro De La Vega" w:date="2015-11-11T20:36:00Z">
        <w:r>
          <w:rPr>
            <w:rFonts w:ascii="Times" w:hAnsi="Times"/>
            <w:sz w:val="24"/>
            <w:szCs w:val="24"/>
          </w:rPr>
          <w:t xml:space="preserve"> across modalities </w:t>
        </w:r>
      </w:ins>
      <w:commentRangeEnd w:id="480"/>
      <w:r w:rsidR="007F3032">
        <w:rPr>
          <w:rStyle w:val="CommentReference"/>
          <w:rFonts w:ascii="Times" w:hAnsi="Times"/>
        </w:rPr>
        <w:commentReference w:id="480"/>
      </w:r>
      <w:ins w:id="483" w:author="Alejandro De La Vega" w:date="2015-11-11T20:36:00Z">
        <w:r>
          <w:rPr>
            <w:rFonts w:ascii="Times" w:hAnsi="Times"/>
            <w:sz w:val="24"/>
            <w:szCs w:val="24"/>
          </w:rPr>
          <w:t>may provide additional insights to the organization of medial frontal cortex, as well as the rest of the brain.</w:t>
        </w:r>
      </w:ins>
    </w:p>
    <w:p w14:paraId="1B89EFFB" w14:textId="2FF5AA89" w:rsidR="0056695D" w:rsidRPr="000B2530" w:rsidRDefault="004846C9" w:rsidP="0096185D">
      <w:pPr>
        <w:pStyle w:val="Normal1"/>
        <w:rPr>
          <w:rFonts w:ascii="Times" w:hAnsi="Times"/>
          <w:sz w:val="24"/>
          <w:szCs w:val="24"/>
        </w:rPr>
      </w:pPr>
      <w:r w:rsidRPr="00F805D0">
        <w:rPr>
          <w:rFonts w:ascii="Times" w:hAnsi="Times"/>
          <w:sz w:val="24"/>
          <w:szCs w:val="24"/>
        </w:rPr>
        <w:t>In conclusion</w:t>
      </w:r>
      <w:r w:rsidR="00B81805" w:rsidRPr="00F805D0">
        <w:rPr>
          <w:rFonts w:ascii="Times" w:hAnsi="Times"/>
          <w:sz w:val="24"/>
          <w:szCs w:val="24"/>
        </w:rPr>
        <w:t xml:space="preserve">, we used </w:t>
      </w:r>
      <w:ins w:id="484" w:author="Marie Banich" w:date="2015-11-21T16:28:00Z">
        <w:r w:rsidR="007F3032">
          <w:rPr>
            <w:rFonts w:ascii="Times" w:hAnsi="Times"/>
            <w:sz w:val="24"/>
            <w:szCs w:val="24"/>
          </w:rPr>
          <w:t xml:space="preserve">a </w:t>
        </w:r>
      </w:ins>
      <w:r w:rsidR="00B81805" w:rsidRPr="00F805D0">
        <w:rPr>
          <w:rFonts w:ascii="Times" w:hAnsi="Times"/>
          <w:sz w:val="24"/>
          <w:szCs w:val="24"/>
        </w:rPr>
        <w:t xml:space="preserve">meta-analytic </w:t>
      </w:r>
      <w:ins w:id="485" w:author="Marie Banich" w:date="2015-11-21T16:28:00Z">
        <w:r w:rsidR="007F3032">
          <w:rPr>
            <w:rFonts w:ascii="Times" w:hAnsi="Times"/>
            <w:sz w:val="24"/>
            <w:szCs w:val="24"/>
          </w:rPr>
          <w:t xml:space="preserve">approach of regional </w:t>
        </w:r>
      </w:ins>
      <w:r w:rsidR="00B81805" w:rsidRPr="00F805D0">
        <w:rPr>
          <w:rFonts w:ascii="Times" w:hAnsi="Times"/>
          <w:sz w:val="24"/>
          <w:szCs w:val="24"/>
        </w:rPr>
        <w:t xml:space="preserve">co-activation </w:t>
      </w:r>
      <w:ins w:id="486" w:author="Marie Banich" w:date="2015-11-21T16:28:00Z">
        <w:r w:rsidR="007F3032">
          <w:rPr>
            <w:rFonts w:ascii="Times" w:hAnsi="Times"/>
            <w:sz w:val="24"/>
            <w:szCs w:val="24"/>
          </w:rPr>
          <w:t xml:space="preserve">of brain regions to identify functional zones of the MFC.  This approach yielded </w:t>
        </w:r>
      </w:ins>
      <w:del w:id="487" w:author="Marie Banich" w:date="2015-11-21T16:29:00Z">
        <w:r w:rsidR="00B81805" w:rsidRPr="00F805D0" w:rsidDel="007F3032">
          <w:rPr>
            <w:rFonts w:ascii="Times" w:hAnsi="Times"/>
            <w:sz w:val="24"/>
            <w:szCs w:val="24"/>
          </w:rPr>
          <w:delText xml:space="preserve">to identify </w:delText>
        </w:r>
      </w:del>
      <w:r w:rsidR="00B81805" w:rsidRPr="00F805D0">
        <w:rPr>
          <w:rFonts w:ascii="Times" w:hAnsi="Times"/>
          <w:sz w:val="24"/>
          <w:szCs w:val="24"/>
        </w:rPr>
        <w:t xml:space="preserve">three broad functional zones along a rostro-caudal axis in MFC that functionally mapped on to distinct cognitive domains. Within each of these zones, we </w:t>
      </w:r>
      <w:r w:rsidR="00B81805" w:rsidRPr="000B2530">
        <w:rPr>
          <w:rFonts w:ascii="Times" w:hAnsi="Times"/>
          <w:sz w:val="24"/>
          <w:szCs w:val="24"/>
        </w:rPr>
        <w:t>identified component sub-regions with distinct patterns of whole-brain co-activation and discovered appreciable amount of fine-gr</w:t>
      </w:r>
      <w:r w:rsidRPr="000B2530">
        <w:rPr>
          <w:rFonts w:ascii="Times" w:hAnsi="Times"/>
          <w:sz w:val="24"/>
          <w:szCs w:val="24"/>
        </w:rPr>
        <w:t>ained functional specialization.</w:t>
      </w:r>
      <w:r w:rsidR="00B81805" w:rsidRPr="000B2530">
        <w:rPr>
          <w:rFonts w:ascii="Times" w:hAnsi="Times"/>
          <w:sz w:val="24"/>
          <w:szCs w:val="24"/>
        </w:rPr>
        <w:t xml:space="preserve"> </w:t>
      </w:r>
      <w:r w:rsidR="002A24A5" w:rsidRPr="000B2530">
        <w:rPr>
          <w:rFonts w:ascii="Times" w:hAnsi="Times"/>
          <w:sz w:val="24"/>
          <w:szCs w:val="24"/>
        </w:rPr>
        <w:t>Our analyses suggest that there is greater functional diversity within MFC regions than previous “unifying” accounts might sugges</w:t>
      </w:r>
      <w:ins w:id="488" w:author="Marie Banich" w:date="2015-11-21T16:29:00Z">
        <w:r w:rsidR="007F3032">
          <w:rPr>
            <w:rFonts w:ascii="Times" w:hAnsi="Times"/>
            <w:sz w:val="24"/>
            <w:szCs w:val="24"/>
          </w:rPr>
          <w:t>ts, and provides additional insight into structure-function mapping</w:t>
        </w:r>
      </w:ins>
      <w:bookmarkStart w:id="489" w:name="_GoBack"/>
      <w:bookmarkEnd w:id="489"/>
      <w:del w:id="490" w:author="Marie Banich" w:date="2015-11-21T16:29:00Z">
        <w:r w:rsidR="002A24A5" w:rsidRPr="000B2530" w:rsidDel="007F3032">
          <w:rPr>
            <w:rFonts w:ascii="Times" w:hAnsi="Times"/>
            <w:sz w:val="24"/>
            <w:szCs w:val="24"/>
          </w:rPr>
          <w:delText>t</w:delText>
        </w:r>
      </w:del>
      <w:r w:rsidR="002A24A5" w:rsidRPr="000B2530">
        <w:rPr>
          <w:rFonts w:ascii="Times" w:hAnsi="Times"/>
          <w:sz w:val="24"/>
          <w:szCs w:val="24"/>
        </w:rPr>
        <w:t xml:space="preserve">. </w:t>
      </w:r>
    </w:p>
    <w:p w14:paraId="07440D05" w14:textId="77777777" w:rsidR="000B2530" w:rsidDel="00701FA8" w:rsidRDefault="000B2530" w:rsidP="0096185D">
      <w:pPr>
        <w:pStyle w:val="Normal1"/>
        <w:ind w:firstLine="0"/>
        <w:rPr>
          <w:del w:id="491" w:author="Alejandro De La Vega" w:date="2015-11-11T17:38:00Z"/>
          <w:rFonts w:ascii="Times" w:hAnsi="Times"/>
          <w:b/>
          <w:sz w:val="24"/>
          <w:szCs w:val="24"/>
        </w:rPr>
      </w:pPr>
    </w:p>
    <w:p w14:paraId="58B43881" w14:textId="77777777" w:rsidR="000B2530" w:rsidDel="00701FA8" w:rsidRDefault="000B2530" w:rsidP="0096185D">
      <w:pPr>
        <w:pStyle w:val="Normal1"/>
        <w:ind w:firstLine="0"/>
        <w:rPr>
          <w:del w:id="492" w:author="Alejandro De La Vega" w:date="2015-11-11T17:38:00Z"/>
          <w:rFonts w:ascii="Times" w:hAnsi="Times"/>
          <w:b/>
          <w:sz w:val="24"/>
          <w:szCs w:val="24"/>
        </w:rPr>
      </w:pPr>
    </w:p>
    <w:p w14:paraId="057F0499" w14:textId="54C3FECA" w:rsidR="009E7445" w:rsidRPr="00F805D0" w:rsidRDefault="005D1439" w:rsidP="0096185D">
      <w:pPr>
        <w:pStyle w:val="Normal1"/>
        <w:ind w:firstLine="0"/>
        <w:rPr>
          <w:rFonts w:ascii="Times" w:hAnsi="Times"/>
          <w:b/>
          <w:sz w:val="24"/>
          <w:szCs w:val="24"/>
        </w:rPr>
      </w:pPr>
      <w:del w:id="493" w:author="Alejandro De La Vega" w:date="2015-11-11T17:38:00Z">
        <w:r w:rsidRPr="00F805D0" w:rsidDel="00701FA8">
          <w:rPr>
            <w:rFonts w:ascii="Times" w:hAnsi="Times"/>
            <w:b/>
            <w:sz w:val="24"/>
            <w:szCs w:val="24"/>
          </w:rPr>
          <w:delText>Materials and Methods</w:delText>
        </w:r>
      </w:del>
      <w:ins w:id="494" w:author="Alejandro De La Vega" w:date="2015-11-11T17:38:00Z">
        <w:r w:rsidR="00701FA8">
          <w:rPr>
            <w:rFonts w:ascii="Times" w:hAnsi="Times"/>
            <w:b/>
            <w:sz w:val="24"/>
            <w:szCs w:val="24"/>
          </w:rPr>
          <w:t>Online Methods</w:t>
        </w:r>
      </w:ins>
    </w:p>
    <w:p w14:paraId="55ED7717" w14:textId="41566090" w:rsidR="009E7445" w:rsidRPr="00F805D0" w:rsidRDefault="006B0B75" w:rsidP="00F652BA">
      <w:pPr>
        <w:pStyle w:val="Normal1"/>
        <w:spacing w:after="160"/>
        <w:ind w:firstLine="0"/>
        <w:rPr>
          <w:rFonts w:ascii="Times" w:hAnsi="Times"/>
          <w:sz w:val="24"/>
          <w:szCs w:val="24"/>
        </w:rPr>
      </w:pPr>
      <w:bookmarkStart w:id="495" w:name="h.ftj0x48s1a72" w:colFirst="0" w:colLast="0"/>
      <w:bookmarkEnd w:id="495"/>
      <w:r w:rsidRPr="00F805D0">
        <w:rPr>
          <w:rFonts w:ascii="Times" w:hAnsi="Times"/>
          <w:color w:val="333333"/>
          <w:sz w:val="24"/>
          <w:szCs w:val="24"/>
          <w:highlight w:val="white"/>
        </w:rPr>
        <w:t>We an</w:t>
      </w:r>
      <w:r w:rsidR="006057CF" w:rsidRPr="00F805D0">
        <w:rPr>
          <w:rFonts w:ascii="Times" w:hAnsi="Times"/>
          <w:color w:val="333333"/>
          <w:sz w:val="24"/>
          <w:szCs w:val="24"/>
          <w:highlight w:val="white"/>
        </w:rPr>
        <w:t xml:space="preserve">alyzed the Neurosynth database </w:t>
      </w:r>
      <w:r w:rsidR="006057CF" w:rsidRPr="00F805D0">
        <w:rPr>
          <w:rFonts w:ascii="Times" w:hAnsi="Times"/>
          <w:color w:val="333333"/>
          <w:sz w:val="24"/>
          <w:szCs w:val="24"/>
          <w:highlight w:val="white"/>
        </w:rPr>
        <w:fldChar w:fldCharType="begin"/>
      </w:r>
      <w:r w:rsidR="000C4DAC">
        <w:rPr>
          <w:rFonts w:ascii="Times" w:hAnsi="Times"/>
          <w:color w:val="333333"/>
          <w:sz w:val="24"/>
          <w:szCs w:val="24"/>
          <w:highlight w:val="white"/>
        </w:rPr>
        <w:instrText xml:space="preserve"> ADDIN PAPERS2_CITATIONS &lt;citation&gt;&lt;uuid&gt;43F970DD-5F06-45E1-A5CC-81FACAF76BFF&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0C4DAC">
        <w:rPr>
          <w:rFonts w:ascii="Cambria" w:hAnsi="Cambria" w:cs="Cambria"/>
          <w:vertAlign w:val="superscript"/>
        </w:rPr>
        <w:t>28</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sidRPr="00F805D0">
        <w:rPr>
          <w:rFonts w:ascii="Times" w:hAnsi="Times"/>
          <w:color w:val="333333"/>
          <w:sz w:val="24"/>
          <w:szCs w:val="24"/>
          <w:highlight w:val="white"/>
        </w:rPr>
        <w:t>are</w:t>
      </w:r>
      <w:r w:rsidRPr="00F805D0">
        <w:rPr>
          <w:rFonts w:ascii="Times" w:hAnsi="Times"/>
          <w:color w:val="333333"/>
          <w:sz w:val="24"/>
          <w:szCs w:val="24"/>
          <w:highlight w:val="white"/>
        </w:rPr>
        <w:t xml:space="preserve"> smoothed using a 6mm </w:t>
      </w:r>
      <w:r w:rsidR="00574B72" w:rsidRPr="00F805D0">
        <w:rPr>
          <w:rFonts w:ascii="Times" w:hAnsi="Times"/>
          <w:color w:val="333333"/>
          <w:sz w:val="24"/>
          <w:szCs w:val="24"/>
          <w:highlight w:val="white"/>
        </w:rPr>
        <w:t xml:space="preserve">Gaussian </w:t>
      </w:r>
      <w:r w:rsidRPr="00F805D0">
        <w:rPr>
          <w:rFonts w:ascii="Times" w:hAnsi="Times"/>
          <w:color w:val="333333"/>
          <w:sz w:val="24"/>
          <w:szCs w:val="24"/>
          <w:highlight w:val="white"/>
        </w:rPr>
        <w:t>kernel.</w:t>
      </w:r>
      <w:r w:rsidR="00F652BA">
        <w:rPr>
          <w:rFonts w:ascii="Times" w:hAnsi="Times"/>
          <w:color w:val="333333"/>
          <w:sz w:val="24"/>
          <w:szCs w:val="24"/>
        </w:rPr>
        <w:t xml:space="preserve"> </w:t>
      </w:r>
      <w:r w:rsidR="00F652BA" w:rsidRPr="00F805D0">
        <w:rPr>
          <w:rFonts w:ascii="Times" w:hAnsi="Times"/>
          <w:sz w:val="24"/>
          <w:szCs w:val="24"/>
        </w:rPr>
        <w:t xml:space="preserve">Scikit-learn </w:t>
      </w:r>
      <w:r w:rsidR="00F652BA" w:rsidRPr="00F805D0">
        <w:rPr>
          <w:rFonts w:ascii="Times" w:hAnsi="Times"/>
          <w:sz w:val="24"/>
          <w:szCs w:val="24"/>
        </w:rPr>
        <w:fldChar w:fldCharType="begin"/>
      </w:r>
      <w:r w:rsidR="000C4DAC">
        <w:rPr>
          <w:rFonts w:ascii="Times" w:hAnsi="Times"/>
          <w:sz w:val="24"/>
          <w:szCs w:val="24"/>
        </w:rPr>
        <w:instrText xml:space="preserve"> ADDIN PAPERS2_CITATIONS &lt;citation&gt;&lt;uuid&gt;BB7CE6F8-163F-4AD7-9403-D5C2798416F4&lt;/uuid&gt;&lt;priority&gt;0&lt;/priority&gt;&lt;publications&gt;&lt;publication&gt;&lt;volume&gt;12&lt;/volume&gt;&lt;number&gt;Oct&lt;/number&gt;&lt;startpage&gt;2825&lt;/startpage&gt;&lt;title&gt;Scikit-learn: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F652BA" w:rsidRPr="00F805D0">
        <w:rPr>
          <w:rFonts w:ascii="Times" w:hAnsi="Times"/>
          <w:sz w:val="24"/>
          <w:szCs w:val="24"/>
        </w:rPr>
        <w:fldChar w:fldCharType="separate"/>
      </w:r>
      <w:r w:rsidR="000C4DAC">
        <w:rPr>
          <w:rFonts w:ascii="Cambria" w:hAnsi="Cambria" w:cs="Cambria"/>
          <w:vertAlign w:val="superscript"/>
        </w:rPr>
        <w:t>58</w:t>
      </w:r>
      <w:r w:rsidR="00F652BA" w:rsidRPr="00F805D0">
        <w:rPr>
          <w:rFonts w:ascii="Times" w:hAnsi="Times"/>
          <w:sz w:val="24"/>
          <w:szCs w:val="24"/>
        </w:rPr>
        <w:fldChar w:fldCharType="end"/>
      </w:r>
      <w:r w:rsidR="00F652BA" w:rsidRPr="00F805D0">
        <w:rPr>
          <w:rFonts w:ascii="Times" w:hAnsi="Times"/>
          <w:sz w:val="24"/>
          <w:szCs w:val="24"/>
        </w:rPr>
        <w:t xml:space="preserve">, a Python module, was used for all machine learning analyses in this study.  </w:t>
      </w:r>
      <w:r w:rsidR="00492B5C">
        <w:rPr>
          <w:rFonts w:ascii="Times" w:hAnsi="Times"/>
          <w:sz w:val="24"/>
          <w:szCs w:val="24"/>
        </w:rPr>
        <w:t>Code and tutorials to replicate this analysis on any given region are available as part of the Neurosynth code base (</w:t>
      </w:r>
      <w:r w:rsidR="00492B5C" w:rsidRPr="00492B5C">
        <w:rPr>
          <w:rFonts w:ascii="Times" w:hAnsi="Times"/>
          <w:sz w:val="24"/>
          <w:szCs w:val="24"/>
        </w:rPr>
        <w:t>https://github.com/neurosynth/neurosynth</w:t>
      </w:r>
      <w:r w:rsidR="00492B5C">
        <w:rPr>
          <w:rFonts w:ascii="Times" w:hAnsi="Times"/>
          <w:sz w:val="24"/>
          <w:szCs w:val="24"/>
        </w:rPr>
        <w:t xml:space="preserve">). </w:t>
      </w:r>
    </w:p>
    <w:p w14:paraId="11FE9BE1" w14:textId="0817EFD3" w:rsidR="009E7445" w:rsidRPr="00F805D0" w:rsidRDefault="00193BEB" w:rsidP="0096185D">
      <w:pPr>
        <w:pStyle w:val="Heading3"/>
        <w:spacing w:after="160" w:line="480" w:lineRule="auto"/>
        <w:rPr>
          <w:rFonts w:ascii="Times" w:hAnsi="Times"/>
          <w:b w:val="0"/>
          <w:i w:val="0"/>
          <w:sz w:val="24"/>
          <w:szCs w:val="24"/>
        </w:rPr>
      </w:pPr>
      <w:bookmarkStart w:id="496" w:name="h.8c5gvistio4s" w:colFirst="0" w:colLast="0"/>
      <w:bookmarkEnd w:id="496"/>
      <w:r w:rsidRPr="00F805D0">
        <w:rPr>
          <w:rFonts w:ascii="Times" w:hAnsi="Times"/>
          <w:b w:val="0"/>
          <w:i w:val="0"/>
          <w:sz w:val="24"/>
          <w:szCs w:val="24"/>
        </w:rPr>
        <w:t>Co</w:t>
      </w:r>
      <w:r w:rsidR="00DC5FC7" w:rsidRPr="00F805D0">
        <w:rPr>
          <w:rFonts w:ascii="Times" w:hAnsi="Times"/>
          <w:b w:val="0"/>
          <w:i w:val="0"/>
          <w:sz w:val="24"/>
          <w:szCs w:val="24"/>
        </w:rPr>
        <w:t>-</w:t>
      </w:r>
      <w:r w:rsidR="006B0B75" w:rsidRPr="00F805D0">
        <w:rPr>
          <w:rFonts w:ascii="Times" w:hAnsi="Times"/>
          <w:b w:val="0"/>
          <w:i w:val="0"/>
          <w:sz w:val="24"/>
          <w:szCs w:val="24"/>
        </w:rPr>
        <w:t>activation clustering</w:t>
      </w:r>
    </w:p>
    <w:p w14:paraId="5E41679D" w14:textId="7C0F8413" w:rsidR="009E7445" w:rsidRPr="00F805D0" w:rsidRDefault="00A80FB6" w:rsidP="007976E7">
      <w:pPr>
        <w:pStyle w:val="Normal1"/>
        <w:spacing w:after="160"/>
        <w:rPr>
          <w:rFonts w:ascii="Times" w:hAnsi="Times"/>
          <w:sz w:val="24"/>
          <w:szCs w:val="24"/>
        </w:rPr>
      </w:pPr>
      <w:r w:rsidRPr="00F805D0">
        <w:rPr>
          <w:rFonts w:ascii="Times" w:hAnsi="Times"/>
          <w:color w:val="333333"/>
          <w:sz w:val="24"/>
          <w:szCs w:val="24"/>
          <w:highlight w:val="white"/>
        </w:rPr>
        <w:t xml:space="preserve">We </w:t>
      </w:r>
      <w:r w:rsidR="006B0B75" w:rsidRPr="00F805D0">
        <w:rPr>
          <w:rFonts w:ascii="Times" w:hAnsi="Times"/>
          <w:color w:val="333333"/>
          <w:sz w:val="24"/>
          <w:szCs w:val="24"/>
          <w:highlight w:val="white"/>
        </w:rPr>
        <w:t xml:space="preserve">clustered individual voxels inside of a </w:t>
      </w:r>
      <w:r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mask based on </w:t>
      </w:r>
      <w:r w:rsidRPr="00F805D0">
        <w:rPr>
          <w:rFonts w:ascii="Times" w:hAnsi="Times"/>
          <w:color w:val="333333"/>
          <w:sz w:val="24"/>
          <w:szCs w:val="24"/>
          <w:highlight w:val="white"/>
        </w:rPr>
        <w:t>their</w:t>
      </w:r>
      <w:r w:rsidR="006B0B75" w:rsidRPr="00F805D0">
        <w:rPr>
          <w:rFonts w:ascii="Times" w:hAnsi="Times"/>
          <w:color w:val="333333"/>
          <w:sz w:val="24"/>
          <w:szCs w:val="24"/>
          <w:highlight w:val="white"/>
        </w:rPr>
        <w:t xml:space="preserve"> co</w:t>
      </w:r>
      <w:r w:rsidRPr="00F805D0">
        <w:rPr>
          <w:rFonts w:ascii="Times" w:hAnsi="Times"/>
          <w:color w:val="333333"/>
          <w:sz w:val="24"/>
          <w:szCs w:val="24"/>
          <w:highlight w:val="white"/>
        </w:rPr>
        <w:t>-</w:t>
      </w:r>
      <w:r w:rsidR="006B0B75" w:rsidRPr="00F805D0">
        <w:rPr>
          <w:rFonts w:ascii="Times" w:hAnsi="Times"/>
          <w:color w:val="333333"/>
          <w:sz w:val="24"/>
          <w:szCs w:val="24"/>
          <w:highlight w:val="white"/>
        </w:rPr>
        <w:t>activation with voxels in the rest of</w:t>
      </w:r>
      <w:r w:rsidRPr="00F805D0">
        <w:rPr>
          <w:rFonts w:ascii="Times" w:hAnsi="Times"/>
          <w:color w:val="333333"/>
          <w:sz w:val="24"/>
          <w:szCs w:val="24"/>
          <w:highlight w:val="white"/>
        </w:rPr>
        <w:t xml:space="preserve"> </w:t>
      </w:r>
      <w:r w:rsidR="002D21E8" w:rsidRPr="00F805D0">
        <w:rPr>
          <w:rFonts w:ascii="Times" w:hAnsi="Times"/>
          <w:color w:val="333333"/>
          <w:sz w:val="24"/>
          <w:szCs w:val="24"/>
          <w:highlight w:val="white"/>
        </w:rPr>
        <w:t xml:space="preserve">the brain. First, we defined a </w:t>
      </w:r>
      <w:r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in Montreal Neurological Institute (MNI)</w:t>
      </w:r>
      <w:r w:rsidRPr="00F805D0">
        <w:rPr>
          <w:rFonts w:ascii="Times" w:hAnsi="Times"/>
          <w:color w:val="333333"/>
          <w:sz w:val="24"/>
          <w:szCs w:val="24"/>
          <w:highlight w:val="white"/>
        </w:rPr>
        <w:t xml:space="preserve"> space u</w:t>
      </w:r>
      <w:r w:rsidR="008E454B" w:rsidRPr="00F805D0">
        <w:rPr>
          <w:rFonts w:ascii="Times" w:hAnsi="Times"/>
          <w:color w:val="333333"/>
          <w:sz w:val="24"/>
          <w:szCs w:val="24"/>
          <w:highlight w:val="white"/>
        </w:rPr>
        <w:t>sing FSLView</w:t>
      </w:r>
      <w:r w:rsidR="000D4C63" w:rsidRPr="00F805D0">
        <w:rPr>
          <w:rFonts w:ascii="Times" w:hAnsi="Times"/>
          <w:color w:val="333333"/>
          <w:sz w:val="24"/>
          <w:szCs w:val="24"/>
          <w:highlight w:val="white"/>
        </w:rPr>
        <w:t>,</w:t>
      </w:r>
      <w:r w:rsidR="008E454B" w:rsidRPr="00F805D0">
        <w:rPr>
          <w:rFonts w:ascii="Times" w:hAnsi="Times"/>
          <w:color w:val="333333"/>
          <w:sz w:val="24"/>
          <w:szCs w:val="24"/>
          <w:highlight w:val="white"/>
        </w:rPr>
        <w:t xml:space="preserve"> by </w:t>
      </w:r>
      <w:r w:rsidR="00265D8D" w:rsidRPr="00F805D0">
        <w:rPr>
          <w:rFonts w:ascii="Times" w:hAnsi="Times"/>
          <w:color w:val="333333"/>
          <w:sz w:val="24"/>
          <w:szCs w:val="24"/>
          <w:highlight w:val="white"/>
        </w:rPr>
        <w:t>excluding</w:t>
      </w:r>
      <w:r w:rsidR="008E454B" w:rsidRPr="00F805D0">
        <w:rPr>
          <w:rFonts w:ascii="Times" w:hAnsi="Times"/>
          <w:color w:val="333333"/>
          <w:sz w:val="24"/>
          <w:szCs w:val="24"/>
          <w:highlight w:val="white"/>
        </w:rPr>
        <w:t xml:space="preserve"> all voxels further </w:t>
      </w:r>
      <w:r w:rsidR="006B0B75" w:rsidRPr="00F805D0">
        <w:rPr>
          <w:rFonts w:ascii="Times" w:hAnsi="Times"/>
          <w:color w:val="333333"/>
          <w:sz w:val="24"/>
          <w:szCs w:val="24"/>
          <w:highlight w:val="white"/>
        </w:rPr>
        <w:t xml:space="preserve">than 10mm from the midline </w:t>
      </w:r>
      <w:r w:rsidR="008E454B" w:rsidRPr="00F805D0">
        <w:rPr>
          <w:rFonts w:ascii="Times" w:hAnsi="Times"/>
          <w:color w:val="333333"/>
          <w:sz w:val="24"/>
          <w:szCs w:val="24"/>
          <w:highlight w:val="white"/>
        </w:rPr>
        <w:t xml:space="preserve">of the brain, </w:t>
      </w:r>
      <w:r w:rsidR="006B0B75" w:rsidRPr="00F805D0">
        <w:rPr>
          <w:rFonts w:ascii="Times" w:hAnsi="Times"/>
          <w:color w:val="333333"/>
          <w:sz w:val="24"/>
          <w:szCs w:val="24"/>
          <w:highlight w:val="white"/>
        </w:rPr>
        <w:t>voxels posterior to central sulcus (Y &lt; -22) and voxels ventral to vmPFC (Z &lt; -32</w:t>
      </w:r>
      <w:r w:rsidR="000E24FD"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w:t>
      </w:r>
      <w:r w:rsidR="00374228" w:rsidRPr="00F805D0">
        <w:rPr>
          <w:rFonts w:ascii="Times" w:hAnsi="Times"/>
          <w:color w:val="333333"/>
          <w:sz w:val="24"/>
          <w:szCs w:val="24"/>
          <w:highlight w:val="white"/>
        </w:rPr>
        <w:t xml:space="preserve">Next, we removed voxels with low grey matter signal by excluding voxels with less than 30% probability of being grey matter according to the Harvard-Oxford anatomical atlas and </w:t>
      </w:r>
      <w:r w:rsidR="006B0B75" w:rsidRPr="00F805D0">
        <w:rPr>
          <w:rFonts w:ascii="Times" w:hAnsi="Times"/>
          <w:color w:val="333333"/>
          <w:sz w:val="24"/>
          <w:szCs w:val="24"/>
          <w:highlight w:val="white"/>
        </w:rPr>
        <w:t xml:space="preserve">very low activation in the database (less than 80 studies per voxel). </w:t>
      </w:r>
      <w:r w:rsidR="00955AAE" w:rsidRPr="00F805D0">
        <w:rPr>
          <w:rFonts w:ascii="Times" w:hAnsi="Times"/>
          <w:color w:val="333333"/>
          <w:sz w:val="24"/>
          <w:szCs w:val="24"/>
          <w:highlight w:val="white"/>
        </w:rPr>
        <w:t>We then</w:t>
      </w:r>
      <w:r w:rsidR="006B0B75" w:rsidRPr="00F805D0">
        <w:rPr>
          <w:rFonts w:ascii="Times" w:hAnsi="Times"/>
          <w:color w:val="333333"/>
          <w:sz w:val="24"/>
          <w:szCs w:val="24"/>
          <w:highlight w:val="white"/>
        </w:rPr>
        <w:t xml:space="preserve"> calculated the correlation between each </w:t>
      </w:r>
      <w:r w:rsidR="00240E1D"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voxel with the rest of the brain across </w:t>
      </w:r>
      <w:r w:rsidR="009F5D17" w:rsidRPr="00F805D0">
        <w:rPr>
          <w:rFonts w:ascii="Times" w:hAnsi="Times"/>
          <w:color w:val="333333"/>
          <w:sz w:val="24"/>
          <w:szCs w:val="24"/>
          <w:highlight w:val="white"/>
        </w:rPr>
        <w:t xml:space="preserve">all </w:t>
      </w:r>
      <w:r w:rsidR="006B0B75" w:rsidRPr="00F805D0">
        <w:rPr>
          <w:rFonts w:ascii="Times" w:hAnsi="Times"/>
          <w:color w:val="333333"/>
          <w:sz w:val="24"/>
          <w:szCs w:val="24"/>
          <w:highlight w:val="white"/>
        </w:rPr>
        <w:t>studies</w:t>
      </w:r>
      <w:r w:rsidR="009F5D17" w:rsidRPr="00F805D0">
        <w:rPr>
          <w:rFonts w:ascii="Times" w:hAnsi="Times"/>
          <w:color w:val="333333"/>
          <w:sz w:val="24"/>
          <w:szCs w:val="24"/>
          <w:highlight w:val="white"/>
        </w:rPr>
        <w:t xml:space="preserve"> in the Neurosynth dataset</w:t>
      </w:r>
      <w:r w:rsidR="006B0B75" w:rsidRPr="00F805D0">
        <w:rPr>
          <w:rFonts w:ascii="Times" w:hAnsi="Times"/>
          <w:color w:val="333333"/>
          <w:sz w:val="24"/>
          <w:szCs w:val="24"/>
          <w:highlight w:val="white"/>
        </w:rPr>
        <w:t xml:space="preserve">. As this would result in a very large </w:t>
      </w:r>
      <w:r w:rsidR="006256FC" w:rsidRPr="00F805D0">
        <w:rPr>
          <w:rFonts w:ascii="Times" w:hAnsi="Times"/>
          <w:color w:val="333333"/>
          <w:sz w:val="24"/>
          <w:szCs w:val="24"/>
          <w:highlight w:val="white"/>
        </w:rPr>
        <w:t>matrix that</w:t>
      </w:r>
      <w:r w:rsidR="006B0B75" w:rsidRPr="00F805D0">
        <w:rPr>
          <w:rFonts w:ascii="Times" w:hAnsi="Times"/>
          <w:color w:val="333333"/>
          <w:sz w:val="24"/>
          <w:szCs w:val="24"/>
          <w:highlight w:val="white"/>
        </w:rPr>
        <w:t xml:space="preserve"> would be computationally </w:t>
      </w:r>
      <w:r w:rsidR="000F41C1" w:rsidRPr="00F805D0">
        <w:rPr>
          <w:rFonts w:ascii="Times" w:hAnsi="Times"/>
          <w:color w:val="333333"/>
          <w:sz w:val="24"/>
          <w:szCs w:val="24"/>
          <w:highlight w:val="white"/>
        </w:rPr>
        <w:t>intractable</w:t>
      </w:r>
      <w:r w:rsidR="006B0B75" w:rsidRPr="00F805D0">
        <w:rPr>
          <w:rFonts w:ascii="Times" w:hAnsi="Times"/>
          <w:color w:val="333333"/>
          <w:sz w:val="24"/>
          <w:szCs w:val="24"/>
          <w:highlight w:val="white"/>
        </w:rPr>
        <w:t xml:space="preserve"> to cluster, we reduced the dimensionality of the rest of the brain using principal components analysis</w:t>
      </w:r>
      <w:r w:rsidR="00393625" w:rsidRPr="00F805D0">
        <w:rPr>
          <w:rFonts w:ascii="Times" w:hAnsi="Times"/>
          <w:color w:val="333333"/>
          <w:sz w:val="24"/>
          <w:szCs w:val="24"/>
          <w:highlight w:val="white"/>
        </w:rPr>
        <w:t xml:space="preserve"> (PCA)</w:t>
      </w:r>
      <w:r w:rsidR="006B0B75" w:rsidRPr="00F805D0">
        <w:rPr>
          <w:rFonts w:ascii="Times" w:hAnsi="Times"/>
          <w:color w:val="333333"/>
          <w:sz w:val="24"/>
          <w:szCs w:val="24"/>
          <w:highlight w:val="white"/>
        </w:rPr>
        <w:t xml:space="preserve">. We </w:t>
      </w:r>
      <w:r w:rsidR="0071263D" w:rsidRPr="00F805D0">
        <w:rPr>
          <w:rFonts w:ascii="Times" w:hAnsi="Times"/>
          <w:color w:val="333333"/>
          <w:sz w:val="24"/>
          <w:szCs w:val="24"/>
          <w:highlight w:val="white"/>
        </w:rPr>
        <w:t xml:space="preserve">applied PCA </w:t>
      </w:r>
      <w:r w:rsidR="006B0B75" w:rsidRPr="00F805D0">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w:t>
      </w:r>
      <w:r w:rsidR="00781EFE" w:rsidRPr="00F805D0">
        <w:rPr>
          <w:rFonts w:ascii="Times" w:hAnsi="Times"/>
          <w:color w:val="333333"/>
          <w:sz w:val="24"/>
          <w:szCs w:val="24"/>
          <w:highlight w:val="white"/>
        </w:rPr>
        <w:t xml:space="preserve">between </w:t>
      </w:r>
      <w:r w:rsidR="006B0B75" w:rsidRPr="00F805D0">
        <w:rPr>
          <w:rFonts w:ascii="Times" w:hAnsi="Times"/>
          <w:color w:val="333333"/>
          <w:sz w:val="24"/>
          <w:szCs w:val="24"/>
          <w:highlight w:val="white"/>
        </w:rPr>
        <w:t xml:space="preserve">every voxel in </w:t>
      </w:r>
      <w:r w:rsidR="00781EFE" w:rsidRPr="00F805D0">
        <w:rPr>
          <w:rFonts w:ascii="Times" w:hAnsi="Times"/>
          <w:color w:val="333333"/>
          <w:sz w:val="24"/>
          <w:szCs w:val="24"/>
          <w:highlight w:val="white"/>
        </w:rPr>
        <w:t xml:space="preserve">the </w:t>
      </w:r>
      <w:r w:rsidR="001A0C27"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w:t>
      </w:r>
      <w:r w:rsidR="00781EFE"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with each PCA component</w:t>
      </w:r>
      <w:r w:rsidR="00622818"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resulting in a</w:t>
      </w:r>
      <w:r w:rsidR="00781EFE" w:rsidRPr="00F805D0">
        <w:rPr>
          <w:rFonts w:ascii="Times" w:hAnsi="Times"/>
          <w:color w:val="333333"/>
          <w:sz w:val="24"/>
          <w:szCs w:val="24"/>
        </w:rPr>
        <w:t xml:space="preserve"> </w:t>
      </w:r>
      <w:r w:rsidR="000E4182" w:rsidRPr="00F805D0">
        <w:rPr>
          <w:rFonts w:ascii="Times" w:hAnsi="Times"/>
          <w:color w:val="333333"/>
          <w:sz w:val="24"/>
          <w:szCs w:val="24"/>
        </w:rPr>
        <w:t xml:space="preserve">15259 </w:t>
      </w:r>
      <w:r w:rsidR="00622818" w:rsidRPr="00F805D0">
        <w:rPr>
          <w:rFonts w:ascii="Times" w:hAnsi="Times"/>
          <w:color w:val="333333"/>
          <w:sz w:val="24"/>
          <w:szCs w:val="24"/>
        </w:rPr>
        <w:t xml:space="preserve">x 100 feature matrix (where each row is an MFC voxel, and </w:t>
      </w:r>
      <w:r w:rsidR="00622818" w:rsidRPr="00F805D0">
        <w:rPr>
          <w:rFonts w:ascii="Times" w:hAnsi="Times"/>
          <w:color w:val="333333"/>
          <w:sz w:val="24"/>
          <w:szCs w:val="24"/>
        </w:rPr>
        <w:lastRenderedPageBreak/>
        <w:t>each column is a loading on a single PCA component)</w:t>
      </w:r>
      <w:r w:rsidR="00781EFE" w:rsidRPr="00F805D0">
        <w:rPr>
          <w:rFonts w:ascii="Times" w:hAnsi="Times"/>
          <w:color w:val="333333"/>
          <w:sz w:val="24"/>
          <w:szCs w:val="24"/>
        </w:rPr>
        <w:t>.</w:t>
      </w:r>
      <w:r w:rsidR="007976E7" w:rsidRPr="00F805D0">
        <w:rPr>
          <w:rFonts w:ascii="Times" w:hAnsi="Times"/>
          <w:sz w:val="24"/>
          <w:szCs w:val="24"/>
        </w:rPr>
        <w:t xml:space="preserve"> </w:t>
      </w:r>
      <w:r w:rsidR="00254899" w:rsidRPr="00F805D0">
        <w:rPr>
          <w:rFonts w:ascii="Times" w:hAnsi="Times"/>
          <w:color w:val="333333"/>
          <w:sz w:val="24"/>
          <w:szCs w:val="24"/>
          <w:highlight w:val="white"/>
        </w:rPr>
        <w:t>We</w:t>
      </w:r>
      <w:r w:rsidR="006B0B75" w:rsidRPr="00F805D0">
        <w:rPr>
          <w:rFonts w:ascii="Times" w:hAnsi="Times"/>
          <w:color w:val="333333"/>
          <w:sz w:val="24"/>
          <w:szCs w:val="24"/>
          <w:highlight w:val="white"/>
        </w:rPr>
        <w:t xml:space="preserve"> </w:t>
      </w:r>
      <w:r w:rsidR="00C212CF" w:rsidRPr="00F805D0">
        <w:rPr>
          <w:rFonts w:ascii="Times" w:hAnsi="Times"/>
          <w:color w:val="333333"/>
          <w:sz w:val="24"/>
          <w:szCs w:val="24"/>
          <w:highlight w:val="white"/>
        </w:rPr>
        <w:t>applied k-means clustering to this matrix</w:t>
      </w:r>
      <w:r w:rsidR="006B0B75" w:rsidRPr="00F805D0">
        <w:rPr>
          <w:rFonts w:ascii="Times" w:hAnsi="Times"/>
          <w:color w:val="333333"/>
          <w:sz w:val="24"/>
          <w:szCs w:val="24"/>
          <w:highlight w:val="white"/>
        </w:rPr>
        <w:t xml:space="preserve">, as this algorithm is computationally efficient, </w:t>
      </w:r>
      <w:r w:rsidR="00622818" w:rsidRPr="00F805D0">
        <w:rPr>
          <w:rFonts w:ascii="Times" w:hAnsi="Times"/>
          <w:color w:val="333333"/>
          <w:sz w:val="24"/>
          <w:szCs w:val="24"/>
          <w:highlight w:val="white"/>
        </w:rPr>
        <w:t>widely</w:t>
      </w:r>
      <w:r w:rsidR="006B0B75" w:rsidRPr="00F805D0">
        <w:rPr>
          <w:rFonts w:ascii="Times" w:hAnsi="Times"/>
          <w:color w:val="333333"/>
          <w:sz w:val="24"/>
          <w:szCs w:val="24"/>
          <w:highlight w:val="white"/>
        </w:rPr>
        <w:t xml:space="preserve"> used, and shows high goodn</w:t>
      </w:r>
      <w:r w:rsidR="00C212CF" w:rsidRPr="00F805D0">
        <w:rPr>
          <w:rFonts w:ascii="Times" w:hAnsi="Times"/>
          <w:color w:val="333333"/>
          <w:sz w:val="24"/>
          <w:szCs w:val="24"/>
          <w:highlight w:val="white"/>
        </w:rPr>
        <w:t xml:space="preserve">ess of fit and reproducibility </w:t>
      </w:r>
      <w:r w:rsidR="00C212CF" w:rsidRPr="00F805D0">
        <w:rPr>
          <w:rFonts w:ascii="Times" w:hAnsi="Times"/>
          <w:color w:val="333333"/>
          <w:sz w:val="24"/>
          <w:szCs w:val="24"/>
          <w:highlight w:val="white"/>
        </w:rPr>
        <w:fldChar w:fldCharType="begin"/>
      </w:r>
      <w:r w:rsidR="000C4DAC">
        <w:rPr>
          <w:rFonts w:ascii="Times" w:hAnsi="Times"/>
          <w:color w:val="333333"/>
          <w:sz w:val="24"/>
          <w:szCs w:val="24"/>
          <w:highlight w:val="white"/>
        </w:rPr>
        <w:instrText xml:space="preserve"> ADDIN PAPERS2_CITATIONS &lt;citation&gt;&lt;uuid&gt;3881FC5E-DA97-4546-A92D-572367165F90&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sidRPr="00F805D0">
        <w:rPr>
          <w:rFonts w:ascii="Times" w:hAnsi="Times"/>
          <w:color w:val="333333"/>
          <w:sz w:val="24"/>
          <w:szCs w:val="24"/>
          <w:highlight w:val="white"/>
        </w:rPr>
        <w:fldChar w:fldCharType="separate"/>
      </w:r>
      <w:r w:rsidR="000C4DAC">
        <w:rPr>
          <w:rFonts w:ascii="Cambria" w:hAnsi="Cambria" w:cs="Cambria"/>
          <w:vertAlign w:val="superscript"/>
        </w:rPr>
        <w:t>59</w:t>
      </w:r>
      <w:r w:rsidR="00C212CF" w:rsidRPr="00F805D0">
        <w:rPr>
          <w:rFonts w:ascii="Times" w:hAnsi="Times"/>
          <w:color w:val="333333"/>
          <w:sz w:val="24"/>
          <w:szCs w:val="24"/>
          <w:highlight w:val="white"/>
        </w:rPr>
        <w:fldChar w:fldCharType="end"/>
      </w:r>
      <w:r w:rsidR="00C212CF" w:rsidRPr="00F805D0">
        <w:rPr>
          <w:rFonts w:ascii="Times" w:hAnsi="Times"/>
          <w:color w:val="333333"/>
          <w:sz w:val="24"/>
          <w:szCs w:val="24"/>
          <w:highlight w:val="white"/>
        </w:rPr>
        <w:t xml:space="preserve">. </w:t>
      </w:r>
      <w:r w:rsidR="006B0B75" w:rsidRPr="00F805D0">
        <w:rPr>
          <w:rFonts w:ascii="Times" w:hAnsi="Times"/>
          <w:color w:val="333333"/>
          <w:sz w:val="24"/>
          <w:szCs w:val="24"/>
          <w:highlight w:val="white"/>
        </w:rPr>
        <w:t xml:space="preserve">We </w:t>
      </w:r>
      <w:r w:rsidR="00DE7E46" w:rsidRPr="00F805D0">
        <w:rPr>
          <w:rFonts w:ascii="Times" w:hAnsi="Times"/>
          <w:color w:val="333333"/>
          <w:sz w:val="24"/>
          <w:szCs w:val="24"/>
          <w:highlight w:val="white"/>
        </w:rPr>
        <w:t xml:space="preserve">used </w:t>
      </w:r>
      <w:r w:rsidR="006B0B75" w:rsidRPr="00F805D0">
        <w:rPr>
          <w:rFonts w:ascii="Times" w:hAnsi="Times"/>
          <w:color w:val="333333"/>
          <w:sz w:val="24"/>
          <w:szCs w:val="24"/>
          <w:highlight w:val="white"/>
        </w:rPr>
        <w:t>the k-m</w:t>
      </w:r>
      <w:r w:rsidR="00DE7E46" w:rsidRPr="00F805D0">
        <w:rPr>
          <w:rFonts w:ascii="Times" w:hAnsi="Times"/>
          <w:color w:val="333333"/>
          <w:sz w:val="24"/>
          <w:szCs w:val="24"/>
          <w:highlight w:val="white"/>
        </w:rPr>
        <w:t>eans++ initialization procedure, ran the algorithm</w:t>
      </w:r>
      <w:r w:rsidR="006B0B75" w:rsidRPr="00F805D0">
        <w:rPr>
          <w:rFonts w:ascii="Times" w:hAnsi="Times"/>
          <w:color w:val="333333"/>
          <w:sz w:val="24"/>
          <w:szCs w:val="24"/>
          <w:highlight w:val="white"/>
        </w:rPr>
        <w:t xml:space="preserve"> </w:t>
      </w:r>
      <w:r w:rsidR="006B0B75" w:rsidRPr="00F805D0">
        <w:rPr>
          <w:rFonts w:ascii="Times" w:hAnsi="Times"/>
          <w:color w:val="1D1F22"/>
          <w:sz w:val="24"/>
          <w:szCs w:val="24"/>
          <w:highlight w:val="white"/>
        </w:rPr>
        <w:t xml:space="preserve">10 times on different centroid seeds and </w:t>
      </w:r>
      <w:r w:rsidR="00DE7E46" w:rsidRPr="00F805D0">
        <w:rPr>
          <w:rFonts w:ascii="Times" w:hAnsi="Times"/>
          <w:color w:val="1D1F22"/>
          <w:sz w:val="24"/>
          <w:szCs w:val="24"/>
          <w:highlight w:val="white"/>
        </w:rPr>
        <w:t xml:space="preserve">selected </w:t>
      </w:r>
      <w:r w:rsidR="006B0B75" w:rsidRPr="00F805D0">
        <w:rPr>
          <w:rFonts w:ascii="Times" w:hAnsi="Times"/>
          <w:color w:val="1D1F22"/>
          <w:sz w:val="24"/>
          <w:szCs w:val="24"/>
          <w:highlight w:val="white"/>
        </w:rPr>
        <w:t xml:space="preserve">the best output of these consecutive runs in terms of inertia to avoid local minima. </w:t>
      </w:r>
      <w:r w:rsidR="009A310E" w:rsidRPr="00F805D0">
        <w:rPr>
          <w:rFonts w:ascii="Times" w:hAnsi="Times"/>
          <w:color w:val="1D1F22"/>
          <w:sz w:val="24"/>
          <w:szCs w:val="24"/>
        </w:rPr>
        <w:t>The algorithm was run on different k values, resulting in solutions for 2 to 15 regions.</w:t>
      </w:r>
    </w:p>
    <w:p w14:paraId="062C56F7" w14:textId="16A46F5F" w:rsidR="009E7445" w:rsidRPr="00F805D0" w:rsidRDefault="004D452B" w:rsidP="009B11F0">
      <w:pPr>
        <w:pStyle w:val="Normal1"/>
        <w:spacing w:after="160"/>
        <w:rPr>
          <w:rFonts w:ascii="Times" w:hAnsi="Times"/>
          <w:sz w:val="24"/>
          <w:szCs w:val="24"/>
        </w:rPr>
      </w:pPr>
      <w:r w:rsidRPr="00F805D0">
        <w:rPr>
          <w:rFonts w:ascii="Times" w:hAnsi="Times"/>
          <w:color w:val="333333"/>
          <w:sz w:val="24"/>
          <w:szCs w:val="24"/>
          <w:highlight w:val="white"/>
        </w:rPr>
        <w:t>S</w:t>
      </w:r>
      <w:r w:rsidR="006B0B75" w:rsidRPr="00F805D0">
        <w:rPr>
          <w:rFonts w:ascii="Times" w:hAnsi="Times"/>
          <w:color w:val="333333"/>
          <w:sz w:val="24"/>
          <w:szCs w:val="24"/>
          <w:highlight w:val="white"/>
        </w:rPr>
        <w:t>ince the optimality of a given clustering depends in lar</w:t>
      </w:r>
      <w:r w:rsidRPr="00F805D0">
        <w:rPr>
          <w:rFonts w:ascii="Times" w:hAnsi="Times"/>
          <w:color w:val="333333"/>
          <w:sz w:val="24"/>
          <w:szCs w:val="24"/>
          <w:highlight w:val="white"/>
        </w:rPr>
        <w:t>ge part on investigators’ goals,</w:t>
      </w:r>
      <w:r w:rsidR="006B0B75" w:rsidRPr="00F805D0">
        <w:rPr>
          <w:rFonts w:ascii="Times" w:hAnsi="Times"/>
          <w:color w:val="333333"/>
          <w:sz w:val="24"/>
          <w:szCs w:val="24"/>
          <w:highlight w:val="white"/>
        </w:rPr>
        <w:t xml:space="preserve"> the preferred level of analysis, and the nature and dimensionality of the available data</w:t>
      </w:r>
      <w:r w:rsidRPr="00F805D0">
        <w:rPr>
          <w:rFonts w:ascii="Times" w:hAnsi="Times"/>
          <w:color w:val="333333"/>
          <w:sz w:val="24"/>
          <w:szCs w:val="24"/>
          <w:highlight w:val="white"/>
        </w:rPr>
        <w:t>, identifying the ‘correct’ number of clusters is a</w:t>
      </w:r>
      <w:r w:rsidR="00724411" w:rsidRPr="00F805D0">
        <w:rPr>
          <w:rFonts w:ascii="Times" w:hAnsi="Times"/>
          <w:color w:val="333333"/>
          <w:sz w:val="24"/>
          <w:szCs w:val="24"/>
          <w:highlight w:val="white"/>
        </w:rPr>
        <w:t xml:space="preserve">rguably an intractable problem </w:t>
      </w:r>
      <w:r w:rsidR="00724411" w:rsidRPr="00F805D0">
        <w:rPr>
          <w:rFonts w:ascii="Times" w:hAnsi="Times"/>
          <w:color w:val="333333"/>
          <w:sz w:val="24"/>
          <w:szCs w:val="24"/>
          <w:highlight w:val="white"/>
        </w:rPr>
        <w:fldChar w:fldCharType="begin"/>
      </w:r>
      <w:r w:rsidR="000C4DAC">
        <w:rPr>
          <w:rFonts w:ascii="Times" w:hAnsi="Times"/>
          <w:color w:val="333333"/>
          <w:sz w:val="24"/>
          <w:szCs w:val="24"/>
          <w:highlight w:val="white"/>
        </w:rPr>
        <w:instrText xml:space="preserve"> ADDIN PAPERS2_CITATIONS &lt;citation&gt;&lt;uuid&gt;F8DBFA1F-0E1E-4F39-B22A-43F7EED81A3C&lt;/uuid&gt;&lt;priority&gt;0&lt;/priority&gt;&lt;publications&gt;&lt;publication&gt;&lt;publication_date&gt;99201600001200000000200000&lt;/publication_date&gt;&lt;title&gt;From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sidRPr="00F805D0">
        <w:rPr>
          <w:rFonts w:ascii="Times" w:hAnsi="Times"/>
          <w:color w:val="333333"/>
          <w:sz w:val="24"/>
          <w:szCs w:val="24"/>
          <w:highlight w:val="white"/>
        </w:rPr>
        <w:fldChar w:fldCharType="separate"/>
      </w:r>
      <w:r w:rsidR="000C4DAC">
        <w:rPr>
          <w:rFonts w:ascii="Cambria" w:hAnsi="Cambria" w:cs="Cambria"/>
          <w:vertAlign w:val="superscript"/>
        </w:rPr>
        <w:t>60</w:t>
      </w:r>
      <w:r w:rsidR="00724411" w:rsidRPr="00F805D0">
        <w:rPr>
          <w:rFonts w:ascii="Times" w:hAnsi="Times"/>
          <w:color w:val="333333"/>
          <w:sz w:val="24"/>
          <w:szCs w:val="24"/>
          <w:highlight w:val="white"/>
        </w:rPr>
        <w:fldChar w:fldCharType="end"/>
      </w:r>
      <w:r w:rsidR="006B0B75" w:rsidRPr="00F805D0">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006B0B75" w:rsidRPr="00F805D0">
        <w:rPr>
          <w:rFonts w:ascii="Times" w:hAnsi="Times"/>
          <w:color w:val="1D1F22"/>
          <w:sz w:val="24"/>
          <w:szCs w:val="24"/>
          <w:highlight w:val="white"/>
        </w:rPr>
        <w:t xml:space="preserve">The silhouette coefficient was defined as </w:t>
      </w:r>
      <w:r w:rsidR="006B0B75" w:rsidRPr="00F805D0">
        <w:rPr>
          <w:rFonts w:ascii="Times" w:hAnsi="Times"/>
          <w:color w:val="222222"/>
          <w:sz w:val="24"/>
          <w:szCs w:val="24"/>
          <w:shd w:val="clear" w:color="auto" w:fill="ECF0F3"/>
        </w:rPr>
        <w:t>(b - a) / max(a, b)</w:t>
      </w:r>
      <w:r w:rsidR="006B0B75" w:rsidRPr="00F805D0">
        <w:rPr>
          <w:rFonts w:ascii="Times" w:hAnsi="Times"/>
          <w:color w:val="1D1F22"/>
          <w:sz w:val="24"/>
          <w:szCs w:val="24"/>
          <w:highlight w:val="white"/>
        </w:rPr>
        <w:t xml:space="preserve">, where a is the mean intra-cluster distance and </w:t>
      </w:r>
      <w:r w:rsidR="006B0B75" w:rsidRPr="00F805D0">
        <w:rPr>
          <w:rFonts w:ascii="Times" w:hAnsi="Times"/>
          <w:color w:val="222222"/>
          <w:sz w:val="24"/>
          <w:szCs w:val="24"/>
          <w:shd w:val="clear" w:color="auto" w:fill="ECF0F3"/>
        </w:rPr>
        <w:t>b</w:t>
      </w:r>
      <w:r w:rsidR="006B0B75" w:rsidRPr="00F805D0">
        <w:rPr>
          <w:rFonts w:ascii="Times" w:hAnsi="Times"/>
          <w:color w:val="1D1F22"/>
          <w:sz w:val="24"/>
          <w:szCs w:val="24"/>
          <w:highlight w:val="white"/>
        </w:rPr>
        <w:t xml:space="preserve"> is the distance between a sample and the nearest cluster that the sample is not a part of. </w:t>
      </w:r>
      <w:r w:rsidR="00724411" w:rsidRPr="00F805D0">
        <w:rPr>
          <w:rFonts w:ascii="Times" w:hAnsi="Times"/>
          <w:color w:val="333333"/>
          <w:sz w:val="24"/>
          <w:szCs w:val="24"/>
          <w:highlight w:val="white"/>
        </w:rPr>
        <w:t>Solutions that minimized the average distance between voxels within each cluster received a greater score.</w:t>
      </w:r>
      <w:r w:rsidR="00054F75" w:rsidRPr="00F805D0">
        <w:rPr>
          <w:rFonts w:ascii="Times" w:hAnsi="Times"/>
          <w:sz w:val="24"/>
          <w:szCs w:val="24"/>
        </w:rPr>
        <w:t xml:space="preserve"> </w:t>
      </w:r>
      <w:r w:rsidR="00054F75" w:rsidRPr="00F805D0">
        <w:rPr>
          <w:rFonts w:ascii="Times" w:hAnsi="Times"/>
          <w:color w:val="1D1F22"/>
          <w:sz w:val="24"/>
          <w:szCs w:val="24"/>
          <w:highlight w:val="white"/>
        </w:rPr>
        <w:t>B</w:t>
      </w:r>
      <w:r w:rsidR="006B0B75" w:rsidRPr="00F805D0">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F805D0">
        <w:rPr>
          <w:rFonts w:ascii="Times" w:hAnsi="Times"/>
          <w:color w:val="1D1F22"/>
          <w:sz w:val="24"/>
          <w:szCs w:val="24"/>
          <w:highlight w:val="white"/>
        </w:rPr>
        <w:t xml:space="preserve">employed by our group </w:t>
      </w:r>
      <w:r w:rsidR="00033951" w:rsidRPr="00F805D0">
        <w:rPr>
          <w:rFonts w:ascii="Times" w:hAnsi="Times"/>
          <w:color w:val="1D1F22"/>
          <w:sz w:val="24"/>
          <w:szCs w:val="24"/>
          <w:highlight w:val="white"/>
        </w:rPr>
        <w:fldChar w:fldCharType="begin"/>
      </w:r>
      <w:r w:rsidR="000C4DAC">
        <w:rPr>
          <w:rFonts w:ascii="Times" w:hAnsi="Times"/>
          <w:color w:val="1D1F22"/>
          <w:sz w:val="24"/>
          <w:szCs w:val="24"/>
          <w:highlight w:val="white"/>
        </w:rPr>
        <w:instrText xml:space="preserve"> ADDIN PAPERS2_CITATIONS &lt;citation&gt;&lt;uuid&gt;4CDA5354-54C1-45D0-B819-85136E380C20&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F805D0">
        <w:rPr>
          <w:rFonts w:ascii="Times" w:hAnsi="Times"/>
          <w:color w:val="1D1F22"/>
          <w:sz w:val="24"/>
          <w:szCs w:val="24"/>
          <w:highlight w:val="white"/>
        </w:rPr>
        <w:fldChar w:fldCharType="separate"/>
      </w:r>
      <w:r w:rsidR="000C4DAC">
        <w:rPr>
          <w:rFonts w:ascii="Cambria" w:hAnsi="Cambria" w:cs="Cambria"/>
          <w:vertAlign w:val="superscript"/>
        </w:rPr>
        <w:t>61</w:t>
      </w:r>
      <w:r w:rsidR="00033951" w:rsidRPr="00F805D0">
        <w:rPr>
          <w:rFonts w:ascii="Times" w:hAnsi="Times"/>
          <w:color w:val="1D1F22"/>
          <w:sz w:val="24"/>
          <w:szCs w:val="24"/>
          <w:highlight w:val="white"/>
        </w:rPr>
        <w:fldChar w:fldCharType="end"/>
      </w:r>
      <w:r w:rsidR="006B0B75" w:rsidRPr="00F805D0">
        <w:rPr>
          <w:rFonts w:ascii="Times" w:hAnsi="Times"/>
          <w:color w:val="1D1F22"/>
          <w:sz w:val="24"/>
          <w:szCs w:val="24"/>
          <w:highlight w:val="white"/>
        </w:rPr>
        <w:t xml:space="preserve"> </w:t>
      </w:r>
      <w:r w:rsidR="00186494" w:rsidRPr="00F805D0">
        <w:rPr>
          <w:rFonts w:ascii="Times" w:hAnsi="Times"/>
          <w:color w:val="1D1F22"/>
          <w:sz w:val="24"/>
          <w:szCs w:val="24"/>
          <w:highlight w:val="white"/>
        </w:rPr>
        <w:t>in order to estimate the uncertainty around scores</w:t>
      </w:r>
      <w:r w:rsidR="006B0B75" w:rsidRPr="00F805D0">
        <w:rPr>
          <w:rFonts w:ascii="Times" w:hAnsi="Times"/>
          <w:color w:val="1D1F22"/>
          <w:sz w:val="24"/>
          <w:szCs w:val="24"/>
          <w:highlight w:val="white"/>
        </w:rPr>
        <w:t xml:space="preserve">. For each possible solution between 2 and 15 clusters, we permuted </w:t>
      </w:r>
      <w:r w:rsidR="00033951" w:rsidRPr="00F805D0">
        <w:rPr>
          <w:rFonts w:ascii="Times" w:hAnsi="Times"/>
          <w:color w:val="1D1F22"/>
          <w:sz w:val="24"/>
          <w:szCs w:val="24"/>
          <w:highlight w:val="white"/>
        </w:rPr>
        <w:t>the data matrix generating a new permuted data set with no relationship between voxels.</w:t>
      </w:r>
      <w:r w:rsidR="006B0B75" w:rsidRPr="00F805D0">
        <w:rPr>
          <w:rFonts w:ascii="Times" w:hAnsi="Times"/>
          <w:color w:val="1D1F22"/>
          <w:sz w:val="24"/>
          <w:szCs w:val="24"/>
          <w:highlight w:val="white"/>
        </w:rPr>
        <w:t xml:space="preserve"> We then re-applied the clustering algorithm, and re-</w:t>
      </w:r>
      <w:r w:rsidR="001367FD" w:rsidRPr="00F805D0">
        <w:rPr>
          <w:rFonts w:ascii="Times" w:hAnsi="Times"/>
          <w:color w:val="1D1F22"/>
          <w:sz w:val="24"/>
          <w:szCs w:val="24"/>
          <w:highlight w:val="white"/>
        </w:rPr>
        <w:t>calculated the silhouette score</w:t>
      </w:r>
      <w:r w:rsidR="00EC12B3" w:rsidRPr="00F805D0">
        <w:rPr>
          <w:rFonts w:ascii="Times" w:hAnsi="Times"/>
          <w:color w:val="1D1F22"/>
          <w:sz w:val="24"/>
          <w:szCs w:val="24"/>
          <w:highlight w:val="white"/>
        </w:rPr>
        <w:t xml:space="preserve"> </w:t>
      </w:r>
      <w:r w:rsidR="00033951" w:rsidRPr="00F805D0">
        <w:rPr>
          <w:rFonts w:ascii="Times" w:hAnsi="Times"/>
          <w:color w:val="1D1F22"/>
          <w:sz w:val="24"/>
          <w:szCs w:val="24"/>
          <w:highlight w:val="white"/>
        </w:rPr>
        <w:t>1000</w:t>
      </w:r>
      <w:r w:rsidR="006B0B75" w:rsidRPr="00F805D0">
        <w:rPr>
          <w:rFonts w:ascii="Times" w:hAnsi="Times"/>
          <w:color w:val="1D1F22"/>
          <w:sz w:val="24"/>
          <w:szCs w:val="24"/>
          <w:highlight w:val="white"/>
        </w:rPr>
        <w:t xml:space="preserve"> times resulting in a null-hypothesis distribution of silhouette scores for each </w:t>
      </w:r>
      <w:r w:rsidR="006B0B75" w:rsidRPr="00F805D0">
        <w:rPr>
          <w:rFonts w:ascii="Times" w:hAnsi="Times"/>
          <w:i/>
          <w:color w:val="1D1F22"/>
          <w:sz w:val="24"/>
          <w:szCs w:val="24"/>
          <w:highlight w:val="white"/>
        </w:rPr>
        <w:t>k</w:t>
      </w:r>
      <w:r w:rsidR="00A05160" w:rsidRPr="00F805D0">
        <w:rPr>
          <w:rFonts w:ascii="Times" w:hAnsi="Times"/>
          <w:color w:val="1D1F22"/>
          <w:sz w:val="24"/>
          <w:szCs w:val="24"/>
        </w:rPr>
        <w:t>. We used this null distribution to calculate z-scores for each solution and select solutions for further analysis.</w:t>
      </w:r>
      <w:r w:rsidR="006B0B75" w:rsidRPr="00F805D0">
        <w:rPr>
          <w:rFonts w:ascii="Times" w:hAnsi="Times"/>
          <w:color w:val="1D1F22"/>
          <w:sz w:val="24"/>
          <w:szCs w:val="24"/>
          <w:highlight w:val="white"/>
        </w:rPr>
        <w:t xml:space="preserve"> </w:t>
      </w:r>
    </w:p>
    <w:p w14:paraId="6E10F8A7" w14:textId="44E03E51" w:rsidR="009E7445" w:rsidRPr="00F805D0" w:rsidRDefault="006B0B75" w:rsidP="0096185D">
      <w:pPr>
        <w:pStyle w:val="Heading3"/>
        <w:spacing w:after="160" w:line="480" w:lineRule="auto"/>
        <w:rPr>
          <w:rFonts w:ascii="Times" w:hAnsi="Times"/>
          <w:b w:val="0"/>
          <w:i w:val="0"/>
          <w:sz w:val="24"/>
          <w:szCs w:val="24"/>
        </w:rPr>
      </w:pPr>
      <w:bookmarkStart w:id="497" w:name="h.pvjtzs2bcz3n" w:colFirst="0" w:colLast="0"/>
      <w:bookmarkEnd w:id="497"/>
      <w:r w:rsidRPr="00F805D0">
        <w:rPr>
          <w:rFonts w:ascii="Times" w:hAnsi="Times"/>
          <w:b w:val="0"/>
          <w:i w:val="0"/>
          <w:sz w:val="24"/>
          <w:szCs w:val="24"/>
        </w:rPr>
        <w:t>Co</w:t>
      </w:r>
      <w:r w:rsidR="00033951" w:rsidRPr="00F805D0">
        <w:rPr>
          <w:rFonts w:ascii="Times" w:hAnsi="Times"/>
          <w:b w:val="0"/>
          <w:i w:val="0"/>
          <w:sz w:val="24"/>
          <w:szCs w:val="24"/>
        </w:rPr>
        <w:t>-</w:t>
      </w:r>
      <w:r w:rsidR="00AD3195" w:rsidRPr="00F805D0">
        <w:rPr>
          <w:rFonts w:ascii="Times" w:hAnsi="Times"/>
          <w:b w:val="0"/>
          <w:i w:val="0"/>
          <w:sz w:val="24"/>
          <w:szCs w:val="24"/>
        </w:rPr>
        <w:t>activation profiles</w:t>
      </w:r>
    </w:p>
    <w:p w14:paraId="1C1FFDFB" w14:textId="08852FFA" w:rsidR="009E7445" w:rsidRPr="00F805D0" w:rsidRDefault="00B14EB3" w:rsidP="0096185D">
      <w:pPr>
        <w:pStyle w:val="Normal1"/>
        <w:spacing w:after="160"/>
        <w:rPr>
          <w:rFonts w:ascii="Times" w:hAnsi="Times"/>
          <w:sz w:val="24"/>
          <w:szCs w:val="24"/>
        </w:rPr>
      </w:pPr>
      <w:r w:rsidRPr="00F805D0">
        <w:rPr>
          <w:rFonts w:ascii="Times" w:hAnsi="Times"/>
          <w:color w:val="333333"/>
          <w:sz w:val="24"/>
          <w:szCs w:val="24"/>
          <w:highlight w:val="white"/>
        </w:rPr>
        <w:lastRenderedPageBreak/>
        <w:t>To determine which voxels across the brain co-activated with each MFC parcel, w</w:t>
      </w:r>
      <w:r w:rsidR="00FF5519" w:rsidRPr="00F805D0">
        <w:rPr>
          <w:rFonts w:ascii="Times" w:hAnsi="Times"/>
          <w:color w:val="333333"/>
          <w:sz w:val="24"/>
          <w:szCs w:val="24"/>
          <w:highlight w:val="white"/>
        </w:rPr>
        <w:t xml:space="preserve">e </w:t>
      </w:r>
      <w:r w:rsidR="006B0B75" w:rsidRPr="00F805D0">
        <w:rPr>
          <w:rFonts w:ascii="Times" w:hAnsi="Times"/>
          <w:color w:val="333333"/>
          <w:sz w:val="24"/>
          <w:szCs w:val="24"/>
          <w:highlight w:val="white"/>
        </w:rPr>
        <w:t xml:space="preserve">performed a meta-analysis </w:t>
      </w:r>
      <w:r w:rsidR="00526713" w:rsidRPr="00F805D0">
        <w:rPr>
          <w:rFonts w:ascii="Times" w:hAnsi="Times"/>
          <w:color w:val="333333"/>
          <w:sz w:val="24"/>
          <w:szCs w:val="24"/>
          <w:highlight w:val="white"/>
        </w:rPr>
        <w:t>resulting in</w:t>
      </w:r>
      <w:r w:rsidR="00CB287C"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 xml:space="preserve">whole-brain maps that </w:t>
      </w:r>
      <w:r w:rsidR="00CB287C" w:rsidRPr="00F805D0">
        <w:rPr>
          <w:rFonts w:ascii="Times" w:hAnsi="Times"/>
          <w:color w:val="333333"/>
          <w:sz w:val="24"/>
          <w:szCs w:val="24"/>
          <w:highlight w:val="white"/>
        </w:rPr>
        <w:t>indicate</w:t>
      </w:r>
      <w:r w:rsidR="006B0B75"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which voxels</w:t>
      </w:r>
      <w:r w:rsidR="006B0B75" w:rsidRPr="00F805D0">
        <w:rPr>
          <w:rFonts w:ascii="Times" w:hAnsi="Times"/>
          <w:color w:val="333333"/>
          <w:sz w:val="24"/>
          <w:szCs w:val="24"/>
          <w:highlight w:val="white"/>
        </w:rPr>
        <w:t xml:space="preserve"> </w:t>
      </w:r>
      <w:r w:rsidR="00526713" w:rsidRPr="00F805D0">
        <w:rPr>
          <w:rFonts w:ascii="Times" w:hAnsi="Times"/>
          <w:color w:val="333333"/>
          <w:sz w:val="24"/>
          <w:szCs w:val="24"/>
          <w:highlight w:val="white"/>
        </w:rPr>
        <w:t xml:space="preserve">across the brain are active </w:t>
      </w:r>
      <w:r w:rsidR="006B0B75" w:rsidRPr="00F805D0">
        <w:rPr>
          <w:rFonts w:ascii="Times" w:hAnsi="Times"/>
          <w:color w:val="333333"/>
          <w:sz w:val="24"/>
          <w:szCs w:val="24"/>
          <w:highlight w:val="white"/>
        </w:rPr>
        <w:t xml:space="preserve">in the studies that activated each parcel. </w:t>
      </w:r>
      <w:r w:rsidR="00FF5519" w:rsidRPr="00F805D0">
        <w:rPr>
          <w:rFonts w:ascii="Times" w:hAnsi="Times"/>
          <w:color w:val="333333"/>
          <w:sz w:val="24"/>
          <w:szCs w:val="24"/>
        </w:rPr>
        <w:t xml:space="preserve">To display the unique co-activation of each region, </w:t>
      </w:r>
      <w:r w:rsidR="00BD2E7C">
        <w:rPr>
          <w:rFonts w:ascii="Times" w:hAnsi="Times"/>
          <w:color w:val="333333"/>
          <w:sz w:val="24"/>
          <w:szCs w:val="24"/>
        </w:rPr>
        <w:t xml:space="preserve">we directly contrast </w:t>
      </w:r>
      <w:r w:rsidR="00FF5519" w:rsidRPr="00F805D0">
        <w:rPr>
          <w:rFonts w:ascii="Times" w:hAnsi="Times"/>
          <w:color w:val="333333"/>
          <w:sz w:val="24"/>
          <w:szCs w:val="24"/>
        </w:rPr>
        <w:t xml:space="preserve">co-activation </w:t>
      </w:r>
      <w:r w:rsidR="00BD2E7C">
        <w:rPr>
          <w:rFonts w:ascii="Times" w:hAnsi="Times"/>
          <w:color w:val="333333"/>
          <w:sz w:val="24"/>
          <w:szCs w:val="24"/>
        </w:rPr>
        <w:t xml:space="preserve">patterns between zones and sub-regions within each zone </w:t>
      </w:r>
      <w:r w:rsidR="00FF5519" w:rsidRPr="00F805D0">
        <w:rPr>
          <w:rFonts w:ascii="Times" w:hAnsi="Times"/>
          <w:color w:val="333333"/>
          <w:sz w:val="24"/>
          <w:szCs w:val="24"/>
        </w:rPr>
        <w:t xml:space="preserve">by performing a meta-analysis </w:t>
      </w:r>
      <w:r w:rsidR="00BD2E7C">
        <w:rPr>
          <w:rFonts w:ascii="Times" w:hAnsi="Times"/>
          <w:color w:val="333333"/>
          <w:sz w:val="24"/>
          <w:szCs w:val="24"/>
        </w:rPr>
        <w:t>that contrasted</w:t>
      </w:r>
      <w:r w:rsidR="00FF5519" w:rsidRPr="00F805D0">
        <w:rPr>
          <w:rFonts w:ascii="Times" w:hAnsi="Times"/>
          <w:color w:val="333333"/>
          <w:sz w:val="24"/>
          <w:szCs w:val="24"/>
        </w:rPr>
        <w:t xml:space="preserve"> studies th</w:t>
      </w:r>
      <w:r w:rsidR="00BD2E7C">
        <w:rPr>
          <w:rFonts w:ascii="Times" w:hAnsi="Times"/>
          <w:color w:val="333333"/>
          <w:sz w:val="24"/>
          <w:szCs w:val="24"/>
        </w:rPr>
        <w:t>at uniquely activated each ROI to studies that activated other parcels in the same analysis (</w:t>
      </w:r>
      <w:r w:rsidR="00920C80" w:rsidRPr="00F805D0">
        <w:rPr>
          <w:rFonts w:ascii="Times" w:hAnsi="Times"/>
          <w:color w:val="333333"/>
          <w:sz w:val="24"/>
          <w:szCs w:val="24"/>
        </w:rPr>
        <w:t>e.g. studi</w:t>
      </w:r>
      <w:r w:rsidR="00BD2E7C">
        <w:rPr>
          <w:rFonts w:ascii="Times" w:hAnsi="Times"/>
          <w:color w:val="333333"/>
          <w:sz w:val="24"/>
          <w:szCs w:val="24"/>
        </w:rPr>
        <w:t xml:space="preserve">es that activated anterior MFC vs studies that activated </w:t>
      </w:r>
      <w:r w:rsidR="00920C80" w:rsidRPr="00F805D0">
        <w:rPr>
          <w:rFonts w:ascii="Times" w:hAnsi="Times"/>
          <w:color w:val="333333"/>
          <w:sz w:val="24"/>
          <w:szCs w:val="24"/>
        </w:rPr>
        <w:t xml:space="preserve">middle </w:t>
      </w:r>
      <w:r w:rsidR="00BD2E7C">
        <w:rPr>
          <w:rFonts w:ascii="Times" w:hAnsi="Times"/>
          <w:color w:val="333333"/>
          <w:sz w:val="24"/>
          <w:szCs w:val="24"/>
        </w:rPr>
        <w:t>and</w:t>
      </w:r>
      <w:r w:rsidR="00920C80" w:rsidRPr="00F805D0">
        <w:rPr>
          <w:rFonts w:ascii="Times" w:hAnsi="Times"/>
          <w:color w:val="333333"/>
          <w:sz w:val="24"/>
          <w:szCs w:val="24"/>
        </w:rPr>
        <w:t xml:space="preserve"> posterior MFC). </w:t>
      </w:r>
      <w:r w:rsidR="00700622" w:rsidRPr="00F805D0">
        <w:rPr>
          <w:rFonts w:ascii="Times" w:hAnsi="Times"/>
          <w:color w:val="333333"/>
          <w:sz w:val="24"/>
          <w:szCs w:val="24"/>
        </w:rPr>
        <w:t xml:space="preserve">For each voxel across the brain, we calculated the conditional probability of activation across the selected set of studies and calculated p-values for each voxel using a </w:t>
      </w:r>
      <w:r w:rsidR="00F104F0" w:rsidRPr="00F805D0">
        <w:rPr>
          <w:rFonts w:ascii="Times" w:hAnsi="Times"/>
          <w:color w:val="333333"/>
          <w:sz w:val="24"/>
          <w:szCs w:val="24"/>
        </w:rPr>
        <w:t>t</w:t>
      </w:r>
      <w:r w:rsidR="00700622" w:rsidRPr="00F805D0">
        <w:rPr>
          <w:rFonts w:ascii="Times" w:hAnsi="Times"/>
          <w:color w:val="333333"/>
          <w:sz w:val="24"/>
          <w:szCs w:val="24"/>
        </w:rPr>
        <w:t>wo-way chi-square test</w:t>
      </w:r>
      <w:r w:rsidR="000E4182" w:rsidRPr="00F805D0">
        <w:rPr>
          <w:rFonts w:ascii="Times" w:hAnsi="Times"/>
          <w:color w:val="333333"/>
          <w:sz w:val="24"/>
          <w:szCs w:val="24"/>
        </w:rPr>
        <w:t xml:space="preserve"> (see </w:t>
      </w:r>
      <w:r w:rsidR="000E4182" w:rsidRPr="00F805D0">
        <w:rPr>
          <w:rFonts w:ascii="Times" w:hAnsi="Times"/>
          <w:color w:val="333333"/>
          <w:sz w:val="24"/>
          <w:szCs w:val="24"/>
        </w:rPr>
        <w:fldChar w:fldCharType="begin"/>
      </w:r>
      <w:r w:rsidR="000C4DAC">
        <w:rPr>
          <w:rFonts w:ascii="Times" w:hAnsi="Times"/>
          <w:color w:val="333333"/>
          <w:sz w:val="24"/>
          <w:szCs w:val="24"/>
        </w:rPr>
        <w:instrText xml:space="preserve"> ADDIN PAPERS2_CITATIONS &lt;citation&gt;&lt;uuid&gt;33B36DD7-8D05-4B20-A5C5-059C62E926E2&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0E4182" w:rsidRPr="00F805D0">
        <w:rPr>
          <w:rFonts w:ascii="Times" w:hAnsi="Times"/>
          <w:color w:val="333333"/>
          <w:sz w:val="24"/>
          <w:szCs w:val="24"/>
        </w:rPr>
        <w:fldChar w:fldCharType="separate"/>
      </w:r>
      <w:r w:rsidR="000C4DAC">
        <w:rPr>
          <w:rFonts w:ascii="Cambria" w:hAnsi="Cambria" w:cs="Cambria"/>
          <w:vertAlign w:val="superscript"/>
        </w:rPr>
        <w:t>28</w:t>
      </w:r>
      <w:r w:rsidR="000E4182" w:rsidRPr="00F805D0">
        <w:rPr>
          <w:rFonts w:ascii="Times" w:hAnsi="Times"/>
          <w:color w:val="333333"/>
          <w:sz w:val="24"/>
          <w:szCs w:val="24"/>
        </w:rPr>
        <w:fldChar w:fldCharType="end"/>
      </w:r>
      <w:r w:rsidR="000E4182" w:rsidRPr="00F805D0">
        <w:rPr>
          <w:rFonts w:ascii="Times" w:hAnsi="Times"/>
          <w:color w:val="333333"/>
          <w:sz w:val="24"/>
          <w:szCs w:val="24"/>
        </w:rPr>
        <w:t xml:space="preserve"> for more details)</w:t>
      </w:r>
      <w:r w:rsidR="00700622" w:rsidRPr="00F805D0">
        <w:rPr>
          <w:rFonts w:ascii="Times" w:hAnsi="Times"/>
          <w:color w:val="333333"/>
          <w:sz w:val="24"/>
          <w:szCs w:val="24"/>
        </w:rPr>
        <w:t xml:space="preserve">. </w:t>
      </w:r>
      <w:r w:rsidR="00503CE6" w:rsidRPr="00F805D0">
        <w:rPr>
          <w:rFonts w:ascii="Times" w:hAnsi="Times"/>
          <w:color w:val="333333"/>
          <w:sz w:val="24"/>
          <w:szCs w:val="24"/>
        </w:rPr>
        <w:t>Next, we threshold</w:t>
      </w:r>
      <w:r w:rsidR="00B62944" w:rsidRPr="00F805D0">
        <w:rPr>
          <w:rFonts w:ascii="Times" w:hAnsi="Times"/>
          <w:color w:val="333333"/>
          <w:sz w:val="24"/>
          <w:szCs w:val="24"/>
        </w:rPr>
        <w:t>ed</w:t>
      </w:r>
      <w:r w:rsidR="00503CE6" w:rsidRPr="00F805D0">
        <w:rPr>
          <w:rFonts w:ascii="Times" w:hAnsi="Times"/>
          <w:color w:val="333333"/>
          <w:sz w:val="24"/>
          <w:szCs w:val="24"/>
        </w:rPr>
        <w:t xml:space="preserve"> significant voxels using False Discovery Rate correction at p &lt; 0.01</w:t>
      </w:r>
      <w:r w:rsidR="007B5215" w:rsidRPr="00F805D0">
        <w:rPr>
          <w:rFonts w:ascii="Times" w:hAnsi="Times"/>
          <w:color w:val="333333"/>
          <w:sz w:val="24"/>
          <w:szCs w:val="24"/>
        </w:rPr>
        <w:t xml:space="preserve"> and </w:t>
      </w:r>
      <w:r w:rsidR="00826CFF" w:rsidRPr="00F805D0">
        <w:rPr>
          <w:rFonts w:ascii="Times" w:hAnsi="Times"/>
          <w:color w:val="333333"/>
          <w:sz w:val="24"/>
          <w:szCs w:val="24"/>
        </w:rPr>
        <w:t>binari</w:t>
      </w:r>
      <w:r w:rsidR="004C431F" w:rsidRPr="00F805D0">
        <w:rPr>
          <w:rFonts w:ascii="Times" w:hAnsi="Times"/>
          <w:color w:val="333333"/>
          <w:sz w:val="24"/>
          <w:szCs w:val="24"/>
        </w:rPr>
        <w:t>zed</w:t>
      </w:r>
      <w:r w:rsidR="007B5215" w:rsidRPr="00F805D0">
        <w:rPr>
          <w:rFonts w:ascii="Times" w:hAnsi="Times"/>
          <w:color w:val="333333"/>
          <w:sz w:val="24"/>
          <w:szCs w:val="24"/>
        </w:rPr>
        <w:t xml:space="preserve"> the resulting maps for display. </w:t>
      </w:r>
      <w:r w:rsidR="00B62944" w:rsidRPr="00F805D0">
        <w:rPr>
          <w:rFonts w:ascii="Times" w:hAnsi="Times"/>
          <w:color w:val="333333"/>
          <w:sz w:val="24"/>
          <w:szCs w:val="24"/>
        </w:rPr>
        <w:t xml:space="preserve">We </w:t>
      </w:r>
      <w:r w:rsidR="004D5962" w:rsidRPr="00F805D0">
        <w:rPr>
          <w:rFonts w:ascii="Times" w:hAnsi="Times"/>
          <w:color w:val="333333"/>
          <w:sz w:val="24"/>
          <w:szCs w:val="24"/>
        </w:rPr>
        <w:t>create</w:t>
      </w:r>
      <w:r w:rsidR="006D5C72" w:rsidRPr="00F805D0">
        <w:rPr>
          <w:rFonts w:ascii="Times" w:hAnsi="Times"/>
          <w:color w:val="333333"/>
          <w:sz w:val="24"/>
          <w:szCs w:val="24"/>
        </w:rPr>
        <w:t>d</w:t>
      </w:r>
      <w:r w:rsidR="004D5962" w:rsidRPr="00F805D0">
        <w:rPr>
          <w:rFonts w:ascii="Times" w:hAnsi="Times"/>
          <w:color w:val="333333"/>
          <w:sz w:val="24"/>
          <w:szCs w:val="24"/>
        </w:rPr>
        <w:t xml:space="preserve"> co-activation maps using the NiLearn library for Python. </w:t>
      </w:r>
    </w:p>
    <w:p w14:paraId="6A78D6F6" w14:textId="77777777" w:rsidR="009E7445" w:rsidRPr="00F805D0" w:rsidRDefault="006B0B75" w:rsidP="0096185D">
      <w:pPr>
        <w:pStyle w:val="Heading3"/>
        <w:spacing w:before="0" w:after="160" w:line="480" w:lineRule="auto"/>
        <w:rPr>
          <w:rFonts w:ascii="Times" w:hAnsi="Times"/>
          <w:b w:val="0"/>
          <w:i w:val="0"/>
          <w:sz w:val="24"/>
          <w:szCs w:val="24"/>
        </w:rPr>
      </w:pPr>
      <w:bookmarkStart w:id="498" w:name="h.hzi400pibk7u" w:colFirst="0" w:colLast="0"/>
      <w:bookmarkEnd w:id="498"/>
      <w:r w:rsidRPr="00F805D0">
        <w:rPr>
          <w:rFonts w:ascii="Times" w:hAnsi="Times"/>
          <w:b w:val="0"/>
          <w:i w:val="0"/>
          <w:sz w:val="24"/>
          <w:szCs w:val="24"/>
        </w:rPr>
        <w:t>Topic modeling</w:t>
      </w:r>
    </w:p>
    <w:p w14:paraId="3150B838" w14:textId="4E7DF431" w:rsidR="009E7445" w:rsidRPr="00F805D0" w:rsidRDefault="006B0B75" w:rsidP="0096185D">
      <w:pPr>
        <w:pStyle w:val="Normal1"/>
        <w:rPr>
          <w:rFonts w:ascii="Times" w:hAnsi="Times"/>
          <w:sz w:val="24"/>
          <w:szCs w:val="24"/>
        </w:rPr>
      </w:pPr>
      <w:r w:rsidRPr="00F805D0">
        <w:rPr>
          <w:rFonts w:ascii="Times" w:hAnsi="Times"/>
          <w:color w:val="333333"/>
          <w:sz w:val="24"/>
          <w:szCs w:val="24"/>
          <w:highlight w:val="white"/>
        </w:rPr>
        <w:t>Although term-based meta-analysis maps in Neurosynth closely resemble the results of manual met</w:t>
      </w:r>
      <w:r w:rsidR="006057CF" w:rsidRPr="00F805D0">
        <w:rPr>
          <w:rFonts w:ascii="Times" w:hAnsi="Times"/>
          <w:color w:val="333333"/>
          <w:sz w:val="24"/>
          <w:szCs w:val="24"/>
          <w:highlight w:val="white"/>
        </w:rPr>
        <w:t>a-analyses of the same concepts,</w:t>
      </w:r>
      <w:r w:rsidRPr="00F805D0">
        <w:rPr>
          <w:rFonts w:ascii="Times" w:hAnsi="Times"/>
          <w:color w:val="333333"/>
          <w:sz w:val="24"/>
          <w:szCs w:val="24"/>
          <w:highlight w:val="white"/>
        </w:rPr>
        <w:t xml:space="preserve"> there is a high degree of redundancy between terms (e.g. ‘episodes’ and ‘episodic’)</w:t>
      </w:r>
      <w:r w:rsidR="006D5C72"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6D5C72" w:rsidRPr="00F805D0">
        <w:rPr>
          <w:rFonts w:ascii="Times" w:hAnsi="Times"/>
          <w:color w:val="333333"/>
          <w:sz w:val="24"/>
          <w:szCs w:val="24"/>
          <w:highlight w:val="white"/>
        </w:rPr>
        <w:t>as well as</w:t>
      </w:r>
      <w:r w:rsidRPr="00F805D0">
        <w:rPr>
          <w:rFonts w:ascii="Times" w:hAnsi="Times"/>
          <w:color w:val="333333"/>
          <w:sz w:val="24"/>
          <w:szCs w:val="24"/>
          <w:highlight w:val="white"/>
        </w:rPr>
        <w:t xml:space="preserve">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dirichlet allocation </w:t>
      </w:r>
      <w:r w:rsidR="006B0F89" w:rsidRPr="00F805D0">
        <w:rPr>
          <w:rFonts w:ascii="Times" w:hAnsi="Times"/>
          <w:color w:val="333333"/>
          <w:sz w:val="24"/>
          <w:szCs w:val="24"/>
          <w:highlight w:val="white"/>
        </w:rPr>
        <w:t>(LDA)</w:t>
      </w:r>
      <w:r w:rsidRPr="00F805D0">
        <w:rPr>
          <w:rFonts w:ascii="Times" w:hAnsi="Times"/>
          <w:color w:val="333333"/>
          <w:sz w:val="24"/>
          <w:szCs w:val="24"/>
          <w:highlight w:val="white"/>
        </w:rPr>
        <w:t xml:space="preserve"> topic-modeling. This procedure was identical to that used in a previous</w:t>
      </w:r>
      <w:r w:rsidR="006057CF" w:rsidRPr="00F805D0">
        <w:rPr>
          <w:rFonts w:ascii="Times" w:hAnsi="Times"/>
          <w:color w:val="333333"/>
          <w:sz w:val="24"/>
          <w:szCs w:val="24"/>
          <w:highlight w:val="white"/>
        </w:rPr>
        <w:t xml:space="preserve"> study </w:t>
      </w:r>
      <w:r w:rsidR="006057CF" w:rsidRPr="00F805D0">
        <w:rPr>
          <w:rFonts w:ascii="Times" w:hAnsi="Times"/>
          <w:color w:val="333333"/>
          <w:sz w:val="24"/>
          <w:szCs w:val="24"/>
          <w:highlight w:val="white"/>
        </w:rPr>
        <w:fldChar w:fldCharType="begin"/>
      </w:r>
      <w:r w:rsidR="000C4DAC">
        <w:rPr>
          <w:rFonts w:ascii="Times" w:hAnsi="Times"/>
          <w:color w:val="333333"/>
          <w:sz w:val="24"/>
          <w:szCs w:val="24"/>
          <w:highlight w:val="white"/>
        </w:rPr>
        <w:instrText xml:space="preserve"> ADDIN PAPERS2_CITATIONS &lt;citation&gt;&lt;uuid&gt;64AB33B9-DA11-4523-8671-2B1AFA5F0B49&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sidRPr="00F805D0">
        <w:rPr>
          <w:rFonts w:ascii="Times" w:hAnsi="Times"/>
          <w:color w:val="333333"/>
          <w:sz w:val="24"/>
          <w:szCs w:val="24"/>
          <w:highlight w:val="white"/>
        </w:rPr>
        <w:fldChar w:fldCharType="separate"/>
      </w:r>
      <w:r w:rsidR="000C4DAC">
        <w:rPr>
          <w:rFonts w:ascii="Cambria" w:hAnsi="Cambria" w:cs="Cambria"/>
          <w:vertAlign w:val="superscript"/>
        </w:rPr>
        <w:t>62</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w:t>
      </w:r>
      <w:r w:rsidR="00693138" w:rsidRPr="00F805D0">
        <w:rPr>
          <w:rFonts w:ascii="Times" w:hAnsi="Times"/>
          <w:color w:val="333333"/>
          <w:sz w:val="24"/>
          <w:szCs w:val="24"/>
          <w:highlight w:val="white"/>
        </w:rPr>
        <w:t>fMRI studies in the database</w:t>
      </w:r>
      <w:r w:rsidRPr="00F805D0">
        <w:rPr>
          <w:rFonts w:ascii="Times" w:hAnsi="Times"/>
          <w:color w:val="333333"/>
          <w:sz w:val="24"/>
          <w:szCs w:val="24"/>
          <w:highlight w:val="white"/>
        </w:rPr>
        <w:t xml:space="preserve">. Each topic loads onto individual words </w:t>
      </w:r>
      <w:r w:rsidRPr="00F805D0">
        <w:rPr>
          <w:rFonts w:ascii="Times" w:hAnsi="Times"/>
          <w:color w:val="333333"/>
          <w:sz w:val="24"/>
          <w:szCs w:val="24"/>
          <w:highlight w:val="white"/>
        </w:rPr>
        <w:lastRenderedPageBreak/>
        <w:t>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r w:rsidR="00A85B81" w:rsidRPr="00F805D0">
        <w:rPr>
          <w:rFonts w:ascii="Times" w:hAnsi="Times"/>
          <w:color w:val="333333"/>
          <w:sz w:val="24"/>
          <w:szCs w:val="24"/>
          <w:highlight w:val="white"/>
        </w:rPr>
        <w:t>s</w:t>
      </w:r>
      <w:r w:rsidRPr="00F805D0">
        <w:rPr>
          <w:rFonts w:ascii="Times" w:hAnsi="Times"/>
          <w:color w:val="333333"/>
          <w:sz w:val="24"/>
          <w:szCs w:val="24"/>
          <w:highlight w:val="white"/>
        </w:rPr>
        <w:t xml:space="preserve"> that strongly load onto that topic. Out of the 60 generated topics,</w:t>
      </w:r>
      <w:r w:rsidR="00525A30" w:rsidRPr="00F805D0">
        <w:rPr>
          <w:rFonts w:ascii="Times" w:hAnsi="Times"/>
          <w:color w:val="333333"/>
          <w:sz w:val="24"/>
          <w:szCs w:val="24"/>
          <w:highlight w:val="white"/>
        </w:rPr>
        <w:t xml:space="preserve"> we excluded</w:t>
      </w:r>
      <w:r w:rsidRPr="00F805D0">
        <w:rPr>
          <w:rFonts w:ascii="Times" w:hAnsi="Times"/>
          <w:color w:val="333333"/>
          <w:sz w:val="24"/>
          <w:szCs w:val="24"/>
          <w:highlight w:val="white"/>
        </w:rPr>
        <w:t xml:space="preserve"> 25 </w:t>
      </w:r>
      <w:r w:rsidR="00525A30" w:rsidRPr="00F805D0">
        <w:rPr>
          <w:rFonts w:ascii="Times" w:hAnsi="Times"/>
          <w:color w:val="333333"/>
          <w:sz w:val="24"/>
          <w:szCs w:val="24"/>
          <w:highlight w:val="white"/>
        </w:rPr>
        <w:t>topics representing</w:t>
      </w:r>
      <w:r w:rsidRPr="00F805D0">
        <w:rPr>
          <w:rFonts w:ascii="Times" w:hAnsi="Times"/>
          <w:color w:val="333333"/>
          <w:sz w:val="24"/>
          <w:szCs w:val="24"/>
          <w:highlight w:val="white"/>
        </w:rPr>
        <w:t xml:space="preserve"> non-</w:t>
      </w:r>
      <w:r w:rsidR="00525A30" w:rsidRPr="00F805D0">
        <w:rPr>
          <w:rFonts w:ascii="Times" w:hAnsi="Times"/>
          <w:color w:val="333333"/>
          <w:sz w:val="24"/>
          <w:szCs w:val="24"/>
          <w:highlight w:val="white"/>
        </w:rPr>
        <w:t>psychological</w:t>
      </w:r>
      <w:r w:rsidRPr="00F805D0">
        <w:rPr>
          <w:rFonts w:ascii="Times" w:hAnsi="Times"/>
          <w:color w:val="333333"/>
          <w:sz w:val="24"/>
          <w:szCs w:val="24"/>
          <w:highlight w:val="white"/>
        </w:rPr>
        <w:t xml:space="preserve"> </w:t>
      </w:r>
      <w:r w:rsidR="00525A30" w:rsidRPr="00F805D0">
        <w:rPr>
          <w:rFonts w:ascii="Times" w:hAnsi="Times"/>
          <w:color w:val="333333"/>
          <w:sz w:val="24"/>
          <w:szCs w:val="24"/>
          <w:highlight w:val="white"/>
        </w:rPr>
        <w:t>phenomena--</w:t>
      </w:r>
      <w:r w:rsidRPr="00F805D0">
        <w:rPr>
          <w:rFonts w:ascii="Times" w:hAnsi="Times"/>
          <w:color w:val="333333"/>
          <w:sz w:val="24"/>
          <w:szCs w:val="24"/>
          <w:highlight w:val="white"/>
        </w:rPr>
        <w:t xml:space="preserve"> such as the nature of the subject population (e.g. gender, special populations) and methods (e.g., w</w:t>
      </w:r>
      <w:r w:rsidR="00525A30" w:rsidRPr="00F805D0">
        <w:rPr>
          <w:rFonts w:ascii="Times" w:hAnsi="Times"/>
          <w:color w:val="333333"/>
          <w:sz w:val="24"/>
          <w:szCs w:val="24"/>
          <w:highlight w:val="white"/>
        </w:rPr>
        <w:t xml:space="preserve">ords such as “images”, “voxels”)—resulting in 35 psychological concepts. </w:t>
      </w:r>
      <w:bookmarkStart w:id="499" w:name="h.8y1suy7cin8l" w:colFirst="0" w:colLast="0"/>
      <w:bookmarkEnd w:id="499"/>
    </w:p>
    <w:p w14:paraId="00B7FD9C" w14:textId="77777777" w:rsidR="009E7445" w:rsidRPr="00F805D0" w:rsidRDefault="006B0B75" w:rsidP="0096185D">
      <w:pPr>
        <w:pStyle w:val="Heading3"/>
        <w:spacing w:after="160" w:line="480" w:lineRule="auto"/>
        <w:rPr>
          <w:rFonts w:ascii="Times" w:hAnsi="Times"/>
          <w:b w:val="0"/>
          <w:i w:val="0"/>
          <w:sz w:val="24"/>
          <w:szCs w:val="24"/>
        </w:rPr>
      </w:pPr>
      <w:bookmarkStart w:id="500" w:name="h.3yrjoxkkqysn" w:colFirst="0" w:colLast="0"/>
      <w:bookmarkEnd w:id="500"/>
      <w:r w:rsidRPr="00F805D0">
        <w:rPr>
          <w:rFonts w:ascii="Times" w:hAnsi="Times"/>
          <w:b w:val="0"/>
          <w:i w:val="0"/>
          <w:sz w:val="24"/>
          <w:szCs w:val="24"/>
        </w:rPr>
        <w:t>Meta-analytic functional specialization</w:t>
      </w:r>
    </w:p>
    <w:p w14:paraId="7C97FEA3" w14:textId="63B709FF"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We generated functional profiles of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by determining which </w:t>
      </w:r>
      <w:r w:rsidR="007D3EE8" w:rsidRPr="00F805D0">
        <w:rPr>
          <w:rFonts w:ascii="Times" w:hAnsi="Times"/>
          <w:color w:val="333333"/>
          <w:sz w:val="24"/>
          <w:szCs w:val="24"/>
          <w:highlight w:val="white"/>
        </w:rPr>
        <w:t>psychological topics</w:t>
      </w:r>
      <w:r w:rsidRPr="00F805D0">
        <w:rPr>
          <w:rFonts w:ascii="Times" w:hAnsi="Times"/>
          <w:color w:val="333333"/>
          <w:sz w:val="24"/>
          <w:szCs w:val="24"/>
          <w:highlight w:val="white"/>
        </w:rPr>
        <w:t xml:space="preserve"> best predicted each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sidRPr="00F805D0">
        <w:rPr>
          <w:rFonts w:ascii="Times" w:hAnsi="Times"/>
          <w:color w:val="333333"/>
          <w:sz w:val="24"/>
          <w:szCs w:val="24"/>
          <w:highlight w:val="white"/>
        </w:rPr>
        <w:t>psychological concepts herein</w:t>
      </w:r>
      <w:r w:rsidRPr="00F805D0">
        <w:rPr>
          <w:rFonts w:ascii="Times" w:hAnsi="Times"/>
          <w:color w:val="333333"/>
          <w:sz w:val="24"/>
          <w:szCs w:val="24"/>
          <w:highlight w:val="white"/>
        </w:rPr>
        <w:t xml:space="preserve">. We chose naive Bayes because </w:t>
      </w:r>
      <w:r w:rsidR="00233C32" w:rsidRPr="00F805D0">
        <w:rPr>
          <w:rFonts w:ascii="Times" w:hAnsi="Times"/>
          <w:color w:val="333333"/>
          <w:sz w:val="24"/>
          <w:szCs w:val="24"/>
          <w:highlight w:val="white"/>
        </w:rPr>
        <w:t>(i)</w:t>
      </w:r>
      <w:r w:rsidRPr="00F805D0">
        <w:rPr>
          <w:rFonts w:ascii="Times" w:hAnsi="Times"/>
          <w:color w:val="333333"/>
          <w:sz w:val="24"/>
          <w:szCs w:val="24"/>
          <w:highlight w:val="white"/>
        </w:rPr>
        <w:t xml:space="preserve"> we have previously had success applying this algorithm to Neurosynth data </w:t>
      </w:r>
      <w:r w:rsidR="006057CF" w:rsidRPr="00F805D0">
        <w:rPr>
          <w:rFonts w:ascii="Times" w:hAnsi="Times"/>
          <w:color w:val="333333"/>
          <w:sz w:val="24"/>
          <w:szCs w:val="24"/>
          <w:highlight w:val="white"/>
        </w:rPr>
        <w:fldChar w:fldCharType="begin"/>
      </w:r>
      <w:r w:rsidR="000C4DAC">
        <w:rPr>
          <w:rFonts w:ascii="Times" w:hAnsi="Times"/>
          <w:color w:val="333333"/>
          <w:sz w:val="24"/>
          <w:szCs w:val="24"/>
          <w:highlight w:val="white"/>
        </w:rPr>
        <w:instrText xml:space="preserve"> ADDIN PAPERS2_CITATIONS &lt;citation&gt;&lt;uuid&gt;C2F6764F-5DEF-4656-8FC8-34B0177C0126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0C4DAC">
        <w:rPr>
          <w:rFonts w:ascii="Cambria" w:hAnsi="Cambria" w:cs="Cambria"/>
          <w:vertAlign w:val="superscript"/>
        </w:rPr>
        <w:t>28</w:t>
      </w:r>
      <w:r w:rsidR="006057CF"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w:t>
      </w:r>
      <w:r w:rsidR="00E40345" w:rsidRPr="00F805D0">
        <w:rPr>
          <w:rFonts w:ascii="Times" w:hAnsi="Times"/>
          <w:color w:val="333333"/>
          <w:sz w:val="24"/>
          <w:szCs w:val="24"/>
          <w:highlight w:val="white"/>
        </w:rPr>
        <w:t xml:space="preserve"> these algorithms perform</w:t>
      </w:r>
      <w:r w:rsidRPr="00F805D0">
        <w:rPr>
          <w:rFonts w:ascii="Times" w:hAnsi="Times"/>
          <w:color w:val="333333"/>
          <w:sz w:val="24"/>
          <w:szCs w:val="24"/>
          <w:highlight w:val="white"/>
        </w:rPr>
        <w:t xml:space="preserve"> well o</w:t>
      </w:r>
      <w:r w:rsidR="0019335D" w:rsidRPr="00F805D0">
        <w:rPr>
          <w:rFonts w:ascii="Times" w:hAnsi="Times"/>
          <w:color w:val="333333"/>
          <w:sz w:val="24"/>
          <w:szCs w:val="24"/>
          <w:highlight w:val="white"/>
        </w:rPr>
        <w:t xml:space="preserve">n many types of data </w:t>
      </w:r>
      <w:r w:rsidR="0019335D" w:rsidRPr="00F805D0">
        <w:rPr>
          <w:rFonts w:ascii="Times" w:hAnsi="Times"/>
          <w:color w:val="333333"/>
          <w:sz w:val="24"/>
          <w:szCs w:val="24"/>
          <w:highlight w:val="white"/>
        </w:rPr>
        <w:fldChar w:fldCharType="begin"/>
      </w:r>
      <w:r w:rsidR="000C4DAC">
        <w:rPr>
          <w:rFonts w:ascii="Times" w:hAnsi="Times"/>
          <w:color w:val="333333"/>
          <w:sz w:val="24"/>
          <w:szCs w:val="24"/>
          <w:highlight w:val="white"/>
        </w:rPr>
        <w:instrText xml:space="preserve"> ADDIN PAPERS2_CITATIONS &lt;citation&gt;&lt;uuid&gt;A129868A-E740-4BD8-B7E9-CF59F49AFD9E&lt;/uuid&gt;&lt;priority&gt;0&lt;/priority&gt;&lt;publications&gt;&lt;publication&gt;&lt;type&gt;400&lt;/type&gt;&lt;publication_date&gt;99200006071200000000222000&lt;/publication_date&gt;&lt;title&gt;An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F805D0">
        <w:rPr>
          <w:rFonts w:ascii="Times" w:hAnsi="Times"/>
          <w:color w:val="333333"/>
          <w:sz w:val="24"/>
          <w:szCs w:val="24"/>
          <w:highlight w:val="white"/>
        </w:rPr>
        <w:fldChar w:fldCharType="separate"/>
      </w:r>
      <w:r w:rsidR="000C4DAC">
        <w:rPr>
          <w:rFonts w:ascii="Cambria" w:hAnsi="Cambria" w:cs="Cambria"/>
          <w:vertAlign w:val="superscript"/>
        </w:rPr>
        <w:t>63</w:t>
      </w:r>
      <w:r w:rsidR="0019335D"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 they r</w:t>
      </w:r>
      <w:r w:rsidRPr="00F805D0">
        <w:rPr>
          <w:rFonts w:ascii="Times" w:hAnsi="Times"/>
          <w:color w:val="333333"/>
          <w:sz w:val="24"/>
          <w:szCs w:val="24"/>
          <w:highlight w:val="white"/>
        </w:rPr>
        <w:t>equire almost no tuning of parameters to achieve a high level of performance</w:t>
      </w:r>
      <w:r w:rsidR="00233C32" w:rsidRPr="00F805D0">
        <w:rPr>
          <w:rFonts w:ascii="Times" w:hAnsi="Times"/>
          <w:color w:val="333333"/>
          <w:sz w:val="24"/>
          <w:szCs w:val="24"/>
        </w:rPr>
        <w:t>; and (iv) they produce highly interpretable solutions, in contrast to many other machine learning approaches (e.g., support vector machines</w:t>
      </w:r>
      <w:r w:rsidR="006B27F7" w:rsidRPr="00F805D0">
        <w:rPr>
          <w:rFonts w:ascii="Times" w:hAnsi="Times"/>
          <w:color w:val="333333"/>
          <w:sz w:val="24"/>
          <w:szCs w:val="24"/>
        </w:rPr>
        <w:t xml:space="preserve"> or</w:t>
      </w:r>
      <w:r w:rsidR="00AF4A2B" w:rsidRPr="00F805D0">
        <w:rPr>
          <w:rFonts w:ascii="Times" w:hAnsi="Times"/>
          <w:color w:val="333333"/>
          <w:sz w:val="24"/>
          <w:szCs w:val="24"/>
        </w:rPr>
        <w:t xml:space="preserve"> decision tree forests</w:t>
      </w:r>
      <w:r w:rsidR="00233C32" w:rsidRPr="00F805D0">
        <w:rPr>
          <w:rFonts w:ascii="Times" w:hAnsi="Times"/>
          <w:color w:val="333333"/>
          <w:sz w:val="24"/>
          <w:szCs w:val="24"/>
        </w:rPr>
        <w:t>).</w:t>
      </w:r>
    </w:p>
    <w:p w14:paraId="6E10AB82" w14:textId="513C7D5B"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We assessed our models’ ability to predict if an unseen study activated a region, given the content of the study</w:t>
      </w:r>
      <w:r w:rsidR="00285906" w:rsidRPr="00F805D0">
        <w:rPr>
          <w:rFonts w:ascii="Times" w:hAnsi="Times"/>
          <w:color w:val="333333"/>
          <w:sz w:val="24"/>
          <w:szCs w:val="24"/>
          <w:highlight w:val="white"/>
        </w:rPr>
        <w:t xml:space="preserve">. </w:t>
      </w:r>
      <w:r w:rsidRPr="00F805D0">
        <w:rPr>
          <w:rFonts w:ascii="Times" w:hAnsi="Times"/>
          <w:color w:val="333333"/>
          <w:sz w:val="24"/>
          <w:szCs w:val="24"/>
          <w:highlight w:val="white"/>
        </w:rPr>
        <w:t xml:space="preserve">In other words, if we know what cognitive topic a study is about, how well can we predict if it activates a specific region? </w:t>
      </w:r>
      <w:r w:rsidR="00A175F7" w:rsidRPr="00F805D0">
        <w:rPr>
          <w:rFonts w:ascii="Times" w:hAnsi="Times"/>
          <w:color w:val="333333"/>
          <w:sz w:val="24"/>
          <w:szCs w:val="24"/>
          <w:highlight w:val="white"/>
        </w:rPr>
        <w:t xml:space="preserve">We used 4-fold cross validation for testing and </w:t>
      </w:r>
      <w:r w:rsidR="00A175F7" w:rsidRPr="00F805D0">
        <w:rPr>
          <w:rFonts w:ascii="Times" w:hAnsi="Times"/>
          <w:color w:val="333333"/>
          <w:sz w:val="24"/>
          <w:szCs w:val="24"/>
          <w:highlight w:val="white"/>
        </w:rPr>
        <w:lastRenderedPageBreak/>
        <w:t>calculated the mean score across all folds as</w:t>
      </w:r>
      <w:r w:rsidRPr="00F805D0">
        <w:rPr>
          <w:rFonts w:ascii="Times" w:hAnsi="Times"/>
          <w:color w:val="333333"/>
          <w:sz w:val="24"/>
          <w:szCs w:val="24"/>
          <w:highlight w:val="white"/>
        </w:rPr>
        <w:t xml:space="preserve"> the final measure of performance. We </w:t>
      </w:r>
      <w:r w:rsidR="00504D7F" w:rsidRPr="00F805D0">
        <w:rPr>
          <w:rFonts w:ascii="Times" w:hAnsi="Times"/>
          <w:color w:val="333333"/>
          <w:sz w:val="24"/>
          <w:szCs w:val="24"/>
          <w:highlight w:val="white"/>
        </w:rPr>
        <w:t>scor</w:t>
      </w:r>
      <w:r w:rsidR="009405A7" w:rsidRPr="00F805D0">
        <w:rPr>
          <w:rFonts w:ascii="Times" w:hAnsi="Times"/>
          <w:color w:val="333333"/>
          <w:sz w:val="24"/>
          <w:szCs w:val="24"/>
          <w:highlight w:val="white"/>
        </w:rPr>
        <w:t>e</w:t>
      </w:r>
      <w:r w:rsidR="00504D7F" w:rsidRPr="00F805D0">
        <w:rPr>
          <w:rFonts w:ascii="Times" w:hAnsi="Times"/>
          <w:color w:val="333333"/>
          <w:sz w:val="24"/>
          <w:szCs w:val="24"/>
          <w:highlight w:val="white"/>
        </w:rPr>
        <w:t>d our models using the</w:t>
      </w:r>
      <w:r w:rsidR="009405A7" w:rsidRPr="00F805D0">
        <w:rPr>
          <w:rFonts w:ascii="Times" w:hAnsi="Times"/>
          <w:color w:val="333333"/>
          <w:sz w:val="24"/>
          <w:szCs w:val="24"/>
          <w:highlight w:val="white"/>
        </w:rPr>
        <w:t xml:space="preserve"> area under the curve of</w:t>
      </w:r>
      <w:r w:rsidR="00504D7F" w:rsidRPr="00F805D0">
        <w:rPr>
          <w:rFonts w:ascii="Times" w:hAnsi="Times"/>
          <w:color w:val="333333"/>
          <w:sz w:val="24"/>
          <w:szCs w:val="24"/>
          <w:highlight w:val="white"/>
        </w:rPr>
        <w:t xml:space="preserve"> the</w:t>
      </w:r>
      <w:r w:rsidRPr="00F805D0">
        <w:rPr>
          <w:rFonts w:ascii="Times" w:hAnsi="Times"/>
          <w:color w:val="333333"/>
          <w:sz w:val="24"/>
          <w:szCs w:val="24"/>
          <w:highlight w:val="white"/>
        </w:rPr>
        <w:t xml:space="preserve"> re</w:t>
      </w:r>
      <w:r w:rsidR="00866B6C" w:rsidRPr="00F805D0">
        <w:rPr>
          <w:rFonts w:ascii="Times" w:hAnsi="Times"/>
          <w:color w:val="333333"/>
          <w:sz w:val="24"/>
          <w:szCs w:val="24"/>
          <w:highlight w:val="white"/>
        </w:rPr>
        <w:t>ceiver operating characteristic</w:t>
      </w:r>
      <w:r w:rsidRPr="00F805D0">
        <w:rPr>
          <w:rFonts w:ascii="Times" w:hAnsi="Times"/>
          <w:color w:val="333333"/>
          <w:sz w:val="24"/>
          <w:szCs w:val="24"/>
          <w:highlight w:val="white"/>
        </w:rPr>
        <w:t xml:space="preserve"> (</w:t>
      </w:r>
      <w:r w:rsidR="00CA29CD" w:rsidRPr="00F805D0">
        <w:rPr>
          <w:rFonts w:ascii="Times" w:hAnsi="Times"/>
          <w:color w:val="333333"/>
          <w:sz w:val="24"/>
          <w:szCs w:val="24"/>
          <w:highlight w:val="white"/>
        </w:rPr>
        <w:t>AUC-ROC</w:t>
      </w:r>
      <w:r w:rsidRPr="00F805D0">
        <w:rPr>
          <w:rFonts w:ascii="Times" w:hAnsi="Times"/>
          <w:color w:val="333333"/>
          <w:sz w:val="24"/>
          <w:szCs w:val="24"/>
          <w:highlight w:val="white"/>
        </w:rPr>
        <w:t xml:space="preserve">) </w:t>
      </w:r>
      <w:r w:rsidR="00866B6C" w:rsidRPr="00F805D0">
        <w:rPr>
          <w:rFonts w:ascii="Times" w:hAnsi="Times"/>
          <w:color w:val="333333"/>
          <w:sz w:val="24"/>
          <w:szCs w:val="24"/>
          <w:highlight w:val="white"/>
        </w:rPr>
        <w:t>--</w:t>
      </w:r>
      <w:r w:rsidRPr="00F805D0">
        <w:rPr>
          <w:rFonts w:ascii="Times" w:hAnsi="Times"/>
          <w:color w:val="333333"/>
          <w:sz w:val="24"/>
          <w:szCs w:val="24"/>
          <w:highlight w:val="white"/>
        </w:rPr>
        <w:t>a summary metric of classification performance that take into account both sensitivity and specificity</w:t>
      </w:r>
      <w:r w:rsidR="00866B6C" w:rsidRPr="00F805D0">
        <w:rPr>
          <w:rFonts w:ascii="Times" w:hAnsi="Times"/>
          <w:color w:val="333333"/>
          <w:sz w:val="24"/>
          <w:szCs w:val="24"/>
          <w:highlight w:val="white"/>
        </w:rPr>
        <w:t xml:space="preserve"> – because </w:t>
      </w:r>
      <w:r w:rsidR="001965DC" w:rsidRPr="00F805D0">
        <w:rPr>
          <w:rFonts w:ascii="Times" w:hAnsi="Times"/>
          <w:color w:val="333333"/>
          <w:sz w:val="24"/>
          <w:szCs w:val="24"/>
          <w:highlight w:val="white"/>
        </w:rPr>
        <w:t xml:space="preserve">this measure </w:t>
      </w:r>
      <w:r w:rsidRPr="00F805D0">
        <w:rPr>
          <w:rFonts w:ascii="Times" w:hAnsi="Times"/>
          <w:color w:val="333333"/>
          <w:sz w:val="24"/>
          <w:szCs w:val="24"/>
          <w:highlight w:val="white"/>
        </w:rPr>
        <w:t>is not detrimental</w:t>
      </w:r>
      <w:r w:rsidR="00866B6C" w:rsidRPr="00F805D0">
        <w:rPr>
          <w:rFonts w:ascii="Times" w:hAnsi="Times"/>
          <w:color w:val="333333"/>
          <w:sz w:val="24"/>
          <w:szCs w:val="24"/>
          <w:highlight w:val="white"/>
        </w:rPr>
        <w:t>ly affected by unbalanced data</w:t>
      </w:r>
      <w:r w:rsidR="000E4182" w:rsidRPr="00F805D0">
        <w:rPr>
          <w:rFonts w:ascii="Times" w:hAnsi="Times"/>
          <w:color w:val="333333"/>
          <w:sz w:val="24"/>
          <w:szCs w:val="24"/>
          <w:highlight w:val="white"/>
        </w:rPr>
        <w:t xml:space="preserve"> </w:t>
      </w:r>
      <w:r w:rsidR="000E4182" w:rsidRPr="00F805D0">
        <w:rPr>
          <w:rFonts w:ascii="Times" w:hAnsi="Times"/>
          <w:color w:val="333333"/>
          <w:sz w:val="24"/>
          <w:szCs w:val="24"/>
          <w:highlight w:val="white"/>
        </w:rPr>
        <w:fldChar w:fldCharType="begin"/>
      </w:r>
      <w:r w:rsidR="000C4DAC">
        <w:rPr>
          <w:rFonts w:ascii="Times" w:hAnsi="Times"/>
          <w:color w:val="333333"/>
          <w:sz w:val="24"/>
          <w:szCs w:val="24"/>
          <w:highlight w:val="white"/>
        </w:rPr>
        <w:instrText xml:space="preserve"> ADDIN PAPERS2_CITATIONS &lt;citation&gt;&lt;uuid&gt;9B661C90-FB00-4267-BB77-833BB359B954&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0E4182" w:rsidRPr="00F805D0">
        <w:rPr>
          <w:rFonts w:ascii="Times" w:hAnsi="Times"/>
          <w:color w:val="333333"/>
          <w:sz w:val="24"/>
          <w:szCs w:val="24"/>
          <w:highlight w:val="white"/>
        </w:rPr>
        <w:fldChar w:fldCharType="separate"/>
      </w:r>
      <w:r w:rsidR="000C4DAC">
        <w:rPr>
          <w:rFonts w:ascii="Cambria" w:hAnsi="Cambria" w:cs="Cambria"/>
          <w:vertAlign w:val="superscript"/>
        </w:rPr>
        <w:t>64</w:t>
      </w:r>
      <w:r w:rsidR="000E4182" w:rsidRPr="00F805D0">
        <w:rPr>
          <w:rFonts w:ascii="Times" w:hAnsi="Times"/>
          <w:color w:val="333333"/>
          <w:sz w:val="24"/>
          <w:szCs w:val="24"/>
          <w:highlight w:val="white"/>
        </w:rPr>
        <w:fldChar w:fldCharType="end"/>
      </w:r>
      <w:r w:rsidR="00866B6C" w:rsidRPr="00F805D0">
        <w:rPr>
          <w:rFonts w:ascii="Times" w:hAnsi="Times"/>
          <w:color w:val="333333"/>
          <w:sz w:val="24"/>
          <w:szCs w:val="24"/>
          <w:highlight w:val="white"/>
        </w:rPr>
        <w:t xml:space="preserve">. </w:t>
      </w:r>
      <w:r w:rsidRPr="00F805D0">
        <w:rPr>
          <w:rFonts w:ascii="Times" w:hAnsi="Times"/>
          <w:color w:val="333333"/>
          <w:sz w:val="24"/>
          <w:szCs w:val="24"/>
          <w:highlight w:val="white"/>
        </w:rPr>
        <w:t>This was important because each region varied in the ratio of studies that activated it to the studies that did not</w:t>
      </w:r>
      <w:r w:rsidR="00E954C8"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BA764B">
        <w:rPr>
          <w:rFonts w:ascii="Times" w:hAnsi="Times"/>
          <w:color w:val="333333"/>
          <w:sz w:val="24"/>
          <w:szCs w:val="24"/>
        </w:rPr>
        <w:t>For all regions, we were able to predict activity at moderately accurate levels, averaging an AUC-ROC of 0.63 (range: 0.609 – 0.663) for the three zone parcellation and AUC-ROC of 0.6 for the nine-region parcellation (range: 0.567 – 0.643).</w:t>
      </w:r>
    </w:p>
    <w:p w14:paraId="10909F3A" w14:textId="72A46090"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To generate functional specialization profiles, we extracted from the naive Bayes models </w:t>
      </w:r>
      <w:r w:rsidR="00B71520" w:rsidRPr="00F805D0">
        <w:rPr>
          <w:rFonts w:ascii="Times" w:hAnsi="Times"/>
          <w:color w:val="333333"/>
          <w:sz w:val="24"/>
          <w:szCs w:val="24"/>
          <w:highlight w:val="white"/>
        </w:rPr>
        <w:t xml:space="preserve">the log odds-ratio of a feature being present in active </w:t>
      </w:r>
      <w:r w:rsidR="008A3349" w:rsidRPr="00F805D0">
        <w:rPr>
          <w:rFonts w:ascii="Times" w:hAnsi="Times"/>
          <w:color w:val="333333"/>
          <w:sz w:val="24"/>
          <w:szCs w:val="24"/>
          <w:highlight w:val="white"/>
        </w:rPr>
        <w:t>studies versus inactive studies,</w:t>
      </w:r>
      <w:r w:rsidR="00B71520" w:rsidRPr="00F805D0">
        <w:rPr>
          <w:rFonts w:ascii="Times" w:hAnsi="Times"/>
          <w:color w:val="333333"/>
          <w:sz w:val="24"/>
          <w:szCs w:val="24"/>
          <w:highlight w:val="white"/>
        </w:rPr>
        <w:t xml:space="preserve">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sidRPr="00F805D0">
        <w:rPr>
          <w:rFonts w:ascii="Times" w:hAnsi="Times"/>
          <w:color w:val="333333"/>
          <w:sz w:val="24"/>
          <w:szCs w:val="24"/>
        </w:rPr>
        <w:t>we permuted</w:t>
      </w:r>
      <w:r w:rsidR="00B71520" w:rsidRPr="00F805D0">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sidRPr="00F805D0">
        <w:rPr>
          <w:rFonts w:ascii="Times" w:hAnsi="Times"/>
          <w:color w:val="333333"/>
          <w:sz w:val="24"/>
          <w:szCs w:val="24"/>
        </w:rPr>
        <w:t xml:space="preserve"> and each region. </w:t>
      </w:r>
      <w:r w:rsidR="002957B5" w:rsidRPr="00F805D0">
        <w:rPr>
          <w:rFonts w:ascii="Times" w:hAnsi="Times"/>
          <w:color w:val="333333"/>
          <w:sz w:val="24"/>
          <w:szCs w:val="24"/>
        </w:rPr>
        <w:t xml:space="preserve">Using this null distribution, we calculated </w:t>
      </w:r>
      <w:r w:rsidR="00B71520" w:rsidRPr="00F805D0">
        <w:rPr>
          <w:rFonts w:ascii="Times" w:hAnsi="Times"/>
          <w:color w:val="333333"/>
          <w:sz w:val="24"/>
          <w:szCs w:val="24"/>
        </w:rPr>
        <w:t xml:space="preserve">p-values for </w:t>
      </w:r>
      <w:r w:rsidR="002957B5" w:rsidRPr="00F805D0">
        <w:rPr>
          <w:rFonts w:ascii="Times" w:hAnsi="Times"/>
          <w:color w:val="333333"/>
          <w:sz w:val="24"/>
          <w:szCs w:val="24"/>
        </w:rPr>
        <w:t>each pairwise relationship between psychological concepts and regions</w:t>
      </w:r>
      <w:r w:rsidR="00801C9F" w:rsidRPr="00F805D0">
        <w:rPr>
          <w:rFonts w:ascii="Times" w:hAnsi="Times"/>
          <w:color w:val="333333"/>
          <w:sz w:val="24"/>
          <w:szCs w:val="24"/>
        </w:rPr>
        <w:t>,</w:t>
      </w:r>
      <w:r w:rsidR="002957B5" w:rsidRPr="00F805D0">
        <w:rPr>
          <w:rFonts w:ascii="Times" w:hAnsi="Times"/>
          <w:color w:val="333333"/>
          <w:sz w:val="24"/>
          <w:szCs w:val="24"/>
        </w:rPr>
        <w:t xml:space="preserve"> and </w:t>
      </w:r>
      <w:r w:rsidR="00801C9F" w:rsidRPr="00F805D0">
        <w:rPr>
          <w:rFonts w:ascii="Times" w:hAnsi="Times"/>
          <w:color w:val="333333"/>
          <w:sz w:val="24"/>
          <w:szCs w:val="24"/>
        </w:rPr>
        <w:t xml:space="preserve">reported </w:t>
      </w:r>
      <w:r w:rsidR="002957B5" w:rsidRPr="00F805D0">
        <w:rPr>
          <w:rFonts w:ascii="Times" w:hAnsi="Times"/>
          <w:color w:val="333333"/>
          <w:sz w:val="24"/>
          <w:szCs w:val="24"/>
        </w:rPr>
        <w:t xml:space="preserve">associations </w:t>
      </w:r>
      <w:r w:rsidR="00575F39" w:rsidRPr="00F805D0">
        <w:rPr>
          <w:rFonts w:ascii="Times" w:hAnsi="Times"/>
          <w:color w:val="333333"/>
          <w:sz w:val="24"/>
          <w:szCs w:val="24"/>
        </w:rPr>
        <w:t xml:space="preserve">significant </w:t>
      </w:r>
      <w:r w:rsidR="008604D8" w:rsidRPr="00F805D0">
        <w:rPr>
          <w:rFonts w:ascii="Times" w:hAnsi="Times"/>
          <w:color w:val="333333"/>
          <w:sz w:val="24"/>
          <w:szCs w:val="24"/>
        </w:rPr>
        <w:t>at the p&lt;0.001 threshold.</w:t>
      </w:r>
    </w:p>
    <w:p w14:paraId="35258731" w14:textId="19E5C96B" w:rsidR="00A968D6" w:rsidRPr="00F805D0" w:rsidRDefault="00A968D6" w:rsidP="0096185D">
      <w:pPr>
        <w:pStyle w:val="Heading1"/>
        <w:spacing w:line="480" w:lineRule="auto"/>
        <w:rPr>
          <w:szCs w:val="24"/>
        </w:rPr>
      </w:pPr>
      <w:r w:rsidRPr="00F805D0">
        <w:rPr>
          <w:szCs w:val="24"/>
        </w:rPr>
        <w:t>Acknowledgments</w:t>
      </w:r>
    </w:p>
    <w:p w14:paraId="32DB9ACB" w14:textId="77777777" w:rsidR="0056695D" w:rsidRPr="00F805D0" w:rsidRDefault="0056695D" w:rsidP="0096185D">
      <w:pPr>
        <w:spacing w:after="0"/>
        <w:ind w:firstLine="0"/>
        <w:rPr>
          <w:rFonts w:eastAsia="Times New Roman" w:cs="Times New Roman"/>
          <w:sz w:val="20"/>
          <w:szCs w:val="20"/>
        </w:rPr>
      </w:pPr>
      <w:r w:rsidRPr="00F805D0">
        <w:rPr>
          <w:rFonts w:eastAsia="Times New Roman" w:cs="Times New Roman"/>
          <w:sz w:val="20"/>
          <w:szCs w:val="20"/>
        </w:rPr>
        <w:t>R01MH096906 National Institutes of Health.</w:t>
      </w:r>
    </w:p>
    <w:p w14:paraId="09FD85A8" w14:textId="10655ECB" w:rsidR="003E6356" w:rsidRPr="004A0746" w:rsidRDefault="00AA0DCB" w:rsidP="004A0746">
      <w:pPr>
        <w:ind w:firstLine="0"/>
        <w:rPr>
          <w:rFonts w:eastAsia="Trebuchet MS" w:cs="Trebuchet MS"/>
          <w:b/>
          <w:szCs w:val="24"/>
        </w:rPr>
      </w:pPr>
      <w:bookmarkStart w:id="501" w:name="h.tfbchimqq9jy" w:colFirst="0" w:colLast="0"/>
      <w:bookmarkEnd w:id="501"/>
      <w:r w:rsidRPr="00F805D0">
        <w:rPr>
          <w:rFonts w:eastAsia="Trebuchet MS" w:cs="Trebuchet MS"/>
          <w:b/>
          <w:szCs w:val="24"/>
        </w:rPr>
        <w:br w:type="page"/>
      </w:r>
      <w:r w:rsidR="006B0B75" w:rsidRPr="00F805D0">
        <w:rPr>
          <w:rFonts w:eastAsia="Trebuchet MS" w:cs="Trebuchet MS"/>
          <w:b/>
          <w:szCs w:val="24"/>
        </w:rPr>
        <w:lastRenderedPageBreak/>
        <w:t>References</w:t>
      </w:r>
      <w:bookmarkStart w:id="502" w:name="h.cnz3dsam77ex" w:colFirst="0" w:colLast="0"/>
      <w:bookmarkStart w:id="503" w:name="h.tx7iv0w5769r" w:colFirst="0" w:colLast="0"/>
      <w:bookmarkStart w:id="504" w:name="h.bnzn0jxog6io" w:colFirst="0" w:colLast="0"/>
      <w:bookmarkEnd w:id="502"/>
      <w:bookmarkEnd w:id="503"/>
      <w:bookmarkEnd w:id="504"/>
    </w:p>
    <w:p w14:paraId="1D78CEC7" w14:textId="77777777" w:rsidR="000C4DAC" w:rsidRDefault="003E6356" w:rsidP="000C4DAC">
      <w:pPr>
        <w:widowControl w:val="0"/>
        <w:tabs>
          <w:tab w:val="left" w:pos="640"/>
        </w:tabs>
        <w:autoSpaceDE w:val="0"/>
        <w:autoSpaceDN w:val="0"/>
        <w:adjustRightInd w:val="0"/>
        <w:spacing w:after="0" w:line="240" w:lineRule="auto"/>
        <w:ind w:left="640" w:hanging="640"/>
        <w:rPr>
          <w:rFonts w:cs="Times"/>
          <w:szCs w:val="24"/>
        </w:rPr>
      </w:pPr>
      <w:r w:rsidRPr="00F805D0">
        <w:rPr>
          <w:szCs w:val="24"/>
        </w:rPr>
        <w:fldChar w:fldCharType="begin"/>
      </w:r>
      <w:r w:rsidRPr="00F805D0">
        <w:rPr>
          <w:szCs w:val="24"/>
        </w:rPr>
        <w:instrText xml:space="preserve"> ADDIN PAPERS2_CITATIONS &lt;papers2_bibliography/&gt;</w:instrText>
      </w:r>
      <w:r w:rsidRPr="00F805D0">
        <w:rPr>
          <w:szCs w:val="24"/>
        </w:rPr>
        <w:fldChar w:fldCharType="separate"/>
      </w:r>
      <w:r w:rsidR="000C4DAC">
        <w:rPr>
          <w:rFonts w:cs="Times"/>
          <w:szCs w:val="24"/>
        </w:rPr>
        <w:t>1.</w:t>
      </w:r>
      <w:r w:rsidR="000C4DAC">
        <w:rPr>
          <w:rFonts w:cs="Times"/>
          <w:szCs w:val="24"/>
        </w:rPr>
        <w:tab/>
        <w:t xml:space="preserve">Leek, E. C. &amp; Johnston, S. J. Functional specialization in the supplementary motor complex. </w:t>
      </w:r>
      <w:r w:rsidR="000C4DAC">
        <w:rPr>
          <w:rFonts w:cs="Times"/>
          <w:i/>
          <w:iCs/>
          <w:szCs w:val="24"/>
        </w:rPr>
        <w:t>Nat Rev Neurosci</w:t>
      </w:r>
      <w:r w:rsidR="000C4DAC">
        <w:rPr>
          <w:rFonts w:cs="Times"/>
          <w:szCs w:val="24"/>
        </w:rPr>
        <w:t xml:space="preserve"> (2009).</w:t>
      </w:r>
    </w:p>
    <w:p w14:paraId="3EA1673C"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w:t>
      </w:r>
      <w:r>
        <w:rPr>
          <w:rFonts w:cs="Times"/>
          <w:szCs w:val="24"/>
        </w:rPr>
        <w:tab/>
        <w:t xml:space="preserve">Roland, P. E., Larsen, B. &amp; Lassen, N. A. Supplementary motor area and other cortical areas in organization of voluntary movements in man. </w:t>
      </w:r>
      <w:r>
        <w:rPr>
          <w:rFonts w:cs="Times"/>
          <w:i/>
          <w:iCs/>
          <w:szCs w:val="24"/>
        </w:rPr>
        <w:t>Journal of …</w:t>
      </w:r>
      <w:r>
        <w:rPr>
          <w:rFonts w:cs="Times"/>
          <w:szCs w:val="24"/>
        </w:rPr>
        <w:t xml:space="preserve"> (1980).</w:t>
      </w:r>
    </w:p>
    <w:p w14:paraId="51023273"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w:t>
      </w:r>
      <w:r>
        <w:rPr>
          <w:rFonts w:cs="Times"/>
          <w:szCs w:val="24"/>
        </w:rPr>
        <w:tab/>
        <w:t xml:space="preserve">Kennerley, S. W. &amp; Sakai, K. Organization of action sequences and the role of the pre-SMA. </w:t>
      </w:r>
      <w:r>
        <w:rPr>
          <w:rFonts w:cs="Times"/>
          <w:i/>
          <w:iCs/>
          <w:szCs w:val="24"/>
        </w:rPr>
        <w:t>Journal of …</w:t>
      </w:r>
      <w:r>
        <w:rPr>
          <w:rFonts w:cs="Times"/>
          <w:szCs w:val="24"/>
        </w:rPr>
        <w:t xml:space="preserve"> (2004). doi:10.1152/jn.00651.2003</w:t>
      </w:r>
    </w:p>
    <w:p w14:paraId="5C5654D2"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w:t>
      </w:r>
      <w:r>
        <w:rPr>
          <w:rFonts w:cs="Times"/>
          <w:szCs w:val="24"/>
        </w:rPr>
        <w:tab/>
        <w:t xml:space="preserve">Botvinick, M., Nystrom, L. E., Fissell, K., Carter, C. S. &amp; Cohen, J. D. Conflict monitoring versus selection-for-action in anterior cingulate cortex. </w:t>
      </w:r>
      <w:r>
        <w:rPr>
          <w:rFonts w:cs="Times"/>
          <w:i/>
          <w:iCs/>
          <w:szCs w:val="24"/>
        </w:rPr>
        <w:t>Nature</w:t>
      </w:r>
      <w:r>
        <w:rPr>
          <w:rFonts w:cs="Times"/>
          <w:szCs w:val="24"/>
        </w:rPr>
        <w:t xml:space="preserve"> </w:t>
      </w:r>
      <w:r>
        <w:rPr>
          <w:rFonts w:cs="Times"/>
          <w:b/>
          <w:bCs/>
          <w:szCs w:val="24"/>
        </w:rPr>
        <w:t>402,</w:t>
      </w:r>
      <w:r>
        <w:rPr>
          <w:rFonts w:cs="Times"/>
          <w:szCs w:val="24"/>
        </w:rPr>
        <w:t xml:space="preserve"> 179–181 (1999).</w:t>
      </w:r>
    </w:p>
    <w:p w14:paraId="7700DD78"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w:t>
      </w:r>
      <w:r>
        <w:rPr>
          <w:rFonts w:cs="Times"/>
          <w:szCs w:val="24"/>
        </w:rPr>
        <w:tab/>
        <w:t xml:space="preserve">Milham, M. P. </w:t>
      </w:r>
      <w:r>
        <w:rPr>
          <w:rFonts w:cs="Times"/>
          <w:i/>
          <w:iCs/>
          <w:szCs w:val="24"/>
        </w:rPr>
        <w:t>et al.</w:t>
      </w:r>
      <w:r>
        <w:rPr>
          <w:rFonts w:cs="Times"/>
          <w:szCs w:val="24"/>
        </w:rPr>
        <w:t xml:space="preserve"> The relative involvement of anterior cingulate and prefrontal cortex in attentional control depends on nature of conflict. </w:t>
      </w:r>
      <w:r>
        <w:rPr>
          <w:rFonts w:cs="Times"/>
          <w:i/>
          <w:iCs/>
          <w:szCs w:val="24"/>
        </w:rPr>
        <w:t>Cognitive Brain Research</w:t>
      </w:r>
      <w:r>
        <w:rPr>
          <w:rFonts w:cs="Times"/>
          <w:szCs w:val="24"/>
        </w:rPr>
        <w:t xml:space="preserve"> </w:t>
      </w:r>
      <w:r>
        <w:rPr>
          <w:rFonts w:cs="Times"/>
          <w:b/>
          <w:bCs/>
          <w:szCs w:val="24"/>
        </w:rPr>
        <w:t>12,</w:t>
      </w:r>
      <w:r>
        <w:rPr>
          <w:rFonts w:cs="Times"/>
          <w:szCs w:val="24"/>
        </w:rPr>
        <w:t xml:space="preserve"> 467–473 (2001).</w:t>
      </w:r>
    </w:p>
    <w:p w14:paraId="773D34FC"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6.</w:t>
      </w:r>
      <w:r>
        <w:rPr>
          <w:rFonts w:cs="Times"/>
          <w:szCs w:val="24"/>
        </w:rPr>
        <w:tab/>
        <w:t xml:space="preserve">Rushworth, M., Walton, M. E. &amp; Kennerley, S. W. Action sets and decisions in the medial frontal cortex. </w:t>
      </w:r>
      <w:r>
        <w:rPr>
          <w:rFonts w:cs="Times"/>
          <w:i/>
          <w:iCs/>
          <w:szCs w:val="24"/>
        </w:rPr>
        <w:t>Trends in cognitive …</w:t>
      </w:r>
      <w:r>
        <w:rPr>
          <w:rFonts w:cs="Times"/>
          <w:szCs w:val="24"/>
        </w:rPr>
        <w:t xml:space="preserve"> (2004). doi:10.1016/j.tics.2004.07.009</w:t>
      </w:r>
    </w:p>
    <w:p w14:paraId="02269313"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7.</w:t>
      </w:r>
      <w:r>
        <w:rPr>
          <w:rFonts w:cs="Times"/>
          <w:szCs w:val="24"/>
        </w:rPr>
        <w:tab/>
        <w:t xml:space="preserve">Holroyd, C. B., Nieuwenhuis, S. &amp; Yeung, N. Dorsal anterior cingulate cortex shows fMRI response to internal and external error signals. </w:t>
      </w:r>
      <w:r>
        <w:rPr>
          <w:rFonts w:cs="Times"/>
          <w:i/>
          <w:iCs/>
          <w:szCs w:val="24"/>
        </w:rPr>
        <w:t>Nature</w:t>
      </w:r>
      <w:r>
        <w:rPr>
          <w:rFonts w:cs="Times"/>
          <w:szCs w:val="24"/>
        </w:rPr>
        <w:t xml:space="preserve"> (2004).</w:t>
      </w:r>
    </w:p>
    <w:p w14:paraId="1CE4E631"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8.</w:t>
      </w:r>
      <w:r>
        <w:rPr>
          <w:rFonts w:cs="Times"/>
          <w:szCs w:val="24"/>
        </w:rPr>
        <w:tab/>
        <w:t xml:space="preserve">Brown, J. W. &amp; Braver, T. S. Learned Predictions of Error Likelihood in the Anterior Cingulate Cortex. </w:t>
      </w:r>
      <w:r>
        <w:rPr>
          <w:rFonts w:cs="Times"/>
          <w:i/>
          <w:iCs/>
          <w:szCs w:val="24"/>
        </w:rPr>
        <w:t>Science</w:t>
      </w:r>
      <w:r>
        <w:rPr>
          <w:rFonts w:cs="Times"/>
          <w:szCs w:val="24"/>
        </w:rPr>
        <w:t xml:space="preserve"> </w:t>
      </w:r>
      <w:r>
        <w:rPr>
          <w:rFonts w:cs="Times"/>
          <w:b/>
          <w:bCs/>
          <w:szCs w:val="24"/>
        </w:rPr>
        <w:t>307,</w:t>
      </w:r>
      <w:r>
        <w:rPr>
          <w:rFonts w:cs="Times"/>
          <w:szCs w:val="24"/>
        </w:rPr>
        <w:t xml:space="preserve"> 1118–1121 (2005).</w:t>
      </w:r>
    </w:p>
    <w:p w14:paraId="145FB8AD"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9.</w:t>
      </w:r>
      <w:r>
        <w:rPr>
          <w:rFonts w:cs="Times"/>
          <w:szCs w:val="24"/>
        </w:rPr>
        <w:tab/>
        <w:t xml:space="preserve">Vogt, B. A. Pain and emotion interactions in subregions of the cingulate gyrus. </w:t>
      </w:r>
      <w:r>
        <w:rPr>
          <w:rFonts w:cs="Times"/>
          <w:i/>
          <w:iCs/>
          <w:szCs w:val="24"/>
        </w:rPr>
        <w:t>Nat Rev Neurosci</w:t>
      </w:r>
      <w:r>
        <w:rPr>
          <w:rFonts w:cs="Times"/>
          <w:szCs w:val="24"/>
        </w:rPr>
        <w:t xml:space="preserve"> </w:t>
      </w:r>
      <w:r>
        <w:rPr>
          <w:rFonts w:cs="Times"/>
          <w:b/>
          <w:bCs/>
          <w:szCs w:val="24"/>
        </w:rPr>
        <w:t>6,</w:t>
      </w:r>
      <w:r>
        <w:rPr>
          <w:rFonts w:cs="Times"/>
          <w:szCs w:val="24"/>
        </w:rPr>
        <w:t xml:space="preserve"> 533–544 (2005).</w:t>
      </w:r>
    </w:p>
    <w:p w14:paraId="373C8B48"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10.</w:t>
      </w:r>
      <w:r>
        <w:rPr>
          <w:rFonts w:cs="Times"/>
          <w:szCs w:val="24"/>
        </w:rPr>
        <w:tab/>
        <w:t xml:space="preserve">Rolls, E. T. </w:t>
      </w:r>
      <w:r>
        <w:rPr>
          <w:rFonts w:cs="Times"/>
          <w:i/>
          <w:iCs/>
          <w:szCs w:val="24"/>
        </w:rPr>
        <w:t>et al.</w:t>
      </w:r>
      <w:r>
        <w:rPr>
          <w:rFonts w:cs="Times"/>
          <w:szCs w:val="24"/>
        </w:rPr>
        <w:t xml:space="preserve"> Representations of Pleasant and Painful Touch in the Human Orbitofrontal and Cingulate Cortices. </w:t>
      </w:r>
      <w:r>
        <w:rPr>
          <w:rFonts w:cs="Times"/>
          <w:i/>
          <w:iCs/>
          <w:szCs w:val="24"/>
        </w:rPr>
        <w:t>Cerebral Cortex</w:t>
      </w:r>
      <w:r>
        <w:rPr>
          <w:rFonts w:cs="Times"/>
          <w:szCs w:val="24"/>
        </w:rPr>
        <w:t xml:space="preserve"> </w:t>
      </w:r>
      <w:r>
        <w:rPr>
          <w:rFonts w:cs="Times"/>
          <w:b/>
          <w:bCs/>
          <w:szCs w:val="24"/>
        </w:rPr>
        <w:t>13,</w:t>
      </w:r>
      <w:r>
        <w:rPr>
          <w:rFonts w:cs="Times"/>
          <w:szCs w:val="24"/>
        </w:rPr>
        <w:t xml:space="preserve"> 308–317 (2003).</w:t>
      </w:r>
    </w:p>
    <w:p w14:paraId="28B8191B"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11.</w:t>
      </w:r>
      <w:r>
        <w:rPr>
          <w:rFonts w:cs="Times"/>
          <w:szCs w:val="24"/>
        </w:rPr>
        <w:tab/>
        <w:t xml:space="preserve">Wager, T. D. </w:t>
      </w:r>
      <w:r>
        <w:rPr>
          <w:rFonts w:cs="Times"/>
          <w:i/>
          <w:iCs/>
          <w:szCs w:val="24"/>
        </w:rPr>
        <w:t>et al.</w:t>
      </w:r>
      <w:r>
        <w:rPr>
          <w:rFonts w:cs="Times"/>
          <w:szCs w:val="24"/>
        </w:rPr>
        <w:t xml:space="preserve"> An fMRI-Based Neurologic Signature of Physical Pain. </w:t>
      </w:r>
      <w:r>
        <w:rPr>
          <w:rFonts w:cs="Times"/>
          <w:i/>
          <w:iCs/>
          <w:szCs w:val="24"/>
        </w:rPr>
        <w:t>N Engl J Med</w:t>
      </w:r>
      <w:r>
        <w:rPr>
          <w:rFonts w:cs="Times"/>
          <w:szCs w:val="24"/>
        </w:rPr>
        <w:t xml:space="preserve"> </w:t>
      </w:r>
      <w:r>
        <w:rPr>
          <w:rFonts w:cs="Times"/>
          <w:b/>
          <w:bCs/>
          <w:szCs w:val="24"/>
        </w:rPr>
        <w:t>368,</w:t>
      </w:r>
      <w:r>
        <w:rPr>
          <w:rFonts w:cs="Times"/>
          <w:szCs w:val="24"/>
        </w:rPr>
        <w:t xml:space="preserve"> 1388–1397 (2013).</w:t>
      </w:r>
    </w:p>
    <w:p w14:paraId="39A7F361"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12.</w:t>
      </w:r>
      <w:r>
        <w:rPr>
          <w:rFonts w:cs="Times"/>
          <w:szCs w:val="24"/>
        </w:rPr>
        <w:tab/>
        <w:t xml:space="preserve">Bush, G., Luu, P. &amp; Posner, M. I. Cognitive and emotional influences in anterior cingulate cortex. </w:t>
      </w:r>
      <w:r>
        <w:rPr>
          <w:rFonts w:cs="Times"/>
          <w:i/>
          <w:iCs/>
          <w:szCs w:val="24"/>
        </w:rPr>
        <w:t>Trends in Cognitive Sciences</w:t>
      </w:r>
      <w:r>
        <w:rPr>
          <w:rFonts w:cs="Times"/>
          <w:szCs w:val="24"/>
        </w:rPr>
        <w:t xml:space="preserve"> </w:t>
      </w:r>
      <w:r>
        <w:rPr>
          <w:rFonts w:cs="Times"/>
          <w:b/>
          <w:bCs/>
          <w:szCs w:val="24"/>
        </w:rPr>
        <w:t>4,</w:t>
      </w:r>
      <w:r>
        <w:rPr>
          <w:rFonts w:cs="Times"/>
          <w:szCs w:val="24"/>
        </w:rPr>
        <w:t xml:space="preserve"> 215–222 (2000).</w:t>
      </w:r>
    </w:p>
    <w:p w14:paraId="7B30B085"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13.</w:t>
      </w:r>
      <w:r>
        <w:rPr>
          <w:rFonts w:cs="Times"/>
          <w:szCs w:val="24"/>
        </w:rPr>
        <w:tab/>
        <w:t xml:space="preserve">Lindquist, K. A., Wager, T. D., Kober, H., Bliss-Moreau, E. &amp; Barrett, L. F. The brain basis of emotion: A meta-analytic review. </w:t>
      </w:r>
      <w:r>
        <w:rPr>
          <w:rFonts w:cs="Times"/>
          <w:i/>
          <w:iCs/>
          <w:szCs w:val="24"/>
        </w:rPr>
        <w:t>Behavioral and Brain Sciences</w:t>
      </w:r>
      <w:r>
        <w:rPr>
          <w:rFonts w:cs="Times"/>
          <w:szCs w:val="24"/>
        </w:rPr>
        <w:t xml:space="preserve"> </w:t>
      </w:r>
      <w:r>
        <w:rPr>
          <w:rFonts w:cs="Times"/>
          <w:b/>
          <w:bCs/>
          <w:szCs w:val="24"/>
        </w:rPr>
        <w:t>35,</w:t>
      </w:r>
      <w:r>
        <w:rPr>
          <w:rFonts w:cs="Times"/>
          <w:szCs w:val="24"/>
        </w:rPr>
        <w:t xml:space="preserve"> 121–143 (2012).</w:t>
      </w:r>
    </w:p>
    <w:p w14:paraId="15F0C7D1"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14.</w:t>
      </w:r>
      <w:r>
        <w:rPr>
          <w:rFonts w:cs="Times"/>
          <w:szCs w:val="24"/>
        </w:rPr>
        <w:tab/>
        <w:t xml:space="preserve">Critchley, H. D. </w:t>
      </w:r>
      <w:r>
        <w:rPr>
          <w:rFonts w:cs="Times"/>
          <w:i/>
          <w:iCs/>
          <w:szCs w:val="24"/>
        </w:rPr>
        <w:t>et al.</w:t>
      </w:r>
      <w:r>
        <w:rPr>
          <w:rFonts w:cs="Times"/>
          <w:szCs w:val="24"/>
        </w:rPr>
        <w:t xml:space="preserve"> Human cingulate cortex and autonomic control: converging neuroimaging and clinical evidence. </w:t>
      </w:r>
      <w:r>
        <w:rPr>
          <w:rFonts w:cs="Times"/>
          <w:i/>
          <w:iCs/>
          <w:szCs w:val="24"/>
        </w:rPr>
        <w:t>Brain</w:t>
      </w:r>
      <w:r>
        <w:rPr>
          <w:rFonts w:cs="Times"/>
          <w:szCs w:val="24"/>
        </w:rPr>
        <w:t xml:space="preserve"> </w:t>
      </w:r>
      <w:r>
        <w:rPr>
          <w:rFonts w:cs="Times"/>
          <w:b/>
          <w:bCs/>
          <w:szCs w:val="24"/>
        </w:rPr>
        <w:t>126,</w:t>
      </w:r>
      <w:r>
        <w:rPr>
          <w:rFonts w:cs="Times"/>
          <w:szCs w:val="24"/>
        </w:rPr>
        <w:t xml:space="preserve"> 2139–2152 (2003).</w:t>
      </w:r>
    </w:p>
    <w:p w14:paraId="512E6D2C"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15.</w:t>
      </w:r>
      <w:r>
        <w:rPr>
          <w:rFonts w:cs="Times"/>
          <w:szCs w:val="24"/>
        </w:rPr>
        <w:tab/>
        <w:t xml:space="preserve">Rogers, R. D. </w:t>
      </w:r>
      <w:r>
        <w:rPr>
          <w:rFonts w:cs="Times"/>
          <w:i/>
          <w:iCs/>
          <w:szCs w:val="24"/>
        </w:rPr>
        <w:t>et al.</w:t>
      </w:r>
      <w:r>
        <w:rPr>
          <w:rFonts w:cs="Times"/>
          <w:szCs w:val="24"/>
        </w:rPr>
        <w:t xml:space="preserve"> Distinct portions of anterior cingulate cortex and medial prefrontal cortex are activated by reward processing in separable phases of decision-making cognition. </w:t>
      </w:r>
      <w:r>
        <w:rPr>
          <w:rFonts w:cs="Times"/>
          <w:i/>
          <w:iCs/>
          <w:szCs w:val="24"/>
        </w:rPr>
        <w:t>Biological Psychiatry</w:t>
      </w:r>
      <w:r>
        <w:rPr>
          <w:rFonts w:cs="Times"/>
          <w:szCs w:val="24"/>
        </w:rPr>
        <w:t xml:space="preserve"> </w:t>
      </w:r>
      <w:r>
        <w:rPr>
          <w:rFonts w:cs="Times"/>
          <w:b/>
          <w:bCs/>
          <w:szCs w:val="24"/>
        </w:rPr>
        <w:t>55,</w:t>
      </w:r>
      <w:r>
        <w:rPr>
          <w:rFonts w:cs="Times"/>
          <w:szCs w:val="24"/>
        </w:rPr>
        <w:t xml:space="preserve"> 594–602 (2004).</w:t>
      </w:r>
    </w:p>
    <w:p w14:paraId="7D1F1F6D"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16.</w:t>
      </w:r>
      <w:r>
        <w:rPr>
          <w:rFonts w:cs="Times"/>
          <w:szCs w:val="24"/>
        </w:rPr>
        <w:tab/>
        <w:t xml:space="preserve">Hare, T. A., Camerer, C. F. &amp; Rangel, A. Self-Control in Decision-Making Involves Modulation of the vmPFC Valuation System. </w:t>
      </w:r>
      <w:r>
        <w:rPr>
          <w:rFonts w:cs="Times"/>
          <w:i/>
          <w:iCs/>
          <w:szCs w:val="24"/>
        </w:rPr>
        <w:t>Science</w:t>
      </w:r>
      <w:r>
        <w:rPr>
          <w:rFonts w:cs="Times"/>
          <w:szCs w:val="24"/>
        </w:rPr>
        <w:t xml:space="preserve"> </w:t>
      </w:r>
      <w:r>
        <w:rPr>
          <w:rFonts w:cs="Times"/>
          <w:b/>
          <w:bCs/>
          <w:szCs w:val="24"/>
        </w:rPr>
        <w:t>324,</w:t>
      </w:r>
      <w:r>
        <w:rPr>
          <w:rFonts w:cs="Times"/>
          <w:szCs w:val="24"/>
        </w:rPr>
        <w:t xml:space="preserve"> 646–648 (2009).</w:t>
      </w:r>
    </w:p>
    <w:p w14:paraId="2E058EC3"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17.</w:t>
      </w:r>
      <w:r>
        <w:rPr>
          <w:rFonts w:cs="Times"/>
          <w:szCs w:val="24"/>
        </w:rPr>
        <w:tab/>
        <w:t xml:space="preserve">Baumgartner, T., Götte, L., Gügler, R. &amp; Fehr, E. The mentalizing network orchestrates the impact of parochial altruism on social norm enforcement. </w:t>
      </w:r>
      <w:r>
        <w:rPr>
          <w:rFonts w:cs="Times"/>
          <w:i/>
          <w:iCs/>
          <w:szCs w:val="24"/>
        </w:rPr>
        <w:t>Hum. Brain Mapp.</w:t>
      </w:r>
      <w:r>
        <w:rPr>
          <w:rFonts w:cs="Times"/>
          <w:szCs w:val="24"/>
        </w:rPr>
        <w:t xml:space="preserve"> </w:t>
      </w:r>
      <w:r>
        <w:rPr>
          <w:rFonts w:cs="Times"/>
          <w:b/>
          <w:bCs/>
          <w:szCs w:val="24"/>
        </w:rPr>
        <w:t>33,</w:t>
      </w:r>
      <w:r>
        <w:rPr>
          <w:rFonts w:cs="Times"/>
          <w:szCs w:val="24"/>
        </w:rPr>
        <w:t xml:space="preserve"> 1452–1469 (2012).</w:t>
      </w:r>
    </w:p>
    <w:p w14:paraId="2642938D"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18.</w:t>
      </w:r>
      <w:r>
        <w:rPr>
          <w:rFonts w:cs="Times"/>
          <w:szCs w:val="24"/>
        </w:rPr>
        <w:tab/>
        <w:t xml:space="preserve">Denny, B. T., Kober, H., Wager, T. D. &amp; Ochsner, K. N. A Meta-analysis of Functional Neuroimaging Studies of Self- and Other Judgments Reveals a Spatial Gradient for Mentalizing in Medial Prefrontal Cortex. </w:t>
      </w:r>
      <w:r>
        <w:rPr>
          <w:rFonts w:cs="Times"/>
          <w:i/>
          <w:iCs/>
          <w:szCs w:val="24"/>
        </w:rPr>
        <w:t>http://dx.doi.org/10.1162/jocn_a_00233</w:t>
      </w:r>
      <w:r>
        <w:rPr>
          <w:rFonts w:cs="Times"/>
          <w:szCs w:val="24"/>
        </w:rPr>
        <w:t xml:space="preserve"> </w:t>
      </w:r>
      <w:r>
        <w:rPr>
          <w:rFonts w:cs="Times"/>
          <w:b/>
          <w:bCs/>
          <w:szCs w:val="24"/>
        </w:rPr>
        <w:t>24,</w:t>
      </w:r>
      <w:r>
        <w:rPr>
          <w:rFonts w:cs="Times"/>
          <w:szCs w:val="24"/>
        </w:rPr>
        <w:t xml:space="preserve"> 1742–1752 (2012).</w:t>
      </w:r>
    </w:p>
    <w:p w14:paraId="6323515A"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lastRenderedPageBreak/>
        <w:t>19.</w:t>
      </w:r>
      <w:r>
        <w:rPr>
          <w:rFonts w:cs="Times"/>
          <w:szCs w:val="24"/>
        </w:rPr>
        <w:tab/>
        <w:t xml:space="preserve">Spreng, R. N. &amp; Grady, C. L. Patterns of Brain Activity Supporting Autobiographical Memory, Prospection, and Theory of Mind, and Their Relationship to the Default Mode Network. </w:t>
      </w:r>
      <w:r>
        <w:rPr>
          <w:rFonts w:cs="Times"/>
          <w:i/>
          <w:iCs/>
          <w:szCs w:val="24"/>
        </w:rPr>
        <w:t>http://dx.doi.org/10.1162/jocn.2009.21282</w:t>
      </w:r>
      <w:r>
        <w:rPr>
          <w:rFonts w:cs="Times"/>
          <w:szCs w:val="24"/>
        </w:rPr>
        <w:t xml:space="preserve"> </w:t>
      </w:r>
      <w:r>
        <w:rPr>
          <w:rFonts w:cs="Times"/>
          <w:b/>
          <w:bCs/>
          <w:szCs w:val="24"/>
        </w:rPr>
        <w:t>22,</w:t>
      </w:r>
      <w:r>
        <w:rPr>
          <w:rFonts w:cs="Times"/>
          <w:szCs w:val="24"/>
        </w:rPr>
        <w:t xml:space="preserve"> 1112–1123 (2010).</w:t>
      </w:r>
    </w:p>
    <w:p w14:paraId="5CF4CE53"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20.</w:t>
      </w:r>
      <w:r>
        <w:rPr>
          <w:rFonts w:cs="Times"/>
          <w:szCs w:val="24"/>
        </w:rPr>
        <w:tab/>
        <w:t>Ongur, D. &amp; Price, J. L. The Organization of Networks within the Orbital and Medial Prefrontal Cortex of Rats, Monkeys and Humans. 1–14 (2000).</w:t>
      </w:r>
    </w:p>
    <w:p w14:paraId="369C1DD2"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21.</w:t>
      </w:r>
      <w:r>
        <w:rPr>
          <w:rFonts w:cs="Times"/>
          <w:szCs w:val="24"/>
        </w:rPr>
        <w:tab/>
        <w:t xml:space="preserve">Alexander, W. H. &amp; Brown, J. W. Medial prefrontal cortex as an action-outcome predictor. </w:t>
      </w:r>
      <w:r>
        <w:rPr>
          <w:rFonts w:cs="Times"/>
          <w:i/>
          <w:iCs/>
          <w:szCs w:val="24"/>
        </w:rPr>
        <w:t>Nat. Neurosci.</w:t>
      </w:r>
      <w:r>
        <w:rPr>
          <w:rFonts w:cs="Times"/>
          <w:szCs w:val="24"/>
        </w:rPr>
        <w:t xml:space="preserve"> </w:t>
      </w:r>
      <w:r>
        <w:rPr>
          <w:rFonts w:cs="Times"/>
          <w:b/>
          <w:bCs/>
          <w:szCs w:val="24"/>
        </w:rPr>
        <w:t>14,</w:t>
      </w:r>
      <w:r>
        <w:rPr>
          <w:rFonts w:cs="Times"/>
          <w:szCs w:val="24"/>
        </w:rPr>
        <w:t xml:space="preserve"> 1338–1344 (2011).</w:t>
      </w:r>
    </w:p>
    <w:p w14:paraId="1E30C8B3"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22.</w:t>
      </w:r>
      <w:r>
        <w:rPr>
          <w:rFonts w:cs="Times"/>
          <w:szCs w:val="24"/>
        </w:rPr>
        <w:tab/>
        <w:t xml:space="preserve">Andrews Hanna, J. R., Reidler, J. S., Sepulcre, J., Poulin, R. &amp; Buckner, R. L. Functional-Anatomic Fractionation of the Brain's Default Network. </w:t>
      </w:r>
      <w:r>
        <w:rPr>
          <w:rFonts w:cs="Times"/>
          <w:i/>
          <w:iCs/>
          <w:szCs w:val="24"/>
        </w:rPr>
        <w:t>Neuron</w:t>
      </w:r>
      <w:r>
        <w:rPr>
          <w:rFonts w:cs="Times"/>
          <w:szCs w:val="24"/>
        </w:rPr>
        <w:t xml:space="preserve"> </w:t>
      </w:r>
      <w:r>
        <w:rPr>
          <w:rFonts w:cs="Times"/>
          <w:b/>
          <w:bCs/>
          <w:szCs w:val="24"/>
        </w:rPr>
        <w:t>65,</w:t>
      </w:r>
      <w:r>
        <w:rPr>
          <w:rFonts w:cs="Times"/>
          <w:szCs w:val="24"/>
        </w:rPr>
        <w:t xml:space="preserve"> 550–562 (2010).</w:t>
      </w:r>
    </w:p>
    <w:p w14:paraId="50903279"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23.</w:t>
      </w:r>
      <w:r>
        <w:rPr>
          <w:rFonts w:cs="Times"/>
          <w:szCs w:val="24"/>
        </w:rPr>
        <w:tab/>
        <w:t xml:space="preserve">Power, J. D. </w:t>
      </w:r>
      <w:r>
        <w:rPr>
          <w:rFonts w:cs="Times"/>
          <w:i/>
          <w:iCs/>
          <w:szCs w:val="24"/>
        </w:rPr>
        <w:t>et al.</w:t>
      </w:r>
      <w:r>
        <w:rPr>
          <w:rFonts w:cs="Times"/>
          <w:szCs w:val="24"/>
        </w:rPr>
        <w:t xml:space="preserve"> Functional Network Organization of the Human Brain. </w:t>
      </w:r>
      <w:r>
        <w:rPr>
          <w:rFonts w:cs="Times"/>
          <w:i/>
          <w:iCs/>
          <w:szCs w:val="24"/>
        </w:rPr>
        <w:t>Neuron</w:t>
      </w:r>
      <w:r>
        <w:rPr>
          <w:rFonts w:cs="Times"/>
          <w:szCs w:val="24"/>
        </w:rPr>
        <w:t xml:space="preserve"> </w:t>
      </w:r>
      <w:r>
        <w:rPr>
          <w:rFonts w:cs="Times"/>
          <w:b/>
          <w:bCs/>
          <w:szCs w:val="24"/>
        </w:rPr>
        <w:t>72,</w:t>
      </w:r>
      <w:r>
        <w:rPr>
          <w:rFonts w:cs="Times"/>
          <w:szCs w:val="24"/>
        </w:rPr>
        <w:t xml:space="preserve"> 665–678 (2011).</w:t>
      </w:r>
    </w:p>
    <w:p w14:paraId="46ED35AE"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24.</w:t>
      </w:r>
      <w:r>
        <w:rPr>
          <w:rFonts w:cs="Times"/>
          <w:szCs w:val="24"/>
        </w:rPr>
        <w:tab/>
        <w:t xml:space="preserve">Shackman, A. J. </w:t>
      </w:r>
      <w:r>
        <w:rPr>
          <w:rFonts w:cs="Times"/>
          <w:i/>
          <w:iCs/>
          <w:szCs w:val="24"/>
        </w:rPr>
        <w:t>et al.</w:t>
      </w:r>
      <w:r>
        <w:rPr>
          <w:rFonts w:cs="Times"/>
          <w:szCs w:val="24"/>
        </w:rPr>
        <w:t xml:space="preserve"> The integration of negative affect, pain and cognitive control in the cingulate cortex. </w:t>
      </w:r>
      <w:r>
        <w:rPr>
          <w:rFonts w:cs="Times"/>
          <w:i/>
          <w:iCs/>
          <w:szCs w:val="24"/>
        </w:rPr>
        <w:t>Nat Rev Neurosci</w:t>
      </w:r>
      <w:r>
        <w:rPr>
          <w:rFonts w:cs="Times"/>
          <w:szCs w:val="24"/>
        </w:rPr>
        <w:t xml:space="preserve"> </w:t>
      </w:r>
      <w:r>
        <w:rPr>
          <w:rFonts w:cs="Times"/>
          <w:b/>
          <w:bCs/>
          <w:szCs w:val="24"/>
        </w:rPr>
        <w:t>12,</w:t>
      </w:r>
      <w:r>
        <w:rPr>
          <w:rFonts w:cs="Times"/>
          <w:szCs w:val="24"/>
        </w:rPr>
        <w:t xml:space="preserve"> 154–167 (2011).</w:t>
      </w:r>
    </w:p>
    <w:p w14:paraId="1531395E"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25.</w:t>
      </w:r>
      <w:r>
        <w:rPr>
          <w:rFonts w:cs="Times"/>
          <w:szCs w:val="24"/>
        </w:rPr>
        <w:tab/>
        <w:t xml:space="preserve">Palomero-Gallagher, N. </w:t>
      </w:r>
      <w:r>
        <w:rPr>
          <w:rFonts w:cs="Times"/>
          <w:i/>
          <w:iCs/>
          <w:szCs w:val="24"/>
        </w:rPr>
        <w:t>et al.</w:t>
      </w:r>
      <w:r>
        <w:rPr>
          <w:rFonts w:cs="Times"/>
          <w:szCs w:val="24"/>
        </w:rPr>
        <w:t xml:space="preserve"> Functional organization of human subgenual cortical areas: Relationship between architectonical segregation and connectional heterogeneity. </w:t>
      </w:r>
      <w:r>
        <w:rPr>
          <w:rFonts w:cs="Times"/>
          <w:i/>
          <w:iCs/>
          <w:szCs w:val="24"/>
        </w:rPr>
        <w:t>NeuroImage</w:t>
      </w:r>
      <w:r>
        <w:rPr>
          <w:rFonts w:cs="Times"/>
          <w:szCs w:val="24"/>
        </w:rPr>
        <w:t xml:space="preserve"> </w:t>
      </w:r>
      <w:r>
        <w:rPr>
          <w:rFonts w:cs="Times"/>
          <w:b/>
          <w:bCs/>
          <w:szCs w:val="24"/>
        </w:rPr>
        <w:t>115,</w:t>
      </w:r>
      <w:r>
        <w:rPr>
          <w:rFonts w:cs="Times"/>
          <w:szCs w:val="24"/>
        </w:rPr>
        <w:t xml:space="preserve"> 177–190 (2015).</w:t>
      </w:r>
    </w:p>
    <w:p w14:paraId="1C7286DE"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26.</w:t>
      </w:r>
      <w:r>
        <w:rPr>
          <w:rFonts w:cs="Times"/>
          <w:szCs w:val="24"/>
        </w:rPr>
        <w:tab/>
        <w:t xml:space="preserve">Poldrack, R. A. Can cognitive processes be inferred from neuroimaging data? </w:t>
      </w:r>
      <w:r>
        <w:rPr>
          <w:rFonts w:cs="Times"/>
          <w:i/>
          <w:iCs/>
          <w:szCs w:val="24"/>
        </w:rPr>
        <w:t>Trends in Cognitive Sciences</w:t>
      </w:r>
      <w:r>
        <w:rPr>
          <w:rFonts w:cs="Times"/>
          <w:szCs w:val="24"/>
        </w:rPr>
        <w:t xml:space="preserve"> (2006). doi:10.1016/j.tics.2005.12.004</w:t>
      </w:r>
    </w:p>
    <w:p w14:paraId="70ACC391"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27.</w:t>
      </w:r>
      <w:r>
        <w:rPr>
          <w:rFonts w:cs="Times"/>
          <w:szCs w:val="24"/>
        </w:rPr>
        <w:tab/>
        <w:t xml:space="preserve">Nelson, S. M. </w:t>
      </w:r>
      <w:r>
        <w:rPr>
          <w:rFonts w:cs="Times"/>
          <w:i/>
          <w:iCs/>
          <w:szCs w:val="24"/>
        </w:rPr>
        <w:t>et al.</w:t>
      </w:r>
      <w:r>
        <w:rPr>
          <w:rFonts w:cs="Times"/>
          <w:szCs w:val="24"/>
        </w:rPr>
        <w:t xml:space="preserve"> Role of the anterior insula in task-level control and focal attention. </w:t>
      </w:r>
      <w:r>
        <w:rPr>
          <w:rFonts w:cs="Times"/>
          <w:i/>
          <w:iCs/>
          <w:szCs w:val="24"/>
        </w:rPr>
        <w:t>Brain Structure and Function</w:t>
      </w:r>
      <w:r>
        <w:rPr>
          <w:rFonts w:cs="Times"/>
          <w:szCs w:val="24"/>
        </w:rPr>
        <w:t xml:space="preserve"> </w:t>
      </w:r>
      <w:r>
        <w:rPr>
          <w:rFonts w:cs="Times"/>
          <w:b/>
          <w:bCs/>
          <w:szCs w:val="24"/>
        </w:rPr>
        <w:t>214,</w:t>
      </w:r>
      <w:r>
        <w:rPr>
          <w:rFonts w:cs="Times"/>
          <w:szCs w:val="24"/>
        </w:rPr>
        <w:t xml:space="preserve"> 669–680 (2010).</w:t>
      </w:r>
    </w:p>
    <w:p w14:paraId="2ED79879"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28.</w:t>
      </w:r>
      <w:r>
        <w:rPr>
          <w:rFonts w:cs="Times"/>
          <w:szCs w:val="24"/>
        </w:rPr>
        <w:tab/>
        <w:t xml:space="preserve">Yarkoni, T., Poldrack, R. A., Nichols, T. E., Van Essen, D. C. &amp; Wager, T. D. Large-scale automated synthesis of human functional neuroimaging data. </w:t>
      </w:r>
      <w:r>
        <w:rPr>
          <w:rFonts w:cs="Times"/>
          <w:i/>
          <w:iCs/>
          <w:szCs w:val="24"/>
        </w:rPr>
        <w:t>Nat Meth</w:t>
      </w:r>
      <w:r>
        <w:rPr>
          <w:rFonts w:cs="Times"/>
          <w:szCs w:val="24"/>
        </w:rPr>
        <w:t xml:space="preserve"> </w:t>
      </w:r>
      <w:r>
        <w:rPr>
          <w:rFonts w:cs="Times"/>
          <w:b/>
          <w:bCs/>
          <w:szCs w:val="24"/>
        </w:rPr>
        <w:t>8,</w:t>
      </w:r>
      <w:r>
        <w:rPr>
          <w:rFonts w:cs="Times"/>
          <w:szCs w:val="24"/>
        </w:rPr>
        <w:t xml:space="preserve"> 665–670 (2011).</w:t>
      </w:r>
    </w:p>
    <w:p w14:paraId="20012B1B"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29.</w:t>
      </w:r>
      <w:r>
        <w:rPr>
          <w:rFonts w:cs="Times"/>
          <w:szCs w:val="24"/>
        </w:rPr>
        <w:tab/>
        <w:t xml:space="preserve">Toro, R., Fox, P. T. &amp; Paus, T. Functional Coactivation Map of the Human Brain. </w:t>
      </w:r>
      <w:r>
        <w:rPr>
          <w:rFonts w:cs="Times"/>
          <w:i/>
          <w:iCs/>
          <w:szCs w:val="24"/>
        </w:rPr>
        <w:t>Cerebral Cortex</w:t>
      </w:r>
      <w:r>
        <w:rPr>
          <w:rFonts w:cs="Times"/>
          <w:szCs w:val="24"/>
        </w:rPr>
        <w:t xml:space="preserve"> </w:t>
      </w:r>
      <w:r>
        <w:rPr>
          <w:rFonts w:cs="Times"/>
          <w:b/>
          <w:bCs/>
          <w:szCs w:val="24"/>
        </w:rPr>
        <w:t>18,</w:t>
      </w:r>
      <w:r>
        <w:rPr>
          <w:rFonts w:cs="Times"/>
          <w:szCs w:val="24"/>
        </w:rPr>
        <w:t xml:space="preserve"> 2553–2559 (2008).</w:t>
      </w:r>
    </w:p>
    <w:p w14:paraId="67DF79C8"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30.</w:t>
      </w:r>
      <w:r>
        <w:rPr>
          <w:rFonts w:cs="Times"/>
          <w:szCs w:val="24"/>
        </w:rPr>
        <w:tab/>
        <w:t xml:space="preserve">Robinson, J. L., Laird, A. R., Glahn, D. C., Lovallo, W. R. &amp; Fox, P. T. Metaanalytic connectivity modeling: Delineating the functional connectivity of the human amygdala. </w:t>
      </w:r>
      <w:r>
        <w:rPr>
          <w:rFonts w:cs="Times"/>
          <w:i/>
          <w:iCs/>
          <w:szCs w:val="24"/>
        </w:rPr>
        <w:t>Hum. Brain Mapp.</w:t>
      </w:r>
      <w:r>
        <w:rPr>
          <w:rFonts w:cs="Times"/>
          <w:szCs w:val="24"/>
        </w:rPr>
        <w:t xml:space="preserve"> </w:t>
      </w:r>
      <w:r>
        <w:rPr>
          <w:rFonts w:cs="Times"/>
          <w:b/>
          <w:bCs/>
          <w:szCs w:val="24"/>
        </w:rPr>
        <w:t>31,</w:t>
      </w:r>
      <w:r>
        <w:rPr>
          <w:rFonts w:cs="Times"/>
          <w:szCs w:val="24"/>
        </w:rPr>
        <w:t xml:space="preserve"> 173–184 (2010).</w:t>
      </w:r>
    </w:p>
    <w:p w14:paraId="034FD8BC"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31.</w:t>
      </w:r>
      <w:r>
        <w:rPr>
          <w:rFonts w:cs="Times"/>
          <w:szCs w:val="24"/>
        </w:rPr>
        <w:tab/>
        <w:t xml:space="preserve">Smith, S. M. </w:t>
      </w:r>
      <w:r>
        <w:rPr>
          <w:rFonts w:cs="Times"/>
          <w:i/>
          <w:iCs/>
          <w:szCs w:val="24"/>
        </w:rPr>
        <w:t>et al.</w:t>
      </w:r>
      <w:r>
        <w:rPr>
          <w:rFonts w:cs="Times"/>
          <w:szCs w:val="24"/>
        </w:rPr>
        <w:t xml:space="preserve"> Correspondence of the brain's functional architecture during activation and rest. </w:t>
      </w:r>
      <w:r>
        <w:rPr>
          <w:rFonts w:cs="Times"/>
          <w:i/>
          <w:iCs/>
          <w:szCs w:val="24"/>
        </w:rPr>
        <w:t>PNAS</w:t>
      </w:r>
      <w:r>
        <w:rPr>
          <w:rFonts w:cs="Times"/>
          <w:szCs w:val="24"/>
        </w:rPr>
        <w:t xml:space="preserve"> </w:t>
      </w:r>
      <w:r>
        <w:rPr>
          <w:rFonts w:cs="Times"/>
          <w:b/>
          <w:bCs/>
          <w:szCs w:val="24"/>
        </w:rPr>
        <w:t>106,</w:t>
      </w:r>
      <w:r>
        <w:rPr>
          <w:rFonts w:cs="Times"/>
          <w:szCs w:val="24"/>
        </w:rPr>
        <w:t xml:space="preserve"> 13040–13045 (2009).</w:t>
      </w:r>
    </w:p>
    <w:p w14:paraId="293A4711"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32.</w:t>
      </w:r>
      <w:r>
        <w:rPr>
          <w:rFonts w:cs="Times"/>
          <w:szCs w:val="24"/>
        </w:rPr>
        <w:tab/>
        <w:t>Vorobiev, V. &amp; Luppino, G. Parcellation of human mesial area 6: cytoarchitectonic evidence for three separate areas. 1–5 (1998).</w:t>
      </w:r>
    </w:p>
    <w:p w14:paraId="3BC51572"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33.</w:t>
      </w:r>
      <w:r>
        <w:rPr>
          <w:rFonts w:cs="Times"/>
          <w:szCs w:val="24"/>
        </w:rPr>
        <w:tab/>
        <w:t xml:space="preserve">Palomero-Gallagher, N., Zilles, K., Schleicher, A. &amp; Vogt, B. A. Cyto- and receptor architecture of area 32 in human and macaque brains. </w:t>
      </w:r>
      <w:r>
        <w:rPr>
          <w:rFonts w:cs="Times"/>
          <w:i/>
          <w:iCs/>
          <w:szCs w:val="24"/>
        </w:rPr>
        <w:t>J. Comp. Neurol.</w:t>
      </w:r>
      <w:r>
        <w:rPr>
          <w:rFonts w:cs="Times"/>
          <w:szCs w:val="24"/>
        </w:rPr>
        <w:t xml:space="preserve"> </w:t>
      </w:r>
      <w:r>
        <w:rPr>
          <w:rFonts w:cs="Times"/>
          <w:b/>
          <w:bCs/>
          <w:szCs w:val="24"/>
        </w:rPr>
        <w:t>521,</w:t>
      </w:r>
      <w:r>
        <w:rPr>
          <w:rFonts w:cs="Times"/>
          <w:szCs w:val="24"/>
        </w:rPr>
        <w:t xml:space="preserve"> 3272–3286 (2013).</w:t>
      </w:r>
    </w:p>
    <w:p w14:paraId="12D47EB9"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34.</w:t>
      </w:r>
      <w:r>
        <w:rPr>
          <w:rFonts w:cs="Times"/>
          <w:szCs w:val="24"/>
        </w:rPr>
        <w:tab/>
        <w:t xml:space="preserve">Beckmann, M., Johansen-Berg, H. &amp; Rushworth, M. F. S. Connectivity-Based Parcellation of Human Cingulate Cortex and Its Relation to Functional Specialization. </w:t>
      </w:r>
      <w:r>
        <w:rPr>
          <w:rFonts w:cs="Times"/>
          <w:i/>
          <w:iCs/>
          <w:szCs w:val="24"/>
        </w:rPr>
        <w:t>Journal of Neuroscience</w:t>
      </w:r>
      <w:r>
        <w:rPr>
          <w:rFonts w:cs="Times"/>
          <w:szCs w:val="24"/>
        </w:rPr>
        <w:t xml:space="preserve"> </w:t>
      </w:r>
      <w:r>
        <w:rPr>
          <w:rFonts w:cs="Times"/>
          <w:b/>
          <w:bCs/>
          <w:szCs w:val="24"/>
        </w:rPr>
        <w:t>29,</w:t>
      </w:r>
      <w:r>
        <w:rPr>
          <w:rFonts w:cs="Times"/>
          <w:szCs w:val="24"/>
        </w:rPr>
        <w:t xml:space="preserve"> 1175–1190 (2009).</w:t>
      </w:r>
    </w:p>
    <w:p w14:paraId="7D0E3D8B"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35.</w:t>
      </w:r>
      <w:r>
        <w:rPr>
          <w:rFonts w:cs="Times"/>
          <w:szCs w:val="24"/>
        </w:rPr>
        <w:tab/>
        <w:t xml:space="preserve">Neubert, F.-X., Mars, R. B., Sallet, J. &amp; Rushworth, M. F. S. Connectivity reveals relationship of brain areas for reward-guided learning and decision making in human and monkey frontal cortex. </w:t>
      </w:r>
      <w:r>
        <w:rPr>
          <w:rFonts w:cs="Times"/>
          <w:i/>
          <w:iCs/>
          <w:szCs w:val="24"/>
        </w:rPr>
        <w:t>PNAS</w:t>
      </w:r>
      <w:r>
        <w:rPr>
          <w:rFonts w:cs="Times"/>
          <w:szCs w:val="24"/>
        </w:rPr>
        <w:t xml:space="preserve"> 201410767–10 (2015). doi:10.1073/pnas.1410767112</w:t>
      </w:r>
    </w:p>
    <w:p w14:paraId="265C027F"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36.</w:t>
      </w:r>
      <w:r>
        <w:rPr>
          <w:rFonts w:cs="Times"/>
          <w:szCs w:val="24"/>
        </w:rPr>
        <w:tab/>
        <w:t xml:space="preserve">Chang, L. J., Yarkoni, T., Khaw, M. W. &amp; Sanfey, A. G. Decoding the Role of the Insula in Human Cognition: Functional Parcellation and Large-Scale Reverse Inference. </w:t>
      </w:r>
      <w:r>
        <w:rPr>
          <w:rFonts w:cs="Times"/>
          <w:i/>
          <w:iCs/>
          <w:szCs w:val="24"/>
        </w:rPr>
        <w:t>Cerebral Cortex</w:t>
      </w:r>
      <w:r>
        <w:rPr>
          <w:rFonts w:cs="Times"/>
          <w:szCs w:val="24"/>
        </w:rPr>
        <w:t xml:space="preserve"> </w:t>
      </w:r>
      <w:r>
        <w:rPr>
          <w:rFonts w:cs="Times"/>
          <w:b/>
          <w:bCs/>
          <w:szCs w:val="24"/>
        </w:rPr>
        <w:t>23,</w:t>
      </w:r>
      <w:r>
        <w:rPr>
          <w:rFonts w:cs="Times"/>
          <w:szCs w:val="24"/>
        </w:rPr>
        <w:t xml:space="preserve"> 739–749 (2013).</w:t>
      </w:r>
    </w:p>
    <w:p w14:paraId="32D88580"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37.</w:t>
      </w:r>
      <w:r>
        <w:rPr>
          <w:rFonts w:cs="Times"/>
          <w:szCs w:val="24"/>
        </w:rPr>
        <w:tab/>
        <w:t xml:space="preserve">Picard, N. &amp; Strick, P. L. Motor Areas of the Medial Wall: A Review of Their Location and Functional Activation. </w:t>
      </w:r>
      <w:r>
        <w:rPr>
          <w:rFonts w:cs="Times"/>
          <w:i/>
          <w:iCs/>
          <w:szCs w:val="24"/>
        </w:rPr>
        <w:t>Cerebral Cortex</w:t>
      </w:r>
      <w:r>
        <w:rPr>
          <w:rFonts w:cs="Times"/>
          <w:szCs w:val="24"/>
        </w:rPr>
        <w:t xml:space="preserve"> </w:t>
      </w:r>
      <w:r>
        <w:rPr>
          <w:rFonts w:cs="Times"/>
          <w:b/>
          <w:bCs/>
          <w:szCs w:val="24"/>
        </w:rPr>
        <w:t>6,</w:t>
      </w:r>
      <w:r>
        <w:rPr>
          <w:rFonts w:cs="Times"/>
          <w:szCs w:val="24"/>
        </w:rPr>
        <w:t xml:space="preserve"> 342–353 (1996).</w:t>
      </w:r>
    </w:p>
    <w:p w14:paraId="37863E4A"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38.</w:t>
      </w:r>
      <w:r>
        <w:rPr>
          <w:rFonts w:cs="Times"/>
          <w:szCs w:val="24"/>
        </w:rPr>
        <w:tab/>
        <w:t xml:space="preserve">Andrews-Hanna, J. R. The Brain's Default Network and Its Adaptive Role in Internal </w:t>
      </w:r>
      <w:r>
        <w:rPr>
          <w:rFonts w:cs="Times"/>
          <w:szCs w:val="24"/>
        </w:rPr>
        <w:lastRenderedPageBreak/>
        <w:t xml:space="preserve">Mentation. </w:t>
      </w:r>
      <w:r>
        <w:rPr>
          <w:rFonts w:cs="Times"/>
          <w:i/>
          <w:iCs/>
          <w:szCs w:val="24"/>
        </w:rPr>
        <w:t>The Neuroscientist</w:t>
      </w:r>
      <w:r>
        <w:rPr>
          <w:rFonts w:cs="Times"/>
          <w:szCs w:val="24"/>
        </w:rPr>
        <w:t xml:space="preserve"> </w:t>
      </w:r>
      <w:r>
        <w:rPr>
          <w:rFonts w:cs="Times"/>
          <w:b/>
          <w:bCs/>
          <w:szCs w:val="24"/>
        </w:rPr>
        <w:t>18,</w:t>
      </w:r>
      <w:r>
        <w:rPr>
          <w:rFonts w:cs="Times"/>
          <w:szCs w:val="24"/>
        </w:rPr>
        <w:t xml:space="preserve"> 251–270 (2012).</w:t>
      </w:r>
    </w:p>
    <w:p w14:paraId="34107EF7"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39.</w:t>
      </w:r>
      <w:r>
        <w:rPr>
          <w:rFonts w:cs="Times"/>
          <w:szCs w:val="24"/>
        </w:rPr>
        <w:tab/>
        <w:t xml:space="preserve">Nelson, S. M. </w:t>
      </w:r>
      <w:r>
        <w:rPr>
          <w:rFonts w:cs="Times"/>
          <w:i/>
          <w:iCs/>
          <w:szCs w:val="24"/>
        </w:rPr>
        <w:t>et al.</w:t>
      </w:r>
      <w:r>
        <w:rPr>
          <w:rFonts w:cs="Times"/>
          <w:szCs w:val="24"/>
        </w:rPr>
        <w:t xml:space="preserve"> Role of the anterior insula in task-level control and focal attention. </w:t>
      </w:r>
      <w:r>
        <w:rPr>
          <w:rFonts w:cs="Times"/>
          <w:i/>
          <w:iCs/>
          <w:szCs w:val="24"/>
        </w:rPr>
        <w:t>Brain Structure and Function</w:t>
      </w:r>
      <w:r>
        <w:rPr>
          <w:rFonts w:cs="Times"/>
          <w:szCs w:val="24"/>
        </w:rPr>
        <w:t xml:space="preserve"> </w:t>
      </w:r>
      <w:r>
        <w:rPr>
          <w:rFonts w:cs="Times"/>
          <w:b/>
          <w:bCs/>
          <w:szCs w:val="24"/>
        </w:rPr>
        <w:t>214,</w:t>
      </w:r>
      <w:r>
        <w:rPr>
          <w:rFonts w:cs="Times"/>
          <w:szCs w:val="24"/>
        </w:rPr>
        <w:t xml:space="preserve"> 669–680 (2010).</w:t>
      </w:r>
    </w:p>
    <w:p w14:paraId="77E39AA6"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40.</w:t>
      </w:r>
      <w:r>
        <w:rPr>
          <w:rFonts w:cs="Times"/>
          <w:szCs w:val="24"/>
        </w:rPr>
        <w:tab/>
        <w:t xml:space="preserve">Yaxley, S., Rolls, E. T. &amp; Sienkiewicz, Z. J. Gustatory responses of single neurons in the insula of the macaque monkey. </w:t>
      </w:r>
      <w:r>
        <w:rPr>
          <w:rFonts w:cs="Times"/>
          <w:i/>
          <w:iCs/>
          <w:szCs w:val="24"/>
        </w:rPr>
        <w:t>Journal of Neurophysiology</w:t>
      </w:r>
      <w:r>
        <w:rPr>
          <w:rFonts w:cs="Times"/>
          <w:szCs w:val="24"/>
        </w:rPr>
        <w:t xml:space="preserve"> </w:t>
      </w:r>
      <w:r>
        <w:rPr>
          <w:rFonts w:cs="Times"/>
          <w:b/>
          <w:bCs/>
          <w:szCs w:val="24"/>
        </w:rPr>
        <w:t>63,</w:t>
      </w:r>
      <w:r>
        <w:rPr>
          <w:rFonts w:cs="Times"/>
          <w:szCs w:val="24"/>
        </w:rPr>
        <w:t xml:space="preserve"> 689–700 (1990).</w:t>
      </w:r>
    </w:p>
    <w:p w14:paraId="71B0D919"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41.</w:t>
      </w:r>
      <w:r>
        <w:rPr>
          <w:rFonts w:cs="Times"/>
          <w:szCs w:val="24"/>
        </w:rPr>
        <w:tab/>
        <w:t xml:space="preserve">Rolls, E. T., Yaxley, S. &amp; Sienkiewicz, Z. J. Gustatory responses of single neurons in the caudolateral orbitofrontal cortex of the macaque monkey. </w:t>
      </w:r>
      <w:r>
        <w:rPr>
          <w:rFonts w:cs="Times"/>
          <w:i/>
          <w:iCs/>
          <w:szCs w:val="24"/>
        </w:rPr>
        <w:t>Journal of Neurophysiology</w:t>
      </w:r>
      <w:r>
        <w:rPr>
          <w:rFonts w:cs="Times"/>
          <w:szCs w:val="24"/>
        </w:rPr>
        <w:t xml:space="preserve"> </w:t>
      </w:r>
      <w:r>
        <w:rPr>
          <w:rFonts w:cs="Times"/>
          <w:b/>
          <w:bCs/>
          <w:szCs w:val="24"/>
        </w:rPr>
        <w:t>64,</w:t>
      </w:r>
      <w:r>
        <w:rPr>
          <w:rFonts w:cs="Times"/>
          <w:szCs w:val="24"/>
        </w:rPr>
        <w:t xml:space="preserve"> 1055–1066 (1990).</w:t>
      </w:r>
    </w:p>
    <w:p w14:paraId="28858B98"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42.</w:t>
      </w:r>
      <w:r>
        <w:rPr>
          <w:rFonts w:cs="Times"/>
          <w:szCs w:val="24"/>
        </w:rPr>
        <w:tab/>
        <w:t xml:space="preserve">Schoenbaum, G. &amp; Roesch, M. Orbitofrontal Cortex, Associative Learning, and Expectancies. </w:t>
      </w:r>
      <w:r>
        <w:rPr>
          <w:rFonts w:cs="Times"/>
          <w:i/>
          <w:iCs/>
          <w:szCs w:val="24"/>
        </w:rPr>
        <w:t>Neuron</w:t>
      </w:r>
      <w:r>
        <w:rPr>
          <w:rFonts w:cs="Times"/>
          <w:szCs w:val="24"/>
        </w:rPr>
        <w:t xml:space="preserve"> </w:t>
      </w:r>
      <w:r>
        <w:rPr>
          <w:rFonts w:cs="Times"/>
          <w:b/>
          <w:bCs/>
          <w:szCs w:val="24"/>
        </w:rPr>
        <w:t>47,</w:t>
      </w:r>
      <w:r>
        <w:rPr>
          <w:rFonts w:cs="Times"/>
          <w:szCs w:val="24"/>
        </w:rPr>
        <w:t xml:space="preserve"> 633–636 (2005).</w:t>
      </w:r>
    </w:p>
    <w:p w14:paraId="26491545"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43.</w:t>
      </w:r>
      <w:r>
        <w:rPr>
          <w:rFonts w:cs="Times"/>
          <w:szCs w:val="24"/>
        </w:rPr>
        <w:tab/>
        <w:t xml:space="preserve">Carter, R. M. &amp; Huettel, S. A. A nexus model of the temporal–parietal junction. </w:t>
      </w:r>
      <w:r>
        <w:rPr>
          <w:rFonts w:cs="Times"/>
          <w:i/>
          <w:iCs/>
          <w:szCs w:val="24"/>
        </w:rPr>
        <w:t>Trends in Cognitive Sciences</w:t>
      </w:r>
      <w:r>
        <w:rPr>
          <w:rFonts w:cs="Times"/>
          <w:szCs w:val="24"/>
        </w:rPr>
        <w:t xml:space="preserve"> </w:t>
      </w:r>
      <w:r>
        <w:rPr>
          <w:rFonts w:cs="Times"/>
          <w:b/>
          <w:bCs/>
          <w:szCs w:val="24"/>
        </w:rPr>
        <w:t>17,</w:t>
      </w:r>
      <w:r>
        <w:rPr>
          <w:rFonts w:cs="Times"/>
          <w:szCs w:val="24"/>
        </w:rPr>
        <w:t xml:space="preserve"> 328–336 (2013).</w:t>
      </w:r>
    </w:p>
    <w:p w14:paraId="5CC1C3BE"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44.</w:t>
      </w:r>
      <w:r>
        <w:rPr>
          <w:rFonts w:cs="Times"/>
          <w:szCs w:val="24"/>
        </w:rPr>
        <w:tab/>
        <w:t xml:space="preserve">Zilbovicius, M. </w:t>
      </w:r>
      <w:r>
        <w:rPr>
          <w:rFonts w:cs="Times"/>
          <w:i/>
          <w:iCs/>
          <w:szCs w:val="24"/>
        </w:rPr>
        <w:t>et al.</w:t>
      </w:r>
      <w:r>
        <w:rPr>
          <w:rFonts w:cs="Times"/>
          <w:szCs w:val="24"/>
        </w:rPr>
        <w:t xml:space="preserve"> Autism, the superior temporal sulcus and social perception. </w:t>
      </w:r>
      <w:r>
        <w:rPr>
          <w:rFonts w:cs="Times"/>
          <w:i/>
          <w:iCs/>
          <w:szCs w:val="24"/>
        </w:rPr>
        <w:t>Trends in Neurosciences</w:t>
      </w:r>
      <w:r>
        <w:rPr>
          <w:rFonts w:cs="Times"/>
          <w:szCs w:val="24"/>
        </w:rPr>
        <w:t xml:space="preserve"> </w:t>
      </w:r>
      <w:r>
        <w:rPr>
          <w:rFonts w:cs="Times"/>
          <w:b/>
          <w:bCs/>
          <w:szCs w:val="24"/>
        </w:rPr>
        <w:t>29,</w:t>
      </w:r>
      <w:r>
        <w:rPr>
          <w:rFonts w:cs="Times"/>
          <w:szCs w:val="24"/>
        </w:rPr>
        <w:t xml:space="preserve"> 359–366 (2006).</w:t>
      </w:r>
    </w:p>
    <w:p w14:paraId="107F3B66"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45.</w:t>
      </w:r>
      <w:r>
        <w:rPr>
          <w:rFonts w:cs="Times"/>
          <w:szCs w:val="24"/>
        </w:rPr>
        <w:tab/>
        <w:t xml:space="preserve">Poldrack, R. A. </w:t>
      </w:r>
      <w:r>
        <w:rPr>
          <w:rFonts w:cs="Times"/>
          <w:i/>
          <w:iCs/>
          <w:szCs w:val="24"/>
        </w:rPr>
        <w:t>et al.</w:t>
      </w:r>
      <w:r>
        <w:rPr>
          <w:rFonts w:cs="Times"/>
          <w:szCs w:val="24"/>
        </w:rPr>
        <w:t xml:space="preserve"> Discovering Relations Between Mind, Brain, and Mental Disorders Using Topic Mapping. </w:t>
      </w:r>
      <w:r>
        <w:rPr>
          <w:rFonts w:cs="Times"/>
          <w:i/>
          <w:iCs/>
          <w:szCs w:val="24"/>
        </w:rPr>
        <w:t>PLoS Comput Biol</w:t>
      </w:r>
      <w:r>
        <w:rPr>
          <w:rFonts w:cs="Times"/>
          <w:szCs w:val="24"/>
        </w:rPr>
        <w:t xml:space="preserve"> </w:t>
      </w:r>
      <w:r>
        <w:rPr>
          <w:rFonts w:cs="Times"/>
          <w:b/>
          <w:bCs/>
          <w:szCs w:val="24"/>
        </w:rPr>
        <w:t>8,</w:t>
      </w:r>
      <w:r>
        <w:rPr>
          <w:rFonts w:cs="Times"/>
          <w:szCs w:val="24"/>
        </w:rPr>
        <w:t xml:space="preserve"> e1002707 (2012).</w:t>
      </w:r>
    </w:p>
    <w:p w14:paraId="7C1676B1"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46.</w:t>
      </w:r>
      <w:r>
        <w:rPr>
          <w:rFonts w:cs="Times"/>
          <w:szCs w:val="24"/>
        </w:rPr>
        <w:tab/>
        <w:t xml:space="preserve">Kim, J.-H. </w:t>
      </w:r>
      <w:r>
        <w:rPr>
          <w:rFonts w:cs="Times"/>
          <w:i/>
          <w:iCs/>
          <w:szCs w:val="24"/>
        </w:rPr>
        <w:t>et al.</w:t>
      </w:r>
      <w:r>
        <w:rPr>
          <w:rFonts w:cs="Times"/>
          <w:szCs w:val="24"/>
        </w:rPr>
        <w:t xml:space="preserve"> Defining functional SMA and pre-SMA subregions in human MFC using resting state fMRI: Functional connectivity-based parcellation method. </w:t>
      </w:r>
      <w:r>
        <w:rPr>
          <w:rFonts w:cs="Times"/>
          <w:i/>
          <w:iCs/>
          <w:szCs w:val="24"/>
        </w:rPr>
        <w:t>NeuroImage</w:t>
      </w:r>
      <w:r>
        <w:rPr>
          <w:rFonts w:cs="Times"/>
          <w:szCs w:val="24"/>
        </w:rPr>
        <w:t xml:space="preserve"> </w:t>
      </w:r>
      <w:r>
        <w:rPr>
          <w:rFonts w:cs="Times"/>
          <w:b/>
          <w:bCs/>
          <w:szCs w:val="24"/>
        </w:rPr>
        <w:t>49,</w:t>
      </w:r>
      <w:r>
        <w:rPr>
          <w:rFonts w:cs="Times"/>
          <w:szCs w:val="24"/>
        </w:rPr>
        <w:t xml:space="preserve"> 2375–2386 (2010).</w:t>
      </w:r>
    </w:p>
    <w:p w14:paraId="04D45ED0"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47.</w:t>
      </w:r>
      <w:r>
        <w:rPr>
          <w:rFonts w:cs="Times"/>
          <w:szCs w:val="24"/>
        </w:rPr>
        <w:tab/>
        <w:t xml:space="preserve">Corbetta, M., Akbudak, E., Conturo, T. E. &amp; Snyder, A. Z. A common network of functional areas for attention and eye movements. </w:t>
      </w:r>
      <w:r>
        <w:rPr>
          <w:rFonts w:cs="Times"/>
          <w:i/>
          <w:iCs/>
          <w:szCs w:val="24"/>
        </w:rPr>
        <w:t>Neuron</w:t>
      </w:r>
      <w:r>
        <w:rPr>
          <w:rFonts w:cs="Times"/>
          <w:szCs w:val="24"/>
        </w:rPr>
        <w:t xml:space="preserve"> </w:t>
      </w:r>
      <w:r>
        <w:rPr>
          <w:rFonts w:cs="Times"/>
          <w:b/>
          <w:bCs/>
          <w:szCs w:val="24"/>
        </w:rPr>
        <w:t>21,</w:t>
      </w:r>
      <w:r>
        <w:rPr>
          <w:rFonts w:cs="Times"/>
          <w:szCs w:val="24"/>
        </w:rPr>
        <w:t xml:space="preserve"> 761–773 (1998).</w:t>
      </w:r>
    </w:p>
    <w:p w14:paraId="62460470"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48.</w:t>
      </w:r>
      <w:r>
        <w:rPr>
          <w:rFonts w:cs="Times"/>
          <w:szCs w:val="24"/>
        </w:rPr>
        <w:tab/>
        <w:t xml:space="preserve">Everling, S. &amp; Munoz, D. P. Neuronal Correlates for Preparatory Set Associated with Pro-Saccades and Anti-Saccades in the Primate Frontal Eye Field. </w:t>
      </w:r>
      <w:r>
        <w:rPr>
          <w:rFonts w:cs="Times"/>
          <w:i/>
          <w:iCs/>
          <w:szCs w:val="24"/>
        </w:rPr>
        <w:t>Journal of Neuroscience</w:t>
      </w:r>
      <w:r>
        <w:rPr>
          <w:rFonts w:cs="Times"/>
          <w:szCs w:val="24"/>
        </w:rPr>
        <w:t xml:space="preserve"> </w:t>
      </w:r>
      <w:r>
        <w:rPr>
          <w:rFonts w:cs="Times"/>
          <w:b/>
          <w:bCs/>
          <w:szCs w:val="24"/>
        </w:rPr>
        <w:t>20,</w:t>
      </w:r>
      <w:r>
        <w:rPr>
          <w:rFonts w:cs="Times"/>
          <w:szCs w:val="24"/>
        </w:rPr>
        <w:t xml:space="preserve"> 387–400 (2000).</w:t>
      </w:r>
    </w:p>
    <w:p w14:paraId="33252357"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49.</w:t>
      </w:r>
      <w:r>
        <w:rPr>
          <w:rFonts w:cs="Times"/>
          <w:szCs w:val="24"/>
        </w:rPr>
        <w:tab/>
        <w:t>Luppino, G. Corticocortical connections of area F3 (SMA-proper) and area F6 (pre-SMA) in the macaque monkey. 1–27 (1993).</w:t>
      </w:r>
    </w:p>
    <w:p w14:paraId="32C9949A"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50.</w:t>
      </w:r>
      <w:r>
        <w:rPr>
          <w:rFonts w:cs="Times"/>
          <w:szCs w:val="24"/>
        </w:rPr>
        <w:tab/>
        <w:t xml:space="preserve">Nakamura, K. &amp; Roesch, M. R. Neuronal activity in macaque SEF and ACC during performance of tasks involving conflict. </w:t>
      </w:r>
      <w:r>
        <w:rPr>
          <w:rFonts w:cs="Times"/>
          <w:i/>
          <w:iCs/>
          <w:szCs w:val="24"/>
        </w:rPr>
        <w:t>Journal of …</w:t>
      </w:r>
      <w:r>
        <w:rPr>
          <w:rFonts w:cs="Times"/>
          <w:szCs w:val="24"/>
        </w:rPr>
        <w:t xml:space="preserve"> (2005).</w:t>
      </w:r>
    </w:p>
    <w:p w14:paraId="7A56A32C"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51.</w:t>
      </w:r>
      <w:r>
        <w:rPr>
          <w:rFonts w:cs="Times"/>
          <w:szCs w:val="24"/>
        </w:rPr>
        <w:tab/>
        <w:t xml:space="preserve">Cole, M. W., Yeung, N., Freiwald, W. A. &amp; Botvinick, M. Cingulate cortex: Diverging data from humans and monkeys. </w:t>
      </w:r>
      <w:r>
        <w:rPr>
          <w:rFonts w:cs="Times"/>
          <w:i/>
          <w:iCs/>
          <w:szCs w:val="24"/>
        </w:rPr>
        <w:t>Trends in Neurosciences</w:t>
      </w:r>
      <w:r>
        <w:rPr>
          <w:rFonts w:cs="Times"/>
          <w:szCs w:val="24"/>
        </w:rPr>
        <w:t xml:space="preserve"> </w:t>
      </w:r>
      <w:r>
        <w:rPr>
          <w:rFonts w:cs="Times"/>
          <w:b/>
          <w:bCs/>
          <w:szCs w:val="24"/>
        </w:rPr>
        <w:t>32,</w:t>
      </w:r>
      <w:r>
        <w:rPr>
          <w:rFonts w:cs="Times"/>
          <w:szCs w:val="24"/>
        </w:rPr>
        <w:t xml:space="preserve"> 566–574 (2009).</w:t>
      </w:r>
    </w:p>
    <w:p w14:paraId="68BEB6E8"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52.</w:t>
      </w:r>
      <w:r>
        <w:rPr>
          <w:rFonts w:cs="Times"/>
          <w:szCs w:val="24"/>
        </w:rPr>
        <w:tab/>
        <w:t xml:space="preserve">Mitchell, J. P., Banaji, M. R. &amp; Macrae, C. N. The Link between Social Cognition and Self-referential Thought in the Medial Prefrontal Cortex. </w:t>
      </w:r>
      <w:r>
        <w:rPr>
          <w:rFonts w:cs="Times"/>
          <w:i/>
          <w:iCs/>
          <w:szCs w:val="24"/>
        </w:rPr>
        <w:t>http://dx.doi.org/10.1162/0898929055002418</w:t>
      </w:r>
      <w:r>
        <w:rPr>
          <w:rFonts w:cs="Times"/>
          <w:szCs w:val="24"/>
        </w:rPr>
        <w:t xml:space="preserve"> </w:t>
      </w:r>
      <w:r>
        <w:rPr>
          <w:rFonts w:cs="Times"/>
          <w:b/>
          <w:bCs/>
          <w:szCs w:val="24"/>
        </w:rPr>
        <w:t>17,</w:t>
      </w:r>
      <w:r>
        <w:rPr>
          <w:rFonts w:cs="Times"/>
          <w:szCs w:val="24"/>
        </w:rPr>
        <w:t xml:space="preserve"> 1306–1315 (2006).</w:t>
      </w:r>
    </w:p>
    <w:p w14:paraId="777BE015"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53.</w:t>
      </w:r>
      <w:r>
        <w:rPr>
          <w:rFonts w:cs="Times"/>
          <w:szCs w:val="24"/>
        </w:rPr>
        <w:tab/>
        <w:t xml:space="preserve">van den Heuvel, M. P. &amp; Sporns, O. Network hubs in the human brain. </w:t>
      </w:r>
      <w:r>
        <w:rPr>
          <w:rFonts w:cs="Times"/>
          <w:i/>
          <w:iCs/>
          <w:szCs w:val="24"/>
        </w:rPr>
        <w:t>Trends in Cognitive Sciences</w:t>
      </w:r>
      <w:r>
        <w:rPr>
          <w:rFonts w:cs="Times"/>
          <w:szCs w:val="24"/>
        </w:rPr>
        <w:t xml:space="preserve"> </w:t>
      </w:r>
      <w:r>
        <w:rPr>
          <w:rFonts w:cs="Times"/>
          <w:b/>
          <w:bCs/>
          <w:szCs w:val="24"/>
        </w:rPr>
        <w:t>17,</w:t>
      </w:r>
      <w:r>
        <w:rPr>
          <w:rFonts w:cs="Times"/>
          <w:szCs w:val="24"/>
        </w:rPr>
        <w:t xml:space="preserve"> 683–696 (2013).</w:t>
      </w:r>
    </w:p>
    <w:p w14:paraId="665084DB"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54.</w:t>
      </w:r>
      <w:r>
        <w:rPr>
          <w:rFonts w:cs="Times"/>
          <w:szCs w:val="24"/>
        </w:rPr>
        <w:tab/>
        <w:t xml:space="preserve">Lebreton, M., Jorge, S., Michel, V., Thirion, B. &amp; Pessiglione, M. An Automatic Valuation System in the Human Brain: Evidence from Functional Neuroimaging. </w:t>
      </w:r>
      <w:r>
        <w:rPr>
          <w:rFonts w:cs="Times"/>
          <w:i/>
          <w:iCs/>
          <w:szCs w:val="24"/>
        </w:rPr>
        <w:t>Neuron</w:t>
      </w:r>
      <w:r>
        <w:rPr>
          <w:rFonts w:cs="Times"/>
          <w:szCs w:val="24"/>
        </w:rPr>
        <w:t xml:space="preserve"> </w:t>
      </w:r>
      <w:r>
        <w:rPr>
          <w:rFonts w:cs="Times"/>
          <w:b/>
          <w:bCs/>
          <w:szCs w:val="24"/>
        </w:rPr>
        <w:t>64,</w:t>
      </w:r>
      <w:r>
        <w:rPr>
          <w:rFonts w:cs="Times"/>
          <w:szCs w:val="24"/>
        </w:rPr>
        <w:t xml:space="preserve"> 431–439 (2009).</w:t>
      </w:r>
    </w:p>
    <w:p w14:paraId="3A05AFE2"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55.</w:t>
      </w:r>
      <w:r>
        <w:rPr>
          <w:rFonts w:cs="Times"/>
          <w:szCs w:val="24"/>
        </w:rPr>
        <w:tab/>
        <w:t xml:space="preserve">Roy, M., Shohamy, D. &amp; Wager, T. D. Ventromedial prefrontal-subcortical systems and the generation of affective meaning. </w:t>
      </w:r>
      <w:r>
        <w:rPr>
          <w:rFonts w:cs="Times"/>
          <w:i/>
          <w:iCs/>
          <w:szCs w:val="24"/>
        </w:rPr>
        <w:t>Trends in Cognitive Sciences</w:t>
      </w:r>
      <w:r>
        <w:rPr>
          <w:rFonts w:cs="Times"/>
          <w:szCs w:val="24"/>
        </w:rPr>
        <w:t xml:space="preserve"> </w:t>
      </w:r>
      <w:r>
        <w:rPr>
          <w:rFonts w:cs="Times"/>
          <w:b/>
          <w:bCs/>
          <w:szCs w:val="24"/>
        </w:rPr>
        <w:t>16,</w:t>
      </w:r>
      <w:r>
        <w:rPr>
          <w:rFonts w:cs="Times"/>
          <w:szCs w:val="24"/>
        </w:rPr>
        <w:t xml:space="preserve"> 147–156 (2012).</w:t>
      </w:r>
    </w:p>
    <w:p w14:paraId="07394147"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56.</w:t>
      </w:r>
      <w:r>
        <w:rPr>
          <w:rFonts w:cs="Times"/>
          <w:szCs w:val="24"/>
        </w:rPr>
        <w:tab/>
        <w:t>Paus, T. Primate anterior cingulate cortex: where motor control, drive and cognition interface. 1–8 (2001).</w:t>
      </w:r>
    </w:p>
    <w:p w14:paraId="3A8A01E8"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57.</w:t>
      </w:r>
      <w:r>
        <w:rPr>
          <w:rFonts w:cs="Times"/>
          <w:szCs w:val="24"/>
        </w:rPr>
        <w:tab/>
        <w:t xml:space="preserve">Gorgolewski, K. J. </w:t>
      </w:r>
      <w:r>
        <w:rPr>
          <w:rFonts w:cs="Times"/>
          <w:i/>
          <w:iCs/>
          <w:szCs w:val="24"/>
        </w:rPr>
        <w:t>et al.</w:t>
      </w:r>
      <w:r>
        <w:rPr>
          <w:rFonts w:cs="Times"/>
          <w:szCs w:val="24"/>
        </w:rPr>
        <w:t xml:space="preserve"> NeuroVault.org: a web-based repository for collecting and sharing unthresholded statistical maps of the human brain. </w:t>
      </w:r>
      <w:r>
        <w:rPr>
          <w:rFonts w:cs="Times"/>
          <w:i/>
          <w:iCs/>
          <w:szCs w:val="24"/>
        </w:rPr>
        <w:t>Frontiers in Neuroinformatics</w:t>
      </w:r>
      <w:r>
        <w:rPr>
          <w:rFonts w:cs="Times"/>
          <w:szCs w:val="24"/>
        </w:rPr>
        <w:t xml:space="preserve"> </w:t>
      </w:r>
      <w:r>
        <w:rPr>
          <w:rFonts w:cs="Times"/>
          <w:b/>
          <w:bCs/>
          <w:szCs w:val="24"/>
        </w:rPr>
        <w:t>9,</w:t>
      </w:r>
      <w:r>
        <w:rPr>
          <w:rFonts w:cs="Times"/>
          <w:szCs w:val="24"/>
        </w:rPr>
        <w:t xml:space="preserve"> (2015).</w:t>
      </w:r>
    </w:p>
    <w:p w14:paraId="5B77F533"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58.</w:t>
      </w:r>
      <w:r>
        <w:rPr>
          <w:rFonts w:cs="Times"/>
          <w:szCs w:val="24"/>
        </w:rPr>
        <w:tab/>
        <w:t xml:space="preserve">Pedregosa, F. </w:t>
      </w:r>
      <w:r>
        <w:rPr>
          <w:rFonts w:cs="Times"/>
          <w:i/>
          <w:iCs/>
          <w:szCs w:val="24"/>
        </w:rPr>
        <w:t>et al.</w:t>
      </w:r>
      <w:r>
        <w:rPr>
          <w:rFonts w:cs="Times"/>
          <w:szCs w:val="24"/>
        </w:rPr>
        <w:t xml:space="preserve"> Scikit-learn: Machine Learning in Python. </w:t>
      </w:r>
      <w:r>
        <w:rPr>
          <w:rFonts w:cs="Times"/>
          <w:i/>
          <w:iCs/>
          <w:szCs w:val="24"/>
        </w:rPr>
        <w:t xml:space="preserve">Journal of Machine </w:t>
      </w:r>
      <w:r>
        <w:rPr>
          <w:rFonts w:cs="Times"/>
          <w:i/>
          <w:iCs/>
          <w:szCs w:val="24"/>
        </w:rPr>
        <w:lastRenderedPageBreak/>
        <w:t>Learning Research</w:t>
      </w:r>
      <w:r>
        <w:rPr>
          <w:rFonts w:cs="Times"/>
          <w:szCs w:val="24"/>
        </w:rPr>
        <w:t xml:space="preserve"> </w:t>
      </w:r>
      <w:r>
        <w:rPr>
          <w:rFonts w:cs="Times"/>
          <w:b/>
          <w:bCs/>
          <w:szCs w:val="24"/>
        </w:rPr>
        <w:t>12,</w:t>
      </w:r>
      <w:r>
        <w:rPr>
          <w:rFonts w:cs="Times"/>
          <w:szCs w:val="24"/>
        </w:rPr>
        <w:t xml:space="preserve"> 2825–2830 (2011).</w:t>
      </w:r>
    </w:p>
    <w:p w14:paraId="24069027"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59.</w:t>
      </w:r>
      <w:r>
        <w:rPr>
          <w:rFonts w:cs="Times"/>
          <w:szCs w:val="24"/>
        </w:rPr>
        <w:tab/>
        <w:t xml:space="preserve">Thirion, B., Varoquaux, G., Dohmatob, E. &amp; Poline, J.-B. Which fMRI clustering gives good brain parcellations? </w:t>
      </w:r>
      <w:r>
        <w:rPr>
          <w:rFonts w:cs="Times"/>
          <w:i/>
          <w:iCs/>
          <w:szCs w:val="24"/>
        </w:rPr>
        <w:t>Frontiers in Neuroscience</w:t>
      </w:r>
      <w:r>
        <w:rPr>
          <w:rFonts w:cs="Times"/>
          <w:szCs w:val="24"/>
        </w:rPr>
        <w:t xml:space="preserve"> </w:t>
      </w:r>
      <w:r>
        <w:rPr>
          <w:rFonts w:cs="Times"/>
          <w:b/>
          <w:bCs/>
          <w:szCs w:val="24"/>
        </w:rPr>
        <w:t>8,</w:t>
      </w:r>
      <w:r>
        <w:rPr>
          <w:rFonts w:cs="Times"/>
          <w:szCs w:val="24"/>
        </w:rPr>
        <w:t xml:space="preserve"> (2014).</w:t>
      </w:r>
    </w:p>
    <w:p w14:paraId="2AD4EDDA"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60.</w:t>
      </w:r>
      <w:r>
        <w:rPr>
          <w:rFonts w:cs="Times"/>
          <w:szCs w:val="24"/>
        </w:rPr>
        <w:tab/>
        <w:t xml:space="preserve">Poldrack, R. A.Tal Yarkoni. </w:t>
      </w:r>
      <w:r>
        <w:rPr>
          <w:rFonts w:cs="Times"/>
          <w:b/>
          <w:bCs/>
          <w:szCs w:val="24"/>
        </w:rPr>
        <w:t>From Brain Maps to Cognitive Ontologies: Informatics and the Search for Mental Structure</w:t>
      </w:r>
      <w:r>
        <w:rPr>
          <w:rFonts w:cs="Times"/>
          <w:szCs w:val="24"/>
        </w:rPr>
        <w:t xml:space="preserve">. </w:t>
      </w:r>
      <w:r>
        <w:rPr>
          <w:rFonts w:cs="Times"/>
          <w:i/>
          <w:iCs/>
          <w:szCs w:val="24"/>
        </w:rPr>
        <w:t>Annual Review of Psychology</w:t>
      </w:r>
      <w:r>
        <w:rPr>
          <w:rFonts w:cs="Times"/>
          <w:szCs w:val="24"/>
        </w:rPr>
        <w:t xml:space="preserve"> (2016).</w:t>
      </w:r>
    </w:p>
    <w:p w14:paraId="45B59B30"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61.</w:t>
      </w:r>
      <w:r>
        <w:rPr>
          <w:rFonts w:cs="Times"/>
          <w:szCs w:val="24"/>
        </w:rPr>
        <w:tab/>
        <w:t xml:space="preserve">Wager, T. D., Davidson, M. L., Hughes, B. L., Lindquist, M. A. &amp; Ochsner, K. N. Prefrontal-Subcortical Pathways Mediating Successful Emotion Regulation. </w:t>
      </w:r>
      <w:r>
        <w:rPr>
          <w:rFonts w:cs="Times"/>
          <w:i/>
          <w:iCs/>
          <w:szCs w:val="24"/>
        </w:rPr>
        <w:t>Neuron</w:t>
      </w:r>
      <w:r>
        <w:rPr>
          <w:rFonts w:cs="Times"/>
          <w:szCs w:val="24"/>
        </w:rPr>
        <w:t xml:space="preserve"> </w:t>
      </w:r>
      <w:r>
        <w:rPr>
          <w:rFonts w:cs="Times"/>
          <w:b/>
          <w:bCs/>
          <w:szCs w:val="24"/>
        </w:rPr>
        <w:t>59,</w:t>
      </w:r>
      <w:r>
        <w:rPr>
          <w:rFonts w:cs="Times"/>
          <w:szCs w:val="24"/>
        </w:rPr>
        <w:t xml:space="preserve"> 1037–1050 (2008).</w:t>
      </w:r>
    </w:p>
    <w:p w14:paraId="630F55DB"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62.</w:t>
      </w:r>
      <w:r>
        <w:rPr>
          <w:rFonts w:cs="Times"/>
          <w:szCs w:val="24"/>
        </w:rPr>
        <w:tab/>
        <w:t xml:space="preserve">Poldrack, R. A. </w:t>
      </w:r>
      <w:r>
        <w:rPr>
          <w:rFonts w:cs="Times"/>
          <w:i/>
          <w:iCs/>
          <w:szCs w:val="24"/>
        </w:rPr>
        <w:t>et al.</w:t>
      </w:r>
      <w:r>
        <w:rPr>
          <w:rFonts w:cs="Times"/>
          <w:szCs w:val="24"/>
        </w:rPr>
        <w:t xml:space="preserve"> Discovering Relations Between Mind, Brain, and Mental Disorders Using Topic Mapping. </w:t>
      </w:r>
      <w:r>
        <w:rPr>
          <w:rFonts w:cs="Times"/>
          <w:i/>
          <w:iCs/>
          <w:szCs w:val="24"/>
        </w:rPr>
        <w:t>PLoS Comput Biol</w:t>
      </w:r>
      <w:r>
        <w:rPr>
          <w:rFonts w:cs="Times"/>
          <w:szCs w:val="24"/>
        </w:rPr>
        <w:t xml:space="preserve"> </w:t>
      </w:r>
      <w:r>
        <w:rPr>
          <w:rFonts w:cs="Times"/>
          <w:b/>
          <w:bCs/>
          <w:szCs w:val="24"/>
        </w:rPr>
        <w:t>8,</w:t>
      </w:r>
      <w:r>
        <w:rPr>
          <w:rFonts w:cs="Times"/>
          <w:szCs w:val="24"/>
        </w:rPr>
        <w:t xml:space="preserve"> e1002707 (2012).</w:t>
      </w:r>
    </w:p>
    <w:p w14:paraId="5E5D8F18"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63.</w:t>
      </w:r>
      <w:r>
        <w:rPr>
          <w:rFonts w:cs="Times"/>
          <w:szCs w:val="24"/>
        </w:rPr>
        <w:tab/>
        <w:t>Androutsopoulos, I., Koutsias, J., Chandrinos, K. V., Paliouras, G. &amp; Spyropoulos, C. D. An evaluation of Naive Bayesian anti-spam filtering. (2000).</w:t>
      </w:r>
    </w:p>
    <w:p w14:paraId="46477212" w14:textId="77777777" w:rsidR="000C4DAC" w:rsidRDefault="000C4DAC" w:rsidP="000C4DAC">
      <w:pPr>
        <w:widowControl w:val="0"/>
        <w:tabs>
          <w:tab w:val="left" w:pos="640"/>
        </w:tabs>
        <w:autoSpaceDE w:val="0"/>
        <w:autoSpaceDN w:val="0"/>
        <w:adjustRightInd w:val="0"/>
        <w:spacing w:after="0" w:line="240" w:lineRule="auto"/>
        <w:ind w:left="640" w:hanging="640"/>
        <w:rPr>
          <w:rFonts w:cs="Times"/>
          <w:szCs w:val="24"/>
        </w:rPr>
      </w:pPr>
      <w:r>
        <w:rPr>
          <w:rFonts w:cs="Times"/>
          <w:szCs w:val="24"/>
        </w:rPr>
        <w:t>64.</w:t>
      </w:r>
      <w:r>
        <w:rPr>
          <w:rFonts w:cs="Times"/>
          <w:szCs w:val="24"/>
        </w:rPr>
        <w:tab/>
        <w:t xml:space="preserve">Jeni, L. A., Cohn, J. F. &amp; la Torre, De, F. Facing Imbalanced Data--Recommendations for the Use of Performance Metrics. </w:t>
      </w:r>
      <w:r>
        <w:rPr>
          <w:rFonts w:cs="Times"/>
          <w:i/>
          <w:iCs/>
          <w:szCs w:val="24"/>
        </w:rPr>
        <w:t>2013 Humaine Association Conference on Affective Computing and Intelligent Interaction (ACII)</w:t>
      </w:r>
      <w:r>
        <w:rPr>
          <w:rFonts w:cs="Times"/>
          <w:szCs w:val="24"/>
        </w:rPr>
        <w:t xml:space="preserve"> 245–251 (2013). doi:10.1109/ACII.2013.47</w:t>
      </w:r>
    </w:p>
    <w:p w14:paraId="3C52698A" w14:textId="478F172B" w:rsidR="00253A81" w:rsidRDefault="003E6356" w:rsidP="000C4D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ins w:id="505" w:author="Alejandro De La Vega" w:date="2015-11-10T17:29:00Z"/>
          <w:szCs w:val="24"/>
        </w:rPr>
      </w:pPr>
      <w:r w:rsidRPr="00F805D0">
        <w:rPr>
          <w:szCs w:val="24"/>
        </w:rPr>
        <w:fldChar w:fldCharType="end"/>
      </w:r>
    </w:p>
    <w:p w14:paraId="793999EE" w14:textId="77777777" w:rsidR="00253A81" w:rsidRDefault="00253A81">
      <w:pPr>
        <w:rPr>
          <w:ins w:id="506" w:author="Alejandro De La Vega" w:date="2015-11-10T17:29:00Z"/>
          <w:szCs w:val="24"/>
        </w:rPr>
      </w:pPr>
      <w:ins w:id="507" w:author="Alejandro De La Vega" w:date="2015-11-10T17:29:00Z">
        <w:r>
          <w:rPr>
            <w:szCs w:val="24"/>
          </w:rPr>
          <w:br w:type="page"/>
        </w:r>
      </w:ins>
    </w:p>
    <w:p w14:paraId="0880FEEC" w14:textId="6C843869" w:rsidR="00BD522F" w:rsidRPr="00BD020D" w:rsidRDefault="000C4DAC" w:rsidP="00253A81">
      <w:pPr>
        <w:widowControl w:val="0"/>
        <w:tabs>
          <w:tab w:val="left" w:pos="640"/>
        </w:tabs>
        <w:autoSpaceDE w:val="0"/>
        <w:autoSpaceDN w:val="0"/>
        <w:adjustRightInd w:val="0"/>
        <w:spacing w:line="240" w:lineRule="auto"/>
        <w:ind w:left="640" w:hanging="640"/>
        <w:rPr>
          <w:b/>
          <w:szCs w:val="24"/>
        </w:rPr>
      </w:pPr>
      <w:r>
        <w:rPr>
          <w:b/>
          <w:szCs w:val="24"/>
        </w:rPr>
        <w:lastRenderedPageBreak/>
        <w:t>Supplemental</w:t>
      </w:r>
      <w:r w:rsidR="00BD522F" w:rsidRPr="00BD020D">
        <w:rPr>
          <w:b/>
          <w:szCs w:val="24"/>
        </w:rPr>
        <w:t xml:space="preserve"> Information</w:t>
      </w:r>
    </w:p>
    <w:p w14:paraId="57C05F3A" w14:textId="77777777" w:rsidR="00BD522F" w:rsidRPr="00F805D0" w:rsidRDefault="00BD522F" w:rsidP="00BD522F">
      <w:pPr>
        <w:pStyle w:val="Title"/>
        <w:spacing w:after="160" w:line="360" w:lineRule="auto"/>
        <w:rPr>
          <w:rFonts w:ascii="Times" w:hAnsi="Times"/>
          <w:sz w:val="24"/>
          <w:szCs w:val="24"/>
        </w:rPr>
      </w:pPr>
      <w:bookmarkStart w:id="508" w:name="h.a53xcvepfobu" w:colFirst="0" w:colLast="0"/>
      <w:bookmarkEnd w:id="508"/>
      <w:r w:rsidRPr="00F805D0">
        <w:rPr>
          <w:rFonts w:ascii="Times" w:hAnsi="Times"/>
          <w:noProof/>
          <w:sz w:val="24"/>
          <w:szCs w:val="24"/>
        </w:rPr>
        <w:drawing>
          <wp:inline distT="0" distB="0" distL="0" distR="0" wp14:anchorId="1E8B0E04" wp14:editId="45F0EBCE">
            <wp:extent cx="4114800" cy="4098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5">
                      <a:extLst>
                        <a:ext uri="{28A0092B-C50C-407E-A947-70E740481C1C}">
                          <a14:useLocalDpi xmlns:a14="http://schemas.microsoft.com/office/drawing/2010/main" val="0"/>
                        </a:ext>
                      </a:extLst>
                    </a:blip>
                    <a:stretch>
                      <a:fillRect/>
                    </a:stretch>
                  </pic:blipFill>
                  <pic:spPr>
                    <a:xfrm>
                      <a:off x="0" y="0"/>
                      <a:ext cx="4115433" cy="4098724"/>
                    </a:xfrm>
                    <a:prstGeom prst="rect">
                      <a:avLst/>
                    </a:prstGeom>
                  </pic:spPr>
                </pic:pic>
              </a:graphicData>
            </a:graphic>
          </wp:inline>
        </w:drawing>
      </w:r>
    </w:p>
    <w:p w14:paraId="0A121674" w14:textId="3287B774" w:rsidR="00BD522F" w:rsidRPr="00F805D0" w:rsidRDefault="00AB2828" w:rsidP="00BD522F">
      <w:pPr>
        <w:pStyle w:val="Normal1"/>
        <w:spacing w:after="160" w:line="360" w:lineRule="auto"/>
        <w:ind w:firstLine="0"/>
        <w:rPr>
          <w:rFonts w:ascii="Times" w:hAnsi="Times"/>
          <w:sz w:val="24"/>
          <w:szCs w:val="24"/>
        </w:rPr>
      </w:pPr>
      <w:r>
        <w:rPr>
          <w:rFonts w:ascii="Times" w:hAnsi="Times"/>
          <w:sz w:val="24"/>
          <w:szCs w:val="24"/>
        </w:rPr>
        <w:t>Supplementary</w:t>
      </w:r>
      <w:r w:rsidR="00BD522F" w:rsidRPr="00F805D0">
        <w:rPr>
          <w:rFonts w:ascii="Times" w:hAnsi="Times"/>
          <w:sz w:val="24"/>
          <w:szCs w:val="24"/>
        </w:rPr>
        <w:t xml:space="preserve"> Figure 1. Silhouette scores of real (green) and permuted (</w:t>
      </w:r>
      <w:r w:rsidR="00A973F4">
        <w:rPr>
          <w:rFonts w:ascii="Times" w:hAnsi="Times"/>
          <w:sz w:val="24"/>
          <w:szCs w:val="24"/>
        </w:rPr>
        <w:t>blue</w:t>
      </w:r>
      <w:r w:rsidR="00BD522F" w:rsidRPr="00F805D0">
        <w:rPr>
          <w:rFonts w:ascii="Times" w:hAnsi="Times"/>
          <w:sz w:val="24"/>
          <w:szCs w:val="24"/>
        </w:rPr>
        <w:t xml:space="preserve">) clustering </w:t>
      </w:r>
      <w:r w:rsidR="00A973F4">
        <w:rPr>
          <w:rFonts w:ascii="Times" w:hAnsi="Times"/>
          <w:sz w:val="24"/>
          <w:szCs w:val="24"/>
        </w:rPr>
        <w:t>solutions</w:t>
      </w:r>
      <w:r w:rsidR="00BD522F" w:rsidRPr="00F805D0">
        <w:rPr>
          <w:rFonts w:ascii="Times" w:hAnsi="Times"/>
          <w:sz w:val="24"/>
          <w:szCs w:val="24"/>
        </w:rPr>
        <w:t>. Clustering was performed on permuted data 500 times for each k to compute a null distribution. We z-scored real clustering scores and determined they were all significantly greater than chance (p&lt;.0001). Silhouette scores reached local maxima at 3, 9 and 12 regions, although silhouette scores only increased slightly after 9 clusters.</w:t>
      </w:r>
    </w:p>
    <w:p w14:paraId="72F42692"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noProof/>
          <w:sz w:val="24"/>
          <w:szCs w:val="24"/>
        </w:rPr>
        <w:drawing>
          <wp:inline distT="0" distB="0" distL="0" distR="0" wp14:anchorId="017D375B" wp14:editId="3BC161B8">
            <wp:extent cx="5943600" cy="170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6">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1B78A55A" w14:textId="2AC57EFB" w:rsidR="00BD522F" w:rsidRPr="00F805D0" w:rsidRDefault="00AB2828" w:rsidP="007955CF">
      <w:pPr>
        <w:pStyle w:val="Normal1"/>
        <w:spacing w:after="160" w:line="360" w:lineRule="auto"/>
        <w:ind w:firstLine="0"/>
        <w:rPr>
          <w:rFonts w:ascii="Times" w:hAnsi="Times"/>
          <w:sz w:val="24"/>
          <w:szCs w:val="24"/>
        </w:rPr>
      </w:pPr>
      <w:r>
        <w:rPr>
          <w:rFonts w:ascii="Times" w:hAnsi="Times"/>
          <w:sz w:val="24"/>
          <w:szCs w:val="24"/>
        </w:rPr>
        <w:t>Supplementary</w:t>
      </w:r>
      <w:r w:rsidR="00BD522F" w:rsidRPr="00F805D0">
        <w:rPr>
          <w:rFonts w:ascii="Times" w:hAnsi="Times"/>
          <w:sz w:val="24"/>
          <w:szCs w:val="24"/>
        </w:rPr>
        <w:t xml:space="preserve"> Figure 2. Clustering solutions for 6, 12, and 15 clusters.  </w:t>
      </w:r>
    </w:p>
    <w:p w14:paraId="19ED30DC" w14:textId="0DC67740" w:rsidR="00BD522F" w:rsidRPr="00F805D0" w:rsidRDefault="00AB2828" w:rsidP="00BD522F">
      <w:pPr>
        <w:pStyle w:val="Heading2"/>
        <w:rPr>
          <w:szCs w:val="24"/>
        </w:rPr>
      </w:pPr>
      <w:r>
        <w:rPr>
          <w:szCs w:val="24"/>
        </w:rPr>
        <w:lastRenderedPageBreak/>
        <w:t>Supplementary</w:t>
      </w:r>
      <w:r w:rsidR="00BD522F" w:rsidRPr="00F805D0">
        <w:rPr>
          <w:szCs w:val="24"/>
        </w:rPr>
        <w:t xml:space="preserve"> Table 1. Topics derived from topic modeling.</w:t>
      </w:r>
    </w:p>
    <w:p w14:paraId="3B782716" w14:textId="77777777" w:rsidR="00BD522F" w:rsidRPr="00F805D0" w:rsidRDefault="00BD522F" w:rsidP="00BD522F">
      <w:pPr>
        <w:pStyle w:val="Heading2"/>
        <w:rPr>
          <w:szCs w:val="24"/>
        </w:rPr>
      </w:pPr>
      <w:r w:rsidRPr="00F805D0">
        <w:rPr>
          <w:szCs w:val="24"/>
        </w:rPr>
        <w:t>Cognitive Concept Topics</w:t>
      </w:r>
    </w:p>
    <w:p w14:paraId="0B80558E" w14:textId="77777777" w:rsidR="00BD522F" w:rsidRPr="00F805D0" w:rsidRDefault="00BD522F" w:rsidP="00BD522F">
      <w:pPr>
        <w:pStyle w:val="Normal1"/>
        <w:spacing w:line="360" w:lineRule="auto"/>
        <w:ind w:firstLine="0"/>
        <w:rPr>
          <w:rFonts w:ascii="Times" w:hAnsi="Times"/>
          <w:sz w:val="24"/>
          <w:szCs w:val="24"/>
        </w:rPr>
      </w:pPr>
      <w:r w:rsidRPr="00F805D0">
        <w:rPr>
          <w:rFonts w:ascii="Times" w:hAnsi="Times"/>
          <w:sz w:val="24"/>
          <w:szCs w:val="24"/>
        </w:rPr>
        <w:t>Name of topics as given by authors in left columns.</w:t>
      </w:r>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F805D0" w14:paraId="3A2BF489" w14:textId="77777777" w:rsidTr="00886535">
        <w:trPr>
          <w:trHeight w:val="500"/>
        </w:trPr>
        <w:tc>
          <w:tcPr>
            <w:tcW w:w="1728" w:type="dxa"/>
          </w:tcPr>
          <w:p w14:paraId="555EE4E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b/>
                <w:sz w:val="18"/>
                <w:szCs w:val="18"/>
              </w:rPr>
              <w:t>Topic Name</w:t>
            </w:r>
          </w:p>
        </w:tc>
        <w:tc>
          <w:tcPr>
            <w:tcW w:w="7632" w:type="dxa"/>
            <w:gridSpan w:val="5"/>
          </w:tcPr>
          <w:p w14:paraId="3480543A" w14:textId="77777777" w:rsidR="00BD522F" w:rsidRPr="00F805D0" w:rsidRDefault="00BD522F" w:rsidP="00886535">
            <w:pPr>
              <w:pStyle w:val="Normal1"/>
              <w:widowControl w:val="0"/>
              <w:spacing w:line="360" w:lineRule="auto"/>
              <w:jc w:val="center"/>
              <w:rPr>
                <w:rFonts w:ascii="Times" w:hAnsi="Times"/>
                <w:sz w:val="18"/>
                <w:szCs w:val="18"/>
              </w:rPr>
            </w:pPr>
            <w:r w:rsidRPr="00F805D0">
              <w:rPr>
                <w:rFonts w:ascii="Times" w:hAnsi="Times"/>
                <w:b/>
                <w:sz w:val="18"/>
                <w:szCs w:val="18"/>
              </w:rPr>
              <w:t>Five highest loading words</w:t>
            </w:r>
          </w:p>
        </w:tc>
      </w:tr>
      <w:tr w:rsidR="00BD522F" w:rsidRPr="00F805D0" w14:paraId="48198896" w14:textId="77777777" w:rsidTr="00886535">
        <w:tc>
          <w:tcPr>
            <w:tcW w:w="1728" w:type="dxa"/>
          </w:tcPr>
          <w:p w14:paraId="4350FFD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350" w:type="dxa"/>
          </w:tcPr>
          <w:p w14:paraId="1573AD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530" w:type="dxa"/>
          </w:tcPr>
          <w:p w14:paraId="11CC4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awareness</w:t>
            </w:r>
          </w:p>
        </w:tc>
        <w:tc>
          <w:tcPr>
            <w:tcW w:w="1530" w:type="dxa"/>
          </w:tcPr>
          <w:p w14:paraId="64C41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experience</w:t>
            </w:r>
          </w:p>
        </w:tc>
        <w:tc>
          <w:tcPr>
            <w:tcW w:w="1800" w:type="dxa"/>
          </w:tcPr>
          <w:p w14:paraId="51DAD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conscious</w:t>
            </w:r>
          </w:p>
        </w:tc>
        <w:tc>
          <w:tcPr>
            <w:tcW w:w="1422" w:type="dxa"/>
          </w:tcPr>
          <w:p w14:paraId="54C296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cortisol</w:t>
            </w:r>
          </w:p>
        </w:tc>
      </w:tr>
      <w:tr w:rsidR="00BD522F" w:rsidRPr="00F805D0" w14:paraId="5E756C7B" w14:textId="77777777" w:rsidTr="00886535">
        <w:tc>
          <w:tcPr>
            <w:tcW w:w="1728" w:type="dxa"/>
          </w:tcPr>
          <w:p w14:paraId="1699C42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350" w:type="dxa"/>
          </w:tcPr>
          <w:p w14:paraId="2405CD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w:t>
            </w:r>
          </w:p>
        </w:tc>
        <w:tc>
          <w:tcPr>
            <w:tcW w:w="1530" w:type="dxa"/>
          </w:tcPr>
          <w:p w14:paraId="0D9A313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530" w:type="dxa"/>
          </w:tcPr>
          <w:p w14:paraId="6F5FE6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4D14C1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eyes</w:t>
            </w:r>
          </w:p>
        </w:tc>
        <w:tc>
          <w:tcPr>
            <w:tcW w:w="1422" w:type="dxa"/>
          </w:tcPr>
          <w:p w14:paraId="304EEA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r>
      <w:tr w:rsidR="00BD522F" w:rsidRPr="00F805D0" w14:paraId="7D315ADF" w14:textId="77777777" w:rsidTr="00886535">
        <w:tc>
          <w:tcPr>
            <w:tcW w:w="1728" w:type="dxa"/>
          </w:tcPr>
          <w:p w14:paraId="59CF85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decision-making</w:t>
            </w:r>
          </w:p>
        </w:tc>
        <w:tc>
          <w:tcPr>
            <w:tcW w:w="1350" w:type="dxa"/>
          </w:tcPr>
          <w:p w14:paraId="093899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w:t>
            </w:r>
          </w:p>
        </w:tc>
        <w:tc>
          <w:tcPr>
            <w:tcW w:w="1530" w:type="dxa"/>
          </w:tcPr>
          <w:p w14:paraId="5B54AA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w:t>
            </w:r>
          </w:p>
        </w:tc>
        <w:tc>
          <w:tcPr>
            <w:tcW w:w="1530" w:type="dxa"/>
          </w:tcPr>
          <w:p w14:paraId="5A30A43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00" w:type="dxa"/>
          </w:tcPr>
          <w:p w14:paraId="1719D3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decisions</w:t>
            </w:r>
          </w:p>
        </w:tc>
        <w:tc>
          <w:tcPr>
            <w:tcW w:w="1422" w:type="dxa"/>
          </w:tcPr>
          <w:p w14:paraId="54DEAA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choices</w:t>
            </w:r>
          </w:p>
        </w:tc>
      </w:tr>
      <w:tr w:rsidR="00BD522F" w:rsidRPr="00F805D0" w14:paraId="76EE6DE5" w14:textId="77777777" w:rsidTr="00886535">
        <w:tc>
          <w:tcPr>
            <w:tcW w:w="1728" w:type="dxa"/>
          </w:tcPr>
          <w:p w14:paraId="697827A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350" w:type="dxa"/>
          </w:tcPr>
          <w:p w14:paraId="419526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530" w:type="dxa"/>
          </w:tcPr>
          <w:p w14:paraId="11FF56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w:t>
            </w:r>
          </w:p>
        </w:tc>
        <w:tc>
          <w:tcPr>
            <w:tcW w:w="1530" w:type="dxa"/>
          </w:tcPr>
          <w:p w14:paraId="0BAA25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rules</w:t>
            </w:r>
          </w:p>
        </w:tc>
        <w:tc>
          <w:tcPr>
            <w:tcW w:w="1800" w:type="dxa"/>
          </w:tcPr>
          <w:p w14:paraId="1972DA4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intelligence</w:t>
            </w:r>
          </w:p>
        </w:tc>
        <w:tc>
          <w:tcPr>
            <w:tcW w:w="1422" w:type="dxa"/>
          </w:tcPr>
          <w:p w14:paraId="662D67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complexity</w:t>
            </w:r>
          </w:p>
        </w:tc>
      </w:tr>
      <w:tr w:rsidR="00BD522F" w:rsidRPr="00F805D0" w14:paraId="154ACBAF" w14:textId="77777777" w:rsidTr="00886535">
        <w:tc>
          <w:tcPr>
            <w:tcW w:w="1728" w:type="dxa"/>
          </w:tcPr>
          <w:p w14:paraId="33FAF0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350" w:type="dxa"/>
          </w:tcPr>
          <w:p w14:paraId="3CEAAB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11CEF2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4B29D2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800" w:type="dxa"/>
          </w:tcPr>
          <w:p w14:paraId="1E6D9A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modality</w:t>
            </w:r>
          </w:p>
        </w:tc>
        <w:tc>
          <w:tcPr>
            <w:tcW w:w="1422" w:type="dxa"/>
          </w:tcPr>
          <w:p w14:paraId="6DD166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integration</w:t>
            </w:r>
          </w:p>
        </w:tc>
      </w:tr>
      <w:tr w:rsidR="00BD522F" w:rsidRPr="00F805D0" w14:paraId="03EDDD9C" w14:textId="77777777" w:rsidTr="00886535">
        <w:tc>
          <w:tcPr>
            <w:tcW w:w="1728" w:type="dxa"/>
          </w:tcPr>
          <w:p w14:paraId="7174B6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350" w:type="dxa"/>
          </w:tcPr>
          <w:p w14:paraId="258BAE4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530" w:type="dxa"/>
          </w:tcPr>
          <w:p w14:paraId="7AAA24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location</w:t>
            </w:r>
          </w:p>
        </w:tc>
        <w:tc>
          <w:tcPr>
            <w:tcW w:w="1530" w:type="dxa"/>
          </w:tcPr>
          <w:p w14:paraId="6C575B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E709B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space</w:t>
            </w:r>
          </w:p>
        </w:tc>
        <w:tc>
          <w:tcPr>
            <w:tcW w:w="1422" w:type="dxa"/>
          </w:tcPr>
          <w:p w14:paraId="7119C0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virtual</w:t>
            </w:r>
          </w:p>
        </w:tc>
      </w:tr>
      <w:tr w:rsidR="00BD522F" w:rsidRPr="00F805D0" w14:paraId="4C9BEECC" w14:textId="77777777" w:rsidTr="00886535">
        <w:tc>
          <w:tcPr>
            <w:tcW w:w="1728" w:type="dxa"/>
          </w:tcPr>
          <w:p w14:paraId="575B4EC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 priming</w:t>
            </w:r>
          </w:p>
        </w:tc>
        <w:tc>
          <w:tcPr>
            <w:tcW w:w="1350" w:type="dxa"/>
          </w:tcPr>
          <w:p w14:paraId="64E965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w:t>
            </w:r>
          </w:p>
        </w:tc>
        <w:tc>
          <w:tcPr>
            <w:tcW w:w="1530" w:type="dxa"/>
          </w:tcPr>
          <w:p w14:paraId="68E052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priming</w:t>
            </w:r>
          </w:p>
        </w:tc>
        <w:tc>
          <w:tcPr>
            <w:tcW w:w="1530" w:type="dxa"/>
          </w:tcPr>
          <w:p w14:paraId="00D196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hearing</w:t>
            </w:r>
          </w:p>
        </w:tc>
        <w:tc>
          <w:tcPr>
            <w:tcW w:w="1800" w:type="dxa"/>
          </w:tcPr>
          <w:p w14:paraId="03841D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repeated</w:t>
            </w:r>
          </w:p>
        </w:tc>
        <w:tc>
          <w:tcPr>
            <w:tcW w:w="1422" w:type="dxa"/>
          </w:tcPr>
          <w:p w14:paraId="7E7AEB2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suppression</w:t>
            </w:r>
          </w:p>
        </w:tc>
      </w:tr>
      <w:tr w:rsidR="00BD522F" w:rsidRPr="00F805D0" w14:paraId="0A639693" w14:textId="77777777" w:rsidTr="00886535">
        <w:tc>
          <w:tcPr>
            <w:tcW w:w="1728" w:type="dxa"/>
          </w:tcPr>
          <w:p w14:paraId="1524E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 detection</w:t>
            </w:r>
          </w:p>
        </w:tc>
        <w:tc>
          <w:tcPr>
            <w:tcW w:w="1350" w:type="dxa"/>
          </w:tcPr>
          <w:p w14:paraId="43F9ED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661BC2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category</w:t>
            </w:r>
          </w:p>
        </w:tc>
        <w:tc>
          <w:tcPr>
            <w:tcW w:w="1530" w:type="dxa"/>
          </w:tcPr>
          <w:p w14:paraId="51F00F3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adaptation</w:t>
            </w:r>
          </w:p>
        </w:tc>
        <w:tc>
          <w:tcPr>
            <w:tcW w:w="1800" w:type="dxa"/>
          </w:tcPr>
          <w:p w14:paraId="018393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color</w:t>
            </w:r>
          </w:p>
        </w:tc>
        <w:tc>
          <w:tcPr>
            <w:tcW w:w="1422" w:type="dxa"/>
          </w:tcPr>
          <w:p w14:paraId="2FC096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r>
      <w:tr w:rsidR="00BD522F" w:rsidRPr="00F805D0" w14:paraId="0462341C" w14:textId="77777777" w:rsidTr="00886535">
        <w:tc>
          <w:tcPr>
            <w:tcW w:w="1728" w:type="dxa"/>
          </w:tcPr>
          <w:p w14:paraId="2994301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 memory</w:t>
            </w:r>
          </w:p>
        </w:tc>
        <w:tc>
          <w:tcPr>
            <w:tcW w:w="1350" w:type="dxa"/>
          </w:tcPr>
          <w:p w14:paraId="350520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20C0B8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events</w:t>
            </w:r>
          </w:p>
        </w:tc>
        <w:tc>
          <w:tcPr>
            <w:tcW w:w="1530" w:type="dxa"/>
          </w:tcPr>
          <w:p w14:paraId="1C6E50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imagery</w:t>
            </w:r>
          </w:p>
        </w:tc>
        <w:tc>
          <w:tcPr>
            <w:tcW w:w="1800" w:type="dxa"/>
          </w:tcPr>
          <w:p w14:paraId="4F066B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autobiographical</w:t>
            </w:r>
          </w:p>
        </w:tc>
        <w:tc>
          <w:tcPr>
            <w:tcW w:w="1422" w:type="dxa"/>
          </w:tcPr>
          <w:p w14:paraId="445823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r>
      <w:tr w:rsidR="00BD522F" w:rsidRPr="00F805D0" w14:paraId="084BB7BC" w14:textId="77777777" w:rsidTr="00886535">
        <w:tc>
          <w:tcPr>
            <w:tcW w:w="1728" w:type="dxa"/>
          </w:tcPr>
          <w:p w14:paraId="4675D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 recognition</w:t>
            </w:r>
          </w:p>
        </w:tc>
        <w:tc>
          <w:tcPr>
            <w:tcW w:w="1350" w:type="dxa"/>
          </w:tcPr>
          <w:p w14:paraId="31F91D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w:t>
            </w:r>
          </w:p>
        </w:tc>
        <w:tc>
          <w:tcPr>
            <w:tcW w:w="1530" w:type="dxa"/>
          </w:tcPr>
          <w:p w14:paraId="3CF280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objects</w:t>
            </w:r>
          </w:p>
        </w:tc>
        <w:tc>
          <w:tcPr>
            <w:tcW w:w="1530" w:type="dxa"/>
          </w:tcPr>
          <w:p w14:paraId="3E4343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35849D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3B9CC55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familiar</w:t>
            </w:r>
          </w:p>
        </w:tc>
      </w:tr>
      <w:tr w:rsidR="00BD522F" w:rsidRPr="00F805D0" w14:paraId="1FAADDDB" w14:textId="77777777" w:rsidTr="00886535">
        <w:tc>
          <w:tcPr>
            <w:tcW w:w="1728" w:type="dxa"/>
          </w:tcPr>
          <w:p w14:paraId="5BD456F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function</w:t>
            </w:r>
          </w:p>
        </w:tc>
        <w:tc>
          <w:tcPr>
            <w:tcW w:w="1350" w:type="dxa"/>
          </w:tcPr>
          <w:p w14:paraId="7C1896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530" w:type="dxa"/>
          </w:tcPr>
          <w:p w14:paraId="5646E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w:t>
            </w:r>
          </w:p>
        </w:tc>
        <w:tc>
          <w:tcPr>
            <w:tcW w:w="1530" w:type="dxa"/>
          </w:tcPr>
          <w:p w14:paraId="793BB7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02F2EC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sensorimotor</w:t>
            </w:r>
          </w:p>
        </w:tc>
        <w:tc>
          <w:tcPr>
            <w:tcW w:w="1422" w:type="dxa"/>
          </w:tcPr>
          <w:p w14:paraId="3C5EE6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r>
      <w:tr w:rsidR="00BD522F" w:rsidRPr="00F805D0" w14:paraId="516A33B8" w14:textId="77777777" w:rsidTr="00886535">
        <w:tc>
          <w:tcPr>
            <w:tcW w:w="1728" w:type="dxa"/>
          </w:tcPr>
          <w:p w14:paraId="790DE0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350" w:type="dxa"/>
          </w:tcPr>
          <w:p w14:paraId="245AC1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530" w:type="dxa"/>
          </w:tcPr>
          <w:p w14:paraId="48C8A6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attentional</w:t>
            </w:r>
          </w:p>
        </w:tc>
        <w:tc>
          <w:tcPr>
            <w:tcW w:w="1530" w:type="dxa"/>
          </w:tcPr>
          <w:p w14:paraId="54AEAA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4BD04CD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422" w:type="dxa"/>
          </w:tcPr>
          <w:p w14:paraId="11219B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r>
      <w:tr w:rsidR="00BD522F" w:rsidRPr="00F805D0" w14:paraId="6CFF04D6" w14:textId="77777777" w:rsidTr="00886535">
        <w:tc>
          <w:tcPr>
            <w:tcW w:w="1728" w:type="dxa"/>
          </w:tcPr>
          <w:p w14:paraId="724EE8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350" w:type="dxa"/>
          </w:tcPr>
          <w:p w14:paraId="583B05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530" w:type="dxa"/>
          </w:tcPr>
          <w:p w14:paraId="6B4F72A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training</w:t>
            </w:r>
          </w:p>
        </w:tc>
        <w:tc>
          <w:tcPr>
            <w:tcW w:w="1530" w:type="dxa"/>
          </w:tcPr>
          <w:p w14:paraId="61EDE7A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800" w:type="dxa"/>
          </w:tcPr>
          <w:p w14:paraId="7EDDB97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practice</w:t>
            </w:r>
          </w:p>
        </w:tc>
        <w:tc>
          <w:tcPr>
            <w:tcW w:w="1422" w:type="dxa"/>
          </w:tcPr>
          <w:p w14:paraId="1B2171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sequence</w:t>
            </w:r>
          </w:p>
        </w:tc>
      </w:tr>
      <w:tr w:rsidR="00BD522F" w:rsidRPr="00F805D0" w14:paraId="414E13EF" w14:textId="77777777" w:rsidTr="00886535">
        <w:tc>
          <w:tcPr>
            <w:tcW w:w="1728" w:type="dxa"/>
          </w:tcPr>
          <w:p w14:paraId="0E6988D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 cognition</w:t>
            </w:r>
          </w:p>
        </w:tc>
        <w:tc>
          <w:tcPr>
            <w:tcW w:w="1350" w:type="dxa"/>
          </w:tcPr>
          <w:p w14:paraId="01B481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30" w:type="dxa"/>
          </w:tcPr>
          <w:p w14:paraId="04E0435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empathy</w:t>
            </w:r>
          </w:p>
        </w:tc>
        <w:tc>
          <w:tcPr>
            <w:tcW w:w="1530" w:type="dxa"/>
          </w:tcPr>
          <w:p w14:paraId="2A84F5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moral</w:t>
            </w:r>
          </w:p>
        </w:tc>
        <w:tc>
          <w:tcPr>
            <w:tcW w:w="1800" w:type="dxa"/>
          </w:tcPr>
          <w:p w14:paraId="49B88E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person</w:t>
            </w:r>
          </w:p>
        </w:tc>
        <w:tc>
          <w:tcPr>
            <w:tcW w:w="1422" w:type="dxa"/>
          </w:tcPr>
          <w:p w14:paraId="482EAA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judgments</w:t>
            </w:r>
          </w:p>
        </w:tc>
      </w:tr>
      <w:tr w:rsidR="00BD522F" w:rsidRPr="00F805D0" w14:paraId="49F5E4FC" w14:textId="77777777" w:rsidTr="00886535">
        <w:tc>
          <w:tcPr>
            <w:tcW w:w="1728" w:type="dxa"/>
          </w:tcPr>
          <w:p w14:paraId="6B5F91F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tms/stimulation</w:t>
            </w:r>
          </w:p>
        </w:tc>
        <w:tc>
          <w:tcPr>
            <w:tcW w:w="1350" w:type="dxa"/>
          </w:tcPr>
          <w:p w14:paraId="4C6F7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530" w:type="dxa"/>
          </w:tcPr>
          <w:p w14:paraId="6B5815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530" w:type="dxa"/>
          </w:tcPr>
          <w:p w14:paraId="2D2CE47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tms</w:t>
            </w:r>
          </w:p>
        </w:tc>
        <w:tc>
          <w:tcPr>
            <w:tcW w:w="1800" w:type="dxa"/>
          </w:tcPr>
          <w:p w14:paraId="2E45D1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c>
          <w:tcPr>
            <w:tcW w:w="1422" w:type="dxa"/>
          </w:tcPr>
          <w:p w14:paraId="479213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tactile</w:t>
            </w:r>
          </w:p>
        </w:tc>
      </w:tr>
      <w:tr w:rsidR="00BD522F" w:rsidRPr="00F805D0" w14:paraId="3B91F3BF" w14:textId="77777777" w:rsidTr="00886535">
        <w:tc>
          <w:tcPr>
            <w:tcW w:w="1728" w:type="dxa"/>
          </w:tcPr>
          <w:p w14:paraId="795E704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lastRenderedPageBreak/>
              <w:t>mathematics</w:t>
            </w:r>
          </w:p>
        </w:tc>
        <w:tc>
          <w:tcPr>
            <w:tcW w:w="1350" w:type="dxa"/>
          </w:tcPr>
          <w:p w14:paraId="37059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arithmetic</w:t>
            </w:r>
          </w:p>
        </w:tc>
        <w:tc>
          <w:tcPr>
            <w:tcW w:w="1530" w:type="dxa"/>
          </w:tcPr>
          <w:p w14:paraId="6C6E765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numerical</w:t>
            </w:r>
          </w:p>
        </w:tc>
        <w:tc>
          <w:tcPr>
            <w:tcW w:w="1530" w:type="dxa"/>
          </w:tcPr>
          <w:p w14:paraId="64BDF75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6C7810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magnitude</w:t>
            </w:r>
          </w:p>
        </w:tc>
        <w:tc>
          <w:tcPr>
            <w:tcW w:w="1422" w:type="dxa"/>
          </w:tcPr>
          <w:p w14:paraId="0EADC6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calculation</w:t>
            </w:r>
          </w:p>
        </w:tc>
      </w:tr>
      <w:tr w:rsidR="00BD522F" w:rsidRPr="00F805D0" w14:paraId="6C8B6062" w14:textId="77777777" w:rsidTr="00886535">
        <w:tc>
          <w:tcPr>
            <w:tcW w:w="1728" w:type="dxa"/>
          </w:tcPr>
          <w:p w14:paraId="6940C8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 comprehension</w:t>
            </w:r>
          </w:p>
        </w:tc>
        <w:tc>
          <w:tcPr>
            <w:tcW w:w="1350" w:type="dxa"/>
          </w:tcPr>
          <w:p w14:paraId="756B93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sentences</w:t>
            </w:r>
          </w:p>
        </w:tc>
        <w:tc>
          <w:tcPr>
            <w:tcW w:w="1530" w:type="dxa"/>
          </w:tcPr>
          <w:p w14:paraId="3B0AB1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comprehension</w:t>
            </w:r>
          </w:p>
        </w:tc>
        <w:tc>
          <w:tcPr>
            <w:tcW w:w="1530" w:type="dxa"/>
          </w:tcPr>
          <w:p w14:paraId="244CF4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w:t>
            </w:r>
          </w:p>
        </w:tc>
        <w:tc>
          <w:tcPr>
            <w:tcW w:w="1800" w:type="dxa"/>
          </w:tcPr>
          <w:p w14:paraId="3750C1F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422" w:type="dxa"/>
          </w:tcPr>
          <w:p w14:paraId="302DEA8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syntactic</w:t>
            </w:r>
          </w:p>
        </w:tc>
      </w:tr>
      <w:tr w:rsidR="00BD522F" w:rsidRPr="00F805D0" w14:paraId="3BE0B46B" w14:textId="77777777" w:rsidTr="00886535">
        <w:trPr>
          <w:trHeight w:val="420"/>
        </w:trPr>
        <w:tc>
          <w:tcPr>
            <w:tcW w:w="1728" w:type="dxa"/>
          </w:tcPr>
          <w:p w14:paraId="39FD8E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350" w:type="dxa"/>
          </w:tcPr>
          <w:p w14:paraId="4F6025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530" w:type="dxa"/>
          </w:tcPr>
          <w:p w14:paraId="367D74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anticipation</w:t>
            </w:r>
          </w:p>
        </w:tc>
        <w:tc>
          <w:tcPr>
            <w:tcW w:w="1530" w:type="dxa"/>
          </w:tcPr>
          <w:p w14:paraId="05F6A2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monetary</w:t>
            </w:r>
          </w:p>
        </w:tc>
        <w:tc>
          <w:tcPr>
            <w:tcW w:w="1800" w:type="dxa"/>
          </w:tcPr>
          <w:p w14:paraId="61B4CF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708F13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rewards</w:t>
            </w:r>
          </w:p>
        </w:tc>
      </w:tr>
      <w:tr w:rsidR="00BD522F" w:rsidRPr="00F805D0" w14:paraId="0EAFF281" w14:textId="77777777" w:rsidTr="00886535">
        <w:tc>
          <w:tcPr>
            <w:tcW w:w="1728" w:type="dxa"/>
          </w:tcPr>
          <w:p w14:paraId="367630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 processing</w:t>
            </w:r>
          </w:p>
        </w:tc>
        <w:tc>
          <w:tcPr>
            <w:tcW w:w="1350" w:type="dxa"/>
          </w:tcPr>
          <w:p w14:paraId="6F30AC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feedback</w:t>
            </w:r>
          </w:p>
        </w:tc>
        <w:tc>
          <w:tcPr>
            <w:tcW w:w="1530" w:type="dxa"/>
          </w:tcPr>
          <w:p w14:paraId="394600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w:t>
            </w:r>
          </w:p>
        </w:tc>
        <w:tc>
          <w:tcPr>
            <w:tcW w:w="1530" w:type="dxa"/>
          </w:tcPr>
          <w:p w14:paraId="4D8011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800" w:type="dxa"/>
          </w:tcPr>
          <w:p w14:paraId="45211D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errors</w:t>
            </w:r>
          </w:p>
        </w:tc>
        <w:tc>
          <w:tcPr>
            <w:tcW w:w="1422" w:type="dxa"/>
          </w:tcPr>
          <w:p w14:paraId="228621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prediction</w:t>
            </w:r>
          </w:p>
        </w:tc>
      </w:tr>
      <w:tr w:rsidR="00BD522F" w:rsidRPr="00F805D0" w14:paraId="5224147A" w14:textId="77777777" w:rsidTr="00886535">
        <w:tc>
          <w:tcPr>
            <w:tcW w:w="1728" w:type="dxa"/>
          </w:tcPr>
          <w:p w14:paraId="0EF70A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c>
          <w:tcPr>
            <w:tcW w:w="1350" w:type="dxa"/>
          </w:tcPr>
          <w:p w14:paraId="36595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cues</w:t>
            </w:r>
          </w:p>
        </w:tc>
        <w:tc>
          <w:tcPr>
            <w:tcW w:w="1530" w:type="dxa"/>
          </w:tcPr>
          <w:p w14:paraId="1D1D3E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c>
          <w:tcPr>
            <w:tcW w:w="1530" w:type="dxa"/>
          </w:tcPr>
          <w:p w14:paraId="0605D0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c>
          <w:tcPr>
            <w:tcW w:w="1800" w:type="dxa"/>
          </w:tcPr>
          <w:p w14:paraId="28200D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w:t>
            </w:r>
          </w:p>
        </w:tc>
        <w:tc>
          <w:tcPr>
            <w:tcW w:w="1422" w:type="dxa"/>
          </w:tcPr>
          <w:p w14:paraId="70B45B6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r>
      <w:tr w:rsidR="00BD522F" w:rsidRPr="00F805D0" w14:paraId="36F857D0" w14:textId="77777777" w:rsidTr="00886535">
        <w:tc>
          <w:tcPr>
            <w:tcW w:w="1728" w:type="dxa"/>
          </w:tcPr>
          <w:p w14:paraId="4D3268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audition</w:t>
            </w:r>
          </w:p>
        </w:tc>
        <w:tc>
          <w:tcPr>
            <w:tcW w:w="1350" w:type="dxa"/>
          </w:tcPr>
          <w:p w14:paraId="21ED7F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2F50EC2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4E7F89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sounds</w:t>
            </w:r>
          </w:p>
        </w:tc>
        <w:tc>
          <w:tcPr>
            <w:tcW w:w="1800" w:type="dxa"/>
          </w:tcPr>
          <w:p w14:paraId="0DD27E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music</w:t>
            </w:r>
          </w:p>
        </w:tc>
        <w:tc>
          <w:tcPr>
            <w:tcW w:w="1422" w:type="dxa"/>
          </w:tcPr>
          <w:p w14:paraId="5F4A0D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w:t>
            </w:r>
          </w:p>
        </w:tc>
      </w:tr>
      <w:tr w:rsidR="00BD522F" w:rsidRPr="00F805D0" w14:paraId="05F19919" w14:textId="77777777" w:rsidTr="00886535">
        <w:tc>
          <w:tcPr>
            <w:tcW w:w="1728" w:type="dxa"/>
          </w:tcPr>
          <w:p w14:paraId="704D87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350" w:type="dxa"/>
          </w:tcPr>
          <w:p w14:paraId="6940ECE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emotional</w:t>
            </w:r>
          </w:p>
        </w:tc>
        <w:tc>
          <w:tcPr>
            <w:tcW w:w="1530" w:type="dxa"/>
          </w:tcPr>
          <w:p w14:paraId="7ACE4F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530" w:type="dxa"/>
          </w:tcPr>
          <w:p w14:paraId="57DB80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negative</w:t>
            </w:r>
          </w:p>
        </w:tc>
        <w:tc>
          <w:tcPr>
            <w:tcW w:w="1800" w:type="dxa"/>
          </w:tcPr>
          <w:p w14:paraId="1AE6EB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neutral</w:t>
            </w:r>
          </w:p>
        </w:tc>
        <w:tc>
          <w:tcPr>
            <w:tcW w:w="1422" w:type="dxa"/>
          </w:tcPr>
          <w:p w14:paraId="27EE8F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facial</w:t>
            </w:r>
          </w:p>
        </w:tc>
      </w:tr>
      <w:tr w:rsidR="00BD522F" w:rsidRPr="00F805D0" w14:paraId="4952B07F" w14:textId="77777777" w:rsidTr="00886535">
        <w:tc>
          <w:tcPr>
            <w:tcW w:w="1728" w:type="dxa"/>
          </w:tcPr>
          <w:p w14:paraId="208B053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350" w:type="dxa"/>
          </w:tcPr>
          <w:p w14:paraId="1054AE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530" w:type="dxa"/>
          </w:tcPr>
          <w:p w14:paraId="1BBC3C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1F6B631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production</w:t>
            </w:r>
          </w:p>
        </w:tc>
        <w:tc>
          <w:tcPr>
            <w:tcW w:w="1800" w:type="dxa"/>
          </w:tcPr>
          <w:p w14:paraId="75C5EF0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fluency</w:t>
            </w:r>
          </w:p>
        </w:tc>
        <w:tc>
          <w:tcPr>
            <w:tcW w:w="1422" w:type="dxa"/>
          </w:tcPr>
          <w:p w14:paraId="456EDE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asymmetry</w:t>
            </w:r>
          </w:p>
        </w:tc>
      </w:tr>
      <w:tr w:rsidR="00BD522F" w:rsidRPr="00F805D0" w14:paraId="34C9FF21" w14:textId="77777777" w:rsidTr="00886535">
        <w:tc>
          <w:tcPr>
            <w:tcW w:w="1728" w:type="dxa"/>
          </w:tcPr>
          <w:p w14:paraId="0449DC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350" w:type="dxa"/>
          </w:tcPr>
          <w:p w14:paraId="2098C3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530" w:type="dxa"/>
          </w:tcPr>
          <w:p w14:paraId="1F917A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530" w:type="dxa"/>
          </w:tcPr>
          <w:p w14:paraId="2B2731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800" w:type="dxa"/>
          </w:tcPr>
          <w:p w14:paraId="19A94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phonological</w:t>
            </w:r>
          </w:p>
        </w:tc>
        <w:tc>
          <w:tcPr>
            <w:tcW w:w="1422" w:type="dxa"/>
          </w:tcPr>
          <w:p w14:paraId="0D59457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chinese</w:t>
            </w:r>
          </w:p>
        </w:tc>
      </w:tr>
      <w:tr w:rsidR="00BD522F" w:rsidRPr="00F805D0" w14:paraId="282B1FE5" w14:textId="77777777" w:rsidTr="00886535">
        <w:tc>
          <w:tcPr>
            <w:tcW w:w="1728" w:type="dxa"/>
          </w:tcPr>
          <w:p w14:paraId="444D71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  &amp; interference</w:t>
            </w:r>
          </w:p>
        </w:tc>
        <w:tc>
          <w:tcPr>
            <w:tcW w:w="1350" w:type="dxa"/>
          </w:tcPr>
          <w:p w14:paraId="69FD8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w:t>
            </w:r>
          </w:p>
        </w:tc>
        <w:tc>
          <w:tcPr>
            <w:tcW w:w="1530" w:type="dxa"/>
          </w:tcPr>
          <w:p w14:paraId="3E6C51D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interference</w:t>
            </w:r>
          </w:p>
        </w:tc>
        <w:tc>
          <w:tcPr>
            <w:tcW w:w="1530" w:type="dxa"/>
          </w:tcPr>
          <w:p w14:paraId="5C8C0C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800" w:type="dxa"/>
          </w:tcPr>
          <w:p w14:paraId="03BE01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incongruent</w:t>
            </w:r>
          </w:p>
        </w:tc>
        <w:tc>
          <w:tcPr>
            <w:tcW w:w="1422" w:type="dxa"/>
          </w:tcPr>
          <w:p w14:paraId="2B4F9C4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r>
      <w:tr w:rsidR="00BD522F" w:rsidRPr="00F805D0" w14:paraId="22F66619" w14:textId="77777777" w:rsidTr="00886535">
        <w:tc>
          <w:tcPr>
            <w:tcW w:w="1728" w:type="dxa"/>
          </w:tcPr>
          <w:p w14:paraId="19734E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350" w:type="dxa"/>
          </w:tcPr>
          <w:p w14:paraId="779111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530" w:type="dxa"/>
          </w:tcPr>
          <w:p w14:paraId="1350E16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530" w:type="dxa"/>
          </w:tcPr>
          <w:p w14:paraId="20E41C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800" w:type="dxa"/>
          </w:tcPr>
          <w:p w14:paraId="6A183D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lexical</w:t>
            </w:r>
          </w:p>
        </w:tc>
        <w:tc>
          <w:tcPr>
            <w:tcW w:w="1422" w:type="dxa"/>
          </w:tcPr>
          <w:p w14:paraId="3F0AF8C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knowledge</w:t>
            </w:r>
          </w:p>
        </w:tc>
      </w:tr>
      <w:tr w:rsidR="00BD522F" w:rsidRPr="00F805D0" w14:paraId="67DC07D9" w14:textId="77777777" w:rsidTr="00886535">
        <w:tc>
          <w:tcPr>
            <w:tcW w:w="1728" w:type="dxa"/>
          </w:tcPr>
          <w:p w14:paraId="61B7A05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350" w:type="dxa"/>
          </w:tcPr>
          <w:p w14:paraId="5C8E88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530" w:type="dxa"/>
          </w:tcPr>
          <w:p w14:paraId="632271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30" w:type="dxa"/>
          </w:tcPr>
          <w:p w14:paraId="3B744C5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inhibitory</w:t>
            </w:r>
          </w:p>
        </w:tc>
        <w:tc>
          <w:tcPr>
            <w:tcW w:w="1800" w:type="dxa"/>
          </w:tcPr>
          <w:p w14:paraId="77A280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stop</w:t>
            </w:r>
          </w:p>
        </w:tc>
        <w:tc>
          <w:tcPr>
            <w:tcW w:w="1422" w:type="dxa"/>
          </w:tcPr>
          <w:p w14:paraId="3037CDB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57343258" w14:textId="77777777" w:rsidTr="00886535">
        <w:tc>
          <w:tcPr>
            <w:tcW w:w="1728" w:type="dxa"/>
          </w:tcPr>
          <w:p w14:paraId="7F260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 &amp; retrieval</w:t>
            </w:r>
          </w:p>
        </w:tc>
        <w:tc>
          <w:tcPr>
            <w:tcW w:w="1350" w:type="dxa"/>
          </w:tcPr>
          <w:p w14:paraId="700BB4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0C154C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w:t>
            </w:r>
          </w:p>
        </w:tc>
        <w:tc>
          <w:tcPr>
            <w:tcW w:w="1530" w:type="dxa"/>
          </w:tcPr>
          <w:p w14:paraId="2826BB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c>
          <w:tcPr>
            <w:tcW w:w="1800" w:type="dxa"/>
          </w:tcPr>
          <w:p w14:paraId="70FE931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715EA6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w:t>
            </w:r>
          </w:p>
        </w:tc>
      </w:tr>
      <w:tr w:rsidR="00BD522F" w:rsidRPr="00F805D0" w14:paraId="65C83A7C" w14:textId="77777777" w:rsidTr="00886535">
        <w:tc>
          <w:tcPr>
            <w:tcW w:w="1728" w:type="dxa"/>
          </w:tcPr>
          <w:p w14:paraId="087C2D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action</w:t>
            </w:r>
          </w:p>
        </w:tc>
        <w:tc>
          <w:tcPr>
            <w:tcW w:w="1350" w:type="dxa"/>
          </w:tcPr>
          <w:p w14:paraId="1EEAE8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w:t>
            </w:r>
          </w:p>
        </w:tc>
        <w:tc>
          <w:tcPr>
            <w:tcW w:w="1530" w:type="dxa"/>
          </w:tcPr>
          <w:p w14:paraId="34EF4E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actions</w:t>
            </w:r>
          </w:p>
        </w:tc>
        <w:tc>
          <w:tcPr>
            <w:tcW w:w="1530" w:type="dxa"/>
          </w:tcPr>
          <w:p w14:paraId="5BA6A5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800" w:type="dxa"/>
          </w:tcPr>
          <w:p w14:paraId="232C38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observation</w:t>
            </w:r>
          </w:p>
        </w:tc>
        <w:tc>
          <w:tcPr>
            <w:tcW w:w="1422" w:type="dxa"/>
          </w:tcPr>
          <w:p w14:paraId="7287FB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mirror</w:t>
            </w:r>
          </w:p>
        </w:tc>
      </w:tr>
      <w:tr w:rsidR="00BD522F" w:rsidRPr="00F805D0" w14:paraId="6297AF77" w14:textId="77777777" w:rsidTr="00886535">
        <w:tc>
          <w:tcPr>
            <w:tcW w:w="1728" w:type="dxa"/>
          </w:tcPr>
          <w:p w14:paraId="4D7890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 &amp; anxiety</w:t>
            </w:r>
          </w:p>
        </w:tc>
        <w:tc>
          <w:tcPr>
            <w:tcW w:w="1350" w:type="dxa"/>
          </w:tcPr>
          <w:p w14:paraId="255C7A7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w:t>
            </w:r>
          </w:p>
        </w:tc>
        <w:tc>
          <w:tcPr>
            <w:tcW w:w="1530" w:type="dxa"/>
          </w:tcPr>
          <w:p w14:paraId="67D2DAB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anxiety</w:t>
            </w:r>
          </w:p>
        </w:tc>
        <w:tc>
          <w:tcPr>
            <w:tcW w:w="1530" w:type="dxa"/>
          </w:tcPr>
          <w:p w14:paraId="1F1D23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threat</w:t>
            </w:r>
          </w:p>
        </w:tc>
        <w:tc>
          <w:tcPr>
            <w:tcW w:w="1800" w:type="dxa"/>
          </w:tcPr>
          <w:p w14:paraId="3BE4E5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5757E9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conditioning</w:t>
            </w:r>
          </w:p>
        </w:tc>
      </w:tr>
      <w:tr w:rsidR="00BD522F" w:rsidRPr="00F805D0" w14:paraId="334BB615" w14:textId="77777777" w:rsidTr="00886535">
        <w:tc>
          <w:tcPr>
            <w:tcW w:w="1728" w:type="dxa"/>
          </w:tcPr>
          <w:p w14:paraId="70335A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350" w:type="dxa"/>
          </w:tcPr>
          <w:p w14:paraId="7D2673E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530" w:type="dxa"/>
          </w:tcPr>
          <w:p w14:paraId="4739F9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taste</w:t>
            </w:r>
          </w:p>
        </w:tc>
        <w:tc>
          <w:tcPr>
            <w:tcW w:w="1530" w:type="dxa"/>
          </w:tcPr>
          <w:p w14:paraId="161EE8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800" w:type="dxa"/>
          </w:tcPr>
          <w:p w14:paraId="3ABEE0D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weight</w:t>
            </w:r>
          </w:p>
        </w:tc>
        <w:tc>
          <w:tcPr>
            <w:tcW w:w="1422" w:type="dxa"/>
          </w:tcPr>
          <w:p w14:paraId="47C3882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eating</w:t>
            </w:r>
          </w:p>
        </w:tc>
      </w:tr>
      <w:tr w:rsidR="00BD522F" w:rsidRPr="00F805D0" w14:paraId="4FABF465" w14:textId="77777777" w:rsidTr="00886535">
        <w:tc>
          <w:tcPr>
            <w:tcW w:w="1728" w:type="dxa"/>
          </w:tcPr>
          <w:p w14:paraId="7A9523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working memory</w:t>
            </w:r>
          </w:p>
        </w:tc>
        <w:tc>
          <w:tcPr>
            <w:tcW w:w="1350" w:type="dxa"/>
          </w:tcPr>
          <w:p w14:paraId="466D0C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608CE4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530" w:type="dxa"/>
          </w:tcPr>
          <w:p w14:paraId="1813BD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800" w:type="dxa"/>
          </w:tcPr>
          <w:p w14:paraId="486AE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wm</w:t>
            </w:r>
          </w:p>
        </w:tc>
        <w:tc>
          <w:tcPr>
            <w:tcW w:w="1422" w:type="dxa"/>
          </w:tcPr>
          <w:p w14:paraId="482BB4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r>
      <w:tr w:rsidR="00BD522F" w:rsidRPr="00F805D0" w14:paraId="3F806D57" w14:textId="77777777" w:rsidTr="00886535">
        <w:tc>
          <w:tcPr>
            <w:tcW w:w="1728" w:type="dxa"/>
          </w:tcPr>
          <w:p w14:paraId="12CB9C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 perception</w:t>
            </w:r>
          </w:p>
        </w:tc>
        <w:tc>
          <w:tcPr>
            <w:tcW w:w="1350" w:type="dxa"/>
          </w:tcPr>
          <w:p w14:paraId="2841F9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w:t>
            </w:r>
          </w:p>
        </w:tc>
        <w:tc>
          <w:tcPr>
            <w:tcW w:w="1530" w:type="dxa"/>
          </w:tcPr>
          <w:p w14:paraId="061E13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4ADD038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perception</w:t>
            </w:r>
          </w:p>
        </w:tc>
        <w:tc>
          <w:tcPr>
            <w:tcW w:w="1800" w:type="dxa"/>
          </w:tcPr>
          <w:p w14:paraId="1BDC7F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422" w:type="dxa"/>
          </w:tcPr>
          <w:p w14:paraId="750798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r>
      <w:tr w:rsidR="00BD522F" w:rsidRPr="00F805D0" w14:paraId="5B54DE34" w14:textId="77777777" w:rsidTr="00BD522F">
        <w:trPr>
          <w:trHeight w:val="81"/>
        </w:trPr>
        <w:tc>
          <w:tcPr>
            <w:tcW w:w="1728" w:type="dxa"/>
          </w:tcPr>
          <w:p w14:paraId="3CEF83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350" w:type="dxa"/>
          </w:tcPr>
          <w:p w14:paraId="4B99E6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530" w:type="dxa"/>
          </w:tcPr>
          <w:p w14:paraId="6A3321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painful</w:t>
            </w:r>
          </w:p>
        </w:tc>
        <w:tc>
          <w:tcPr>
            <w:tcW w:w="1530" w:type="dxa"/>
          </w:tcPr>
          <w:p w14:paraId="46A7CD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800" w:type="dxa"/>
          </w:tcPr>
          <w:p w14:paraId="2E7B893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422" w:type="dxa"/>
          </w:tcPr>
          <w:p w14:paraId="544AF9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intensity</w:t>
            </w:r>
          </w:p>
        </w:tc>
      </w:tr>
    </w:tbl>
    <w:p w14:paraId="61DD6960" w14:textId="77777777" w:rsidR="00BD522F" w:rsidRPr="00F805D0" w:rsidRDefault="00BD522F" w:rsidP="00BD522F">
      <w:pPr>
        <w:pStyle w:val="Normal1"/>
        <w:spacing w:line="360" w:lineRule="auto"/>
        <w:rPr>
          <w:rFonts w:ascii="Times" w:hAnsi="Times"/>
          <w:sz w:val="24"/>
          <w:szCs w:val="24"/>
        </w:rPr>
      </w:pPr>
    </w:p>
    <w:p w14:paraId="062064B7" w14:textId="77777777" w:rsidR="00BD522F" w:rsidRPr="00F805D0" w:rsidRDefault="00BD522F" w:rsidP="00BD522F">
      <w:pPr>
        <w:pStyle w:val="Heading2"/>
        <w:rPr>
          <w:szCs w:val="24"/>
        </w:rPr>
      </w:pPr>
      <w:r w:rsidRPr="00F805D0">
        <w:rPr>
          <w:szCs w:val="24"/>
        </w:rPr>
        <w:lastRenderedPageBreak/>
        <w:t>Non-Cognitive Topics</w:t>
      </w:r>
      <w:r w:rsidRPr="00F805D0">
        <w:rPr>
          <w:szCs w:val="24"/>
        </w:rPr>
        <w:br/>
      </w:r>
      <w:r w:rsidRPr="00F805D0">
        <w:rPr>
          <w:rFonts w:eastAsia="Arial" w:cs="Arial"/>
          <w:szCs w:val="24"/>
        </w:rPr>
        <w:t>Non-cognitive topics were not named, and are instead numbered.</w:t>
      </w:r>
    </w:p>
    <w:p w14:paraId="23C475FB" w14:textId="77777777" w:rsidR="00BD522F" w:rsidRPr="00F805D0"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F805D0" w14:paraId="6B965CDC" w14:textId="77777777" w:rsidTr="00BD522F">
        <w:trPr>
          <w:trHeight w:val="420"/>
        </w:trPr>
        <w:tc>
          <w:tcPr>
            <w:tcW w:w="1188" w:type="dxa"/>
          </w:tcPr>
          <w:p w14:paraId="42EEEC2F" w14:textId="07701A4B" w:rsidR="00BD522F" w:rsidRPr="00F805D0" w:rsidRDefault="00BD522F" w:rsidP="00886535">
            <w:pPr>
              <w:pStyle w:val="Normal1"/>
              <w:widowControl w:val="0"/>
              <w:spacing w:line="360" w:lineRule="auto"/>
              <w:rPr>
                <w:rFonts w:ascii="Times" w:hAnsi="Times"/>
                <w:sz w:val="24"/>
                <w:szCs w:val="24"/>
              </w:rPr>
            </w:pPr>
            <w:r w:rsidRPr="00F805D0">
              <w:rPr>
                <w:rFonts w:ascii="Times" w:hAnsi="Times"/>
                <w:b/>
                <w:sz w:val="24"/>
                <w:szCs w:val="24"/>
              </w:rPr>
              <w:t>Topic</w:t>
            </w:r>
          </w:p>
        </w:tc>
        <w:tc>
          <w:tcPr>
            <w:tcW w:w="8172" w:type="dxa"/>
            <w:gridSpan w:val="5"/>
          </w:tcPr>
          <w:p w14:paraId="62E7A449" w14:textId="77777777" w:rsidR="00BD522F" w:rsidRPr="00F805D0" w:rsidRDefault="00BD522F" w:rsidP="00886535">
            <w:pPr>
              <w:pStyle w:val="Normal1"/>
              <w:widowControl w:val="0"/>
              <w:spacing w:line="360" w:lineRule="auto"/>
              <w:jc w:val="center"/>
              <w:rPr>
                <w:rFonts w:ascii="Times" w:hAnsi="Times"/>
                <w:sz w:val="24"/>
                <w:szCs w:val="24"/>
              </w:rPr>
            </w:pPr>
            <w:r w:rsidRPr="00F805D0">
              <w:rPr>
                <w:rFonts w:ascii="Times" w:hAnsi="Times"/>
                <w:b/>
                <w:sz w:val="24"/>
                <w:szCs w:val="24"/>
              </w:rPr>
              <w:t>Top five loading words</w:t>
            </w:r>
          </w:p>
        </w:tc>
      </w:tr>
      <w:tr w:rsidR="00BD522F" w:rsidRPr="00F805D0" w14:paraId="267B808E" w14:textId="77777777" w:rsidTr="00BD522F">
        <w:tc>
          <w:tcPr>
            <w:tcW w:w="1188" w:type="dxa"/>
          </w:tcPr>
          <w:p w14:paraId="027543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35</w:t>
            </w:r>
          </w:p>
        </w:tc>
        <w:tc>
          <w:tcPr>
            <w:tcW w:w="1587" w:type="dxa"/>
          </w:tcPr>
          <w:p w14:paraId="67B2497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women</w:t>
            </w:r>
          </w:p>
        </w:tc>
        <w:tc>
          <w:tcPr>
            <w:tcW w:w="1590" w:type="dxa"/>
          </w:tcPr>
          <w:p w14:paraId="3DB86F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sex</w:t>
            </w:r>
          </w:p>
        </w:tc>
        <w:tc>
          <w:tcPr>
            <w:tcW w:w="1575" w:type="dxa"/>
          </w:tcPr>
          <w:p w14:paraId="678A73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gender</w:t>
            </w:r>
          </w:p>
        </w:tc>
        <w:tc>
          <w:tcPr>
            <w:tcW w:w="1860" w:type="dxa"/>
          </w:tcPr>
          <w:p w14:paraId="4572BE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females</w:t>
            </w:r>
          </w:p>
        </w:tc>
        <w:tc>
          <w:tcPr>
            <w:tcW w:w="1560" w:type="dxa"/>
          </w:tcPr>
          <w:p w14:paraId="5E0CA75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males</w:t>
            </w:r>
          </w:p>
        </w:tc>
      </w:tr>
      <w:tr w:rsidR="00BD522F" w:rsidRPr="00F805D0" w14:paraId="512ECD1C" w14:textId="77777777" w:rsidTr="00BD522F">
        <w:tc>
          <w:tcPr>
            <w:tcW w:w="1188" w:type="dxa"/>
          </w:tcPr>
          <w:p w14:paraId="6AFF8E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36</w:t>
            </w:r>
          </w:p>
        </w:tc>
        <w:tc>
          <w:tcPr>
            <w:tcW w:w="1587" w:type="dxa"/>
          </w:tcPr>
          <w:p w14:paraId="691AA4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placebo</w:t>
            </w:r>
          </w:p>
        </w:tc>
        <w:tc>
          <w:tcPr>
            <w:tcW w:w="1590" w:type="dxa"/>
          </w:tcPr>
          <w:p w14:paraId="3E1A99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pet</w:t>
            </w:r>
          </w:p>
        </w:tc>
        <w:tc>
          <w:tcPr>
            <w:tcW w:w="1575" w:type="dxa"/>
          </w:tcPr>
          <w:p w14:paraId="1D8108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tomography</w:t>
            </w:r>
          </w:p>
        </w:tc>
        <w:tc>
          <w:tcPr>
            <w:tcW w:w="1860" w:type="dxa"/>
          </w:tcPr>
          <w:p w14:paraId="7A3091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emission</w:t>
            </w:r>
          </w:p>
        </w:tc>
        <w:tc>
          <w:tcPr>
            <w:tcW w:w="1560" w:type="dxa"/>
          </w:tcPr>
          <w:p w14:paraId="344835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dopamine</w:t>
            </w:r>
          </w:p>
        </w:tc>
      </w:tr>
      <w:tr w:rsidR="00BD522F" w:rsidRPr="00F805D0" w14:paraId="6A345D07" w14:textId="77777777" w:rsidTr="00BD522F">
        <w:tc>
          <w:tcPr>
            <w:tcW w:w="1188" w:type="dxa"/>
          </w:tcPr>
          <w:p w14:paraId="0B7F794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37</w:t>
            </w:r>
          </w:p>
        </w:tc>
        <w:tc>
          <w:tcPr>
            <w:tcW w:w="1587" w:type="dxa"/>
          </w:tcPr>
          <w:p w14:paraId="345B4A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schizophrenia</w:t>
            </w:r>
          </w:p>
        </w:tc>
        <w:tc>
          <w:tcPr>
            <w:tcW w:w="1590" w:type="dxa"/>
          </w:tcPr>
          <w:p w14:paraId="2D3542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6F40FCD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60" w:type="dxa"/>
          </w:tcPr>
          <w:p w14:paraId="2B3006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reduced</w:t>
            </w:r>
          </w:p>
        </w:tc>
        <w:tc>
          <w:tcPr>
            <w:tcW w:w="1560" w:type="dxa"/>
          </w:tcPr>
          <w:p w14:paraId="6C6B44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deficits</w:t>
            </w:r>
          </w:p>
        </w:tc>
      </w:tr>
      <w:tr w:rsidR="00BD522F" w:rsidRPr="00F805D0" w14:paraId="5555FFFA" w14:textId="77777777" w:rsidTr="00BD522F">
        <w:tc>
          <w:tcPr>
            <w:tcW w:w="1188" w:type="dxa"/>
          </w:tcPr>
          <w:p w14:paraId="75E1CA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38</w:t>
            </w:r>
          </w:p>
        </w:tc>
        <w:tc>
          <w:tcPr>
            <w:tcW w:w="1587" w:type="dxa"/>
          </w:tcPr>
          <w:p w14:paraId="722865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w:t>
            </w:r>
          </w:p>
        </w:tc>
        <w:tc>
          <w:tcPr>
            <w:tcW w:w="1590" w:type="dxa"/>
          </w:tcPr>
          <w:p w14:paraId="12BF2B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conditions</w:t>
            </w:r>
          </w:p>
        </w:tc>
        <w:tc>
          <w:tcPr>
            <w:tcW w:w="1575" w:type="dxa"/>
          </w:tcPr>
          <w:p w14:paraId="4AE802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c>
          <w:tcPr>
            <w:tcW w:w="1860" w:type="dxa"/>
          </w:tcPr>
          <w:p w14:paraId="41A6D9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38F97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r>
      <w:tr w:rsidR="00BD522F" w:rsidRPr="00F805D0" w14:paraId="2CC2552D" w14:textId="77777777" w:rsidTr="00BD522F">
        <w:tc>
          <w:tcPr>
            <w:tcW w:w="1188" w:type="dxa"/>
          </w:tcPr>
          <w:p w14:paraId="5F4A0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39</w:t>
            </w:r>
          </w:p>
        </w:tc>
        <w:tc>
          <w:tcPr>
            <w:tcW w:w="1587" w:type="dxa"/>
          </w:tcPr>
          <w:p w14:paraId="36AD42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w:t>
            </w:r>
          </w:p>
        </w:tc>
        <w:tc>
          <w:tcPr>
            <w:tcW w:w="1590" w:type="dxa"/>
          </w:tcPr>
          <w:p w14:paraId="2FE3FE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575" w:type="dxa"/>
          </w:tcPr>
          <w:p w14:paraId="58AA46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mci</w:t>
            </w:r>
          </w:p>
        </w:tc>
        <w:tc>
          <w:tcPr>
            <w:tcW w:w="1860" w:type="dxa"/>
          </w:tcPr>
          <w:p w14:paraId="176A70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alzheimer</w:t>
            </w:r>
          </w:p>
        </w:tc>
        <w:tc>
          <w:tcPr>
            <w:tcW w:w="1560" w:type="dxa"/>
          </w:tcPr>
          <w:p w14:paraId="697446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atrophy</w:t>
            </w:r>
          </w:p>
        </w:tc>
      </w:tr>
      <w:tr w:rsidR="00BD522F" w:rsidRPr="00F805D0" w14:paraId="53EE9CED" w14:textId="77777777" w:rsidTr="00BD522F">
        <w:tc>
          <w:tcPr>
            <w:tcW w:w="1188" w:type="dxa"/>
          </w:tcPr>
          <w:p w14:paraId="364A78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40</w:t>
            </w:r>
          </w:p>
        </w:tc>
        <w:tc>
          <w:tcPr>
            <w:tcW w:w="1587" w:type="dxa"/>
          </w:tcPr>
          <w:p w14:paraId="6203D9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individuals</w:t>
            </w:r>
          </w:p>
        </w:tc>
        <w:tc>
          <w:tcPr>
            <w:tcW w:w="1590" w:type="dxa"/>
          </w:tcPr>
          <w:p w14:paraId="48A93E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575" w:type="dxa"/>
          </w:tcPr>
          <w:p w14:paraId="1FC8E8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w:t>
            </w:r>
          </w:p>
        </w:tc>
        <w:tc>
          <w:tcPr>
            <w:tcW w:w="1860" w:type="dxa"/>
          </w:tcPr>
          <w:p w14:paraId="797DAB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65219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behavioral</w:t>
            </w:r>
          </w:p>
        </w:tc>
      </w:tr>
      <w:tr w:rsidR="00BD522F" w:rsidRPr="00F805D0" w14:paraId="2DE454EB" w14:textId="77777777" w:rsidTr="00BD522F">
        <w:tc>
          <w:tcPr>
            <w:tcW w:w="1188" w:type="dxa"/>
          </w:tcPr>
          <w:p w14:paraId="040713C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41</w:t>
            </w:r>
          </w:p>
        </w:tc>
        <w:tc>
          <w:tcPr>
            <w:tcW w:w="1587" w:type="dxa"/>
          </w:tcPr>
          <w:p w14:paraId="1E8D9C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wm</w:t>
            </w:r>
          </w:p>
        </w:tc>
        <w:tc>
          <w:tcPr>
            <w:tcW w:w="1590" w:type="dxa"/>
          </w:tcPr>
          <w:p w14:paraId="39C9B9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fractional</w:t>
            </w:r>
          </w:p>
        </w:tc>
        <w:tc>
          <w:tcPr>
            <w:tcW w:w="1575" w:type="dxa"/>
          </w:tcPr>
          <w:p w14:paraId="0AF0F7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integrity</w:t>
            </w:r>
          </w:p>
        </w:tc>
        <w:tc>
          <w:tcPr>
            <w:tcW w:w="1860" w:type="dxa"/>
          </w:tcPr>
          <w:p w14:paraId="596130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tracts</w:t>
            </w:r>
          </w:p>
        </w:tc>
        <w:tc>
          <w:tcPr>
            <w:tcW w:w="1560" w:type="dxa"/>
          </w:tcPr>
          <w:p w14:paraId="00A0A4F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diffusivity</w:t>
            </w:r>
          </w:p>
        </w:tc>
      </w:tr>
      <w:tr w:rsidR="00BD522F" w:rsidRPr="00F805D0" w14:paraId="38B37FAF" w14:textId="77777777" w:rsidTr="00BD522F">
        <w:tc>
          <w:tcPr>
            <w:tcW w:w="1188" w:type="dxa"/>
          </w:tcPr>
          <w:p w14:paraId="2B9A8B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42</w:t>
            </w:r>
          </w:p>
        </w:tc>
        <w:tc>
          <w:tcPr>
            <w:tcW w:w="1587" w:type="dxa"/>
          </w:tcPr>
          <w:p w14:paraId="62D427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lesions</w:t>
            </w:r>
          </w:p>
        </w:tc>
        <w:tc>
          <w:tcPr>
            <w:tcW w:w="1590" w:type="dxa"/>
          </w:tcPr>
          <w:p w14:paraId="7FF78D4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56F43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patient</w:t>
            </w:r>
          </w:p>
        </w:tc>
        <w:tc>
          <w:tcPr>
            <w:tcW w:w="1860" w:type="dxa"/>
          </w:tcPr>
          <w:p w14:paraId="7221F6C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w:t>
            </w:r>
          </w:p>
        </w:tc>
        <w:tc>
          <w:tcPr>
            <w:tcW w:w="1560" w:type="dxa"/>
          </w:tcPr>
          <w:p w14:paraId="1C064C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stroke</w:t>
            </w:r>
          </w:p>
        </w:tc>
      </w:tr>
      <w:tr w:rsidR="00BD522F" w:rsidRPr="00F805D0" w14:paraId="7775429A" w14:textId="77777777" w:rsidTr="00BD522F">
        <w:tc>
          <w:tcPr>
            <w:tcW w:w="1188" w:type="dxa"/>
          </w:tcPr>
          <w:p w14:paraId="59363A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43</w:t>
            </w:r>
          </w:p>
        </w:tc>
        <w:tc>
          <w:tcPr>
            <w:tcW w:w="1587" w:type="dxa"/>
          </w:tcPr>
          <w:p w14:paraId="107BEA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90" w:type="dxa"/>
          </w:tcPr>
          <w:p w14:paraId="7CE1E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humans</w:t>
            </w:r>
          </w:p>
        </w:tc>
        <w:tc>
          <w:tcPr>
            <w:tcW w:w="1575" w:type="dxa"/>
          </w:tcPr>
          <w:p w14:paraId="02B397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organization</w:t>
            </w:r>
          </w:p>
        </w:tc>
        <w:tc>
          <w:tcPr>
            <w:tcW w:w="1860" w:type="dxa"/>
          </w:tcPr>
          <w:p w14:paraId="3ECD04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located</w:t>
            </w:r>
          </w:p>
        </w:tc>
        <w:tc>
          <w:tcPr>
            <w:tcW w:w="1560" w:type="dxa"/>
          </w:tcPr>
          <w:p w14:paraId="5A2278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primates</w:t>
            </w:r>
          </w:p>
        </w:tc>
      </w:tr>
      <w:tr w:rsidR="00BD522F" w:rsidRPr="00F805D0" w14:paraId="085D69A7" w14:textId="77777777" w:rsidTr="00BD522F">
        <w:tc>
          <w:tcPr>
            <w:tcW w:w="1188" w:type="dxa"/>
          </w:tcPr>
          <w:p w14:paraId="6888FD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44</w:t>
            </w:r>
          </w:p>
        </w:tc>
        <w:tc>
          <w:tcPr>
            <w:tcW w:w="1587" w:type="dxa"/>
          </w:tcPr>
          <w:p w14:paraId="6A61370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2E8947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role</w:t>
            </w:r>
          </w:p>
        </w:tc>
        <w:tc>
          <w:tcPr>
            <w:tcW w:w="1575" w:type="dxa"/>
          </w:tcPr>
          <w:p w14:paraId="63892E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evidence</w:t>
            </w:r>
          </w:p>
        </w:tc>
        <w:tc>
          <w:tcPr>
            <w:tcW w:w="1860" w:type="dxa"/>
          </w:tcPr>
          <w:p w14:paraId="20B6A5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60" w:type="dxa"/>
          </w:tcPr>
          <w:p w14:paraId="1A0336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distinct</w:t>
            </w:r>
          </w:p>
        </w:tc>
      </w:tr>
      <w:tr w:rsidR="00BD522F" w:rsidRPr="00F805D0" w14:paraId="6882D817" w14:textId="77777777" w:rsidTr="00BD522F">
        <w:tc>
          <w:tcPr>
            <w:tcW w:w="1188" w:type="dxa"/>
          </w:tcPr>
          <w:p w14:paraId="02AACE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45</w:t>
            </w:r>
          </w:p>
        </w:tc>
        <w:tc>
          <w:tcPr>
            <w:tcW w:w="1587" w:type="dxa"/>
          </w:tcPr>
          <w:p w14:paraId="6DB5BD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702D9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resting</w:t>
            </w:r>
          </w:p>
        </w:tc>
        <w:tc>
          <w:tcPr>
            <w:tcW w:w="1575" w:type="dxa"/>
          </w:tcPr>
          <w:p w14:paraId="1FF8C8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default</w:t>
            </w:r>
          </w:p>
        </w:tc>
        <w:tc>
          <w:tcPr>
            <w:tcW w:w="1860" w:type="dxa"/>
          </w:tcPr>
          <w:p w14:paraId="2630B5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w:t>
            </w:r>
          </w:p>
        </w:tc>
        <w:tc>
          <w:tcPr>
            <w:tcW w:w="1560" w:type="dxa"/>
          </w:tcPr>
          <w:p w14:paraId="35BE81B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w:t>
            </w:r>
          </w:p>
        </w:tc>
      </w:tr>
      <w:tr w:rsidR="00BD522F" w:rsidRPr="00F805D0" w14:paraId="54C1E993" w14:textId="77777777" w:rsidTr="00BD522F">
        <w:tc>
          <w:tcPr>
            <w:tcW w:w="1188" w:type="dxa"/>
          </w:tcPr>
          <w:p w14:paraId="7EA8D4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46</w:t>
            </w:r>
          </w:p>
        </w:tc>
        <w:tc>
          <w:tcPr>
            <w:tcW w:w="1587" w:type="dxa"/>
          </w:tcPr>
          <w:p w14:paraId="2DE58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frequency</w:t>
            </w:r>
          </w:p>
        </w:tc>
        <w:tc>
          <w:tcPr>
            <w:tcW w:w="1590" w:type="dxa"/>
          </w:tcPr>
          <w:p w14:paraId="59A070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source</w:t>
            </w:r>
          </w:p>
        </w:tc>
        <w:tc>
          <w:tcPr>
            <w:tcW w:w="1575" w:type="dxa"/>
          </w:tcPr>
          <w:p w14:paraId="7B105C0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alpha</w:t>
            </w:r>
          </w:p>
        </w:tc>
        <w:tc>
          <w:tcPr>
            <w:tcW w:w="1860" w:type="dxa"/>
          </w:tcPr>
          <w:p w14:paraId="3DA7E3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amplitude</w:t>
            </w:r>
          </w:p>
        </w:tc>
        <w:tc>
          <w:tcPr>
            <w:tcW w:w="1560" w:type="dxa"/>
          </w:tcPr>
          <w:p w14:paraId="6CD8D0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beta</w:t>
            </w:r>
          </w:p>
        </w:tc>
      </w:tr>
      <w:tr w:rsidR="00BD522F" w:rsidRPr="00F805D0" w14:paraId="13A1AEEF" w14:textId="77777777" w:rsidTr="00BD522F">
        <w:tc>
          <w:tcPr>
            <w:tcW w:w="1188" w:type="dxa"/>
          </w:tcPr>
          <w:p w14:paraId="2E2A9A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47</w:t>
            </w:r>
          </w:p>
        </w:tc>
        <w:tc>
          <w:tcPr>
            <w:tcW w:w="1587" w:type="dxa"/>
          </w:tcPr>
          <w:p w14:paraId="338626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pd</w:t>
            </w:r>
          </w:p>
        </w:tc>
        <w:tc>
          <w:tcPr>
            <w:tcW w:w="1590" w:type="dxa"/>
          </w:tcPr>
          <w:p w14:paraId="3C7FE3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1142C2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860" w:type="dxa"/>
          </w:tcPr>
          <w:p w14:paraId="49370B2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clinical</w:t>
            </w:r>
          </w:p>
        </w:tc>
        <w:tc>
          <w:tcPr>
            <w:tcW w:w="1560" w:type="dxa"/>
          </w:tcPr>
          <w:p w14:paraId="5FB3E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0E8E9822" w14:textId="77777777" w:rsidTr="00BD522F">
        <w:tc>
          <w:tcPr>
            <w:tcW w:w="1188" w:type="dxa"/>
          </w:tcPr>
          <w:p w14:paraId="3CC0C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48</w:t>
            </w:r>
          </w:p>
        </w:tc>
        <w:tc>
          <w:tcPr>
            <w:tcW w:w="1587" w:type="dxa"/>
          </w:tcPr>
          <w:p w14:paraId="49C341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90" w:type="dxa"/>
          </w:tcPr>
          <w:p w14:paraId="62B924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adhd</w:t>
            </w:r>
          </w:p>
        </w:tc>
        <w:tc>
          <w:tcPr>
            <w:tcW w:w="1575" w:type="dxa"/>
          </w:tcPr>
          <w:p w14:paraId="73AD29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bipolar</w:t>
            </w:r>
          </w:p>
        </w:tc>
        <w:tc>
          <w:tcPr>
            <w:tcW w:w="1860" w:type="dxa"/>
          </w:tcPr>
          <w:p w14:paraId="552F9FE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60" w:type="dxa"/>
          </w:tcPr>
          <w:p w14:paraId="1F15489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ocd</w:t>
            </w:r>
          </w:p>
        </w:tc>
      </w:tr>
      <w:tr w:rsidR="00BD522F" w:rsidRPr="00F805D0" w14:paraId="133635DA" w14:textId="77777777" w:rsidTr="00BD522F">
        <w:tc>
          <w:tcPr>
            <w:tcW w:w="1188" w:type="dxa"/>
          </w:tcPr>
          <w:p w14:paraId="0F6F0A9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49</w:t>
            </w:r>
          </w:p>
        </w:tc>
        <w:tc>
          <w:tcPr>
            <w:tcW w:w="1587" w:type="dxa"/>
          </w:tcPr>
          <w:p w14:paraId="31F5620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depression</w:t>
            </w:r>
          </w:p>
        </w:tc>
        <w:tc>
          <w:tcPr>
            <w:tcW w:w="1590" w:type="dxa"/>
          </w:tcPr>
          <w:p w14:paraId="2DBF4C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mdd</w:t>
            </w:r>
          </w:p>
        </w:tc>
        <w:tc>
          <w:tcPr>
            <w:tcW w:w="1575" w:type="dxa"/>
          </w:tcPr>
          <w:p w14:paraId="1EE620F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depressed</w:t>
            </w:r>
          </w:p>
        </w:tc>
        <w:tc>
          <w:tcPr>
            <w:tcW w:w="1860" w:type="dxa"/>
          </w:tcPr>
          <w:p w14:paraId="7D8C71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60" w:type="dxa"/>
          </w:tcPr>
          <w:p w14:paraId="0FFDB5D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depressive</w:t>
            </w:r>
          </w:p>
        </w:tc>
      </w:tr>
      <w:tr w:rsidR="00BD522F" w:rsidRPr="00F805D0" w14:paraId="3B8D35A5" w14:textId="77777777" w:rsidTr="00BD522F">
        <w:tc>
          <w:tcPr>
            <w:tcW w:w="1188" w:type="dxa"/>
          </w:tcPr>
          <w:p w14:paraId="21BCB4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50</w:t>
            </w:r>
          </w:p>
        </w:tc>
        <w:tc>
          <w:tcPr>
            <w:tcW w:w="1587" w:type="dxa"/>
          </w:tcPr>
          <w:p w14:paraId="5F73D6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images</w:t>
            </w:r>
          </w:p>
        </w:tc>
        <w:tc>
          <w:tcPr>
            <w:tcW w:w="1590" w:type="dxa"/>
          </w:tcPr>
          <w:p w14:paraId="79FAF5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standard</w:t>
            </w:r>
          </w:p>
        </w:tc>
        <w:tc>
          <w:tcPr>
            <w:tcW w:w="1575" w:type="dxa"/>
          </w:tcPr>
          <w:p w14:paraId="2BBB63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860" w:type="dxa"/>
          </w:tcPr>
          <w:p w14:paraId="4EDEF3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560" w:type="dxa"/>
          </w:tcPr>
          <w:p w14:paraId="5A34ED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w:t>
            </w:r>
          </w:p>
        </w:tc>
      </w:tr>
      <w:tr w:rsidR="00BD522F" w:rsidRPr="00F805D0" w14:paraId="1BCB77F9" w14:textId="77777777" w:rsidTr="00BD522F">
        <w:tc>
          <w:tcPr>
            <w:tcW w:w="1188" w:type="dxa"/>
          </w:tcPr>
          <w:p w14:paraId="334FD3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51</w:t>
            </w:r>
          </w:p>
        </w:tc>
        <w:tc>
          <w:tcPr>
            <w:tcW w:w="1587" w:type="dxa"/>
          </w:tcPr>
          <w:p w14:paraId="18832FC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590" w:type="dxa"/>
          </w:tcPr>
          <w:p w14:paraId="7BCBB9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sustained</w:t>
            </w:r>
          </w:p>
        </w:tc>
        <w:tc>
          <w:tcPr>
            <w:tcW w:w="1575" w:type="dxa"/>
          </w:tcPr>
          <w:p w14:paraId="518931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delay</w:t>
            </w:r>
          </w:p>
        </w:tc>
        <w:tc>
          <w:tcPr>
            <w:tcW w:w="1860" w:type="dxa"/>
          </w:tcPr>
          <w:p w14:paraId="17343C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phase</w:t>
            </w:r>
          </w:p>
        </w:tc>
        <w:tc>
          <w:tcPr>
            <w:tcW w:w="1560" w:type="dxa"/>
          </w:tcPr>
          <w:p w14:paraId="4A14D2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period</w:t>
            </w:r>
          </w:p>
        </w:tc>
      </w:tr>
      <w:tr w:rsidR="00BD522F" w:rsidRPr="00F805D0" w14:paraId="51299740" w14:textId="77777777" w:rsidTr="00BD522F">
        <w:tc>
          <w:tcPr>
            <w:tcW w:w="1188" w:type="dxa"/>
          </w:tcPr>
          <w:p w14:paraId="67C63B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52</w:t>
            </w:r>
          </w:p>
        </w:tc>
        <w:tc>
          <w:tcPr>
            <w:tcW w:w="1587" w:type="dxa"/>
          </w:tcPr>
          <w:p w14:paraId="3AF34D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alcohol</w:t>
            </w:r>
          </w:p>
        </w:tc>
        <w:tc>
          <w:tcPr>
            <w:tcW w:w="1590" w:type="dxa"/>
          </w:tcPr>
          <w:p w14:paraId="22FC74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acupuncture</w:t>
            </w:r>
          </w:p>
        </w:tc>
        <w:tc>
          <w:tcPr>
            <w:tcW w:w="1575" w:type="dxa"/>
          </w:tcPr>
          <w:p w14:paraId="49FB55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cocaine</w:t>
            </w:r>
          </w:p>
        </w:tc>
        <w:tc>
          <w:tcPr>
            <w:tcW w:w="1860" w:type="dxa"/>
          </w:tcPr>
          <w:p w14:paraId="4A1D5A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users</w:t>
            </w:r>
          </w:p>
        </w:tc>
        <w:tc>
          <w:tcPr>
            <w:tcW w:w="1560" w:type="dxa"/>
          </w:tcPr>
          <w:p w14:paraId="632D05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drug</w:t>
            </w:r>
          </w:p>
        </w:tc>
      </w:tr>
      <w:tr w:rsidR="00BD522F" w:rsidRPr="00F805D0" w14:paraId="70115C64" w14:textId="77777777" w:rsidTr="00BD522F">
        <w:tc>
          <w:tcPr>
            <w:tcW w:w="1188" w:type="dxa"/>
          </w:tcPr>
          <w:p w14:paraId="439C662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53</w:t>
            </w:r>
          </w:p>
        </w:tc>
        <w:tc>
          <w:tcPr>
            <w:tcW w:w="1587" w:type="dxa"/>
          </w:tcPr>
          <w:p w14:paraId="620833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volume</w:t>
            </w:r>
          </w:p>
        </w:tc>
        <w:tc>
          <w:tcPr>
            <w:tcW w:w="1590" w:type="dxa"/>
          </w:tcPr>
          <w:p w14:paraId="6F9A37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gray</w:t>
            </w:r>
          </w:p>
        </w:tc>
        <w:tc>
          <w:tcPr>
            <w:tcW w:w="1575" w:type="dxa"/>
          </w:tcPr>
          <w:p w14:paraId="0A5EB6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860" w:type="dxa"/>
          </w:tcPr>
          <w:p w14:paraId="6E9072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gm</w:t>
            </w:r>
          </w:p>
        </w:tc>
        <w:tc>
          <w:tcPr>
            <w:tcW w:w="1560" w:type="dxa"/>
          </w:tcPr>
          <w:p w14:paraId="36943D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morphometry</w:t>
            </w:r>
          </w:p>
        </w:tc>
      </w:tr>
      <w:tr w:rsidR="00BD522F" w:rsidRPr="00F805D0" w14:paraId="2F2D5BA6" w14:textId="77777777" w:rsidTr="00BD522F">
        <w:tc>
          <w:tcPr>
            <w:tcW w:w="1188" w:type="dxa"/>
          </w:tcPr>
          <w:p w14:paraId="651255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lastRenderedPageBreak/>
              <w:t>54</w:t>
            </w:r>
          </w:p>
        </w:tc>
        <w:tc>
          <w:tcPr>
            <w:tcW w:w="1587" w:type="dxa"/>
          </w:tcPr>
          <w:p w14:paraId="0B5E3C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effective</w:t>
            </w:r>
          </w:p>
        </w:tc>
        <w:tc>
          <w:tcPr>
            <w:tcW w:w="1590" w:type="dxa"/>
          </w:tcPr>
          <w:p w14:paraId="394279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causal</w:t>
            </w:r>
          </w:p>
        </w:tc>
        <w:tc>
          <w:tcPr>
            <w:tcW w:w="1575" w:type="dxa"/>
          </w:tcPr>
          <w:p w14:paraId="463BD5E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860" w:type="dxa"/>
          </w:tcPr>
          <w:p w14:paraId="008AC84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dynamic</w:t>
            </w:r>
          </w:p>
        </w:tc>
        <w:tc>
          <w:tcPr>
            <w:tcW w:w="1560" w:type="dxa"/>
          </w:tcPr>
          <w:p w14:paraId="67331E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modeling</w:t>
            </w:r>
          </w:p>
        </w:tc>
      </w:tr>
      <w:tr w:rsidR="00BD522F" w:rsidRPr="00F805D0" w14:paraId="4732E67E" w14:textId="77777777" w:rsidTr="00BD522F">
        <w:tc>
          <w:tcPr>
            <w:tcW w:w="1188" w:type="dxa"/>
          </w:tcPr>
          <w:p w14:paraId="7A21AB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55</w:t>
            </w:r>
          </w:p>
        </w:tc>
        <w:tc>
          <w:tcPr>
            <w:tcW w:w="1587" w:type="dxa"/>
          </w:tcPr>
          <w:p w14:paraId="78ADB5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carriers</w:t>
            </w:r>
          </w:p>
        </w:tc>
        <w:tc>
          <w:tcPr>
            <w:tcW w:w="1590" w:type="dxa"/>
          </w:tcPr>
          <w:p w14:paraId="3B2AEDD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allele</w:t>
            </w:r>
          </w:p>
        </w:tc>
        <w:tc>
          <w:tcPr>
            <w:tcW w:w="1575" w:type="dxa"/>
          </w:tcPr>
          <w:p w14:paraId="78F34F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w:t>
            </w:r>
          </w:p>
        </w:tc>
        <w:tc>
          <w:tcPr>
            <w:tcW w:w="1860" w:type="dxa"/>
          </w:tcPr>
          <w:p w14:paraId="294F57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genotype</w:t>
            </w:r>
          </w:p>
        </w:tc>
        <w:tc>
          <w:tcPr>
            <w:tcW w:w="1560" w:type="dxa"/>
          </w:tcPr>
          <w:p w14:paraId="63E444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genetic</w:t>
            </w:r>
          </w:p>
        </w:tc>
      </w:tr>
      <w:tr w:rsidR="00BD522F" w:rsidRPr="00F805D0" w14:paraId="6CE95F20" w14:textId="77777777" w:rsidTr="00BD522F">
        <w:tc>
          <w:tcPr>
            <w:tcW w:w="1188" w:type="dxa"/>
          </w:tcPr>
          <w:p w14:paraId="06C154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56</w:t>
            </w:r>
          </w:p>
        </w:tc>
        <w:tc>
          <w:tcPr>
            <w:tcW w:w="1587" w:type="dxa"/>
          </w:tcPr>
          <w:p w14:paraId="41D58A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ptsd</w:t>
            </w:r>
          </w:p>
        </w:tc>
        <w:tc>
          <w:tcPr>
            <w:tcW w:w="1590" w:type="dxa"/>
          </w:tcPr>
          <w:p w14:paraId="383BA62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75" w:type="dxa"/>
          </w:tcPr>
          <w:p w14:paraId="63631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game</w:t>
            </w:r>
          </w:p>
        </w:tc>
        <w:tc>
          <w:tcPr>
            <w:tcW w:w="1860" w:type="dxa"/>
          </w:tcPr>
          <w:p w14:paraId="6A9A66B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attachment</w:t>
            </w:r>
          </w:p>
        </w:tc>
        <w:tc>
          <w:tcPr>
            <w:tcW w:w="1560" w:type="dxa"/>
          </w:tcPr>
          <w:p w14:paraId="40648F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trauma</w:t>
            </w:r>
          </w:p>
        </w:tc>
      </w:tr>
      <w:tr w:rsidR="00BD522F" w:rsidRPr="00F805D0" w14:paraId="1A54B4F2" w14:textId="77777777" w:rsidTr="00BD522F">
        <w:tc>
          <w:tcPr>
            <w:tcW w:w="1188" w:type="dxa"/>
          </w:tcPr>
          <w:p w14:paraId="4FF349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57</w:t>
            </w:r>
          </w:p>
        </w:tc>
        <w:tc>
          <w:tcPr>
            <w:tcW w:w="1587" w:type="dxa"/>
          </w:tcPr>
          <w:p w14:paraId="434696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asd</w:t>
            </w:r>
          </w:p>
        </w:tc>
        <w:tc>
          <w:tcPr>
            <w:tcW w:w="1590" w:type="dxa"/>
          </w:tcPr>
          <w:p w14:paraId="0613DB7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autism</w:t>
            </w:r>
          </w:p>
        </w:tc>
        <w:tc>
          <w:tcPr>
            <w:tcW w:w="1575" w:type="dxa"/>
          </w:tcPr>
          <w:p w14:paraId="42D819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860" w:type="dxa"/>
          </w:tcPr>
          <w:p w14:paraId="7766CEC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reho</w:t>
            </w:r>
          </w:p>
        </w:tc>
        <w:tc>
          <w:tcPr>
            <w:tcW w:w="1560" w:type="dxa"/>
          </w:tcPr>
          <w:p w14:paraId="3E172E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r>
      <w:tr w:rsidR="00BD522F" w:rsidRPr="00F805D0" w14:paraId="611A5AE7" w14:textId="77777777" w:rsidTr="00BD522F">
        <w:tc>
          <w:tcPr>
            <w:tcW w:w="1188" w:type="dxa"/>
          </w:tcPr>
          <w:p w14:paraId="3EAE6D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58</w:t>
            </w:r>
          </w:p>
        </w:tc>
        <w:tc>
          <w:tcPr>
            <w:tcW w:w="1587" w:type="dxa"/>
          </w:tcPr>
          <w:p w14:paraId="44BADD0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age</w:t>
            </w:r>
          </w:p>
        </w:tc>
        <w:tc>
          <w:tcPr>
            <w:tcW w:w="1590" w:type="dxa"/>
          </w:tcPr>
          <w:p w14:paraId="4FBF4D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adults</w:t>
            </w:r>
          </w:p>
        </w:tc>
        <w:tc>
          <w:tcPr>
            <w:tcW w:w="1575" w:type="dxa"/>
          </w:tcPr>
          <w:p w14:paraId="79088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children</w:t>
            </w:r>
          </w:p>
        </w:tc>
        <w:tc>
          <w:tcPr>
            <w:tcW w:w="1860" w:type="dxa"/>
          </w:tcPr>
          <w:p w14:paraId="5721F3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adolescents</w:t>
            </w:r>
          </w:p>
        </w:tc>
        <w:tc>
          <w:tcPr>
            <w:tcW w:w="1560" w:type="dxa"/>
          </w:tcPr>
          <w:p w14:paraId="4C868E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sleep</w:t>
            </w:r>
          </w:p>
        </w:tc>
      </w:tr>
      <w:tr w:rsidR="00BD522F" w:rsidRPr="00F805D0" w14:paraId="12FF5220" w14:textId="77777777" w:rsidTr="00BD522F">
        <w:tc>
          <w:tcPr>
            <w:tcW w:w="1188" w:type="dxa"/>
          </w:tcPr>
          <w:p w14:paraId="4B1E34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59</w:t>
            </w:r>
          </w:p>
        </w:tc>
        <w:tc>
          <w:tcPr>
            <w:tcW w:w="1587" w:type="dxa"/>
          </w:tcPr>
          <w:p w14:paraId="60CCF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c>
          <w:tcPr>
            <w:tcW w:w="1590" w:type="dxa"/>
          </w:tcPr>
          <w:p w14:paraId="32244C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free</w:t>
            </w:r>
          </w:p>
        </w:tc>
        <w:tc>
          <w:tcPr>
            <w:tcW w:w="1575" w:type="dxa"/>
          </w:tcPr>
          <w:p w14:paraId="359E192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sensitivity</w:t>
            </w:r>
          </w:p>
        </w:tc>
        <w:tc>
          <w:tcPr>
            <w:tcW w:w="1860" w:type="dxa"/>
          </w:tcPr>
          <w:p w14:paraId="0D38EA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classifier</w:t>
            </w:r>
          </w:p>
        </w:tc>
        <w:tc>
          <w:tcPr>
            <w:tcW w:w="1560" w:type="dxa"/>
          </w:tcPr>
          <w:p w14:paraId="5B88325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w:t>
            </w:r>
          </w:p>
        </w:tc>
      </w:tr>
      <w:tr w:rsidR="00BD522F" w:rsidRPr="00F805D0" w14:paraId="51492BE4" w14:textId="77777777" w:rsidTr="00BD522F">
        <w:tc>
          <w:tcPr>
            <w:tcW w:w="1188" w:type="dxa"/>
          </w:tcPr>
          <w:p w14:paraId="67FE63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60</w:t>
            </w:r>
          </w:p>
        </w:tc>
        <w:tc>
          <w:tcPr>
            <w:tcW w:w="1587" w:type="dxa"/>
          </w:tcPr>
          <w:p w14:paraId="25382EB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590" w:type="dxa"/>
          </w:tcPr>
          <w:p w14:paraId="776553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stimulus</w:t>
            </w:r>
          </w:p>
        </w:tc>
        <w:tc>
          <w:tcPr>
            <w:tcW w:w="1575" w:type="dxa"/>
          </w:tcPr>
          <w:p w14:paraId="0550F0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w:t>
            </w:r>
          </w:p>
        </w:tc>
        <w:tc>
          <w:tcPr>
            <w:tcW w:w="1860" w:type="dxa"/>
          </w:tcPr>
          <w:p w14:paraId="0D1EBD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design</w:t>
            </w:r>
          </w:p>
        </w:tc>
        <w:tc>
          <w:tcPr>
            <w:tcW w:w="1560" w:type="dxa"/>
          </w:tcPr>
          <w:p w14:paraId="6F5956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neuronal</w:t>
            </w:r>
          </w:p>
        </w:tc>
      </w:tr>
    </w:tbl>
    <w:p w14:paraId="422109C7" w14:textId="77777777" w:rsidR="000D04AA" w:rsidRPr="00F805D0" w:rsidRDefault="000D04AA" w:rsidP="00BD522F">
      <w:pPr>
        <w:ind w:firstLine="0"/>
        <w:rPr>
          <w:szCs w:val="24"/>
        </w:rPr>
      </w:pPr>
    </w:p>
    <w:sectPr w:rsidR="000D04AA" w:rsidRPr="00F805D0">
      <w:headerReference w:type="even" r:id="rId17"/>
      <w:head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3" w:author="Marie Banich" w:date="2015-11-21T10:21:00Z" w:initials="MB">
    <w:p w14:paraId="65475CCD" w14:textId="1E9B2757" w:rsidR="00571765" w:rsidRDefault="00571765">
      <w:pPr>
        <w:pStyle w:val="CommentText"/>
      </w:pPr>
      <w:r>
        <w:rPr>
          <w:rStyle w:val="CommentReference"/>
        </w:rPr>
        <w:annotationRef/>
      </w:r>
      <w:r>
        <w:t>I don’t like you saying that it yielded a similar pattern – sounds like the same areas rather than a distinct set which is what you find….</w:t>
      </w:r>
    </w:p>
  </w:comment>
  <w:comment w:id="138" w:author="Marie Banich" w:date="2015-11-21T10:25:00Z" w:initials="MB">
    <w:p w14:paraId="3C796E01" w14:textId="0D66FC94" w:rsidR="00571765" w:rsidRDefault="00571765">
      <w:pPr>
        <w:pStyle w:val="CommentText"/>
      </w:pPr>
      <w:ins w:id="141" w:author="Marie Banich" w:date="2015-11-21T10:25:00Z">
        <w:r>
          <w:rPr>
            <w:rStyle w:val="CommentReference"/>
          </w:rPr>
          <w:annotationRef/>
        </w:r>
      </w:ins>
      <w:r>
        <w:t>Changed this to be consistent with your terminology</w:t>
      </w:r>
    </w:p>
  </w:comment>
  <w:comment w:id="213" w:author="Marie Banich" w:date="2015-11-21T16:13:00Z" w:initials="MB">
    <w:p w14:paraId="7D57194B" w14:textId="33C25EA7" w:rsidR="00571765" w:rsidRDefault="00571765">
      <w:pPr>
        <w:pStyle w:val="CommentText"/>
      </w:pPr>
      <w:r>
        <w:rPr>
          <w:rStyle w:val="CommentReference"/>
        </w:rPr>
        <w:annotationRef/>
      </w:r>
      <w:r>
        <w:t>Reflexive suggests spinal and not thought out – no need to confuse your reader by including that adjective</w:t>
      </w:r>
    </w:p>
  </w:comment>
  <w:comment w:id="310" w:author="Alejandro De La Vega" w:date="2015-11-10T18:32:00Z" w:initials="AD">
    <w:p w14:paraId="4DFC7E24" w14:textId="77777777" w:rsidR="00571765" w:rsidRDefault="00571765">
      <w:pPr>
        <w:pStyle w:val="CommentText"/>
        <w:rPr>
          <w:rFonts w:ascii="Helvetica Neue" w:hAnsi="Helvetica Neue" w:cs="Helvetica Neue"/>
          <w:color w:val="011DA1"/>
          <w:sz w:val="28"/>
          <w:szCs w:val="28"/>
        </w:rPr>
      </w:pPr>
      <w:r>
        <w:rPr>
          <w:rStyle w:val="CommentReference"/>
        </w:rPr>
        <w:annotationRef/>
      </w:r>
      <w:r>
        <w:rPr>
          <w:rFonts w:ascii="Helvetica Neue" w:hAnsi="Helvetica Neue" w:cs="Helvetica Neue"/>
          <w:color w:val="011DA1"/>
          <w:sz w:val="28"/>
          <w:szCs w:val="28"/>
        </w:rPr>
        <w:t>“The three-zone division looks quite different from what cyto-architectonic three-zone divisions may have looked like given that allocortical areas are grouped with granular neocortical areas (e.g., area 25 and area 10 in anterior zone) and separated from other allocortical areas. Does this imply that cyto-architecture is less relevant for functional division than is currently thought?”</w:t>
      </w:r>
    </w:p>
    <w:p w14:paraId="6A801BB1" w14:textId="77777777" w:rsidR="00571765" w:rsidRDefault="00571765">
      <w:pPr>
        <w:pStyle w:val="CommentText"/>
        <w:rPr>
          <w:rFonts w:ascii="Helvetica Neue" w:hAnsi="Helvetica Neue" w:cs="Helvetica Neue"/>
          <w:color w:val="011DA1"/>
          <w:sz w:val="28"/>
          <w:szCs w:val="28"/>
        </w:rPr>
      </w:pPr>
    </w:p>
    <w:p w14:paraId="2426DFD6" w14:textId="6AD529D4" w:rsidR="00571765" w:rsidRDefault="00571765">
      <w:pPr>
        <w:pStyle w:val="CommentText"/>
      </w:pPr>
      <w:r>
        <w:rPr>
          <w:rFonts w:ascii="Helvetica Neue" w:hAnsi="Helvetica Neue" w:cs="Helvetica Neue"/>
          <w:color w:val="011DA1"/>
          <w:sz w:val="28"/>
          <w:szCs w:val="28"/>
        </w:rPr>
        <w:t>Maybe make this point explicit?</w:t>
      </w:r>
    </w:p>
  </w:comment>
  <w:comment w:id="380" w:author="Marie Banich" w:date="2015-11-21T16:25:00Z" w:initials="MB">
    <w:p w14:paraId="28F502CA" w14:textId="35E99AB1" w:rsidR="007F3032" w:rsidRDefault="007F3032">
      <w:pPr>
        <w:pStyle w:val="CommentText"/>
      </w:pPr>
      <w:r>
        <w:rPr>
          <w:rStyle w:val="CommentReference"/>
        </w:rPr>
        <w:annotationRef/>
      </w:r>
      <w:r>
        <w:t>Not clear what you mean by this phrase</w:t>
      </w:r>
      <w:r>
        <w:t>...</w:t>
      </w:r>
    </w:p>
  </w:comment>
  <w:comment w:id="416" w:author="Alejandro De La Vega" w:date="2015-11-10T18:39:00Z" w:initials="AD">
    <w:p w14:paraId="629D6A5C" w14:textId="77777777" w:rsidR="00571765" w:rsidRDefault="00571765" w:rsidP="00253A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0"/>
        <w:rPr>
          <w:rFonts w:ascii="Helvetica Neue" w:hAnsi="Helvetica Neue" w:cs="Helvetica Neue"/>
          <w:color w:val="393E3F"/>
          <w:sz w:val="28"/>
          <w:szCs w:val="28"/>
        </w:rPr>
      </w:pPr>
      <w:r>
        <w:rPr>
          <w:rStyle w:val="CommentReference"/>
        </w:rPr>
        <w:annotationRef/>
      </w:r>
      <w:r>
        <w:rPr>
          <w:rFonts w:ascii="Helvetica Neue" w:hAnsi="Helvetica Neue" w:cs="Helvetica Neue"/>
          <w:color w:val="393E3F"/>
          <w:sz w:val="28"/>
          <w:szCs w:val="28"/>
        </w:rPr>
        <w:t>“our focus is on function, and the fact that our results diverge from parcellations based on other criteria should not be taken as an indication that those parcellations are ‘wrong’; parcellations that attempt to optimize different criteria will necessarily produce somewhat different results.”</w:t>
      </w:r>
    </w:p>
    <w:p w14:paraId="0A95D149" w14:textId="308AA142" w:rsidR="00571765" w:rsidRDefault="00571765">
      <w:pPr>
        <w:pStyle w:val="CommentText"/>
      </w:pPr>
    </w:p>
  </w:comment>
  <w:comment w:id="480" w:author="Marie Banich" w:date="2015-11-21T16:28:00Z" w:initials="MB">
    <w:p w14:paraId="0C9C6950" w14:textId="3CA68677" w:rsidR="007F3032" w:rsidRDefault="007F3032">
      <w:pPr>
        <w:pStyle w:val="CommentText"/>
      </w:pPr>
      <w:r>
        <w:rPr>
          <w:rStyle w:val="CommentReference"/>
        </w:rPr>
        <w:annotationRef/>
      </w:r>
      <w:r>
        <w:t>What modalities are you talking about here?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2EC81F" w15:done="0"/>
  <w15:commentEx w15:paraId="4C642FD7" w15:done="0"/>
  <w15:commentEx w15:paraId="5EDF1EC5" w15:done="0"/>
  <w15:commentEx w15:paraId="77D45B9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7FDF6" w14:textId="77777777" w:rsidR="00571765" w:rsidRDefault="00571765" w:rsidP="00876801">
      <w:pPr>
        <w:spacing w:line="240" w:lineRule="auto"/>
      </w:pPr>
      <w:r>
        <w:separator/>
      </w:r>
    </w:p>
  </w:endnote>
  <w:endnote w:type="continuationSeparator" w:id="0">
    <w:p w14:paraId="16572FCA" w14:textId="77777777" w:rsidR="00571765" w:rsidRDefault="00571765" w:rsidP="00876801">
      <w:pPr>
        <w:spacing w:line="240" w:lineRule="auto"/>
      </w:pPr>
      <w:r>
        <w:continuationSeparator/>
      </w:r>
    </w:p>
  </w:endnote>
  <w:endnote w:type="continuationNotice" w:id="1">
    <w:p w14:paraId="5336CECD" w14:textId="77777777" w:rsidR="00571765" w:rsidRDefault="005717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4B3E8B" w14:textId="77777777" w:rsidR="00571765" w:rsidRDefault="00571765" w:rsidP="00876801">
      <w:pPr>
        <w:spacing w:line="240" w:lineRule="auto"/>
      </w:pPr>
      <w:r>
        <w:separator/>
      </w:r>
    </w:p>
  </w:footnote>
  <w:footnote w:type="continuationSeparator" w:id="0">
    <w:p w14:paraId="2B89D95D" w14:textId="77777777" w:rsidR="00571765" w:rsidRDefault="00571765" w:rsidP="00876801">
      <w:pPr>
        <w:spacing w:line="240" w:lineRule="auto"/>
      </w:pPr>
      <w:r>
        <w:continuationSeparator/>
      </w:r>
    </w:p>
  </w:footnote>
  <w:footnote w:type="continuationNotice" w:id="1">
    <w:p w14:paraId="453AFEEE" w14:textId="77777777" w:rsidR="00571765" w:rsidRDefault="00571765">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571765" w:rsidRDefault="0057176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571765" w:rsidRDefault="0057176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571765" w:rsidRDefault="0057176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F3032">
      <w:rPr>
        <w:rStyle w:val="PageNumber"/>
        <w:noProof/>
      </w:rPr>
      <w:t>18</w:t>
    </w:r>
    <w:r>
      <w:rPr>
        <w:rStyle w:val="PageNumber"/>
      </w:rPr>
      <w:fldChar w:fldCharType="end"/>
    </w:r>
  </w:p>
  <w:p w14:paraId="20560E20" w14:textId="5335C6C6" w:rsidR="00571765" w:rsidRDefault="0057176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1BE"/>
    <w:rsid w:val="00044BD6"/>
    <w:rsid w:val="00051D65"/>
    <w:rsid w:val="000523DE"/>
    <w:rsid w:val="000526B9"/>
    <w:rsid w:val="0005354D"/>
    <w:rsid w:val="00054F75"/>
    <w:rsid w:val="000625C6"/>
    <w:rsid w:val="000646FC"/>
    <w:rsid w:val="00070050"/>
    <w:rsid w:val="0007421C"/>
    <w:rsid w:val="0007422E"/>
    <w:rsid w:val="00075CF7"/>
    <w:rsid w:val="000800F3"/>
    <w:rsid w:val="000854A2"/>
    <w:rsid w:val="00087081"/>
    <w:rsid w:val="00091C3F"/>
    <w:rsid w:val="0009677C"/>
    <w:rsid w:val="000A39CD"/>
    <w:rsid w:val="000A4873"/>
    <w:rsid w:val="000A5214"/>
    <w:rsid w:val="000A78AE"/>
    <w:rsid w:val="000B2530"/>
    <w:rsid w:val="000B2F0E"/>
    <w:rsid w:val="000B344B"/>
    <w:rsid w:val="000B4674"/>
    <w:rsid w:val="000C0807"/>
    <w:rsid w:val="000C16DB"/>
    <w:rsid w:val="000C4606"/>
    <w:rsid w:val="000C4A44"/>
    <w:rsid w:val="000C4DAC"/>
    <w:rsid w:val="000D04AA"/>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3AE8"/>
    <w:rsid w:val="00124191"/>
    <w:rsid w:val="001267C4"/>
    <w:rsid w:val="0013377B"/>
    <w:rsid w:val="001367FD"/>
    <w:rsid w:val="00142B82"/>
    <w:rsid w:val="00161ED9"/>
    <w:rsid w:val="00162F92"/>
    <w:rsid w:val="001740DA"/>
    <w:rsid w:val="001832A3"/>
    <w:rsid w:val="0018525A"/>
    <w:rsid w:val="00186494"/>
    <w:rsid w:val="001909AA"/>
    <w:rsid w:val="0019335D"/>
    <w:rsid w:val="00193BEB"/>
    <w:rsid w:val="00195B6B"/>
    <w:rsid w:val="001965DC"/>
    <w:rsid w:val="00197DDF"/>
    <w:rsid w:val="001A0C27"/>
    <w:rsid w:val="001A1148"/>
    <w:rsid w:val="001A2181"/>
    <w:rsid w:val="001A28D8"/>
    <w:rsid w:val="001A4BC2"/>
    <w:rsid w:val="001B060D"/>
    <w:rsid w:val="001B304B"/>
    <w:rsid w:val="001B3117"/>
    <w:rsid w:val="001B7AB4"/>
    <w:rsid w:val="001C003D"/>
    <w:rsid w:val="001C0866"/>
    <w:rsid w:val="001C6F8C"/>
    <w:rsid w:val="001D1767"/>
    <w:rsid w:val="001D55BF"/>
    <w:rsid w:val="001D6C98"/>
    <w:rsid w:val="001D7CD5"/>
    <w:rsid w:val="001E39DA"/>
    <w:rsid w:val="001E51C6"/>
    <w:rsid w:val="001F5C0A"/>
    <w:rsid w:val="00200271"/>
    <w:rsid w:val="00203532"/>
    <w:rsid w:val="00210C11"/>
    <w:rsid w:val="00211737"/>
    <w:rsid w:val="002117EC"/>
    <w:rsid w:val="00211D7F"/>
    <w:rsid w:val="00216FE0"/>
    <w:rsid w:val="002202AC"/>
    <w:rsid w:val="00223178"/>
    <w:rsid w:val="00233C32"/>
    <w:rsid w:val="00240E1D"/>
    <w:rsid w:val="00243F1F"/>
    <w:rsid w:val="00250E5C"/>
    <w:rsid w:val="002534CF"/>
    <w:rsid w:val="002535EE"/>
    <w:rsid w:val="00253A81"/>
    <w:rsid w:val="002547A7"/>
    <w:rsid w:val="00254899"/>
    <w:rsid w:val="00261ED1"/>
    <w:rsid w:val="00262111"/>
    <w:rsid w:val="00265D8D"/>
    <w:rsid w:val="002729BA"/>
    <w:rsid w:val="00280AF6"/>
    <w:rsid w:val="00284B74"/>
    <w:rsid w:val="00285906"/>
    <w:rsid w:val="00293F5F"/>
    <w:rsid w:val="00295560"/>
    <w:rsid w:val="002957B5"/>
    <w:rsid w:val="00297B97"/>
    <w:rsid w:val="002A023A"/>
    <w:rsid w:val="002A24A5"/>
    <w:rsid w:val="002A2C56"/>
    <w:rsid w:val="002B2CC6"/>
    <w:rsid w:val="002B3FED"/>
    <w:rsid w:val="002B4530"/>
    <w:rsid w:val="002C19DF"/>
    <w:rsid w:val="002C2843"/>
    <w:rsid w:val="002C3FAA"/>
    <w:rsid w:val="002C6F5B"/>
    <w:rsid w:val="002D21E8"/>
    <w:rsid w:val="002D2F31"/>
    <w:rsid w:val="002D3B3C"/>
    <w:rsid w:val="002D69A3"/>
    <w:rsid w:val="002E1AB7"/>
    <w:rsid w:val="002E4057"/>
    <w:rsid w:val="002E540D"/>
    <w:rsid w:val="002E7CCC"/>
    <w:rsid w:val="002F0AC8"/>
    <w:rsid w:val="002F19A7"/>
    <w:rsid w:val="002F212C"/>
    <w:rsid w:val="002F2537"/>
    <w:rsid w:val="003011F0"/>
    <w:rsid w:val="00304555"/>
    <w:rsid w:val="003078D2"/>
    <w:rsid w:val="00312F75"/>
    <w:rsid w:val="003275C1"/>
    <w:rsid w:val="00327A1E"/>
    <w:rsid w:val="003320E2"/>
    <w:rsid w:val="00332E1B"/>
    <w:rsid w:val="00334471"/>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5590"/>
    <w:rsid w:val="003A5786"/>
    <w:rsid w:val="003A5AD9"/>
    <w:rsid w:val="003B3A40"/>
    <w:rsid w:val="003B3D27"/>
    <w:rsid w:val="003C0D4D"/>
    <w:rsid w:val="003C48E8"/>
    <w:rsid w:val="003C57AA"/>
    <w:rsid w:val="003D23FD"/>
    <w:rsid w:val="003E259F"/>
    <w:rsid w:val="003E2C66"/>
    <w:rsid w:val="003E6356"/>
    <w:rsid w:val="003F4860"/>
    <w:rsid w:val="004010F0"/>
    <w:rsid w:val="00402EC2"/>
    <w:rsid w:val="004104ED"/>
    <w:rsid w:val="00410541"/>
    <w:rsid w:val="004166D6"/>
    <w:rsid w:val="00425AF9"/>
    <w:rsid w:val="004265AB"/>
    <w:rsid w:val="00427176"/>
    <w:rsid w:val="004353C2"/>
    <w:rsid w:val="004423BC"/>
    <w:rsid w:val="00445634"/>
    <w:rsid w:val="00446AD0"/>
    <w:rsid w:val="0044757C"/>
    <w:rsid w:val="004507F2"/>
    <w:rsid w:val="00454DAB"/>
    <w:rsid w:val="00464E42"/>
    <w:rsid w:val="004655B9"/>
    <w:rsid w:val="00465FBF"/>
    <w:rsid w:val="00476279"/>
    <w:rsid w:val="00477060"/>
    <w:rsid w:val="004773B6"/>
    <w:rsid w:val="004774D7"/>
    <w:rsid w:val="0048404B"/>
    <w:rsid w:val="004846C9"/>
    <w:rsid w:val="00485ED7"/>
    <w:rsid w:val="004900D2"/>
    <w:rsid w:val="00492B5C"/>
    <w:rsid w:val="00493ADB"/>
    <w:rsid w:val="0049485E"/>
    <w:rsid w:val="00497B40"/>
    <w:rsid w:val="004A0746"/>
    <w:rsid w:val="004A07EE"/>
    <w:rsid w:val="004A28E2"/>
    <w:rsid w:val="004A5866"/>
    <w:rsid w:val="004A7E49"/>
    <w:rsid w:val="004B254B"/>
    <w:rsid w:val="004B2E68"/>
    <w:rsid w:val="004B59F3"/>
    <w:rsid w:val="004C0073"/>
    <w:rsid w:val="004C431F"/>
    <w:rsid w:val="004C4D27"/>
    <w:rsid w:val="004C7C5F"/>
    <w:rsid w:val="004D452B"/>
    <w:rsid w:val="004D4F37"/>
    <w:rsid w:val="004D52DB"/>
    <w:rsid w:val="004D5962"/>
    <w:rsid w:val="004D67B9"/>
    <w:rsid w:val="004E3585"/>
    <w:rsid w:val="004E45A6"/>
    <w:rsid w:val="004E5C42"/>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30C1"/>
    <w:rsid w:val="00535253"/>
    <w:rsid w:val="00543AA8"/>
    <w:rsid w:val="0054586E"/>
    <w:rsid w:val="00560699"/>
    <w:rsid w:val="00560BAC"/>
    <w:rsid w:val="005611BD"/>
    <w:rsid w:val="00562923"/>
    <w:rsid w:val="00564C73"/>
    <w:rsid w:val="0056695D"/>
    <w:rsid w:val="00571206"/>
    <w:rsid w:val="00571765"/>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3416"/>
    <w:rsid w:val="005D6CAD"/>
    <w:rsid w:val="005D7B00"/>
    <w:rsid w:val="005E1249"/>
    <w:rsid w:val="005E1A40"/>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2818"/>
    <w:rsid w:val="006256FC"/>
    <w:rsid w:val="0062662F"/>
    <w:rsid w:val="00626C0D"/>
    <w:rsid w:val="006274F8"/>
    <w:rsid w:val="00627769"/>
    <w:rsid w:val="0063716C"/>
    <w:rsid w:val="00641AFE"/>
    <w:rsid w:val="00644D69"/>
    <w:rsid w:val="006529E1"/>
    <w:rsid w:val="00654027"/>
    <w:rsid w:val="00657727"/>
    <w:rsid w:val="00665100"/>
    <w:rsid w:val="006706F2"/>
    <w:rsid w:val="006731C2"/>
    <w:rsid w:val="006837AB"/>
    <w:rsid w:val="00685414"/>
    <w:rsid w:val="006863C2"/>
    <w:rsid w:val="00693138"/>
    <w:rsid w:val="006B0B75"/>
    <w:rsid w:val="006B0BCB"/>
    <w:rsid w:val="006B0F89"/>
    <w:rsid w:val="006B27F7"/>
    <w:rsid w:val="006B6989"/>
    <w:rsid w:val="006C18A7"/>
    <w:rsid w:val="006C282E"/>
    <w:rsid w:val="006C6C7B"/>
    <w:rsid w:val="006C7026"/>
    <w:rsid w:val="006C7AB3"/>
    <w:rsid w:val="006D5581"/>
    <w:rsid w:val="006D5C72"/>
    <w:rsid w:val="006E5161"/>
    <w:rsid w:val="006E5BEF"/>
    <w:rsid w:val="006E610C"/>
    <w:rsid w:val="006E7CF7"/>
    <w:rsid w:val="006F0EEB"/>
    <w:rsid w:val="006F4134"/>
    <w:rsid w:val="006F66F5"/>
    <w:rsid w:val="00700622"/>
    <w:rsid w:val="0070135B"/>
    <w:rsid w:val="0070146E"/>
    <w:rsid w:val="00701FA8"/>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1222"/>
    <w:rsid w:val="00763C95"/>
    <w:rsid w:val="00763D22"/>
    <w:rsid w:val="00765C2A"/>
    <w:rsid w:val="00765F38"/>
    <w:rsid w:val="00772863"/>
    <w:rsid w:val="00776733"/>
    <w:rsid w:val="00777DE2"/>
    <w:rsid w:val="007801A0"/>
    <w:rsid w:val="007805EB"/>
    <w:rsid w:val="00781EFE"/>
    <w:rsid w:val="0079042C"/>
    <w:rsid w:val="00793DED"/>
    <w:rsid w:val="007940D9"/>
    <w:rsid w:val="007955CF"/>
    <w:rsid w:val="007976E7"/>
    <w:rsid w:val="007A4495"/>
    <w:rsid w:val="007A4FF9"/>
    <w:rsid w:val="007A5E27"/>
    <w:rsid w:val="007A64D0"/>
    <w:rsid w:val="007B2210"/>
    <w:rsid w:val="007B40A8"/>
    <w:rsid w:val="007B4126"/>
    <w:rsid w:val="007B5215"/>
    <w:rsid w:val="007C3F7F"/>
    <w:rsid w:val="007C5433"/>
    <w:rsid w:val="007C7A13"/>
    <w:rsid w:val="007D0A3F"/>
    <w:rsid w:val="007D3EE8"/>
    <w:rsid w:val="007D6354"/>
    <w:rsid w:val="007E6C2D"/>
    <w:rsid w:val="007F3032"/>
    <w:rsid w:val="008010F9"/>
    <w:rsid w:val="00801C9F"/>
    <w:rsid w:val="00802E7F"/>
    <w:rsid w:val="00807F78"/>
    <w:rsid w:val="00812BE3"/>
    <w:rsid w:val="00820D99"/>
    <w:rsid w:val="008224EC"/>
    <w:rsid w:val="00826CFF"/>
    <w:rsid w:val="00830228"/>
    <w:rsid w:val="00832DD5"/>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86535"/>
    <w:rsid w:val="00890353"/>
    <w:rsid w:val="00890697"/>
    <w:rsid w:val="008916E4"/>
    <w:rsid w:val="008928F3"/>
    <w:rsid w:val="00893479"/>
    <w:rsid w:val="00894FE1"/>
    <w:rsid w:val="008955AD"/>
    <w:rsid w:val="00896A4B"/>
    <w:rsid w:val="008A256D"/>
    <w:rsid w:val="008A3349"/>
    <w:rsid w:val="008A3C3D"/>
    <w:rsid w:val="008A4E86"/>
    <w:rsid w:val="008B0FFE"/>
    <w:rsid w:val="008B38D6"/>
    <w:rsid w:val="008C1831"/>
    <w:rsid w:val="008C28BF"/>
    <w:rsid w:val="008C31B9"/>
    <w:rsid w:val="008C34CC"/>
    <w:rsid w:val="008C7C2F"/>
    <w:rsid w:val="008D2D8B"/>
    <w:rsid w:val="008D5D6F"/>
    <w:rsid w:val="008D67CD"/>
    <w:rsid w:val="008D6A5D"/>
    <w:rsid w:val="008E3B07"/>
    <w:rsid w:val="008E454B"/>
    <w:rsid w:val="008E677C"/>
    <w:rsid w:val="008E766F"/>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973F4"/>
    <w:rsid w:val="00AA0DCB"/>
    <w:rsid w:val="00AA4D4A"/>
    <w:rsid w:val="00AA61AF"/>
    <w:rsid w:val="00AA78BC"/>
    <w:rsid w:val="00AB2828"/>
    <w:rsid w:val="00AB4CCA"/>
    <w:rsid w:val="00AC0CA6"/>
    <w:rsid w:val="00AC0F77"/>
    <w:rsid w:val="00AC22AF"/>
    <w:rsid w:val="00AC3A0C"/>
    <w:rsid w:val="00AC49E5"/>
    <w:rsid w:val="00AD3195"/>
    <w:rsid w:val="00AD3480"/>
    <w:rsid w:val="00AD47C0"/>
    <w:rsid w:val="00AD561B"/>
    <w:rsid w:val="00AE3888"/>
    <w:rsid w:val="00AE72EE"/>
    <w:rsid w:val="00AF24FD"/>
    <w:rsid w:val="00AF4A2B"/>
    <w:rsid w:val="00AF4DB3"/>
    <w:rsid w:val="00AF6A9A"/>
    <w:rsid w:val="00AF6E70"/>
    <w:rsid w:val="00B06CC0"/>
    <w:rsid w:val="00B14EB3"/>
    <w:rsid w:val="00B15843"/>
    <w:rsid w:val="00B20F8A"/>
    <w:rsid w:val="00B21B80"/>
    <w:rsid w:val="00B24675"/>
    <w:rsid w:val="00B32069"/>
    <w:rsid w:val="00B335D3"/>
    <w:rsid w:val="00B50410"/>
    <w:rsid w:val="00B52AE4"/>
    <w:rsid w:val="00B60E57"/>
    <w:rsid w:val="00B6138E"/>
    <w:rsid w:val="00B624BC"/>
    <w:rsid w:val="00B62944"/>
    <w:rsid w:val="00B63602"/>
    <w:rsid w:val="00B64BA8"/>
    <w:rsid w:val="00B70B1B"/>
    <w:rsid w:val="00B71520"/>
    <w:rsid w:val="00B74212"/>
    <w:rsid w:val="00B7452C"/>
    <w:rsid w:val="00B81242"/>
    <w:rsid w:val="00B81805"/>
    <w:rsid w:val="00B82C0F"/>
    <w:rsid w:val="00B87F05"/>
    <w:rsid w:val="00B9451E"/>
    <w:rsid w:val="00BA6238"/>
    <w:rsid w:val="00BA764B"/>
    <w:rsid w:val="00BB349A"/>
    <w:rsid w:val="00BB5E35"/>
    <w:rsid w:val="00BC48C8"/>
    <w:rsid w:val="00BC75CB"/>
    <w:rsid w:val="00BD020D"/>
    <w:rsid w:val="00BD05F1"/>
    <w:rsid w:val="00BD2E7C"/>
    <w:rsid w:val="00BD522F"/>
    <w:rsid w:val="00BD74AA"/>
    <w:rsid w:val="00BD7B4C"/>
    <w:rsid w:val="00BE1275"/>
    <w:rsid w:val="00BE1AE7"/>
    <w:rsid w:val="00BE2BE9"/>
    <w:rsid w:val="00BE6EC8"/>
    <w:rsid w:val="00BF105C"/>
    <w:rsid w:val="00BF108C"/>
    <w:rsid w:val="00BF1EB4"/>
    <w:rsid w:val="00BF2484"/>
    <w:rsid w:val="00BF4B1D"/>
    <w:rsid w:val="00BF62A4"/>
    <w:rsid w:val="00C01A02"/>
    <w:rsid w:val="00C06667"/>
    <w:rsid w:val="00C15F07"/>
    <w:rsid w:val="00C212CF"/>
    <w:rsid w:val="00C21F35"/>
    <w:rsid w:val="00C2645B"/>
    <w:rsid w:val="00C30940"/>
    <w:rsid w:val="00C30F82"/>
    <w:rsid w:val="00C37C2C"/>
    <w:rsid w:val="00C555DA"/>
    <w:rsid w:val="00C55EF7"/>
    <w:rsid w:val="00C565A6"/>
    <w:rsid w:val="00C628A3"/>
    <w:rsid w:val="00C65153"/>
    <w:rsid w:val="00C654F9"/>
    <w:rsid w:val="00C66431"/>
    <w:rsid w:val="00C7078F"/>
    <w:rsid w:val="00C7483A"/>
    <w:rsid w:val="00C767DE"/>
    <w:rsid w:val="00C804E9"/>
    <w:rsid w:val="00C87897"/>
    <w:rsid w:val="00C933A1"/>
    <w:rsid w:val="00C94550"/>
    <w:rsid w:val="00CA0CE5"/>
    <w:rsid w:val="00CA1704"/>
    <w:rsid w:val="00CA209E"/>
    <w:rsid w:val="00CA29CD"/>
    <w:rsid w:val="00CA3B40"/>
    <w:rsid w:val="00CA4183"/>
    <w:rsid w:val="00CB0B2D"/>
    <w:rsid w:val="00CB287C"/>
    <w:rsid w:val="00CB5F01"/>
    <w:rsid w:val="00CB6A82"/>
    <w:rsid w:val="00CD30DF"/>
    <w:rsid w:val="00CD3115"/>
    <w:rsid w:val="00CD67C8"/>
    <w:rsid w:val="00CE09DD"/>
    <w:rsid w:val="00CE20D6"/>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6C2"/>
    <w:rsid w:val="00D70BFF"/>
    <w:rsid w:val="00D71C13"/>
    <w:rsid w:val="00D73A1F"/>
    <w:rsid w:val="00D76502"/>
    <w:rsid w:val="00D770BD"/>
    <w:rsid w:val="00D86FE9"/>
    <w:rsid w:val="00DA288E"/>
    <w:rsid w:val="00DA6262"/>
    <w:rsid w:val="00DB1B50"/>
    <w:rsid w:val="00DB5837"/>
    <w:rsid w:val="00DC48F7"/>
    <w:rsid w:val="00DC5FC7"/>
    <w:rsid w:val="00DC75B9"/>
    <w:rsid w:val="00DD0815"/>
    <w:rsid w:val="00DD0DEB"/>
    <w:rsid w:val="00DE09FD"/>
    <w:rsid w:val="00DE15D9"/>
    <w:rsid w:val="00DE7623"/>
    <w:rsid w:val="00DE7E46"/>
    <w:rsid w:val="00DF1BE3"/>
    <w:rsid w:val="00DF70A1"/>
    <w:rsid w:val="00E02905"/>
    <w:rsid w:val="00E036ED"/>
    <w:rsid w:val="00E111A0"/>
    <w:rsid w:val="00E14A5D"/>
    <w:rsid w:val="00E16D2B"/>
    <w:rsid w:val="00E170C6"/>
    <w:rsid w:val="00E22F7B"/>
    <w:rsid w:val="00E40345"/>
    <w:rsid w:val="00E50118"/>
    <w:rsid w:val="00E50519"/>
    <w:rsid w:val="00E50B96"/>
    <w:rsid w:val="00E62F82"/>
    <w:rsid w:val="00E77236"/>
    <w:rsid w:val="00E80C21"/>
    <w:rsid w:val="00E8261D"/>
    <w:rsid w:val="00E878A6"/>
    <w:rsid w:val="00E915E2"/>
    <w:rsid w:val="00E952AB"/>
    <w:rsid w:val="00E954C8"/>
    <w:rsid w:val="00E95DDB"/>
    <w:rsid w:val="00EA2FF4"/>
    <w:rsid w:val="00EB1A5D"/>
    <w:rsid w:val="00EB41E4"/>
    <w:rsid w:val="00EB5022"/>
    <w:rsid w:val="00EB60B5"/>
    <w:rsid w:val="00EC12B3"/>
    <w:rsid w:val="00EC6CC1"/>
    <w:rsid w:val="00ED6D9E"/>
    <w:rsid w:val="00EE06BC"/>
    <w:rsid w:val="00EE4862"/>
    <w:rsid w:val="00EF3A9B"/>
    <w:rsid w:val="00EF41B3"/>
    <w:rsid w:val="00F02D00"/>
    <w:rsid w:val="00F03218"/>
    <w:rsid w:val="00F104F0"/>
    <w:rsid w:val="00F1162F"/>
    <w:rsid w:val="00F12ACE"/>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2939"/>
    <w:rsid w:val="00F73C96"/>
    <w:rsid w:val="00F74C7B"/>
    <w:rsid w:val="00F75378"/>
    <w:rsid w:val="00F80415"/>
    <w:rsid w:val="00F805D0"/>
    <w:rsid w:val="00F91F6A"/>
    <w:rsid w:val="00F92EB6"/>
    <w:rsid w:val="00F9375E"/>
    <w:rsid w:val="00F957CB"/>
    <w:rsid w:val="00F9689E"/>
    <w:rsid w:val="00FB0337"/>
    <w:rsid w:val="00FB184C"/>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comments" Target="comments.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C720C9-6559-9A48-80AC-5204C0C7DC50}">
  <ds:schemaRefs>
    <ds:schemaRef ds:uri="http://schemas.openxmlformats.org/officeDocument/2006/bibliography"/>
  </ds:schemaRefs>
</ds:datastoreItem>
</file>

<file path=customXml/itemProps2.xml><?xml version="1.0" encoding="utf-8"?>
<ds:datastoreItem xmlns:ds="http://schemas.openxmlformats.org/officeDocument/2006/customXml" ds:itemID="{CA983485-DDDB-D049-B745-5C8B8BD69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31</Pages>
  <Words>25913</Words>
  <Characters>147706</Characters>
  <Application>Microsoft Macintosh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173273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Marie Banich</cp:lastModifiedBy>
  <cp:revision>12</cp:revision>
  <cp:lastPrinted>2015-10-22T18:27:00Z</cp:lastPrinted>
  <dcterms:created xsi:type="dcterms:W3CDTF">2015-11-21T16:04:00Z</dcterms:created>
  <dcterms:modified xsi:type="dcterms:W3CDTF">2015-11-21T22:29:00Z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id="http://www.zotero.org/styles/nature-neuroscience"/&gt;&lt;hasBiblio/&gt;&lt;format class="21"/&gt;&lt;count citations="65" publications="64"/&gt;&lt;/info&gt;PAPERS2_INFO_END</vt:lpwstr>
  </property>
</Properties>
</file>