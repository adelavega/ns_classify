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070689" w:rsidRDefault="001740DA" w:rsidP="0096185D">
      <w:pPr>
        <w:ind w:firstLine="0"/>
        <w:rPr>
          <w:szCs w:val="24"/>
        </w:rPr>
      </w:pPr>
      <w:r w:rsidRPr="00070689">
        <w:rPr>
          <w:szCs w:val="24"/>
        </w:rPr>
        <w:t>Title</w:t>
      </w:r>
      <w:r w:rsidR="00F652BA" w:rsidRPr="00070689">
        <w:rPr>
          <w:szCs w:val="24"/>
        </w:rPr>
        <w:t xml:space="preserve">: </w:t>
      </w:r>
      <w:r w:rsidR="00AC49E5" w:rsidRPr="00070689">
        <w:rPr>
          <w:szCs w:val="24"/>
        </w:rPr>
        <w:t>Large-scale</w:t>
      </w:r>
      <w:r w:rsidR="00AD561B" w:rsidRPr="00070689">
        <w:rPr>
          <w:szCs w:val="24"/>
        </w:rPr>
        <w:t xml:space="preserve"> </w:t>
      </w:r>
      <w:r w:rsidR="00D706C2" w:rsidRPr="00070689">
        <w:rPr>
          <w:szCs w:val="24"/>
        </w:rPr>
        <w:t>meta-analysis</w:t>
      </w:r>
      <w:r w:rsidR="00F652BA" w:rsidRPr="00070689">
        <w:rPr>
          <w:szCs w:val="24"/>
        </w:rPr>
        <w:t xml:space="preserve"> </w:t>
      </w:r>
      <w:r w:rsidRPr="00070689">
        <w:rPr>
          <w:szCs w:val="24"/>
        </w:rPr>
        <w:t xml:space="preserve">of </w:t>
      </w:r>
      <w:r w:rsidR="004D67B9" w:rsidRPr="00070689">
        <w:rPr>
          <w:szCs w:val="24"/>
        </w:rPr>
        <w:t xml:space="preserve">human </w:t>
      </w:r>
      <w:r w:rsidRPr="00070689">
        <w:rPr>
          <w:szCs w:val="24"/>
        </w:rPr>
        <w:t>medial frontal cortex</w:t>
      </w:r>
      <w:r w:rsidR="00E22F7B" w:rsidRPr="00070689">
        <w:rPr>
          <w:szCs w:val="24"/>
        </w:rPr>
        <w:t xml:space="preserve"> reveals tripartite </w:t>
      </w:r>
      <w:r w:rsidR="00D706C2" w:rsidRPr="00070689">
        <w:rPr>
          <w:szCs w:val="24"/>
        </w:rPr>
        <w:t xml:space="preserve">functional </w:t>
      </w:r>
      <w:r w:rsidR="00E22F7B" w:rsidRPr="00070689">
        <w:rPr>
          <w:szCs w:val="24"/>
        </w:rPr>
        <w:t>organization</w:t>
      </w:r>
    </w:p>
    <w:p w14:paraId="64374B8F" w14:textId="2EECEF97" w:rsidR="00C366D9" w:rsidRPr="00070689" w:rsidRDefault="00C366D9" w:rsidP="0096185D">
      <w:pPr>
        <w:ind w:firstLine="0"/>
        <w:rPr>
          <w:szCs w:val="24"/>
        </w:rPr>
      </w:pPr>
      <w:r w:rsidRPr="00070689">
        <w:rPr>
          <w:szCs w:val="24"/>
        </w:rPr>
        <w:t>Abbreviated title: Large-scale meta-analysis of medial frontal cortex</w:t>
      </w:r>
    </w:p>
    <w:p w14:paraId="04138465" w14:textId="373FE071" w:rsidR="000C0807" w:rsidRPr="00070689" w:rsidRDefault="0000309A" w:rsidP="0096185D">
      <w:pPr>
        <w:ind w:firstLine="0"/>
        <w:rPr>
          <w:szCs w:val="24"/>
          <w:vertAlign w:val="superscript"/>
        </w:rPr>
      </w:pPr>
      <w:r w:rsidRPr="00070689">
        <w:rPr>
          <w:szCs w:val="24"/>
        </w:rPr>
        <w:t>Alejandro de la Vega</w:t>
      </w:r>
      <w:r w:rsidRPr="00070689">
        <w:rPr>
          <w:szCs w:val="24"/>
          <w:vertAlign w:val="superscript"/>
        </w:rPr>
        <w:t>1</w:t>
      </w:r>
      <w:r w:rsidR="006731C2" w:rsidRPr="00070689">
        <w:rPr>
          <w:szCs w:val="24"/>
          <w:vertAlign w:val="superscript"/>
        </w:rPr>
        <w:t>,</w:t>
      </w:r>
      <w:r w:rsidRPr="00070689">
        <w:rPr>
          <w:szCs w:val="24"/>
          <w:vertAlign w:val="superscript"/>
        </w:rPr>
        <w:t>2</w:t>
      </w:r>
      <w:r w:rsidRPr="00070689">
        <w:rPr>
          <w:szCs w:val="24"/>
        </w:rPr>
        <w:t>, Luke J. Chang</w:t>
      </w:r>
      <w:r w:rsidRPr="00070689">
        <w:rPr>
          <w:szCs w:val="24"/>
          <w:vertAlign w:val="superscript"/>
        </w:rPr>
        <w:t>3</w:t>
      </w:r>
      <w:r w:rsidRPr="00070689">
        <w:rPr>
          <w:szCs w:val="24"/>
        </w:rPr>
        <w:t>, Marie T. Banich</w:t>
      </w:r>
      <w:r w:rsidRPr="00070689">
        <w:rPr>
          <w:szCs w:val="24"/>
          <w:vertAlign w:val="superscript"/>
        </w:rPr>
        <w:t>1</w:t>
      </w:r>
      <w:r w:rsidR="006731C2" w:rsidRPr="00070689">
        <w:rPr>
          <w:szCs w:val="24"/>
          <w:vertAlign w:val="superscript"/>
        </w:rPr>
        <w:t>,</w:t>
      </w:r>
      <w:r w:rsidRPr="00070689">
        <w:rPr>
          <w:szCs w:val="24"/>
          <w:vertAlign w:val="superscript"/>
        </w:rPr>
        <w:t>2</w:t>
      </w:r>
      <w:r w:rsidRPr="00070689">
        <w:rPr>
          <w:szCs w:val="24"/>
        </w:rPr>
        <w:t>, Tor D. Wager</w:t>
      </w:r>
      <w:r w:rsidRPr="00070689">
        <w:rPr>
          <w:szCs w:val="24"/>
          <w:vertAlign w:val="superscript"/>
        </w:rPr>
        <w:t>1</w:t>
      </w:r>
      <w:r w:rsidR="006731C2" w:rsidRPr="00070689">
        <w:rPr>
          <w:szCs w:val="24"/>
          <w:vertAlign w:val="superscript"/>
        </w:rPr>
        <w:t>,</w:t>
      </w:r>
      <w:r w:rsidRPr="00070689">
        <w:rPr>
          <w:szCs w:val="24"/>
          <w:vertAlign w:val="superscript"/>
        </w:rPr>
        <w:t>2</w:t>
      </w:r>
      <w:r w:rsidRPr="00070689">
        <w:rPr>
          <w:szCs w:val="24"/>
        </w:rPr>
        <w:t xml:space="preserve"> and Tal Yarkoni</w:t>
      </w:r>
      <w:r w:rsidR="00890353" w:rsidRPr="00070689">
        <w:rPr>
          <w:szCs w:val="24"/>
          <w:vertAlign w:val="superscript"/>
        </w:rPr>
        <w:t>4</w:t>
      </w:r>
    </w:p>
    <w:p w14:paraId="4DAA7C66" w14:textId="06974EAA" w:rsidR="001740DA" w:rsidRPr="00070689" w:rsidRDefault="001740DA" w:rsidP="00D054C6">
      <w:pPr>
        <w:ind w:firstLine="0"/>
        <w:rPr>
          <w:szCs w:val="24"/>
        </w:rPr>
      </w:pPr>
      <w:r w:rsidRPr="00070689">
        <w:rPr>
          <w:szCs w:val="24"/>
          <w:vertAlign w:val="superscript"/>
        </w:rPr>
        <w:t xml:space="preserve">1 </w:t>
      </w:r>
      <w:r w:rsidRPr="00070689">
        <w:rPr>
          <w:szCs w:val="24"/>
        </w:rPr>
        <w:t>Department of Psychology and Neuroscience, University of Colorado Boulder</w:t>
      </w:r>
      <w:r w:rsidR="00D054C6" w:rsidRPr="00070689">
        <w:rPr>
          <w:szCs w:val="24"/>
        </w:rPr>
        <w:t xml:space="preserve">, </w:t>
      </w:r>
      <w:r w:rsidR="00C366D9" w:rsidRPr="00070689">
        <w:rPr>
          <w:szCs w:val="24"/>
        </w:rPr>
        <w:t>80309</w:t>
      </w:r>
      <w:r w:rsidR="00D054C6" w:rsidRPr="00070689">
        <w:rPr>
          <w:szCs w:val="24"/>
        </w:rPr>
        <w:t xml:space="preserve"> </w:t>
      </w:r>
      <w:r w:rsidRPr="00070689">
        <w:rPr>
          <w:szCs w:val="24"/>
          <w:vertAlign w:val="superscript"/>
        </w:rPr>
        <w:t xml:space="preserve">2 </w:t>
      </w:r>
      <w:r w:rsidR="00D054C6" w:rsidRPr="00070689">
        <w:rPr>
          <w:szCs w:val="24"/>
        </w:rPr>
        <w:t xml:space="preserve">Institute of </w:t>
      </w:r>
      <w:r w:rsidRPr="00070689">
        <w:rPr>
          <w:szCs w:val="24"/>
        </w:rPr>
        <w:t>Cognitive Science,</w:t>
      </w:r>
      <w:r w:rsidR="00D054C6" w:rsidRPr="00070689">
        <w:rPr>
          <w:szCs w:val="24"/>
        </w:rPr>
        <w:t xml:space="preserve"> University of Colorado Boulder, </w:t>
      </w:r>
      <w:r w:rsidR="00C366D9" w:rsidRPr="00070689">
        <w:rPr>
          <w:szCs w:val="24"/>
        </w:rPr>
        <w:t>80309</w:t>
      </w:r>
      <w:r w:rsidR="00D054C6" w:rsidRPr="00070689">
        <w:rPr>
          <w:szCs w:val="24"/>
        </w:rPr>
        <w:t xml:space="preserve"> </w:t>
      </w:r>
      <w:r w:rsidRPr="00070689">
        <w:rPr>
          <w:szCs w:val="24"/>
          <w:vertAlign w:val="superscript"/>
        </w:rPr>
        <w:t xml:space="preserve">3 </w:t>
      </w:r>
      <w:r w:rsidRPr="00070689">
        <w:rPr>
          <w:szCs w:val="24"/>
        </w:rPr>
        <w:t>Department of Psychological and Br</w:t>
      </w:r>
      <w:r w:rsidR="00D054C6" w:rsidRPr="00070689">
        <w:rPr>
          <w:szCs w:val="24"/>
        </w:rPr>
        <w:t xml:space="preserve">ain Sciences, Dartmouth College, 03755 </w:t>
      </w:r>
      <w:r w:rsidRPr="00070689">
        <w:rPr>
          <w:szCs w:val="24"/>
          <w:vertAlign w:val="superscript"/>
        </w:rPr>
        <w:t xml:space="preserve">4 </w:t>
      </w:r>
      <w:r w:rsidRPr="00070689">
        <w:rPr>
          <w:szCs w:val="24"/>
        </w:rPr>
        <w:t>Department of Psychology, University of Texas at Austin</w:t>
      </w:r>
      <w:r w:rsidR="00D054C6" w:rsidRPr="00070689">
        <w:rPr>
          <w:szCs w:val="24"/>
        </w:rPr>
        <w:t>, 78712</w:t>
      </w:r>
    </w:p>
    <w:p w14:paraId="292EEAE0" w14:textId="77777777" w:rsidR="00C366D9" w:rsidRPr="00070689" w:rsidRDefault="00C366D9" w:rsidP="00C366D9">
      <w:pPr>
        <w:ind w:firstLine="0"/>
        <w:rPr>
          <w:szCs w:val="24"/>
        </w:rPr>
      </w:pPr>
      <w:r w:rsidRPr="00070689">
        <w:rPr>
          <w:szCs w:val="24"/>
        </w:rPr>
        <w:t xml:space="preserve">Corresponding Author: Alejandro de la Vega, Department of Psychology and Neuroscience, University of Colorado Boulder, </w:t>
      </w:r>
      <w:proofErr w:type="spellStart"/>
      <w:r w:rsidRPr="00070689">
        <w:rPr>
          <w:szCs w:val="24"/>
        </w:rPr>
        <w:t>Muenzinger</w:t>
      </w:r>
      <w:proofErr w:type="spellEnd"/>
      <w:r w:rsidRPr="00070689">
        <w:rPr>
          <w:szCs w:val="24"/>
        </w:rPr>
        <w:t xml:space="preserve"> D244, 345 UCB, Boulder, CO 80309-0345, 650-315-9536, email: delavega@colorado.edu</w:t>
      </w:r>
    </w:p>
    <w:p w14:paraId="717C9E6F" w14:textId="2F15CB6F" w:rsidR="007F249F" w:rsidRPr="00070689" w:rsidRDefault="00C366D9" w:rsidP="00C366D9">
      <w:pPr>
        <w:ind w:firstLine="0"/>
        <w:rPr>
          <w:szCs w:val="24"/>
        </w:rPr>
      </w:pPr>
      <w:r w:rsidRPr="00070689">
        <w:rPr>
          <w:szCs w:val="24"/>
        </w:rPr>
        <w:t xml:space="preserve">Number of pages: </w:t>
      </w:r>
      <w:r w:rsidR="009F16EE" w:rsidRPr="00070689">
        <w:rPr>
          <w:szCs w:val="24"/>
        </w:rPr>
        <w:t>3</w:t>
      </w:r>
      <w:ins w:id="0" w:author="Alejandro De La Vega" w:date="2016-02-09T21:49:00Z">
        <w:r w:rsidR="00787E33" w:rsidRPr="00070689">
          <w:rPr>
            <w:szCs w:val="24"/>
          </w:rPr>
          <w:t>5</w:t>
        </w:r>
      </w:ins>
    </w:p>
    <w:p w14:paraId="53546FBA" w14:textId="658DCA4D" w:rsidR="00C366D9" w:rsidRPr="00E5257A" w:rsidRDefault="00C366D9" w:rsidP="00C366D9">
      <w:pPr>
        <w:ind w:firstLine="0"/>
        <w:rPr>
          <w:szCs w:val="24"/>
        </w:rPr>
      </w:pPr>
      <w:r w:rsidRPr="00070689">
        <w:rPr>
          <w:szCs w:val="24"/>
        </w:rPr>
        <w:t>Number of figures:</w:t>
      </w:r>
      <w:r w:rsidR="009F16EE" w:rsidRPr="00E5257A">
        <w:rPr>
          <w:szCs w:val="24"/>
        </w:rPr>
        <w:t xml:space="preserve"> </w:t>
      </w:r>
      <w:ins w:id="1" w:author="Alejandro De La Vega" w:date="2016-02-09T21:49:00Z">
        <w:r w:rsidR="00787E33" w:rsidRPr="00E5257A">
          <w:rPr>
            <w:szCs w:val="24"/>
          </w:rPr>
          <w:t>4</w:t>
        </w:r>
      </w:ins>
    </w:p>
    <w:p w14:paraId="6D861FF1" w14:textId="1C7A3D4E" w:rsidR="007F249F" w:rsidRPr="00070689" w:rsidRDefault="00C366D9" w:rsidP="00C366D9">
      <w:pPr>
        <w:ind w:firstLine="0"/>
        <w:rPr>
          <w:szCs w:val="24"/>
        </w:rPr>
      </w:pPr>
      <w:r w:rsidRPr="00E5257A">
        <w:rPr>
          <w:szCs w:val="24"/>
        </w:rPr>
        <w:t xml:space="preserve">Number of words for abstract: </w:t>
      </w:r>
      <w:r w:rsidR="009F16EE" w:rsidRPr="00E5257A">
        <w:rPr>
          <w:szCs w:val="24"/>
        </w:rPr>
        <w:t>21</w:t>
      </w:r>
      <w:ins w:id="2" w:author="Alejandro De La Vega" w:date="2016-02-09T21:48:00Z">
        <w:r w:rsidR="00EA20DC" w:rsidRPr="00070689">
          <w:rPr>
            <w:szCs w:val="24"/>
          </w:rPr>
          <w:t>5</w:t>
        </w:r>
      </w:ins>
    </w:p>
    <w:p w14:paraId="1E060FA9" w14:textId="1B21F9C7" w:rsidR="007F249F" w:rsidRPr="00070689" w:rsidRDefault="007F249F" w:rsidP="00C366D9">
      <w:pPr>
        <w:ind w:firstLine="0"/>
        <w:rPr>
          <w:szCs w:val="24"/>
        </w:rPr>
      </w:pPr>
      <w:r w:rsidRPr="00070689">
        <w:rPr>
          <w:szCs w:val="24"/>
        </w:rPr>
        <w:t xml:space="preserve">Number of words for introduction: </w:t>
      </w:r>
      <w:ins w:id="3" w:author="Alejandro De La Vega" w:date="2016-02-09T21:48:00Z">
        <w:r w:rsidR="00BA3C91" w:rsidRPr="00070689">
          <w:rPr>
            <w:szCs w:val="24"/>
          </w:rPr>
          <w:t>640</w:t>
        </w:r>
      </w:ins>
    </w:p>
    <w:p w14:paraId="1BFD22E4" w14:textId="06C772C7" w:rsidR="00C366D9" w:rsidRPr="00070689" w:rsidRDefault="007F249F" w:rsidP="00C366D9">
      <w:pPr>
        <w:ind w:firstLine="0"/>
        <w:rPr>
          <w:szCs w:val="24"/>
        </w:rPr>
      </w:pPr>
      <w:r w:rsidRPr="00070689">
        <w:rPr>
          <w:szCs w:val="24"/>
        </w:rPr>
        <w:t xml:space="preserve">Number of words for </w:t>
      </w:r>
      <w:r w:rsidR="00C366D9" w:rsidRPr="00070689">
        <w:rPr>
          <w:szCs w:val="24"/>
        </w:rPr>
        <w:t>discussion:</w:t>
      </w:r>
      <w:r w:rsidR="009F16EE" w:rsidRPr="00070689">
        <w:rPr>
          <w:szCs w:val="24"/>
        </w:rPr>
        <w:t xml:space="preserve"> 1424</w:t>
      </w:r>
    </w:p>
    <w:p w14:paraId="2108D9EA" w14:textId="213CFA9E" w:rsidR="007F249F" w:rsidRPr="00070689" w:rsidRDefault="00C366D9" w:rsidP="007F249F">
      <w:pPr>
        <w:ind w:firstLine="0"/>
        <w:rPr>
          <w:szCs w:val="24"/>
        </w:rPr>
      </w:pPr>
      <w:r w:rsidRPr="00070689">
        <w:rPr>
          <w:szCs w:val="24"/>
        </w:rPr>
        <w:t xml:space="preserve">Conflicts of Interest: </w:t>
      </w:r>
      <w:r w:rsidR="007F249F" w:rsidRPr="00070689">
        <w:rPr>
          <w:szCs w:val="24"/>
        </w:rPr>
        <w:t>The authors declare no competing financial interests.</w:t>
      </w:r>
    </w:p>
    <w:p w14:paraId="5A2E93A4" w14:textId="00242BF2" w:rsidR="001740DA" w:rsidRPr="00070689" w:rsidRDefault="00C366D9" w:rsidP="007F249F">
      <w:pPr>
        <w:ind w:firstLine="0"/>
        <w:rPr>
          <w:rFonts w:eastAsiaTheme="majorEastAsia" w:cstheme="majorBidi"/>
          <w:spacing w:val="10"/>
          <w:szCs w:val="24"/>
        </w:rPr>
      </w:pPr>
      <w:r w:rsidRPr="00070689">
        <w:rPr>
          <w:szCs w:val="24"/>
        </w:rPr>
        <w:t xml:space="preserve">Acknowledgments: </w:t>
      </w:r>
      <w:r w:rsidRPr="00070689">
        <w:rPr>
          <w:rFonts w:eastAsia="Times New Roman" w:cs="Times New Roman"/>
          <w:szCs w:val="24"/>
        </w:rPr>
        <w:t>R01MH096906 National Institutes of Health.</w:t>
      </w:r>
    </w:p>
    <w:p w14:paraId="02B85DBB" w14:textId="75F07119" w:rsidR="00A968D6" w:rsidRPr="00070689" w:rsidRDefault="00A968D6" w:rsidP="0096185D">
      <w:pPr>
        <w:ind w:firstLine="0"/>
        <w:rPr>
          <w:b/>
          <w:bCs/>
          <w:szCs w:val="24"/>
          <w:bdr w:val="none" w:sz="0" w:space="0" w:color="auto" w:frame="1"/>
        </w:rPr>
      </w:pPr>
      <w:r w:rsidRPr="00070689">
        <w:rPr>
          <w:b/>
          <w:bCs/>
          <w:szCs w:val="24"/>
          <w:bdr w:val="none" w:sz="0" w:space="0" w:color="auto" w:frame="1"/>
        </w:rPr>
        <w:lastRenderedPageBreak/>
        <w:t>Abstract</w:t>
      </w:r>
    </w:p>
    <w:p w14:paraId="50474B86" w14:textId="6384B4F5" w:rsidR="007F249F" w:rsidRPr="00070689" w:rsidRDefault="007F249F" w:rsidP="007F249F">
      <w:pPr>
        <w:ind w:firstLine="720"/>
        <w:rPr>
          <w:szCs w:val="24"/>
        </w:rPr>
      </w:pPr>
      <w:r w:rsidRPr="00070689">
        <w:rPr>
          <w:szCs w:val="24"/>
        </w:rPr>
        <w:t xml:space="preserve">The human medial frontal cortex (MFC) has been the subject of intense study, having been associated with diverse psychological processes </w:t>
      </w:r>
      <w:ins w:id="4" w:author="Alejandro De La Vega" w:date="2016-02-09T19:53:00Z">
        <w:r w:rsidR="00244579" w:rsidRPr="00070689">
          <w:rPr>
            <w:szCs w:val="24"/>
          </w:rPr>
          <w:t xml:space="preserve">using fMRI including </w:t>
        </w:r>
      </w:ins>
      <w:r w:rsidRPr="00070689">
        <w:rPr>
          <w:szCs w:val="24"/>
        </w:rPr>
        <w:t xml:space="preserve">motor </w:t>
      </w:r>
      <w:ins w:id="5" w:author="Alejandro De La Vega" w:date="2016-02-09T19:53:00Z">
        <w:r w:rsidR="00244579" w:rsidRPr="00070689">
          <w:rPr>
            <w:szCs w:val="24"/>
          </w:rPr>
          <w:t>function</w:t>
        </w:r>
      </w:ins>
      <w:r w:rsidRPr="00070689">
        <w:rPr>
          <w:szCs w:val="24"/>
        </w:rPr>
        <w:t xml:space="preserve">, </w:t>
      </w:r>
      <w:ins w:id="6" w:author="Alejandro De La Vega" w:date="2016-02-09T19:52:00Z">
        <w:r w:rsidR="00244579" w:rsidRPr="00070689">
          <w:rPr>
            <w:szCs w:val="24"/>
          </w:rPr>
          <w:t xml:space="preserve">cognitive control, affect, </w:t>
        </w:r>
      </w:ins>
      <w:ins w:id="7" w:author="Alejandro De La Vega" w:date="2016-02-09T19:53:00Z">
        <w:r w:rsidR="00244579" w:rsidRPr="00070689">
          <w:rPr>
            <w:szCs w:val="24"/>
          </w:rPr>
          <w:t>and social cognition</w:t>
        </w:r>
      </w:ins>
      <w:r w:rsidRPr="00070689">
        <w:rPr>
          <w:szCs w:val="24"/>
        </w:rPr>
        <w:t xml:space="preserve">. </w:t>
      </w:r>
      <w:ins w:id="8" w:author="Alejandro De La Vega" w:date="2016-02-09T19:54:00Z">
        <w:r w:rsidR="00244579" w:rsidRPr="00070689">
          <w:rPr>
            <w:szCs w:val="24"/>
          </w:rPr>
          <w:t xml:space="preserve">However, there have been few large-scale efforts to </w:t>
        </w:r>
      </w:ins>
      <w:ins w:id="9" w:author="Alejandro De La Vega" w:date="2016-02-09T20:02:00Z">
        <w:r w:rsidR="00853D1B" w:rsidRPr="00070689">
          <w:rPr>
            <w:szCs w:val="24"/>
          </w:rPr>
          <w:t xml:space="preserve">precisely and </w:t>
        </w:r>
      </w:ins>
      <w:ins w:id="10" w:author="Alejandro De La Vega" w:date="2016-02-09T19:54:00Z">
        <w:r w:rsidR="00244579" w:rsidRPr="00070689">
          <w:rPr>
            <w:szCs w:val="24"/>
          </w:rPr>
          <w:t xml:space="preserve">comprehensively </w:t>
        </w:r>
      </w:ins>
      <w:ins w:id="11" w:author="Alejandro De La Vega" w:date="2016-02-09T19:55:00Z">
        <w:r w:rsidR="00244579" w:rsidRPr="00070689">
          <w:rPr>
            <w:szCs w:val="24"/>
          </w:rPr>
          <w:t xml:space="preserve">map psychological function to specific sub-regions of medial frontal anatomy. </w:t>
        </w:r>
      </w:ins>
      <w:r w:rsidRPr="00070689">
        <w:rPr>
          <w:szCs w:val="24"/>
        </w:rPr>
        <w:t xml:space="preserve">To address this need, we </w:t>
      </w:r>
      <w:ins w:id="12" w:author="Alejandro De La Vega" w:date="2016-02-09T19:58:00Z">
        <w:r w:rsidR="00853D1B" w:rsidRPr="00070689">
          <w:rPr>
            <w:szCs w:val="24"/>
          </w:rPr>
          <w:t>applied a</w:t>
        </w:r>
      </w:ins>
      <w:ins w:id="13" w:author="Alejandro De La Vega" w:date="2016-02-09T19:57:00Z">
        <w:r w:rsidR="00853D1B" w:rsidRPr="00070689">
          <w:rPr>
            <w:szCs w:val="24"/>
          </w:rPr>
          <w:t xml:space="preserve"> </w:t>
        </w:r>
      </w:ins>
      <w:r w:rsidRPr="00E5257A">
        <w:rPr>
          <w:szCs w:val="24"/>
        </w:rPr>
        <w:t>data-driven approach</w:t>
      </w:r>
      <w:ins w:id="14" w:author="Alejandro De La Vega" w:date="2016-02-09T19:58:00Z">
        <w:r w:rsidR="00853D1B" w:rsidRPr="00070689">
          <w:rPr>
            <w:szCs w:val="24"/>
          </w:rPr>
          <w:t xml:space="preserve"> to nearly 10,000 fMRI </w:t>
        </w:r>
      </w:ins>
      <w:ins w:id="15" w:author="Alejandro De La Vega" w:date="2016-02-12T15:51:00Z">
        <w:r w:rsidR="00B926D2">
          <w:rPr>
            <w:szCs w:val="24"/>
          </w:rPr>
          <w:t xml:space="preserve">studies </w:t>
        </w:r>
      </w:ins>
      <w:ins w:id="16" w:author="Alejandro De La Vega" w:date="2016-02-09T19:58:00Z">
        <w:r w:rsidR="00853D1B" w:rsidRPr="00070689">
          <w:rPr>
            <w:szCs w:val="24"/>
          </w:rPr>
          <w:t xml:space="preserve">to identify </w:t>
        </w:r>
      </w:ins>
      <w:r w:rsidRPr="00070689">
        <w:rPr>
          <w:szCs w:val="24"/>
        </w:rPr>
        <w:t xml:space="preserve">putatively separable regions of MFC </w:t>
      </w:r>
      <w:ins w:id="17" w:author="Alejandro De La Vega" w:date="2016-02-09T19:59:00Z">
        <w:r w:rsidR="00853D1B" w:rsidRPr="00070689">
          <w:rPr>
            <w:szCs w:val="24"/>
          </w:rPr>
          <w:t xml:space="preserve">and determine which psychological states preferentially recruit their </w:t>
        </w:r>
        <w:proofErr w:type="spellStart"/>
        <w:r w:rsidR="00853D1B" w:rsidRPr="00070689">
          <w:rPr>
            <w:szCs w:val="24"/>
          </w:rPr>
          <w:t>activiation</w:t>
        </w:r>
        <w:proofErr w:type="spellEnd"/>
        <w:r w:rsidR="00853D1B" w:rsidRPr="00070689">
          <w:rPr>
            <w:szCs w:val="24"/>
          </w:rPr>
          <w:t xml:space="preserve">. We identified regions </w:t>
        </w:r>
      </w:ins>
      <w:r w:rsidRPr="00070689">
        <w:rPr>
          <w:szCs w:val="24"/>
        </w:rPr>
        <w:t xml:space="preserve">at several spatial scales on the basis of meta-analytic co-activation, revealing three broad functional zones along a </w:t>
      </w:r>
      <w:proofErr w:type="spellStart"/>
      <w:r w:rsidRPr="00070689">
        <w:rPr>
          <w:szCs w:val="24"/>
        </w:rPr>
        <w:t>rostro</w:t>
      </w:r>
      <w:proofErr w:type="spellEnd"/>
      <w:r w:rsidRPr="00070689">
        <w:rPr>
          <w:szCs w:val="24"/>
        </w:rPr>
        <w:t>-caudal axis composed of 2-4 smaller sub-regions each. The three functional zones co-activated with different brain-wide networks, while the subregions within each zone showed more subtle shifts in co-activation within those networks. Multivariate classification analyses aimed at identifying the psychological concepts most strongly predictive of activity in each region revealed a tripartite division within MFC, with each zone displaying a relatively distinct functional signature; the posterior zone was associated primarily with motor function, the middle zone with cognitive control</w:t>
      </w:r>
      <w:ins w:id="18" w:author="Alejandro De La Vega" w:date="2016-02-09T20:00:00Z">
        <w:r w:rsidR="00853D1B" w:rsidRPr="00070689">
          <w:rPr>
            <w:szCs w:val="24"/>
          </w:rPr>
          <w:t xml:space="preserve">, pain, and affect </w:t>
        </w:r>
      </w:ins>
      <w:r w:rsidRPr="00070689">
        <w:rPr>
          <w:szCs w:val="24"/>
        </w:rPr>
        <w:t xml:space="preserve">and the anterior with </w:t>
      </w:r>
      <w:ins w:id="19" w:author="Alejandro De La Vega" w:date="2016-02-09T20:00:00Z">
        <w:r w:rsidR="00853D1B" w:rsidRPr="00070689">
          <w:rPr>
            <w:szCs w:val="24"/>
          </w:rPr>
          <w:t>reward, social processing and episodic memory</w:t>
        </w:r>
      </w:ins>
      <w:r w:rsidRPr="00070689">
        <w:rPr>
          <w:szCs w:val="24"/>
        </w:rPr>
        <w:t>.</w:t>
      </w:r>
      <w:ins w:id="20" w:author="Alejandro De La Vega" w:date="2016-02-08T22:37:00Z">
        <w:r w:rsidR="00800C46" w:rsidRPr="00070689">
          <w:rPr>
            <w:szCs w:val="24"/>
          </w:rPr>
          <w:t xml:space="preserve"> </w:t>
        </w:r>
      </w:ins>
      <w:ins w:id="21" w:author="Alejandro De La Vega" w:date="2016-02-08T22:36:00Z">
        <w:r w:rsidR="00800C46" w:rsidRPr="000D4A3D">
          <w:rPr>
            <w:szCs w:val="24"/>
          </w:rPr>
          <w:t>Within each zone</w:t>
        </w:r>
      </w:ins>
      <w:r w:rsidRPr="000D4A3D">
        <w:rPr>
          <w:szCs w:val="24"/>
        </w:rPr>
        <w:t xml:space="preserve">, </w:t>
      </w:r>
      <w:ins w:id="22" w:author="Alejandro De La Vega" w:date="2016-02-09T20:01:00Z">
        <w:r w:rsidR="00853D1B" w:rsidRPr="00DB1E40">
          <w:rPr>
            <w:szCs w:val="24"/>
          </w:rPr>
          <w:t xml:space="preserve">the more fine-grained </w:t>
        </w:r>
      </w:ins>
      <w:ins w:id="23" w:author="Alejandro De La Vega" w:date="2016-02-08T22:42:00Z">
        <w:r w:rsidR="00800C46" w:rsidRPr="00DB1E40">
          <w:rPr>
            <w:szCs w:val="24"/>
          </w:rPr>
          <w:t>sub-regions showed distinct, yet</w:t>
        </w:r>
      </w:ins>
      <w:ins w:id="24" w:author="Alejandro De La Vega" w:date="2016-02-09T20:01:00Z">
        <w:r w:rsidR="00853D1B" w:rsidRPr="00DB1E40">
          <w:rPr>
            <w:szCs w:val="24"/>
          </w:rPr>
          <w:t xml:space="preserve"> </w:t>
        </w:r>
      </w:ins>
      <w:ins w:id="25" w:author="Alejandro De La Vega" w:date="2016-02-09T20:02:00Z">
        <w:r w:rsidR="00853D1B" w:rsidRPr="00DB1E40">
          <w:rPr>
            <w:szCs w:val="24"/>
          </w:rPr>
          <w:t>subtler</w:t>
        </w:r>
      </w:ins>
      <w:ins w:id="26" w:author="Alejandro De La Vega" w:date="2016-02-08T22:42:00Z">
        <w:r w:rsidR="00800C46" w:rsidRPr="00DB1E40">
          <w:rPr>
            <w:szCs w:val="24"/>
          </w:rPr>
          <w:t xml:space="preserve"> shifts in </w:t>
        </w:r>
      </w:ins>
      <w:ins w:id="27" w:author="Alejandro De La Vega" w:date="2016-02-09T20:01:00Z">
        <w:r w:rsidR="00853D1B" w:rsidRPr="00DB1E40">
          <w:rPr>
            <w:szCs w:val="24"/>
          </w:rPr>
          <w:t xml:space="preserve">psychological function, </w:t>
        </w:r>
      </w:ins>
      <w:ins w:id="28" w:author="Alejandro De La Vega" w:date="2016-02-09T20:02:00Z">
        <w:r w:rsidR="00853D1B" w:rsidRPr="00DB1E40">
          <w:rPr>
            <w:szCs w:val="24"/>
          </w:rPr>
          <w:t>suggesting</w:t>
        </w:r>
      </w:ins>
      <w:ins w:id="29" w:author="Alejandro De La Vega" w:date="2016-02-11T22:01:00Z">
        <w:r w:rsidR="00074CE9">
          <w:rPr>
            <w:szCs w:val="24"/>
          </w:rPr>
          <w:t xml:space="preserve"> a wide range of</w:t>
        </w:r>
      </w:ins>
      <w:ins w:id="30" w:author="Alejandro De La Vega" w:date="2016-02-09T20:01:00Z">
        <w:r w:rsidR="00853D1B" w:rsidRPr="00DB1E40">
          <w:rPr>
            <w:szCs w:val="24"/>
          </w:rPr>
          <w:t xml:space="preserve"> novel hypotheses </w:t>
        </w:r>
      </w:ins>
      <w:ins w:id="31" w:author="Alejandro De La Vega" w:date="2016-02-11T22:01:00Z">
        <w:r w:rsidR="00074CE9">
          <w:rPr>
            <w:szCs w:val="24"/>
          </w:rPr>
          <w:t xml:space="preserve">that can be </w:t>
        </w:r>
      </w:ins>
      <w:ins w:id="32" w:author="Alejandro De La Vega" w:date="2016-02-11T22:02:00Z">
        <w:r w:rsidR="00E001A4">
          <w:rPr>
            <w:szCs w:val="24"/>
          </w:rPr>
          <w:t xml:space="preserve">tested </w:t>
        </w:r>
      </w:ins>
      <w:ins w:id="33" w:author="Alejandro De La Vega" w:date="2016-02-11T22:01:00Z">
        <w:r w:rsidR="00074CE9">
          <w:rPr>
            <w:szCs w:val="24"/>
          </w:rPr>
          <w:t>future studies.</w:t>
        </w:r>
      </w:ins>
    </w:p>
    <w:p w14:paraId="215306DE" w14:textId="77777777" w:rsidR="007F249F" w:rsidRPr="00070689" w:rsidRDefault="007F249F" w:rsidP="007F249F">
      <w:pPr>
        <w:ind w:firstLine="0"/>
        <w:rPr>
          <w:b/>
          <w:szCs w:val="24"/>
        </w:rPr>
      </w:pPr>
      <w:r w:rsidRPr="00070689">
        <w:rPr>
          <w:b/>
          <w:szCs w:val="24"/>
        </w:rPr>
        <w:t>Significance Statement</w:t>
      </w:r>
    </w:p>
    <w:p w14:paraId="19FD9340" w14:textId="77777777" w:rsidR="003615A9" w:rsidRDefault="007F249F" w:rsidP="003615A9">
      <w:pPr>
        <w:ind w:firstLine="0"/>
        <w:rPr>
          <w:ins w:id="34" w:author="Alejandro De La Vega" w:date="2016-03-08T16:00:00Z"/>
          <w:szCs w:val="24"/>
        </w:rPr>
      </w:pPr>
      <w:r w:rsidRPr="00070689">
        <w:rPr>
          <w:szCs w:val="24"/>
        </w:rPr>
        <w:t>The medial frontal cortex is a cortical area that has been associated with many psychological processes using functional MRI. The high frequency of activation in this area, however, makes</w:t>
      </w:r>
    </w:p>
    <w:p w14:paraId="3E5D6E08" w14:textId="0225DA12" w:rsidR="003615A9" w:rsidRDefault="007F249F" w:rsidP="003615A9">
      <w:pPr>
        <w:ind w:firstLine="0"/>
        <w:rPr>
          <w:ins w:id="35" w:author="Alejandro De La Vega" w:date="2016-03-08T15:59:00Z"/>
          <w:b/>
          <w:szCs w:val="24"/>
        </w:rPr>
      </w:pPr>
      <w:r w:rsidRPr="00070689">
        <w:rPr>
          <w:szCs w:val="24"/>
        </w:rPr>
        <w:lastRenderedPageBreak/>
        <w:t xml:space="preserve">challenging to understand how these processes are anatomically organized. We conducted a meta-analysis across nearly 10,000 studies to comprehensively map psychological function to discrete brain regions in medial frontal cortex. We identified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ins w:id="36" w:author="Alejandro De La Vega" w:date="2016-03-08T15:59:00Z">
        <w:r w:rsidR="003615A9">
          <w:rPr>
            <w:b/>
            <w:szCs w:val="24"/>
          </w:rPr>
          <w:br w:type="page"/>
        </w:r>
      </w:ins>
    </w:p>
    <w:p w14:paraId="41AA77D3" w14:textId="43C3BC7C" w:rsidR="007F249F" w:rsidRPr="003615A9" w:rsidRDefault="007F249F" w:rsidP="003615A9">
      <w:pPr>
        <w:ind w:firstLine="0"/>
        <w:rPr>
          <w:b/>
        </w:rPr>
      </w:pPr>
      <w:r w:rsidRPr="003615A9">
        <w:rPr>
          <w:b/>
        </w:rPr>
        <w:lastRenderedPageBreak/>
        <w:t>Introduction</w:t>
      </w:r>
    </w:p>
    <w:p w14:paraId="3AAEFBB9" w14:textId="58B9DE07" w:rsidR="0030667C" w:rsidRPr="00070689" w:rsidRDefault="006B0B75" w:rsidP="00E2184D">
      <w:pPr>
        <w:pStyle w:val="Normal1"/>
        <w:rPr>
          <w:ins w:id="37" w:author="Alejandro De La Vega" w:date="2016-02-04T13:40:00Z"/>
          <w:rFonts w:ascii="Times" w:hAnsi="Times"/>
          <w:sz w:val="24"/>
          <w:szCs w:val="24"/>
        </w:rPr>
      </w:pPr>
      <w:r w:rsidRPr="00070689">
        <w:rPr>
          <w:rFonts w:ascii="Times" w:hAnsi="Times"/>
          <w:sz w:val="24"/>
          <w:szCs w:val="24"/>
        </w:rPr>
        <w:t>The medial frontal cortex (</w:t>
      </w:r>
      <w:r w:rsidR="001A0C27" w:rsidRPr="00070689">
        <w:rPr>
          <w:rFonts w:ascii="Times" w:hAnsi="Times"/>
          <w:sz w:val="24"/>
          <w:szCs w:val="24"/>
        </w:rPr>
        <w:t>MFC</w:t>
      </w:r>
      <w:r w:rsidR="00BB5E35" w:rsidRPr="00070689">
        <w:rPr>
          <w:rFonts w:ascii="Times" w:hAnsi="Times"/>
          <w:sz w:val="24"/>
          <w:szCs w:val="24"/>
        </w:rPr>
        <w:t xml:space="preserve">) </w:t>
      </w:r>
      <w:ins w:id="38" w:author="Alejandro De La Vega" w:date="2016-01-27T18:51:00Z">
        <w:r w:rsidR="002C0C3E" w:rsidRPr="00070689">
          <w:rPr>
            <w:rFonts w:ascii="Times" w:hAnsi="Times"/>
            <w:sz w:val="24"/>
            <w:szCs w:val="24"/>
          </w:rPr>
          <w:t xml:space="preserve">plays a key role in </w:t>
        </w:r>
      </w:ins>
      <w:ins w:id="39" w:author="Alejandro De La Vega" w:date="2016-01-27T18:52:00Z">
        <w:r w:rsidR="002C0C3E" w:rsidRPr="00070689">
          <w:rPr>
            <w:rFonts w:ascii="Times" w:hAnsi="Times"/>
            <w:sz w:val="24"/>
            <w:szCs w:val="24"/>
          </w:rPr>
          <w:t xml:space="preserve">contemporary accounts of </w:t>
        </w:r>
      </w:ins>
      <w:ins w:id="40" w:author="Alejandro De La Vega" w:date="2016-01-27T18:57:00Z">
        <w:r w:rsidR="002C0C3E" w:rsidRPr="00070689">
          <w:rPr>
            <w:rFonts w:ascii="Times" w:hAnsi="Times"/>
            <w:sz w:val="24"/>
            <w:szCs w:val="24"/>
          </w:rPr>
          <w:t>various psychological</w:t>
        </w:r>
      </w:ins>
      <w:ins w:id="41" w:author="Alejandro De La Vega" w:date="2016-01-27T18:52:00Z">
        <w:r w:rsidR="002C0C3E" w:rsidRPr="00070689">
          <w:rPr>
            <w:rFonts w:ascii="Times" w:hAnsi="Times"/>
            <w:sz w:val="24"/>
            <w:szCs w:val="24"/>
          </w:rPr>
          <w:t xml:space="preserve"> </w:t>
        </w:r>
      </w:ins>
      <w:ins w:id="42" w:author="Alejandro De La Vega" w:date="2016-01-27T18:53:00Z">
        <w:r w:rsidR="002C0C3E" w:rsidRPr="00070689">
          <w:rPr>
            <w:rFonts w:ascii="Times" w:hAnsi="Times"/>
            <w:sz w:val="24"/>
            <w:szCs w:val="24"/>
          </w:rPr>
          <w:t>processes, including</w:t>
        </w:r>
      </w:ins>
      <w:ins w:id="43" w:author="Alejandro De La Vega" w:date="2016-01-27T18:54:00Z">
        <w:r w:rsidR="002C0C3E" w:rsidRPr="00070689">
          <w:rPr>
            <w:rFonts w:ascii="Times" w:hAnsi="Times"/>
            <w:sz w:val="24"/>
            <w:szCs w:val="24"/>
          </w:rPr>
          <w:t xml:space="preserve"> </w:t>
        </w:r>
      </w:ins>
      <w:ins w:id="44" w:author="Alejandro De La Vega" w:date="2016-02-04T17:37:00Z">
        <w:r w:rsidR="00AA76F7" w:rsidRPr="00070689">
          <w:rPr>
            <w:rFonts w:ascii="Times" w:hAnsi="Times"/>
            <w:sz w:val="24"/>
            <w:szCs w:val="24"/>
          </w:rPr>
          <w:t xml:space="preserve">motor function, </w:t>
        </w:r>
      </w:ins>
      <w:ins w:id="45" w:author="Alejandro De La Vega" w:date="2016-01-27T18:54:00Z">
        <w:r w:rsidR="002C0C3E" w:rsidRPr="00070689">
          <w:rPr>
            <w:rFonts w:ascii="Times" w:hAnsi="Times"/>
            <w:sz w:val="24"/>
            <w:szCs w:val="24"/>
          </w:rPr>
          <w:t>cognitive control,</w:t>
        </w:r>
      </w:ins>
      <w:ins w:id="46" w:author="Alejandro De La Vega" w:date="2016-01-27T18:56:00Z">
        <w:r w:rsidR="002C0C3E" w:rsidRPr="00070689">
          <w:rPr>
            <w:rFonts w:ascii="Times" w:hAnsi="Times"/>
            <w:sz w:val="24"/>
            <w:szCs w:val="24"/>
          </w:rPr>
          <w:t xml:space="preserve"> emotion, pain and </w:t>
        </w:r>
      </w:ins>
      <w:ins w:id="47" w:author="Alejandro De La Vega" w:date="2016-02-04T17:38:00Z">
        <w:r w:rsidR="00AA76F7" w:rsidRPr="00070689">
          <w:rPr>
            <w:rFonts w:ascii="Times" w:hAnsi="Times"/>
            <w:sz w:val="24"/>
            <w:szCs w:val="24"/>
          </w:rPr>
          <w:t>social cognition</w:t>
        </w:r>
      </w:ins>
      <w:ins w:id="48" w:author="Alejandro De La Vega" w:date="2016-02-03T22:04:00Z">
        <w:r w:rsidR="0064274B" w:rsidRPr="00070689">
          <w:rPr>
            <w:rFonts w:ascii="Times" w:hAnsi="Times"/>
            <w:sz w:val="24"/>
            <w:szCs w:val="24"/>
          </w:rPr>
          <w:t>.</w:t>
        </w:r>
      </w:ins>
      <w:ins w:id="49" w:author="Alejandro De La Vega" w:date="2016-02-04T16:55:00Z">
        <w:r w:rsidR="00CE3C5E" w:rsidRPr="00070689">
          <w:rPr>
            <w:rFonts w:ascii="Times" w:hAnsi="Times"/>
            <w:sz w:val="24"/>
            <w:szCs w:val="24"/>
          </w:rPr>
          <w:t xml:space="preserve"> However, the </w:t>
        </w:r>
      </w:ins>
      <w:ins w:id="50" w:author="Alejandro De La Vega" w:date="2016-02-04T13:40:00Z">
        <w:r w:rsidR="0030667C" w:rsidRPr="00070689">
          <w:rPr>
            <w:rFonts w:ascii="Times" w:hAnsi="Times"/>
            <w:sz w:val="24"/>
            <w:szCs w:val="24"/>
          </w:rPr>
          <w:t>precise correspondence of</w:t>
        </w:r>
      </w:ins>
      <w:ins w:id="51" w:author="Alejandro De La Vega" w:date="2016-02-04T16:56:00Z">
        <w:r w:rsidR="00CE3C5E" w:rsidRPr="00070689">
          <w:rPr>
            <w:rFonts w:ascii="Times" w:hAnsi="Times"/>
            <w:sz w:val="24"/>
            <w:szCs w:val="24"/>
          </w:rPr>
          <w:t xml:space="preserve"> psychological states</w:t>
        </w:r>
      </w:ins>
      <w:ins w:id="52" w:author="Alejandro De La Vega" w:date="2016-02-04T13:40:00Z">
        <w:r w:rsidR="0030667C" w:rsidRPr="00070689">
          <w:rPr>
            <w:rFonts w:ascii="Times" w:hAnsi="Times"/>
            <w:sz w:val="24"/>
            <w:szCs w:val="24"/>
          </w:rPr>
          <w:t xml:space="preserve"> onto discrete medial frontal </w:t>
        </w:r>
      </w:ins>
      <w:ins w:id="53" w:author="Alejandro De La Vega" w:date="2016-02-04T17:16:00Z">
        <w:r w:rsidR="00CE3C5E" w:rsidRPr="00070689">
          <w:rPr>
            <w:rFonts w:ascii="Times" w:hAnsi="Times"/>
            <w:sz w:val="24"/>
            <w:szCs w:val="24"/>
          </w:rPr>
          <w:t>anatomy</w:t>
        </w:r>
      </w:ins>
      <w:ins w:id="54" w:author="Alejandro De La Vega" w:date="2016-02-04T13:40:00Z">
        <w:r w:rsidR="0030667C" w:rsidRPr="00070689">
          <w:rPr>
            <w:rFonts w:ascii="Times" w:hAnsi="Times"/>
            <w:sz w:val="24"/>
            <w:szCs w:val="24"/>
          </w:rPr>
          <w:t xml:space="preserve"> remains </w:t>
        </w:r>
      </w:ins>
      <w:ins w:id="55" w:author="Alejandro De La Vega" w:date="2016-02-04T16:56:00Z">
        <w:r w:rsidR="00CE3C5E" w:rsidRPr="00070689">
          <w:rPr>
            <w:rFonts w:ascii="Times" w:hAnsi="Times"/>
            <w:sz w:val="24"/>
            <w:szCs w:val="24"/>
          </w:rPr>
          <w:t>elusive</w:t>
        </w:r>
      </w:ins>
      <w:ins w:id="56" w:author="Alejandro De La Vega" w:date="2016-02-04T16:59:00Z">
        <w:r w:rsidR="00CE3C5E" w:rsidRPr="00070689">
          <w:rPr>
            <w:rFonts w:ascii="Times" w:hAnsi="Times"/>
            <w:sz w:val="24"/>
            <w:szCs w:val="24"/>
          </w:rPr>
          <w:t xml:space="preserve">. </w:t>
        </w:r>
      </w:ins>
      <w:ins w:id="57" w:author="Alejandro De La Vega" w:date="2016-02-04T17:03:00Z">
        <w:r w:rsidR="00CE3C5E" w:rsidRPr="00070689">
          <w:rPr>
            <w:rFonts w:ascii="Times" w:hAnsi="Times"/>
            <w:sz w:val="24"/>
            <w:szCs w:val="24"/>
          </w:rPr>
          <w:t>There have been several</w:t>
        </w:r>
      </w:ins>
      <w:ins w:id="58" w:author="Alejandro De La Vega" w:date="2016-02-04T17:04:00Z">
        <w:r w:rsidR="00CE3C5E" w:rsidRPr="00070689">
          <w:rPr>
            <w:rFonts w:ascii="Times" w:hAnsi="Times"/>
            <w:sz w:val="24"/>
            <w:szCs w:val="24"/>
          </w:rPr>
          <w:t xml:space="preserve"> </w:t>
        </w:r>
      </w:ins>
      <w:ins w:id="59" w:author="Alejandro De La Vega" w:date="2016-02-04T17:14:00Z">
        <w:r w:rsidR="00CE3C5E" w:rsidRPr="00070689">
          <w:rPr>
            <w:rFonts w:ascii="Times" w:hAnsi="Times"/>
            <w:sz w:val="24"/>
            <w:szCs w:val="24"/>
          </w:rPr>
          <w:t xml:space="preserve">recent </w:t>
        </w:r>
      </w:ins>
      <w:ins w:id="60" w:author="Alejandro De La Vega" w:date="2016-02-04T17:03:00Z">
        <w:r w:rsidR="00CE3C5E" w:rsidRPr="00070689">
          <w:rPr>
            <w:rFonts w:ascii="Times" w:hAnsi="Times"/>
            <w:sz w:val="24"/>
            <w:szCs w:val="24"/>
          </w:rPr>
          <w:t xml:space="preserve">attempts to </w:t>
        </w:r>
      </w:ins>
      <w:ins w:id="61" w:author="Alejandro De La Vega" w:date="2016-02-04T17:15:00Z">
        <w:r w:rsidR="00CE3C5E" w:rsidRPr="00070689">
          <w:rPr>
            <w:rFonts w:ascii="Times" w:hAnsi="Times"/>
            <w:sz w:val="24"/>
            <w:szCs w:val="24"/>
          </w:rPr>
          <w:t xml:space="preserve">define distinct </w:t>
        </w:r>
      </w:ins>
      <w:ins w:id="62" w:author="Alejandro De La Vega" w:date="2016-02-04T17:16:00Z">
        <w:r w:rsidR="00CE3C5E" w:rsidRPr="00070689">
          <w:rPr>
            <w:rFonts w:ascii="Times" w:hAnsi="Times"/>
            <w:sz w:val="24"/>
            <w:szCs w:val="24"/>
          </w:rPr>
          <w:t>sub-</w:t>
        </w:r>
      </w:ins>
      <w:ins w:id="63" w:author="Alejandro De La Vega" w:date="2016-02-04T17:15:00Z">
        <w:r w:rsidR="00CE3C5E" w:rsidRPr="00070689">
          <w:rPr>
            <w:rFonts w:ascii="Times" w:hAnsi="Times"/>
            <w:sz w:val="24"/>
            <w:szCs w:val="24"/>
          </w:rPr>
          <w:t xml:space="preserve">regions of MFC </w:t>
        </w:r>
      </w:ins>
      <w:ins w:id="64" w:author="Alejandro De La Vega" w:date="2016-02-04T17:16:00Z">
        <w:r w:rsidR="00CE3C5E" w:rsidRPr="00070689">
          <w:rPr>
            <w:rFonts w:ascii="Times" w:hAnsi="Times"/>
            <w:sz w:val="24"/>
            <w:szCs w:val="24"/>
          </w:rPr>
          <w:t>b</w:t>
        </w:r>
      </w:ins>
      <w:ins w:id="65" w:author="Alejandro De La Vega" w:date="2016-02-04T16:59:00Z">
        <w:r w:rsidR="00CE3C5E" w:rsidRPr="00070689">
          <w:rPr>
            <w:rFonts w:ascii="Times" w:hAnsi="Times"/>
            <w:sz w:val="24"/>
            <w:szCs w:val="24"/>
          </w:rPr>
          <w:t xml:space="preserve">y </w:t>
        </w:r>
      </w:ins>
      <w:ins w:id="66" w:author="Alejandro De La Vega" w:date="2016-02-04T17:12:00Z">
        <w:r w:rsidR="00CE3C5E" w:rsidRPr="00070689">
          <w:rPr>
            <w:rFonts w:ascii="Times" w:hAnsi="Times"/>
            <w:sz w:val="24"/>
            <w:szCs w:val="24"/>
          </w:rPr>
          <w:t>inferring</w:t>
        </w:r>
      </w:ins>
      <w:ins w:id="67" w:author="Alejandro De La Vega" w:date="2016-02-04T13:41:00Z">
        <w:r w:rsidR="00CE3C5E" w:rsidRPr="00070689">
          <w:rPr>
            <w:rFonts w:ascii="Times" w:hAnsi="Times"/>
            <w:sz w:val="24"/>
            <w:szCs w:val="24"/>
          </w:rPr>
          <w:t xml:space="preserve"> </w:t>
        </w:r>
      </w:ins>
      <w:ins w:id="68" w:author="Alejandro De La Vega" w:date="2016-02-04T17:12:00Z">
        <w:r w:rsidR="00CE3C5E" w:rsidRPr="00070689">
          <w:rPr>
            <w:rFonts w:ascii="Times" w:hAnsi="Times"/>
            <w:sz w:val="24"/>
            <w:szCs w:val="24"/>
          </w:rPr>
          <w:t xml:space="preserve">functional differences on </w:t>
        </w:r>
      </w:ins>
      <w:ins w:id="69" w:author="Alejandro De La Vega" w:date="2016-02-04T17:17:00Z">
        <w:r w:rsidR="00CE3C5E" w:rsidRPr="00070689">
          <w:rPr>
            <w:rFonts w:ascii="Times" w:hAnsi="Times"/>
            <w:sz w:val="24"/>
            <w:szCs w:val="24"/>
          </w:rPr>
          <w:t xml:space="preserve">the basis of </w:t>
        </w:r>
      </w:ins>
      <w:ins w:id="70" w:author="Alejandro De La Vega" w:date="2016-02-04T17:18:00Z">
        <w:r w:rsidR="00CE3C5E" w:rsidRPr="00070689">
          <w:rPr>
            <w:rFonts w:ascii="Times" w:hAnsi="Times"/>
            <w:sz w:val="24"/>
            <w:szCs w:val="24"/>
          </w:rPr>
          <w:t xml:space="preserve">morphology </w:t>
        </w:r>
      </w:ins>
      <w:r w:rsidR="00C93C59" w:rsidRPr="00070689">
        <w:rPr>
          <w:rFonts w:ascii="Times" w:hAnsi="Times"/>
          <w:sz w:val="24"/>
          <w:szCs w:val="24"/>
        </w:rPr>
        <w:fldChar w:fldCharType="begin"/>
      </w:r>
      <w:r w:rsidR="005E2031">
        <w:rPr>
          <w:rFonts w:ascii="Times" w:hAnsi="Times"/>
          <w:sz w:val="24"/>
          <w:szCs w:val="24"/>
        </w:rPr>
        <w:instrText xml:space="preserve"> ADDIN PAPERS2_CITATIONS &lt;citation&gt;&lt;uuid&gt;EA7FC406-EAA7-41B2-BCC6-DBA648D51811&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C93C59" w:rsidRPr="00070689">
        <w:rPr>
          <w:rFonts w:ascii="Times" w:hAnsi="Times"/>
          <w:sz w:val="24"/>
          <w:szCs w:val="24"/>
        </w:rPr>
        <w:fldChar w:fldCharType="separate"/>
      </w:r>
      <w:r w:rsidR="00C93C59" w:rsidRPr="000D4A3D">
        <w:rPr>
          <w:rFonts w:ascii="Times" w:hAnsi="Times" w:cs="Cambria"/>
          <w:sz w:val="24"/>
          <w:szCs w:val="24"/>
        </w:rPr>
        <w:t>(Vorobiev et al., 1998; Vogt, 2009; Palomero-Gallagher et al., 2013)</w:t>
      </w:r>
      <w:r w:rsidR="00C93C59" w:rsidRPr="00070689">
        <w:rPr>
          <w:rFonts w:ascii="Times" w:hAnsi="Times"/>
          <w:sz w:val="24"/>
          <w:szCs w:val="24"/>
        </w:rPr>
        <w:fldChar w:fldCharType="end"/>
      </w:r>
      <w:r w:rsidR="00C93C59" w:rsidRPr="00070689">
        <w:rPr>
          <w:rFonts w:ascii="Times" w:hAnsi="Times"/>
          <w:sz w:val="24"/>
          <w:szCs w:val="24"/>
        </w:rPr>
        <w:t xml:space="preserve"> </w:t>
      </w:r>
      <w:r w:rsidR="00CE3C5E" w:rsidRPr="00070689">
        <w:rPr>
          <w:rFonts w:ascii="Times" w:hAnsi="Times"/>
          <w:sz w:val="24"/>
          <w:szCs w:val="24"/>
        </w:rPr>
        <w:t xml:space="preserve">and </w:t>
      </w:r>
      <w:r w:rsidR="00AA76F7" w:rsidRPr="00070689">
        <w:rPr>
          <w:rFonts w:ascii="Times" w:hAnsi="Times"/>
          <w:sz w:val="24"/>
          <w:szCs w:val="24"/>
        </w:rPr>
        <w:t xml:space="preserve">in-vivo </w:t>
      </w:r>
      <w:r w:rsidR="00CE3C5E" w:rsidRPr="00070689">
        <w:rPr>
          <w:rFonts w:ascii="Times" w:hAnsi="Times"/>
          <w:sz w:val="24"/>
          <w:szCs w:val="24"/>
        </w:rPr>
        <w:t xml:space="preserve">structural </w:t>
      </w:r>
      <w:r w:rsidR="00E2184D" w:rsidRPr="00070689">
        <w:rPr>
          <w:rFonts w:ascii="Times" w:hAnsi="Times"/>
          <w:sz w:val="24"/>
          <w:szCs w:val="24"/>
        </w:rPr>
        <w:fldChar w:fldCharType="begin"/>
      </w:r>
      <w:r w:rsidR="005E2031">
        <w:rPr>
          <w:rFonts w:ascii="Times" w:hAnsi="Times"/>
          <w:sz w:val="24"/>
          <w:szCs w:val="24"/>
        </w:rPr>
        <w:instrText xml:space="preserve"> ADDIN PAPERS2_CITATIONS &lt;citation&gt;&lt;uuid&gt;49A635C7-A2D2-4D5D-9B92-95B69629399C&lt;/uuid&gt;&lt;priority&gt;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gt;&lt;volume&gt;33&lt;/volume&gt;&lt;publication_date&gt;99201307241200000000222000&lt;/publication_date&gt;&lt;number&gt;30&lt;/number&gt;&lt;doi&gt;10.1523/JNEUROSCI.5108-12.2013&lt;/doi&gt;&lt;startpage&gt;12255&lt;/startpage&gt;&lt;title&gt;The Organization of Dorsal Frontal Cortex in Humans and Macaques&lt;/title&gt;&lt;uuid&gt;688241B9-FF5B-4808-9155-901ECC89FC38&lt;/uuid&gt;&lt;subtype&gt;400&lt;/subtype&gt;&lt;endpage&gt;12274&lt;/endpage&gt;&lt;type&gt;400&lt;/type&gt;&lt;url&gt;http://www.jneurosci.org/cgi/doi/10.1523/JNEUROSCI.5108-12.2013&lt;/url&gt;&lt;bundle&gt;&lt;publication&gt;&lt;title&gt;Journal of Neuroscience&lt;/title&gt;&lt;type&gt;-100&lt;/type&gt;&lt;subtype&gt;-100&lt;/subtype&gt;&lt;uuid&gt;CC88A2A9-C75C-400B-A600-3E9CED9CB2E1&lt;/uuid&gt;&lt;/publication&gt;&lt;/bundle&gt;&lt;authors&gt;&lt;author&gt;&lt;firstName&gt;J&lt;/firstName&gt;&lt;lastName&gt;Sallet&lt;/lastName&gt;&lt;/author&gt;&lt;author&gt;&lt;firstName&gt;R&lt;/firstName&gt;&lt;middleNames&gt;B&lt;/middleNames&gt;&lt;lastName&gt;Mars&lt;/lastName&gt;&lt;/author&gt;&lt;author&gt;&lt;firstName&gt;M&lt;/firstName&gt;&lt;middleNames&gt;P&lt;/middleNames&gt;&lt;lastName&gt;Noonan&lt;/lastName&gt;&lt;/author&gt;&lt;author&gt;&lt;firstName&gt;F&lt;/firstName&gt;&lt;middleNames&gt;X&lt;/middleNames&gt;&lt;lastName&gt;Neubert&lt;/lastName&gt;&lt;/author&gt;&lt;author&gt;&lt;firstName&gt;S&lt;/firstName&gt;&lt;lastName&gt;Jbabdi&lt;/lastName&gt;&lt;/author&gt;&lt;author&gt;&lt;firstName&gt;J&lt;/firstName&gt;&lt;middleNames&gt;X&lt;/middleNames&gt;&lt;lastName&gt;O'Reilly&lt;/lastName&gt;&lt;/author&gt;&lt;author&gt;&lt;firstName&gt;N&lt;/firstName&gt;&lt;lastName&gt;Filippini&lt;/lastName&gt;&lt;/author&gt;&lt;author&gt;&lt;firstName&gt;A&lt;/firstName&gt;&lt;middleNames&gt;G&lt;/middleNames&gt;&lt;lastName&gt;Thomas&lt;/lastName&gt;&lt;/author&gt;&lt;author&gt;&lt;firstName&gt;M&lt;/firstName&gt;&lt;middleNames&gt;F&lt;/middleNames&gt;&lt;lastName&gt;Rushworth&lt;/lastName&gt;&lt;/author&gt;&lt;/authors&gt;&lt;/publication&gt;&lt;/publications&gt;&lt;cites&gt;&lt;/cites&gt;&lt;/citation&gt;</w:instrText>
      </w:r>
      <w:r w:rsidR="00E2184D" w:rsidRPr="00070689">
        <w:rPr>
          <w:rFonts w:ascii="Times" w:hAnsi="Times"/>
          <w:sz w:val="24"/>
          <w:szCs w:val="24"/>
        </w:rPr>
        <w:fldChar w:fldCharType="separate"/>
      </w:r>
      <w:r w:rsidR="00E2184D" w:rsidRPr="000D4A3D">
        <w:rPr>
          <w:rFonts w:ascii="Times" w:hAnsi="Times" w:cs="Times"/>
          <w:sz w:val="24"/>
          <w:szCs w:val="24"/>
        </w:rPr>
        <w:t>(Beckmann et al., 2009; Sallet et al., 2013; Neubert et al., 2015)</w:t>
      </w:r>
      <w:r w:rsidR="00E2184D" w:rsidRPr="00070689">
        <w:rPr>
          <w:rFonts w:ascii="Times" w:hAnsi="Times"/>
          <w:sz w:val="24"/>
          <w:szCs w:val="24"/>
        </w:rPr>
        <w:fldChar w:fldCharType="end"/>
      </w:r>
      <w:ins w:id="71" w:author="Alejandro De La Vega" w:date="2016-02-04T17:38:00Z">
        <w:r w:rsidR="00AA76F7" w:rsidRPr="00070689">
          <w:rPr>
            <w:rFonts w:ascii="Times" w:hAnsi="Times"/>
            <w:sz w:val="24"/>
            <w:szCs w:val="24"/>
          </w:rPr>
          <w:t xml:space="preserve"> </w:t>
        </w:r>
      </w:ins>
      <w:ins w:id="72" w:author="Alejandro De La Vega" w:date="2016-02-04T17:18:00Z">
        <w:r w:rsidR="00CE3C5E" w:rsidRPr="00070689">
          <w:rPr>
            <w:rFonts w:ascii="Times" w:hAnsi="Times"/>
            <w:sz w:val="24"/>
            <w:szCs w:val="24"/>
          </w:rPr>
          <w:t>and functional connectivity</w:t>
        </w:r>
      </w:ins>
      <w:ins w:id="73" w:author="Alejandro De La Vega" w:date="2016-02-04T17:39:00Z">
        <w:r w:rsidR="00AA76F7" w:rsidRPr="00070689">
          <w:rPr>
            <w:rFonts w:ascii="Times" w:hAnsi="Times"/>
            <w:sz w:val="24"/>
            <w:szCs w:val="24"/>
          </w:rPr>
          <w:t xml:space="preserve"> </w:t>
        </w:r>
      </w:ins>
      <w:r w:rsidR="00AA76F7" w:rsidRPr="00070689">
        <w:rPr>
          <w:rFonts w:ascii="Times" w:hAnsi="Times"/>
          <w:sz w:val="24"/>
          <w:szCs w:val="24"/>
        </w:rPr>
        <w:fldChar w:fldCharType="begin"/>
      </w:r>
      <w:r w:rsidR="005E2031">
        <w:rPr>
          <w:rFonts w:ascii="Times" w:hAnsi="Times"/>
          <w:sz w:val="24"/>
          <w:szCs w:val="24"/>
        </w:rPr>
        <w:instrText xml:space="preserve"> ADDIN PAPERS2_CITATIONS &lt;citation&gt;&lt;uuid&gt;33D0D16D-90E1-47A5-A046-7D2A361E53E5&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AA76F7" w:rsidRPr="00070689">
        <w:rPr>
          <w:rFonts w:ascii="Times" w:hAnsi="Times"/>
          <w:sz w:val="24"/>
          <w:szCs w:val="24"/>
        </w:rPr>
        <w:fldChar w:fldCharType="separate"/>
      </w:r>
      <w:ins w:id="74" w:author="Alejandro De La Vega" w:date="2016-02-08T20:38:00Z">
        <w:r w:rsidR="00E2184D" w:rsidRPr="000D4A3D">
          <w:rPr>
            <w:rFonts w:ascii="Times" w:hAnsi="Times" w:cs="Cambria"/>
            <w:sz w:val="24"/>
            <w:szCs w:val="24"/>
          </w:rPr>
          <w:t>(Andrews Hanna et al., 2010)</w:t>
        </w:r>
      </w:ins>
      <w:ins w:id="75" w:author="Alejandro De La Vega" w:date="2016-02-04T17:39:00Z">
        <w:r w:rsidR="00AA76F7" w:rsidRPr="00070689">
          <w:rPr>
            <w:rFonts w:ascii="Times" w:hAnsi="Times"/>
            <w:sz w:val="24"/>
            <w:szCs w:val="24"/>
          </w:rPr>
          <w:fldChar w:fldCharType="end"/>
        </w:r>
      </w:ins>
      <w:ins w:id="76" w:author="Alejandro De La Vega" w:date="2016-02-04T17:18:00Z">
        <w:r w:rsidR="000B042F" w:rsidRPr="00070689">
          <w:rPr>
            <w:rFonts w:ascii="Times" w:hAnsi="Times"/>
            <w:sz w:val="24"/>
            <w:szCs w:val="24"/>
          </w:rPr>
          <w:t xml:space="preserve">. Although </w:t>
        </w:r>
      </w:ins>
      <w:ins w:id="77" w:author="Alejandro De La Vega" w:date="2016-03-08T15:54:00Z">
        <w:r w:rsidR="003615A9">
          <w:rPr>
            <w:rFonts w:ascii="Times" w:hAnsi="Times"/>
            <w:sz w:val="24"/>
            <w:szCs w:val="24"/>
          </w:rPr>
          <w:t>such</w:t>
        </w:r>
      </w:ins>
      <w:ins w:id="78" w:author="Alejandro De La Vega" w:date="2016-02-08T21:07:00Z">
        <w:r w:rsidR="00E2184D" w:rsidRPr="00070689">
          <w:rPr>
            <w:rFonts w:ascii="Times" w:hAnsi="Times"/>
            <w:sz w:val="24"/>
            <w:szCs w:val="24"/>
          </w:rPr>
          <w:t xml:space="preserve"> studies have </w:t>
        </w:r>
      </w:ins>
      <w:ins w:id="79" w:author="Alejandro De La Vega" w:date="2016-02-09T20:03:00Z">
        <w:r w:rsidR="000B042F" w:rsidRPr="00070689">
          <w:rPr>
            <w:rFonts w:ascii="Times" w:hAnsi="Times"/>
            <w:sz w:val="24"/>
            <w:szCs w:val="24"/>
          </w:rPr>
          <w:t>greatly advanced</w:t>
        </w:r>
      </w:ins>
      <w:ins w:id="80" w:author="Alejandro De La Vega" w:date="2016-02-08T21:10:00Z">
        <w:r w:rsidR="00E2184D" w:rsidRPr="00070689">
          <w:rPr>
            <w:rFonts w:ascii="Times" w:hAnsi="Times"/>
            <w:sz w:val="24"/>
            <w:szCs w:val="24"/>
          </w:rPr>
          <w:t xml:space="preserve"> our understanding of </w:t>
        </w:r>
      </w:ins>
      <w:ins w:id="81" w:author="Alejandro De La Vega" w:date="2016-02-08T21:09:00Z">
        <w:r w:rsidR="00E2184D" w:rsidRPr="00070689">
          <w:rPr>
            <w:rFonts w:ascii="Times" w:hAnsi="Times"/>
            <w:sz w:val="24"/>
            <w:szCs w:val="24"/>
          </w:rPr>
          <w:t>MFC’s organization,</w:t>
        </w:r>
      </w:ins>
      <w:ins w:id="82" w:author="Alejandro De La Vega" w:date="2016-02-09T20:03:00Z">
        <w:r w:rsidR="000B042F" w:rsidRPr="00E5257A">
          <w:rPr>
            <w:rFonts w:ascii="Times" w:hAnsi="Times"/>
            <w:sz w:val="24"/>
            <w:szCs w:val="24"/>
          </w:rPr>
          <w:t xml:space="preserve"> </w:t>
        </w:r>
      </w:ins>
      <w:ins w:id="83" w:author="Alejandro De La Vega" w:date="2016-03-08T15:54:00Z">
        <w:r w:rsidR="003615A9">
          <w:rPr>
            <w:rFonts w:ascii="Times" w:hAnsi="Times"/>
            <w:sz w:val="24"/>
            <w:szCs w:val="24"/>
          </w:rPr>
          <w:t>these</w:t>
        </w:r>
      </w:ins>
      <w:ins w:id="84" w:author="Alejandro De La Vega" w:date="2016-02-09T20:03:00Z">
        <w:r w:rsidR="000B042F" w:rsidRPr="00E5257A">
          <w:rPr>
            <w:rFonts w:ascii="Times" w:hAnsi="Times"/>
            <w:sz w:val="24"/>
            <w:szCs w:val="24"/>
          </w:rPr>
          <w:t xml:space="preserve"> methods</w:t>
        </w:r>
      </w:ins>
      <w:ins w:id="85" w:author="Alejandro De La Vega" w:date="2016-02-08T21:17:00Z">
        <w:r w:rsidR="00E2184D" w:rsidRPr="00070689">
          <w:rPr>
            <w:rFonts w:ascii="Times" w:hAnsi="Times"/>
            <w:sz w:val="24"/>
            <w:szCs w:val="24"/>
          </w:rPr>
          <w:t xml:space="preserve"> cannot</w:t>
        </w:r>
      </w:ins>
      <w:ins w:id="86" w:author="Alejandro De La Vega" w:date="2016-02-08T21:20:00Z">
        <w:r w:rsidR="00E2184D" w:rsidRPr="00070689">
          <w:rPr>
            <w:rFonts w:ascii="Times" w:hAnsi="Times"/>
            <w:sz w:val="24"/>
            <w:szCs w:val="24"/>
          </w:rPr>
          <w:t xml:space="preserve"> directly</w:t>
        </w:r>
      </w:ins>
      <w:ins w:id="87" w:author="Alejandro De La Vega" w:date="2016-02-08T21:17:00Z">
        <w:r w:rsidR="00E2184D" w:rsidRPr="00070689">
          <w:rPr>
            <w:rFonts w:ascii="Times" w:hAnsi="Times"/>
            <w:sz w:val="24"/>
            <w:szCs w:val="24"/>
          </w:rPr>
          <w:t xml:space="preserve"> demonstrate</w:t>
        </w:r>
      </w:ins>
      <w:ins w:id="88" w:author="Alejandro De La Vega" w:date="2016-03-08T18:54:00Z">
        <w:r w:rsidR="0058308B">
          <w:rPr>
            <w:rFonts w:ascii="Times" w:hAnsi="Times"/>
            <w:sz w:val="24"/>
            <w:szCs w:val="24"/>
          </w:rPr>
          <w:t xml:space="preserve"> that the resulting regions are functionally separable, nor reveal</w:t>
        </w:r>
      </w:ins>
      <w:ins w:id="89" w:author="Alejandro De La Vega" w:date="2016-02-08T21:17:00Z">
        <w:r w:rsidR="00E2184D" w:rsidRPr="00070689">
          <w:rPr>
            <w:rFonts w:ascii="Times" w:hAnsi="Times"/>
            <w:sz w:val="24"/>
            <w:szCs w:val="24"/>
          </w:rPr>
          <w:t xml:space="preserve"> the</w:t>
        </w:r>
      </w:ins>
      <w:ins w:id="90" w:author="Alejandro De La Vega" w:date="2016-03-08T18:54:00Z">
        <w:r w:rsidR="0058308B">
          <w:rPr>
            <w:rFonts w:ascii="Times" w:hAnsi="Times"/>
            <w:sz w:val="24"/>
            <w:szCs w:val="24"/>
          </w:rPr>
          <w:t>ir</w:t>
        </w:r>
      </w:ins>
      <w:ins w:id="91" w:author="Alejandro De La Vega" w:date="2016-02-08T21:17:00Z">
        <w:r w:rsidR="00E2184D" w:rsidRPr="00070689">
          <w:rPr>
            <w:rFonts w:ascii="Times" w:hAnsi="Times"/>
            <w:sz w:val="24"/>
            <w:szCs w:val="24"/>
          </w:rPr>
          <w:t xml:space="preserve"> functional significance as they </w:t>
        </w:r>
      </w:ins>
      <w:ins w:id="92" w:author="Alejandro De La Vega" w:date="2016-02-08T21:20:00Z">
        <w:r w:rsidR="00E2184D" w:rsidRPr="00070689">
          <w:rPr>
            <w:rFonts w:ascii="Times" w:hAnsi="Times"/>
            <w:sz w:val="24"/>
            <w:szCs w:val="24"/>
          </w:rPr>
          <w:t xml:space="preserve">do not </w:t>
        </w:r>
      </w:ins>
      <w:ins w:id="93" w:author="Alejandro De La Vega" w:date="2016-02-08T21:12:00Z">
        <w:r w:rsidR="00E2184D" w:rsidRPr="00070689">
          <w:rPr>
            <w:rFonts w:ascii="Times" w:hAnsi="Times"/>
            <w:sz w:val="24"/>
            <w:szCs w:val="24"/>
          </w:rPr>
          <w:t xml:space="preserve">measure </w:t>
        </w:r>
      </w:ins>
      <w:ins w:id="94" w:author="Alejandro De La Vega" w:date="2016-02-08T21:34:00Z">
        <w:r w:rsidR="00562FFC" w:rsidRPr="00070689">
          <w:rPr>
            <w:rFonts w:ascii="Times" w:hAnsi="Times"/>
            <w:sz w:val="24"/>
            <w:szCs w:val="24"/>
          </w:rPr>
          <w:t xml:space="preserve">their </w:t>
        </w:r>
      </w:ins>
      <w:ins w:id="95" w:author="Alejandro De La Vega" w:date="2016-02-08T21:12:00Z">
        <w:r w:rsidR="00E2184D" w:rsidRPr="00070689">
          <w:rPr>
            <w:rFonts w:ascii="Times" w:hAnsi="Times"/>
            <w:sz w:val="24"/>
            <w:szCs w:val="24"/>
          </w:rPr>
          <w:t xml:space="preserve">response to </w:t>
        </w:r>
      </w:ins>
      <w:ins w:id="96" w:author="Alejandro De La Vega" w:date="2016-02-04T17:20:00Z">
        <w:r w:rsidR="00CE3C5E" w:rsidRPr="00070689">
          <w:rPr>
            <w:rFonts w:ascii="Times" w:hAnsi="Times"/>
            <w:sz w:val="24"/>
            <w:szCs w:val="24"/>
          </w:rPr>
          <w:t>various</w:t>
        </w:r>
      </w:ins>
      <w:ins w:id="97" w:author="Alejandro De La Vega" w:date="2016-02-04T13:50:00Z">
        <w:r w:rsidR="0030667C" w:rsidRPr="00070689">
          <w:rPr>
            <w:rFonts w:ascii="Times" w:hAnsi="Times"/>
            <w:sz w:val="24"/>
            <w:szCs w:val="24"/>
          </w:rPr>
          <w:t xml:space="preserve"> psychological challenges</w:t>
        </w:r>
      </w:ins>
      <w:ins w:id="98" w:author="Alejandro De La Vega" w:date="2016-02-08T21:12:00Z">
        <w:r w:rsidR="00E2184D" w:rsidRPr="00070689">
          <w:rPr>
            <w:rFonts w:ascii="Times" w:hAnsi="Times"/>
            <w:sz w:val="24"/>
            <w:szCs w:val="24"/>
          </w:rPr>
          <w:t>.</w:t>
        </w:r>
      </w:ins>
    </w:p>
    <w:p w14:paraId="42F1E567" w14:textId="01D24293" w:rsidR="00F13CFA" w:rsidRPr="00070689" w:rsidRDefault="0030667C" w:rsidP="00F13CFA">
      <w:pPr>
        <w:pStyle w:val="Normal1"/>
        <w:rPr>
          <w:ins w:id="99" w:author="Alejandro De La Vega" w:date="2016-02-04T17:25:00Z"/>
          <w:rFonts w:ascii="Times" w:hAnsi="Times"/>
          <w:sz w:val="24"/>
          <w:szCs w:val="24"/>
        </w:rPr>
      </w:pPr>
      <w:ins w:id="100" w:author="Alejandro De La Vega" w:date="2016-02-04T13:56:00Z">
        <w:r w:rsidRPr="00070689">
          <w:rPr>
            <w:rFonts w:ascii="Times" w:hAnsi="Times"/>
            <w:sz w:val="24"/>
            <w:szCs w:val="24"/>
          </w:rPr>
          <w:t xml:space="preserve">To this end, </w:t>
        </w:r>
      </w:ins>
      <w:ins w:id="101" w:author="Alejandro De La Vega" w:date="2016-01-27T19:42:00Z">
        <w:r w:rsidR="002C0C3E" w:rsidRPr="00070689">
          <w:rPr>
            <w:rFonts w:ascii="Times" w:hAnsi="Times"/>
            <w:sz w:val="24"/>
            <w:szCs w:val="24"/>
          </w:rPr>
          <w:t>functional MRI (fMRI) has</w:t>
        </w:r>
      </w:ins>
      <w:ins w:id="102" w:author="Alejandro De La Vega" w:date="2016-02-04T13:56:00Z">
        <w:r w:rsidR="00CE3C5E" w:rsidRPr="00070689">
          <w:rPr>
            <w:rFonts w:ascii="Times" w:hAnsi="Times"/>
            <w:sz w:val="24"/>
            <w:szCs w:val="24"/>
          </w:rPr>
          <w:t xml:space="preserve"> been extensively used </w:t>
        </w:r>
        <w:r w:rsidRPr="00E5257A">
          <w:rPr>
            <w:rFonts w:ascii="Times" w:hAnsi="Times"/>
            <w:sz w:val="24"/>
            <w:szCs w:val="24"/>
          </w:rPr>
          <w:t xml:space="preserve">to </w:t>
        </w:r>
      </w:ins>
      <w:ins w:id="103" w:author="Alejandro De La Vega" w:date="2016-02-04T13:59:00Z">
        <w:r w:rsidR="00CE3C5E" w:rsidRPr="00E5257A">
          <w:rPr>
            <w:rFonts w:ascii="Times" w:hAnsi="Times"/>
            <w:sz w:val="24"/>
            <w:szCs w:val="24"/>
          </w:rPr>
          <w:t>associate</w:t>
        </w:r>
      </w:ins>
      <w:ins w:id="104" w:author="Alejandro De La Vega" w:date="2016-02-03T22:04:00Z">
        <w:r w:rsidR="0064274B" w:rsidRPr="00E5257A">
          <w:rPr>
            <w:rFonts w:ascii="Times" w:hAnsi="Times"/>
            <w:sz w:val="24"/>
            <w:szCs w:val="24"/>
          </w:rPr>
          <w:t xml:space="preserve"> </w:t>
        </w:r>
      </w:ins>
      <w:r w:rsidR="00BB5E35" w:rsidRPr="00E5257A">
        <w:rPr>
          <w:rFonts w:ascii="Times" w:hAnsi="Times"/>
          <w:sz w:val="24"/>
          <w:szCs w:val="24"/>
        </w:rPr>
        <w:t xml:space="preserve">distinct </w:t>
      </w:r>
      <w:r w:rsidR="00571206" w:rsidRPr="00E5257A">
        <w:rPr>
          <w:rFonts w:ascii="Times" w:hAnsi="Times"/>
          <w:sz w:val="24"/>
          <w:szCs w:val="24"/>
        </w:rPr>
        <w:t>foci</w:t>
      </w:r>
      <w:r w:rsidR="00BB5E35" w:rsidRPr="00070689">
        <w:rPr>
          <w:rFonts w:ascii="Times" w:hAnsi="Times"/>
          <w:sz w:val="24"/>
          <w:szCs w:val="24"/>
        </w:rPr>
        <w:t xml:space="preserve"> </w:t>
      </w:r>
      <w:ins w:id="105" w:author="Alejandro De La Vega" w:date="2016-02-03T22:14:00Z">
        <w:r w:rsidR="0064274B" w:rsidRPr="00070689">
          <w:rPr>
            <w:rFonts w:ascii="Times" w:hAnsi="Times"/>
            <w:sz w:val="24"/>
            <w:szCs w:val="24"/>
          </w:rPr>
          <w:t xml:space="preserve">of </w:t>
        </w:r>
      </w:ins>
      <w:ins w:id="106" w:author="Alejandro De La Vega" w:date="2016-02-04T17:33:00Z">
        <w:r w:rsidR="00AA76F7" w:rsidRPr="00070689">
          <w:rPr>
            <w:rFonts w:ascii="Times" w:hAnsi="Times"/>
            <w:sz w:val="24"/>
            <w:szCs w:val="24"/>
          </w:rPr>
          <w:t xml:space="preserve">MFC </w:t>
        </w:r>
      </w:ins>
      <w:ins w:id="107" w:author="Alejandro De La Vega" w:date="2016-02-03T22:14:00Z">
        <w:r w:rsidR="0064274B" w:rsidRPr="00070689">
          <w:rPr>
            <w:rFonts w:ascii="Times" w:hAnsi="Times"/>
            <w:sz w:val="24"/>
            <w:szCs w:val="24"/>
          </w:rPr>
          <w:t xml:space="preserve">activation </w:t>
        </w:r>
      </w:ins>
      <w:r w:rsidR="006B0B75" w:rsidRPr="00070689">
        <w:rPr>
          <w:rFonts w:ascii="Times" w:hAnsi="Times"/>
          <w:sz w:val="24"/>
          <w:szCs w:val="24"/>
        </w:rPr>
        <w:t xml:space="preserve">with a wide variety of </w:t>
      </w:r>
      <w:ins w:id="108" w:author="Alejandro De La Vega" w:date="2016-01-27T19:42:00Z">
        <w:r w:rsidR="002C0C3E" w:rsidRPr="00070689">
          <w:rPr>
            <w:rFonts w:ascii="Times" w:hAnsi="Times"/>
            <w:sz w:val="24"/>
            <w:szCs w:val="24"/>
          </w:rPr>
          <w:t xml:space="preserve">psychological </w:t>
        </w:r>
      </w:ins>
      <w:ins w:id="109" w:author="Alejandro De La Vega" w:date="2016-02-04T13:56:00Z">
        <w:r w:rsidRPr="00070689">
          <w:rPr>
            <w:rFonts w:ascii="Times" w:hAnsi="Times"/>
            <w:sz w:val="24"/>
            <w:szCs w:val="24"/>
          </w:rPr>
          <w:t>manipulations</w:t>
        </w:r>
      </w:ins>
      <w:ins w:id="110" w:author="Alejandro De La Vega" w:date="2016-01-27T19:42:00Z">
        <w:r w:rsidR="002C0C3E" w:rsidRPr="00070689">
          <w:rPr>
            <w:rFonts w:ascii="Times" w:hAnsi="Times"/>
            <w:sz w:val="24"/>
            <w:szCs w:val="24"/>
          </w:rPr>
          <w:t xml:space="preserve">. </w:t>
        </w:r>
      </w:ins>
      <w:r w:rsidR="00BB5E35" w:rsidRPr="00070689">
        <w:rPr>
          <w:rFonts w:ascii="Times" w:hAnsi="Times"/>
          <w:sz w:val="24"/>
          <w:szCs w:val="24"/>
        </w:rPr>
        <w:t>For example</w:t>
      </w:r>
      <w:r w:rsidR="000E18FA" w:rsidRPr="00070689">
        <w:rPr>
          <w:rFonts w:ascii="Times" w:hAnsi="Times"/>
          <w:sz w:val="24"/>
          <w:szCs w:val="24"/>
        </w:rPr>
        <w:t>, the supplementary motor area (SMA) and pre-SMA</w:t>
      </w:r>
      <w:r w:rsidR="00FD1186" w:rsidRPr="00070689">
        <w:rPr>
          <w:rFonts w:ascii="Times" w:hAnsi="Times"/>
          <w:sz w:val="24"/>
          <w:szCs w:val="24"/>
        </w:rPr>
        <w:t xml:space="preserve"> have been associated with the planning and initiation of movements</w:t>
      </w:r>
      <w:r w:rsidR="006108DE" w:rsidRPr="00070689">
        <w:rPr>
          <w:rFonts w:ascii="Times" w:hAnsi="Times"/>
          <w:sz w:val="24"/>
          <w:szCs w:val="24"/>
        </w:rPr>
        <w:t xml:space="preserve"> </w:t>
      </w:r>
      <w:r w:rsidR="006108DE" w:rsidRPr="00E5257A">
        <w:rPr>
          <w:rFonts w:ascii="Times" w:hAnsi="Times"/>
          <w:sz w:val="24"/>
          <w:szCs w:val="24"/>
        </w:rPr>
        <w:fldChar w:fldCharType="begin"/>
      </w:r>
      <w:r w:rsidR="005E2031">
        <w:rPr>
          <w:rFonts w:ascii="Times" w:hAnsi="Times"/>
          <w:sz w:val="24"/>
          <w:szCs w:val="24"/>
        </w:rPr>
        <w:instrText xml:space="preserve"> ADDIN PAPERS2_CITATIONS &lt;citation&gt;&lt;uuid&gt;947992A6-D2E5-4F03-9055-117CC3412B5D&lt;/uuid&gt;&lt;priority&gt;0&lt;/priority&gt;&lt;publications&gt;&lt;publication&gt;&lt;type&gt;400&lt;/type&gt;&lt;publication_date&gt;99200900001200000000200000&lt;/publication_date&gt;&lt;title&gt;Functional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E5257A">
        <w:rPr>
          <w:rFonts w:ascii="Times" w:hAnsi="Times"/>
          <w:sz w:val="24"/>
          <w:szCs w:val="24"/>
        </w:rPr>
        <w:fldChar w:fldCharType="separate"/>
      </w:r>
      <w:ins w:id="111" w:author="Alejandro De La Vega" w:date="2016-03-14T20:33:00Z">
        <w:r w:rsidR="005E2031">
          <w:rPr>
            <w:rFonts w:cs="Times"/>
            <w:szCs w:val="24"/>
          </w:rPr>
          <w:t>(</w:t>
        </w:r>
        <w:proofErr w:type="spellStart"/>
        <w:r w:rsidR="005E2031">
          <w:rPr>
            <w:rFonts w:cs="Times"/>
            <w:szCs w:val="24"/>
          </w:rPr>
          <w:t>Kennerley</w:t>
        </w:r>
        <w:proofErr w:type="spellEnd"/>
        <w:r w:rsidR="005E2031">
          <w:rPr>
            <w:rFonts w:cs="Times"/>
            <w:szCs w:val="24"/>
          </w:rPr>
          <w:t xml:space="preserve"> and Sakai, 2004; Leek and Johnston, 2009)</w:t>
        </w:r>
      </w:ins>
      <w:r w:rsidR="006108DE" w:rsidRPr="00E5257A">
        <w:rPr>
          <w:rFonts w:ascii="Times" w:hAnsi="Times"/>
          <w:sz w:val="24"/>
          <w:szCs w:val="24"/>
        </w:rPr>
        <w:fldChar w:fldCharType="end"/>
      </w:r>
      <w:r w:rsidR="00FD1186" w:rsidRPr="00070689">
        <w:rPr>
          <w:rFonts w:ascii="Times" w:hAnsi="Times"/>
          <w:sz w:val="24"/>
          <w:szCs w:val="24"/>
        </w:rPr>
        <w:t>, while</w:t>
      </w:r>
      <w:ins w:id="112" w:author="Alejandro De La Vega" w:date="2016-01-27T19:45:00Z">
        <w:r w:rsidR="002C0C3E" w:rsidRPr="00E5257A">
          <w:rPr>
            <w:rFonts w:ascii="Times" w:hAnsi="Times"/>
            <w:sz w:val="24"/>
            <w:szCs w:val="24"/>
          </w:rPr>
          <w:t xml:space="preserve"> </w:t>
        </w:r>
      </w:ins>
      <w:ins w:id="113" w:author="Alejandro De La Vega" w:date="2016-02-03T22:06:00Z">
        <w:r w:rsidR="0064274B" w:rsidRPr="00E5257A">
          <w:rPr>
            <w:rFonts w:ascii="Times" w:hAnsi="Times"/>
            <w:sz w:val="24"/>
            <w:szCs w:val="24"/>
          </w:rPr>
          <w:t>midcingulate cortex (MCC)</w:t>
        </w:r>
      </w:ins>
      <w:r w:rsidR="00571206" w:rsidRPr="00E5257A">
        <w:rPr>
          <w:rFonts w:ascii="Times" w:hAnsi="Times"/>
          <w:sz w:val="24"/>
          <w:szCs w:val="24"/>
        </w:rPr>
        <w:t xml:space="preserve"> </w:t>
      </w:r>
      <w:r w:rsidR="00C565A6" w:rsidRPr="00E5257A">
        <w:rPr>
          <w:rFonts w:ascii="Times" w:hAnsi="Times"/>
          <w:sz w:val="24"/>
          <w:szCs w:val="24"/>
        </w:rPr>
        <w:t>has been implicated in various aspects of cognitive control</w:t>
      </w:r>
      <w:ins w:id="114" w:author="Alejandro De La Vega" w:date="2016-02-08T21:25:00Z">
        <w:r w:rsidR="00E2184D" w:rsidRPr="00E5257A">
          <w:rPr>
            <w:rFonts w:ascii="Times" w:hAnsi="Times"/>
            <w:sz w:val="24"/>
            <w:szCs w:val="24"/>
          </w:rPr>
          <w:t xml:space="preserve"> </w:t>
        </w:r>
      </w:ins>
      <w:ins w:id="115" w:author="Alejandro De La Vega" w:date="2016-03-14T20:41:00Z">
        <w:r w:rsidR="00B21279">
          <w:rPr>
            <w:rFonts w:ascii="Times" w:hAnsi="Times"/>
            <w:sz w:val="24"/>
            <w:szCs w:val="24"/>
          </w:rPr>
          <w:fldChar w:fldCharType="begin"/>
        </w:r>
        <w:r w:rsidR="00B21279">
          <w:rPr>
            <w:rFonts w:ascii="Times" w:hAnsi="Times"/>
            <w:sz w:val="24"/>
            <w:szCs w:val="24"/>
          </w:rPr>
          <w:instrText xml:space="preserve"> ADDIN PAPERS2_CITATIONS &lt;citation&gt;&lt;uuid&gt;5C1CB0C0-3DEF-4EA4-B93E-ACB4DF72627E&lt;/uuid&gt;&lt;priority&gt;0&lt;/priority&gt;&lt;publications&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ins>
      <w:r w:rsidR="00B21279">
        <w:rPr>
          <w:rFonts w:ascii="Times" w:hAnsi="Times"/>
          <w:sz w:val="24"/>
          <w:szCs w:val="24"/>
        </w:rPr>
        <w:fldChar w:fldCharType="separate"/>
      </w:r>
      <w:ins w:id="116" w:author="Alejandro De La Vega" w:date="2016-03-14T20:41:00Z">
        <w:r w:rsidR="00B21279">
          <w:rPr>
            <w:rFonts w:cs="Times"/>
            <w:szCs w:val="24"/>
          </w:rPr>
          <w:t>{Shenhav:2013bg}</w:t>
        </w:r>
        <w:r w:rsidR="00B21279">
          <w:rPr>
            <w:rFonts w:ascii="Times" w:hAnsi="Times"/>
            <w:sz w:val="24"/>
            <w:szCs w:val="24"/>
          </w:rPr>
          <w:fldChar w:fldCharType="end"/>
        </w:r>
      </w:ins>
      <w:r w:rsidR="00E2184D" w:rsidRPr="00070689">
        <w:rPr>
          <w:rFonts w:ascii="Times" w:hAnsi="Times"/>
          <w:sz w:val="24"/>
          <w:szCs w:val="24"/>
        </w:rPr>
        <w:fldChar w:fldCharType="begin"/>
      </w:r>
      <w:r w:rsidR="005E2031">
        <w:rPr>
          <w:rFonts w:ascii="Times" w:hAnsi="Times"/>
          <w:sz w:val="24"/>
          <w:szCs w:val="24"/>
        </w:rPr>
        <w:instrText xml:space="preserve"> ADDIN PAPERS2_CITATIONS &lt;citation&gt;&lt;uuid&gt;B6C628F1-AFDE-42CE-852C-48ACFD027578&lt;/uuid&gt;&lt;priority&gt;0&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E2184D" w:rsidRPr="00070689">
        <w:rPr>
          <w:rFonts w:ascii="Times" w:hAnsi="Times"/>
          <w:sz w:val="24"/>
          <w:szCs w:val="24"/>
        </w:rPr>
        <w:fldChar w:fldCharType="separate"/>
      </w:r>
      <w:ins w:id="117" w:author="Alejandro De La Vega" w:date="2016-03-14T20:32:00Z">
        <w:r w:rsidR="005E2031">
          <w:rPr>
            <w:rFonts w:cs="Times"/>
            <w:szCs w:val="24"/>
          </w:rPr>
          <w:t>(</w:t>
        </w:r>
        <w:proofErr w:type="spellStart"/>
        <w:r w:rsidR="005E2031">
          <w:rPr>
            <w:rFonts w:cs="Times"/>
            <w:szCs w:val="24"/>
          </w:rPr>
          <w:t>Milham</w:t>
        </w:r>
        <w:proofErr w:type="spellEnd"/>
        <w:r w:rsidR="005E2031">
          <w:rPr>
            <w:rFonts w:cs="Times"/>
            <w:szCs w:val="24"/>
          </w:rPr>
          <w:t xml:space="preserve"> et al., 2001; Holroyd et al., 2004; Brown and Braver, 2005)</w:t>
        </w:r>
      </w:ins>
      <w:ins w:id="118" w:author="Alejandro De La Vega" w:date="2016-02-08T21:26:00Z">
        <w:r w:rsidR="00E2184D" w:rsidRPr="00070689">
          <w:rPr>
            <w:rFonts w:ascii="Times" w:hAnsi="Times"/>
            <w:sz w:val="24"/>
            <w:szCs w:val="24"/>
          </w:rPr>
          <w:fldChar w:fldCharType="end"/>
        </w:r>
      </w:ins>
      <w:ins w:id="119" w:author="Alejandro De La Vega" w:date="2016-01-27T19:45:00Z">
        <w:r w:rsidR="002C0C3E" w:rsidRPr="00070689">
          <w:rPr>
            <w:rFonts w:ascii="Times" w:hAnsi="Times"/>
            <w:sz w:val="24"/>
            <w:szCs w:val="24"/>
          </w:rPr>
          <w:t xml:space="preserve"> </w:t>
        </w:r>
      </w:ins>
      <w:ins w:id="120" w:author="Alejandro De La Vega" w:date="2016-01-27T19:54:00Z">
        <w:r w:rsidR="002C0C3E" w:rsidRPr="00070689">
          <w:rPr>
            <w:rFonts w:ascii="Times" w:hAnsi="Times"/>
            <w:sz w:val="24"/>
            <w:szCs w:val="24"/>
          </w:rPr>
          <w:t>and</w:t>
        </w:r>
      </w:ins>
      <w:ins w:id="121" w:author="Alejandro De La Vega" w:date="2016-01-27T19:46:00Z">
        <w:r w:rsidR="002C0C3E" w:rsidRPr="00070689">
          <w:rPr>
            <w:rFonts w:ascii="Times" w:hAnsi="Times"/>
            <w:sz w:val="24"/>
            <w:szCs w:val="24"/>
          </w:rPr>
          <w:t xml:space="preserve"> p</w:t>
        </w:r>
      </w:ins>
      <w:r w:rsidR="0009677C" w:rsidRPr="00070689">
        <w:rPr>
          <w:rFonts w:ascii="Times" w:hAnsi="Times"/>
          <w:sz w:val="24"/>
          <w:szCs w:val="24"/>
        </w:rPr>
        <w:t>ain processing</w:t>
      </w:r>
      <w:ins w:id="122" w:author="Alejandro De La Vega" w:date="2016-02-08T21:26:00Z">
        <w:r w:rsidR="00E2184D" w:rsidRPr="00070689">
          <w:rPr>
            <w:rFonts w:ascii="Times" w:hAnsi="Times"/>
            <w:sz w:val="24"/>
            <w:szCs w:val="24"/>
          </w:rPr>
          <w:t xml:space="preserve"> </w:t>
        </w:r>
      </w:ins>
      <w:r w:rsidR="00E2184D" w:rsidRPr="00070689">
        <w:rPr>
          <w:rFonts w:ascii="Times" w:hAnsi="Times"/>
          <w:sz w:val="24"/>
          <w:szCs w:val="24"/>
        </w:rPr>
        <w:fldChar w:fldCharType="begin"/>
      </w:r>
      <w:r w:rsidR="005E2031">
        <w:rPr>
          <w:rFonts w:ascii="Times" w:hAnsi="Times"/>
          <w:sz w:val="24"/>
          <w:szCs w:val="24"/>
        </w:rPr>
        <w:instrText xml:space="preserve"> ADDIN PAPERS2_CITATIONS &lt;citation&gt;&lt;uuid&gt;5C16984E-554D-4490-92C0-4449AB2BF9B9&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s&gt;&lt;cites&gt;&lt;/cites&gt;&lt;/citation&gt;</w:instrText>
      </w:r>
      <w:r w:rsidR="00E2184D" w:rsidRPr="00070689">
        <w:rPr>
          <w:rFonts w:ascii="Times" w:hAnsi="Times"/>
          <w:sz w:val="24"/>
          <w:szCs w:val="24"/>
        </w:rPr>
        <w:fldChar w:fldCharType="separate"/>
      </w:r>
      <w:ins w:id="123" w:author="Alejandro De La Vega" w:date="2016-02-08T21:37:00Z">
        <w:r w:rsidR="00562FFC" w:rsidRPr="000D4A3D">
          <w:rPr>
            <w:rFonts w:ascii="Times" w:hAnsi="Times" w:cs="Cambria"/>
            <w:sz w:val="24"/>
            <w:szCs w:val="24"/>
          </w:rPr>
          <w:t>(Rolls et al., 2003; Wager et al., 2013)</w:t>
        </w:r>
      </w:ins>
      <w:ins w:id="124" w:author="Alejandro De La Vega" w:date="2016-02-08T21:27:00Z">
        <w:r w:rsidR="00E2184D" w:rsidRPr="00070689">
          <w:rPr>
            <w:rFonts w:ascii="Times" w:hAnsi="Times"/>
            <w:sz w:val="24"/>
            <w:szCs w:val="24"/>
          </w:rPr>
          <w:fldChar w:fldCharType="end"/>
        </w:r>
        <w:r w:rsidR="00E2184D" w:rsidRPr="00070689">
          <w:rPr>
            <w:rFonts w:ascii="Times" w:hAnsi="Times"/>
            <w:sz w:val="24"/>
            <w:szCs w:val="24"/>
          </w:rPr>
          <w:t xml:space="preserve">. </w:t>
        </w:r>
      </w:ins>
      <w:r w:rsidR="00571206" w:rsidRPr="00070689">
        <w:rPr>
          <w:rFonts w:ascii="Times" w:hAnsi="Times"/>
          <w:sz w:val="24"/>
          <w:szCs w:val="24"/>
        </w:rPr>
        <w:t>Further anterior,</w:t>
      </w:r>
      <w:r w:rsidR="00C565A6" w:rsidRPr="00070689">
        <w:rPr>
          <w:rFonts w:ascii="Times" w:hAnsi="Times"/>
          <w:sz w:val="24"/>
          <w:szCs w:val="24"/>
        </w:rPr>
        <w:t xml:space="preserve"> medial prefrontal cortex (mPFC) and </w:t>
      </w:r>
      <w:ins w:id="125" w:author="Alejandro De La Vega" w:date="2016-02-03T22:06:00Z">
        <w:r w:rsidR="0064274B" w:rsidRPr="00070689">
          <w:rPr>
            <w:rFonts w:ascii="Times" w:hAnsi="Times"/>
            <w:sz w:val="24"/>
            <w:szCs w:val="24"/>
          </w:rPr>
          <w:t>the anterior cingulate cortex (ACC)</w:t>
        </w:r>
      </w:ins>
      <w:r w:rsidR="00C565A6" w:rsidRPr="00070689">
        <w:rPr>
          <w:rFonts w:ascii="Times" w:hAnsi="Times"/>
          <w:sz w:val="24"/>
          <w:szCs w:val="24"/>
        </w:rPr>
        <w:t xml:space="preserve"> have</w:t>
      </w:r>
      <w:r w:rsidR="00571206" w:rsidRPr="00E5257A">
        <w:rPr>
          <w:rFonts w:ascii="Times" w:hAnsi="Times"/>
          <w:sz w:val="24"/>
          <w:szCs w:val="24"/>
        </w:rPr>
        <w:t xml:space="preserve"> been </w:t>
      </w:r>
      <w:ins w:id="126" w:author="Alejandro De La Vega" w:date="2016-01-27T19:47:00Z">
        <w:r w:rsidR="002C0C3E" w:rsidRPr="00E5257A">
          <w:rPr>
            <w:rFonts w:ascii="Times" w:hAnsi="Times"/>
            <w:sz w:val="24"/>
            <w:szCs w:val="24"/>
          </w:rPr>
          <w:t xml:space="preserve">associated with a wide variety of </w:t>
        </w:r>
      </w:ins>
      <w:r w:rsidR="00BB5E35" w:rsidRPr="00E5257A">
        <w:rPr>
          <w:rFonts w:ascii="Times" w:hAnsi="Times"/>
          <w:sz w:val="24"/>
          <w:szCs w:val="24"/>
        </w:rPr>
        <w:t>affective process</w:t>
      </w:r>
      <w:r w:rsidR="000A4873" w:rsidRPr="00E5257A">
        <w:rPr>
          <w:rFonts w:ascii="Times" w:hAnsi="Times"/>
          <w:sz w:val="24"/>
          <w:szCs w:val="24"/>
        </w:rPr>
        <w:t>es</w:t>
      </w:r>
      <w:r w:rsidR="00BB5E35" w:rsidRPr="00E5257A">
        <w:rPr>
          <w:rFonts w:ascii="Times" w:hAnsi="Times"/>
          <w:sz w:val="24"/>
          <w:szCs w:val="24"/>
        </w:rPr>
        <w:t xml:space="preserve">, </w:t>
      </w:r>
      <w:r w:rsidR="00A00ED3" w:rsidRPr="00070689">
        <w:rPr>
          <w:rFonts w:ascii="Times" w:hAnsi="Times"/>
          <w:sz w:val="24"/>
          <w:szCs w:val="24"/>
        </w:rPr>
        <w:t>including</w:t>
      </w:r>
      <w:r w:rsidR="00BB5E35" w:rsidRPr="00070689">
        <w:rPr>
          <w:rFonts w:ascii="Times" w:hAnsi="Times"/>
          <w:sz w:val="24"/>
          <w:szCs w:val="24"/>
        </w:rPr>
        <w:t xml:space="preserve"> emotion</w:t>
      </w:r>
      <w:r w:rsidR="000A4873" w:rsidRPr="00070689">
        <w:rPr>
          <w:rFonts w:ascii="Times" w:hAnsi="Times"/>
          <w:sz w:val="24"/>
          <w:szCs w:val="24"/>
        </w:rPr>
        <w:t xml:space="preserve"> </w:t>
      </w:r>
      <w:r w:rsidR="00A00ED3" w:rsidRPr="00070689">
        <w:rPr>
          <w:rFonts w:ascii="Times" w:hAnsi="Times"/>
          <w:sz w:val="24"/>
          <w:szCs w:val="24"/>
        </w:rPr>
        <w:fldChar w:fldCharType="begin"/>
      </w:r>
      <w:r w:rsidR="005E2031">
        <w:rPr>
          <w:rFonts w:ascii="Times" w:hAnsi="Times"/>
          <w:sz w:val="24"/>
          <w:szCs w:val="24"/>
        </w:rPr>
        <w:instrText xml:space="preserve"> ADDIN PAPERS2_CITATIONS &lt;citation&gt;&lt;uuid&gt;A2EEDD64-947B-454C-946D-131CF72F30CB&lt;/uuid&gt;&lt;priority&gt;0&lt;/priority&gt;&lt;publications&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s&gt;&lt;cites&gt;&lt;/cites&gt;&lt;/citation&gt;</w:instrText>
      </w:r>
      <w:r w:rsidR="00A00ED3" w:rsidRPr="00070689">
        <w:rPr>
          <w:rFonts w:ascii="Times" w:hAnsi="Times"/>
          <w:sz w:val="24"/>
          <w:szCs w:val="24"/>
        </w:rPr>
        <w:fldChar w:fldCharType="separate"/>
      </w:r>
      <w:ins w:id="127" w:author="Alejandro De La Vega" w:date="2016-02-08T21:23:00Z">
        <w:r w:rsidR="00E2184D" w:rsidRPr="000D4A3D">
          <w:rPr>
            <w:rFonts w:ascii="Times" w:hAnsi="Times" w:cs="Cambria"/>
            <w:sz w:val="24"/>
            <w:szCs w:val="24"/>
          </w:rPr>
          <w:t>(Etkin et al., 2011; Lindquist et al., 2012)</w:t>
        </w:r>
      </w:ins>
      <w:r w:rsidR="00A00ED3" w:rsidRPr="00070689">
        <w:rPr>
          <w:rFonts w:ascii="Times" w:hAnsi="Times"/>
          <w:sz w:val="24"/>
          <w:szCs w:val="24"/>
        </w:rPr>
        <w:fldChar w:fldCharType="end"/>
      </w:r>
      <w:r w:rsidR="00A00ED3" w:rsidRPr="00070689">
        <w:rPr>
          <w:rFonts w:ascii="Times" w:hAnsi="Times"/>
          <w:sz w:val="24"/>
          <w:szCs w:val="24"/>
        </w:rPr>
        <w:t xml:space="preserve">, </w:t>
      </w:r>
      <w:r w:rsidR="00BB5E35" w:rsidRPr="00070689">
        <w:rPr>
          <w:rFonts w:ascii="Times" w:hAnsi="Times"/>
          <w:sz w:val="24"/>
          <w:szCs w:val="24"/>
        </w:rPr>
        <w:t>autonomic</w:t>
      </w:r>
      <w:r w:rsidR="00FC2732" w:rsidRPr="00070689">
        <w:rPr>
          <w:rFonts w:ascii="Times" w:hAnsi="Times"/>
          <w:sz w:val="24"/>
          <w:szCs w:val="24"/>
        </w:rPr>
        <w:t xml:space="preserve"> function</w:t>
      </w:r>
      <w:r w:rsidR="00A00ED3" w:rsidRPr="00070689">
        <w:rPr>
          <w:rFonts w:ascii="Times" w:hAnsi="Times"/>
          <w:sz w:val="24"/>
          <w:szCs w:val="24"/>
        </w:rPr>
        <w:t xml:space="preserve"> </w:t>
      </w:r>
      <w:commentRangeStart w:id="128"/>
      <w:r w:rsidR="00A00ED3" w:rsidRPr="00E5257A">
        <w:rPr>
          <w:rFonts w:ascii="Times" w:hAnsi="Times"/>
          <w:sz w:val="24"/>
          <w:szCs w:val="24"/>
        </w:rPr>
        <w:fldChar w:fldCharType="begin"/>
      </w:r>
      <w:r w:rsidR="005E2031">
        <w:rPr>
          <w:rFonts w:ascii="Times" w:hAnsi="Times"/>
          <w:sz w:val="24"/>
          <w:szCs w:val="24"/>
        </w:rPr>
        <w:instrText xml:space="preserve"> ADDIN PAPERS2_CITATIONS &lt;citation&gt;&lt;uuid&gt;593CC5CC-1FEE-4B12-B860-4EDDDD286104&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E5257A">
        <w:rPr>
          <w:rFonts w:ascii="Times" w:hAnsi="Times"/>
          <w:sz w:val="24"/>
          <w:szCs w:val="24"/>
        </w:rPr>
        <w:fldChar w:fldCharType="separate"/>
      </w:r>
      <w:r w:rsidR="00C366D9" w:rsidRPr="00E5257A">
        <w:rPr>
          <w:rFonts w:ascii="Times" w:hAnsi="Times" w:cs="Cambria"/>
          <w:sz w:val="24"/>
          <w:szCs w:val="24"/>
        </w:rPr>
        <w:t>(Critchley et al., 2003)</w:t>
      </w:r>
      <w:r w:rsidR="00A00ED3" w:rsidRPr="00E5257A">
        <w:rPr>
          <w:rFonts w:ascii="Times" w:hAnsi="Times"/>
          <w:sz w:val="24"/>
          <w:szCs w:val="24"/>
        </w:rPr>
        <w:fldChar w:fldCharType="end"/>
      </w:r>
      <w:commentRangeEnd w:id="128"/>
      <w:r w:rsidR="003615A9">
        <w:rPr>
          <w:rStyle w:val="CommentReference"/>
          <w:rFonts w:ascii="Times" w:hAnsi="Times"/>
        </w:rPr>
        <w:commentReference w:id="128"/>
      </w:r>
      <w:r w:rsidR="00A00ED3" w:rsidRPr="00070689">
        <w:rPr>
          <w:rFonts w:ascii="Times" w:hAnsi="Times"/>
          <w:sz w:val="24"/>
          <w:szCs w:val="24"/>
        </w:rPr>
        <w:t xml:space="preserve">, and valuation </w:t>
      </w:r>
      <w:r w:rsidR="00E2184D" w:rsidRPr="00070689">
        <w:rPr>
          <w:rFonts w:ascii="Times" w:hAnsi="Times"/>
          <w:sz w:val="24"/>
          <w:szCs w:val="24"/>
        </w:rPr>
        <w:fldChar w:fldCharType="begin"/>
      </w:r>
      <w:r w:rsidR="005E2031">
        <w:rPr>
          <w:rFonts w:ascii="Times" w:hAnsi="Times"/>
          <w:sz w:val="24"/>
          <w:szCs w:val="24"/>
        </w:rPr>
        <w:instrText xml:space="preserve"> ADDIN PAPERS2_CITATIONS &lt;citation&gt;&lt;uuid&gt;69D355A2-9568-4FE5-A138-ADCBB7C5F640&lt;/uuid&gt;&lt;priority&gt;0&lt;/priority&gt;&lt;publications&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E2184D" w:rsidRPr="00070689">
        <w:rPr>
          <w:rFonts w:ascii="Times" w:hAnsi="Times"/>
          <w:sz w:val="24"/>
          <w:szCs w:val="24"/>
        </w:rPr>
        <w:fldChar w:fldCharType="separate"/>
      </w:r>
      <w:ins w:id="129" w:author="Alejandro De La Vega" w:date="2016-02-08T21:37:00Z">
        <w:r w:rsidR="00562FFC" w:rsidRPr="000D4A3D">
          <w:rPr>
            <w:rFonts w:ascii="Times" w:hAnsi="Times" w:cs="Cambria"/>
            <w:sz w:val="24"/>
            <w:szCs w:val="24"/>
          </w:rPr>
          <w:t>(Hare et al., 2009)</w:t>
        </w:r>
      </w:ins>
      <w:ins w:id="130" w:author="Alejandro De La Vega" w:date="2016-02-08T21:27:00Z">
        <w:r w:rsidR="00E2184D" w:rsidRPr="00070689">
          <w:rPr>
            <w:rFonts w:ascii="Times" w:hAnsi="Times"/>
            <w:sz w:val="24"/>
            <w:szCs w:val="24"/>
          </w:rPr>
          <w:fldChar w:fldCharType="end"/>
        </w:r>
      </w:ins>
      <w:ins w:id="131" w:author="Alejandro De La Vega" w:date="2016-01-27T20:03:00Z">
        <w:r w:rsidR="002C0C3E" w:rsidRPr="00070689">
          <w:rPr>
            <w:rFonts w:ascii="Times" w:hAnsi="Times"/>
            <w:sz w:val="24"/>
            <w:szCs w:val="24"/>
          </w:rPr>
          <w:t>,</w:t>
        </w:r>
      </w:ins>
      <w:ins w:id="132" w:author="Alejandro De La Vega" w:date="2016-01-27T19:47:00Z">
        <w:r w:rsidR="002C0C3E" w:rsidRPr="00070689">
          <w:rPr>
            <w:rFonts w:ascii="Times" w:hAnsi="Times"/>
            <w:sz w:val="24"/>
            <w:szCs w:val="24"/>
          </w:rPr>
          <w:t xml:space="preserve"> as well as internally oriented </w:t>
        </w:r>
      </w:ins>
      <w:ins w:id="133" w:author="Alejandro De La Vega" w:date="2016-02-08T21:28:00Z">
        <w:r w:rsidR="00E2184D" w:rsidRPr="00070689">
          <w:rPr>
            <w:rFonts w:ascii="Times" w:hAnsi="Times"/>
            <w:sz w:val="24"/>
            <w:szCs w:val="24"/>
          </w:rPr>
          <w:t>processes, such</w:t>
        </w:r>
      </w:ins>
      <w:r w:rsidR="00571206" w:rsidRPr="00070689">
        <w:rPr>
          <w:rFonts w:ascii="Times" w:hAnsi="Times"/>
          <w:sz w:val="24"/>
          <w:szCs w:val="24"/>
        </w:rPr>
        <w:t xml:space="preserve"> as </w:t>
      </w:r>
      <w:proofErr w:type="spellStart"/>
      <w:r w:rsidR="00BB5E35" w:rsidRPr="00070689">
        <w:rPr>
          <w:rFonts w:ascii="Times" w:hAnsi="Times"/>
          <w:sz w:val="24"/>
          <w:szCs w:val="24"/>
        </w:rPr>
        <w:t>mentalizing</w:t>
      </w:r>
      <w:proofErr w:type="spellEnd"/>
      <w:ins w:id="134" w:author="Alejandro De La Vega" w:date="2016-02-08T21:28:00Z">
        <w:r w:rsidR="00E2184D" w:rsidRPr="00E5257A">
          <w:rPr>
            <w:rFonts w:ascii="Times" w:hAnsi="Times"/>
            <w:sz w:val="24"/>
            <w:szCs w:val="24"/>
          </w:rPr>
          <w:t xml:space="preserve"> </w:t>
        </w:r>
      </w:ins>
      <w:r w:rsidR="00E2184D" w:rsidRPr="00070689">
        <w:rPr>
          <w:rFonts w:ascii="Times" w:hAnsi="Times"/>
          <w:sz w:val="24"/>
          <w:szCs w:val="24"/>
        </w:rPr>
        <w:fldChar w:fldCharType="begin"/>
      </w:r>
      <w:r w:rsidR="005E2031">
        <w:rPr>
          <w:rFonts w:ascii="Times" w:hAnsi="Times"/>
          <w:sz w:val="24"/>
          <w:szCs w:val="24"/>
        </w:rPr>
        <w:instrText xml:space="preserve"> ADDIN PAPERS2_CITATIONS &lt;citation&gt;&lt;uuid&gt;7982CB62-679D-4FD5-AD44-9A7FD96DA52B&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rsidR="00E2184D" w:rsidRPr="00070689">
        <w:rPr>
          <w:rFonts w:ascii="Times" w:hAnsi="Times"/>
          <w:sz w:val="24"/>
          <w:szCs w:val="24"/>
        </w:rPr>
        <w:fldChar w:fldCharType="separate"/>
      </w:r>
      <w:ins w:id="135" w:author="Alejandro De La Vega" w:date="2016-02-08T21:37:00Z">
        <w:r w:rsidR="00562FFC" w:rsidRPr="000D4A3D">
          <w:rPr>
            <w:rFonts w:ascii="Times" w:hAnsi="Times" w:cs="Cambria"/>
            <w:sz w:val="24"/>
            <w:szCs w:val="24"/>
          </w:rPr>
          <w:t>(Baumgartner et al., 2012)</w:t>
        </w:r>
      </w:ins>
      <w:ins w:id="136" w:author="Alejandro De La Vega" w:date="2016-02-08T21:28:00Z">
        <w:r w:rsidR="00E2184D" w:rsidRPr="00070689">
          <w:rPr>
            <w:rFonts w:ascii="Times" w:hAnsi="Times"/>
            <w:sz w:val="24"/>
            <w:szCs w:val="24"/>
          </w:rPr>
          <w:fldChar w:fldCharType="end"/>
        </w:r>
      </w:ins>
      <w:r w:rsidR="00BB5E35" w:rsidRPr="00070689">
        <w:rPr>
          <w:rFonts w:ascii="Times" w:hAnsi="Times"/>
          <w:sz w:val="24"/>
          <w:szCs w:val="24"/>
        </w:rPr>
        <w:t xml:space="preserve"> and </w:t>
      </w:r>
      <w:r w:rsidR="00571206" w:rsidRPr="00070689">
        <w:rPr>
          <w:rFonts w:ascii="Times" w:hAnsi="Times"/>
          <w:sz w:val="24"/>
          <w:szCs w:val="24"/>
        </w:rPr>
        <w:t>autobiographical memory</w:t>
      </w:r>
      <w:r w:rsidR="00A00ED3" w:rsidRPr="00070689">
        <w:rPr>
          <w:rFonts w:ascii="Times" w:hAnsi="Times"/>
          <w:sz w:val="24"/>
          <w:szCs w:val="24"/>
        </w:rPr>
        <w:t xml:space="preserve"> </w:t>
      </w:r>
      <w:r w:rsidR="00A00ED3" w:rsidRPr="00E5257A">
        <w:rPr>
          <w:rFonts w:ascii="Times" w:hAnsi="Times"/>
          <w:sz w:val="24"/>
          <w:szCs w:val="24"/>
        </w:rPr>
        <w:fldChar w:fldCharType="begin"/>
      </w:r>
      <w:r w:rsidR="005E2031">
        <w:rPr>
          <w:rFonts w:ascii="Times" w:hAnsi="Times"/>
          <w:sz w:val="24"/>
          <w:szCs w:val="24"/>
        </w:rPr>
        <w:instrText xml:space="preserve"> ADDIN PAPERS2_CITATIONS &lt;citation&gt;&lt;uuid&gt;843DA3F0-25EE-471D-8041-BF9B73D0E3BD&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E5257A">
        <w:rPr>
          <w:rFonts w:ascii="Times" w:hAnsi="Times"/>
          <w:sz w:val="24"/>
          <w:szCs w:val="24"/>
        </w:rPr>
        <w:fldChar w:fldCharType="separate"/>
      </w:r>
      <w:r w:rsidR="00C366D9" w:rsidRPr="00E5257A">
        <w:rPr>
          <w:rFonts w:ascii="Times" w:hAnsi="Times" w:cs="Cambria"/>
          <w:sz w:val="24"/>
          <w:szCs w:val="24"/>
        </w:rPr>
        <w:t>(Spreng and Grady, 2010)</w:t>
      </w:r>
      <w:r w:rsidR="00A00ED3" w:rsidRPr="00E5257A">
        <w:rPr>
          <w:rFonts w:ascii="Times" w:hAnsi="Times"/>
          <w:sz w:val="24"/>
          <w:szCs w:val="24"/>
        </w:rPr>
        <w:fldChar w:fldCharType="end"/>
      </w:r>
      <w:r w:rsidR="00571206" w:rsidRPr="00070689">
        <w:rPr>
          <w:rFonts w:ascii="Times" w:hAnsi="Times"/>
          <w:sz w:val="24"/>
          <w:szCs w:val="24"/>
        </w:rPr>
        <w:t xml:space="preserve">. </w:t>
      </w:r>
    </w:p>
    <w:p w14:paraId="48809289" w14:textId="06D92426" w:rsidR="0064274B" w:rsidRPr="00070689" w:rsidRDefault="00F13CFA" w:rsidP="00F13CFA">
      <w:pPr>
        <w:pStyle w:val="Normal1"/>
        <w:rPr>
          <w:ins w:id="137" w:author="Alejandro De La Vega" w:date="2016-02-03T22:25:00Z"/>
          <w:rFonts w:ascii="Times" w:hAnsi="Times"/>
          <w:sz w:val="24"/>
          <w:szCs w:val="24"/>
        </w:rPr>
      </w:pPr>
      <w:ins w:id="138" w:author="Alejandro De La Vega" w:date="2016-02-04T17:23:00Z">
        <w:r w:rsidRPr="00070689">
          <w:rPr>
            <w:rFonts w:ascii="Times" w:hAnsi="Times"/>
            <w:sz w:val="24"/>
            <w:szCs w:val="24"/>
          </w:rPr>
          <w:lastRenderedPageBreak/>
          <w:t xml:space="preserve">Despite </w:t>
        </w:r>
      </w:ins>
      <w:ins w:id="139" w:author="Alejandro De La Vega" w:date="2016-02-04T17:31:00Z">
        <w:r w:rsidR="00AA76F7" w:rsidRPr="00070689">
          <w:rPr>
            <w:rFonts w:ascii="Times" w:hAnsi="Times"/>
            <w:sz w:val="24"/>
            <w:szCs w:val="24"/>
          </w:rPr>
          <w:t>the</w:t>
        </w:r>
      </w:ins>
      <w:ins w:id="140" w:author="Alejandro De La Vega" w:date="2016-02-04T17:30:00Z">
        <w:r w:rsidR="00AA76F7" w:rsidRPr="00070689">
          <w:rPr>
            <w:rFonts w:ascii="Times" w:hAnsi="Times"/>
            <w:sz w:val="24"/>
            <w:szCs w:val="24"/>
          </w:rPr>
          <w:t xml:space="preserve"> </w:t>
        </w:r>
      </w:ins>
      <w:ins w:id="141" w:author="Alejandro De La Vega" w:date="2016-02-04T17:34:00Z">
        <w:r w:rsidR="00AA76F7" w:rsidRPr="00070689">
          <w:rPr>
            <w:rFonts w:ascii="Times" w:hAnsi="Times"/>
            <w:sz w:val="24"/>
            <w:szCs w:val="24"/>
          </w:rPr>
          <w:t xml:space="preserve">enormous amount of </w:t>
        </w:r>
      </w:ins>
      <w:ins w:id="142" w:author="Alejandro De La Vega" w:date="2016-02-04T17:29:00Z">
        <w:r w:rsidR="00AA76F7" w:rsidRPr="00070689">
          <w:rPr>
            <w:rFonts w:ascii="Times" w:hAnsi="Times"/>
            <w:sz w:val="24"/>
            <w:szCs w:val="24"/>
          </w:rPr>
          <w:t>neuroimaging</w:t>
        </w:r>
      </w:ins>
      <w:ins w:id="143" w:author="Alejandro De La Vega" w:date="2016-02-04T17:23:00Z">
        <w:r w:rsidRPr="00070689">
          <w:rPr>
            <w:rFonts w:ascii="Times" w:hAnsi="Times"/>
            <w:sz w:val="24"/>
            <w:szCs w:val="24"/>
          </w:rPr>
          <w:t xml:space="preserve"> </w:t>
        </w:r>
      </w:ins>
      <w:ins w:id="144" w:author="Alejandro De La Vega" w:date="2016-02-04T17:34:00Z">
        <w:r w:rsidR="00AA76F7" w:rsidRPr="00070689">
          <w:rPr>
            <w:rFonts w:ascii="Times" w:hAnsi="Times"/>
            <w:sz w:val="24"/>
            <w:szCs w:val="24"/>
          </w:rPr>
          <w:t>studies</w:t>
        </w:r>
      </w:ins>
      <w:ins w:id="145" w:author="Alejandro De La Vega" w:date="2016-02-04T17:24:00Z">
        <w:r w:rsidRPr="00070689">
          <w:rPr>
            <w:rFonts w:ascii="Times" w:hAnsi="Times"/>
            <w:sz w:val="24"/>
            <w:szCs w:val="24"/>
          </w:rPr>
          <w:t xml:space="preserve">, there have been few large-scale efforts to comprehensively map the full range of psychological functions onto medial frontal anatomy. </w:t>
        </w:r>
      </w:ins>
      <w:ins w:id="146" w:author="Alejandro De La Vega" w:date="2016-02-09T20:35:00Z">
        <w:r w:rsidR="009C67DC" w:rsidRPr="00E5257A">
          <w:rPr>
            <w:rFonts w:ascii="Times" w:hAnsi="Times"/>
            <w:sz w:val="24"/>
            <w:szCs w:val="24"/>
          </w:rPr>
          <w:t xml:space="preserve">Because </w:t>
        </w:r>
      </w:ins>
      <w:r w:rsidR="006B0B75" w:rsidRPr="00E5257A">
        <w:rPr>
          <w:rFonts w:ascii="Times" w:hAnsi="Times"/>
          <w:sz w:val="24"/>
          <w:szCs w:val="24"/>
        </w:rPr>
        <w:t xml:space="preserve">most researchers </w:t>
      </w:r>
      <w:r w:rsidR="004166D6" w:rsidRPr="00E5257A">
        <w:rPr>
          <w:rFonts w:ascii="Times" w:hAnsi="Times"/>
          <w:sz w:val="24"/>
          <w:szCs w:val="24"/>
        </w:rPr>
        <w:t xml:space="preserve">tend to be </w:t>
      </w:r>
      <w:r w:rsidR="006B0B75" w:rsidRPr="00E5257A">
        <w:rPr>
          <w:rFonts w:ascii="Times" w:hAnsi="Times"/>
          <w:sz w:val="24"/>
          <w:szCs w:val="24"/>
        </w:rPr>
        <w:t xml:space="preserve">intimately familiar with </w:t>
      </w:r>
      <w:ins w:id="147" w:author="Alejandro De La Vega" w:date="2016-02-03T22:25:00Z">
        <w:r w:rsidR="0064274B" w:rsidRPr="00E5257A">
          <w:rPr>
            <w:rFonts w:ascii="Times" w:hAnsi="Times"/>
            <w:sz w:val="24"/>
            <w:szCs w:val="24"/>
          </w:rPr>
          <w:t xml:space="preserve">a </w:t>
        </w:r>
      </w:ins>
      <w:r w:rsidR="006B0B75" w:rsidRPr="00E5257A">
        <w:rPr>
          <w:rFonts w:ascii="Times" w:hAnsi="Times"/>
          <w:sz w:val="24"/>
          <w:szCs w:val="24"/>
        </w:rPr>
        <w:t xml:space="preserve">particular </w:t>
      </w:r>
      <w:ins w:id="148" w:author="Alejandro De La Vega" w:date="2016-01-27T20:58:00Z">
        <w:r w:rsidR="002C0C3E" w:rsidRPr="00070689">
          <w:rPr>
            <w:rFonts w:ascii="Times" w:hAnsi="Times"/>
            <w:sz w:val="24"/>
            <w:szCs w:val="24"/>
          </w:rPr>
          <w:t>psychological domain</w:t>
        </w:r>
      </w:ins>
      <w:r w:rsidR="006B0B75" w:rsidRPr="00070689">
        <w:rPr>
          <w:rFonts w:ascii="Times" w:hAnsi="Times"/>
          <w:sz w:val="24"/>
          <w:szCs w:val="24"/>
        </w:rPr>
        <w:t xml:space="preserve">, most meta-analyses are restricted to a </w:t>
      </w:r>
      <w:r w:rsidR="00626C0D" w:rsidRPr="00070689">
        <w:rPr>
          <w:rFonts w:ascii="Times" w:hAnsi="Times"/>
          <w:sz w:val="24"/>
          <w:szCs w:val="24"/>
        </w:rPr>
        <w:t xml:space="preserve">relatively </w:t>
      </w:r>
      <w:r w:rsidR="006B0B75" w:rsidRPr="00070689">
        <w:rPr>
          <w:rFonts w:ascii="Times" w:hAnsi="Times"/>
          <w:sz w:val="24"/>
          <w:szCs w:val="24"/>
        </w:rPr>
        <w:t xml:space="preserve">small subset of empirical findings. Even those meta-analyses that take a </w:t>
      </w:r>
      <w:r w:rsidR="00626C0D" w:rsidRPr="00070689">
        <w:rPr>
          <w:rFonts w:ascii="Times" w:hAnsi="Times"/>
          <w:sz w:val="24"/>
          <w:szCs w:val="24"/>
        </w:rPr>
        <w:t>broader</w:t>
      </w:r>
      <w:r w:rsidR="00FC2732" w:rsidRPr="00070689">
        <w:rPr>
          <w:rFonts w:ascii="Times" w:hAnsi="Times"/>
          <w:sz w:val="24"/>
          <w:szCs w:val="24"/>
        </w:rPr>
        <w:t xml:space="preserve"> </w:t>
      </w:r>
      <w:r w:rsidR="006B0B75" w:rsidRPr="00070689">
        <w:rPr>
          <w:rFonts w:ascii="Times" w:hAnsi="Times"/>
          <w:sz w:val="24"/>
          <w:szCs w:val="24"/>
        </w:rPr>
        <w:t>look at</w:t>
      </w:r>
      <w:r w:rsidR="00626C0D" w:rsidRPr="00070689">
        <w:rPr>
          <w:rFonts w:ascii="Times" w:hAnsi="Times"/>
          <w:sz w:val="24"/>
          <w:szCs w:val="24"/>
        </w:rPr>
        <w:t xml:space="preserve"> organization of the</w:t>
      </w:r>
      <w:r w:rsidR="006B0B75" w:rsidRPr="00070689">
        <w:rPr>
          <w:rFonts w:ascii="Times" w:hAnsi="Times"/>
          <w:sz w:val="24"/>
          <w:szCs w:val="24"/>
        </w:rPr>
        <w:t xml:space="preserve"> </w:t>
      </w:r>
      <w:r w:rsidR="001A0C27" w:rsidRPr="00070689">
        <w:rPr>
          <w:rFonts w:ascii="Times" w:hAnsi="Times"/>
          <w:sz w:val="24"/>
          <w:szCs w:val="24"/>
        </w:rPr>
        <w:t>MFC</w:t>
      </w:r>
      <w:r w:rsidR="006B0B75" w:rsidRPr="00070689">
        <w:rPr>
          <w:rFonts w:ascii="Times" w:hAnsi="Times"/>
          <w:sz w:val="24"/>
          <w:szCs w:val="24"/>
        </w:rPr>
        <w:t xml:space="preserve"> </w:t>
      </w:r>
      <w:r w:rsidR="00FC2732" w:rsidRPr="00070689">
        <w:rPr>
          <w:rFonts w:ascii="Times" w:hAnsi="Times"/>
          <w:sz w:val="24"/>
          <w:szCs w:val="24"/>
        </w:rPr>
        <w:t>typically</w:t>
      </w:r>
      <w:ins w:id="149" w:author="Alejandro De La Vega" w:date="2016-03-08T15:56:00Z">
        <w:r w:rsidR="003615A9">
          <w:rPr>
            <w:rFonts w:ascii="Times" w:hAnsi="Times"/>
            <w:sz w:val="24"/>
            <w:szCs w:val="24"/>
          </w:rPr>
          <w:t xml:space="preserve"> </w:t>
        </w:r>
        <w:r w:rsidR="003615A9" w:rsidRPr="00070689">
          <w:rPr>
            <w:rFonts w:ascii="Times" w:hAnsi="Times"/>
            <w:sz w:val="24"/>
            <w:szCs w:val="24"/>
          </w:rPr>
          <w:t xml:space="preserve">restrict themselves to a small region of interest (e.g. </w:t>
        </w:r>
        <w:r w:rsidR="003615A9" w:rsidRPr="00070689">
          <w:rPr>
            <w:rFonts w:ascii="Times" w:hAnsi="Times"/>
            <w:sz w:val="24"/>
            <w:szCs w:val="24"/>
          </w:rPr>
          <w:fldChar w:fldCharType="begin"/>
        </w:r>
      </w:ins>
      <w:r w:rsidR="005E2031">
        <w:rPr>
          <w:rFonts w:ascii="Times" w:hAnsi="Times"/>
          <w:sz w:val="24"/>
          <w:szCs w:val="24"/>
        </w:rPr>
        <w:instrText xml:space="preserve"> ADDIN PAPERS2_CITATIONS &lt;citation&gt;&lt;uuid&gt;FE7D3EE1-976F-4B24-968F-D8FD33BED06B&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ins w:id="150" w:author="Alejandro De La Vega" w:date="2016-03-08T15:56:00Z">
        <w:r w:rsidR="003615A9" w:rsidRPr="00070689">
          <w:rPr>
            <w:rFonts w:ascii="Times" w:hAnsi="Times"/>
            <w:sz w:val="24"/>
            <w:szCs w:val="24"/>
          </w:rPr>
          <w:fldChar w:fldCharType="separate"/>
        </w:r>
      </w:ins>
      <w:proofErr w:type="spellStart"/>
      <w:ins w:id="151" w:author="Alejandro De La Vega" w:date="2016-03-14T20:32:00Z">
        <w:r w:rsidR="005E2031">
          <w:rPr>
            <w:rFonts w:cs="Times"/>
            <w:szCs w:val="24"/>
          </w:rPr>
          <w:t>Palomero</w:t>
        </w:r>
        <w:proofErr w:type="spellEnd"/>
        <w:r w:rsidR="005E2031">
          <w:rPr>
            <w:rFonts w:cs="Times"/>
            <w:szCs w:val="24"/>
          </w:rPr>
          <w:t>-Gallagher et al., 2015)</w:t>
        </w:r>
      </w:ins>
      <w:ins w:id="152" w:author="Alejandro De La Vega" w:date="2016-03-08T15:56:00Z">
        <w:r w:rsidR="003615A9" w:rsidRPr="00070689">
          <w:rPr>
            <w:rFonts w:ascii="Times" w:hAnsi="Times"/>
            <w:sz w:val="24"/>
            <w:szCs w:val="24"/>
          </w:rPr>
          <w:fldChar w:fldCharType="end"/>
        </w:r>
        <w:r w:rsidR="003615A9">
          <w:rPr>
            <w:rFonts w:ascii="Times" w:hAnsi="Times"/>
            <w:sz w:val="24"/>
            <w:szCs w:val="24"/>
          </w:rPr>
          <w:t xml:space="preserve"> or</w:t>
        </w:r>
      </w:ins>
      <w:r w:rsidR="006B0B75" w:rsidRPr="00070689">
        <w:rPr>
          <w:rFonts w:ascii="Times" w:hAnsi="Times"/>
          <w:sz w:val="24"/>
          <w:szCs w:val="24"/>
        </w:rPr>
        <w:t xml:space="preserve"> only include a subset of cognitive </w:t>
      </w:r>
      <w:r w:rsidR="00FC2732" w:rsidRPr="00070689">
        <w:rPr>
          <w:rFonts w:ascii="Times" w:hAnsi="Times"/>
          <w:sz w:val="24"/>
          <w:szCs w:val="24"/>
        </w:rPr>
        <w:t xml:space="preserve">states hypothesized to be important </w:t>
      </w:r>
      <w:r w:rsidR="006B0B75" w:rsidRPr="00070689">
        <w:rPr>
          <w:rFonts w:ascii="Times" w:hAnsi="Times"/>
          <w:sz w:val="24"/>
          <w:szCs w:val="24"/>
        </w:rPr>
        <w:t xml:space="preserve">(e.g. </w:t>
      </w:r>
      <w:r w:rsidR="00626C0D" w:rsidRPr="00070689">
        <w:rPr>
          <w:rFonts w:ascii="Times" w:hAnsi="Times"/>
          <w:sz w:val="24"/>
          <w:szCs w:val="24"/>
        </w:rPr>
        <w:t xml:space="preserve">negative </w:t>
      </w:r>
      <w:ins w:id="153" w:author="Alejandro De La Vega" w:date="2016-02-03T22:15:00Z">
        <w:r w:rsidR="0064274B" w:rsidRPr="00070689">
          <w:rPr>
            <w:rFonts w:ascii="Times" w:hAnsi="Times"/>
            <w:sz w:val="24"/>
            <w:szCs w:val="24"/>
          </w:rPr>
          <w:t>affect, pain</w:t>
        </w:r>
      </w:ins>
      <w:r w:rsidR="00626C0D" w:rsidRPr="00070689">
        <w:rPr>
          <w:rFonts w:ascii="Times" w:hAnsi="Times"/>
          <w:sz w:val="24"/>
          <w:szCs w:val="24"/>
        </w:rPr>
        <w:t xml:space="preserve"> </w:t>
      </w:r>
      <w:ins w:id="154" w:author="Alejandro De La Vega" w:date="2016-02-03T22:15:00Z">
        <w:r w:rsidR="0064274B" w:rsidRPr="00070689">
          <w:rPr>
            <w:rFonts w:ascii="Times" w:hAnsi="Times"/>
            <w:sz w:val="24"/>
            <w:szCs w:val="24"/>
          </w:rPr>
          <w:t xml:space="preserve"> </w:t>
        </w:r>
      </w:ins>
      <w:r w:rsidR="00626C0D" w:rsidRPr="00070689">
        <w:rPr>
          <w:rFonts w:ascii="Times" w:hAnsi="Times"/>
          <w:sz w:val="24"/>
          <w:szCs w:val="24"/>
        </w:rPr>
        <w:t>cognitive control</w:t>
      </w:r>
      <w:ins w:id="155" w:author="Alejandro De La Vega" w:date="2016-02-09T21:21:00Z">
        <w:r w:rsidR="00931AC1" w:rsidRPr="00070689">
          <w:rPr>
            <w:rFonts w:ascii="Times" w:hAnsi="Times"/>
            <w:sz w:val="24"/>
            <w:szCs w:val="24"/>
          </w:rPr>
          <w:t xml:space="preserve">; </w:t>
        </w:r>
      </w:ins>
      <w:r w:rsidR="0004108C" w:rsidRPr="00070689">
        <w:rPr>
          <w:rFonts w:ascii="Times" w:hAnsi="Times"/>
          <w:sz w:val="24"/>
          <w:szCs w:val="24"/>
        </w:rPr>
        <w:fldChar w:fldCharType="begin"/>
      </w:r>
      <w:r w:rsidR="005E2031">
        <w:rPr>
          <w:rFonts w:ascii="Times" w:hAnsi="Times"/>
          <w:sz w:val="24"/>
          <w:szCs w:val="24"/>
        </w:rPr>
        <w:instrText xml:space="preserve"> ADDIN PAPERS2_CITATIONS &lt;citation&gt;&lt;uuid&gt;C12D5856-BC47-4906-BC22-7751DA1E7D22&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04108C" w:rsidRPr="00070689">
        <w:rPr>
          <w:rFonts w:ascii="Times" w:hAnsi="Times"/>
          <w:sz w:val="24"/>
          <w:szCs w:val="24"/>
        </w:rPr>
        <w:fldChar w:fldCharType="separate"/>
      </w:r>
      <w:ins w:id="156" w:author="Alejandro De La Vega" w:date="2016-03-14T20:32:00Z">
        <w:r w:rsidR="005E2031">
          <w:rPr>
            <w:rFonts w:ascii="Cambria" w:hAnsi="Cambria" w:cs="Cambria"/>
          </w:rPr>
          <w:t>(Shackman et al., 2011)</w:t>
        </w:r>
      </w:ins>
      <w:ins w:id="157" w:author="Alejandro De La Vega" w:date="2016-02-08T21:29:00Z">
        <w:r w:rsidR="0004108C" w:rsidRPr="00070689">
          <w:rPr>
            <w:rFonts w:ascii="Times" w:hAnsi="Times"/>
            <w:sz w:val="24"/>
            <w:szCs w:val="24"/>
          </w:rPr>
          <w:fldChar w:fldCharType="end"/>
        </w:r>
      </w:ins>
      <w:ins w:id="158" w:author="Alejandro De La Vega" w:date="2016-03-08T15:56:00Z">
        <w:r w:rsidR="003615A9">
          <w:rPr>
            <w:rFonts w:ascii="Times" w:hAnsi="Times"/>
            <w:sz w:val="24"/>
            <w:szCs w:val="24"/>
          </w:rPr>
          <w:t>. T</w:t>
        </w:r>
      </w:ins>
      <w:ins w:id="159" w:author="Alejandro De La Vega" w:date="2016-02-08T21:30:00Z">
        <w:r w:rsidR="0004108C" w:rsidRPr="00070689">
          <w:rPr>
            <w:rFonts w:ascii="Times" w:hAnsi="Times"/>
            <w:sz w:val="24"/>
            <w:szCs w:val="24"/>
          </w:rPr>
          <w:t>his</w:t>
        </w:r>
      </w:ins>
      <w:ins w:id="160" w:author="Alejandro De La Vega" w:date="2016-02-03T22:20:00Z">
        <w:r w:rsidR="0064274B" w:rsidRPr="00070689">
          <w:rPr>
            <w:rFonts w:ascii="Times" w:hAnsi="Times"/>
            <w:sz w:val="24"/>
            <w:szCs w:val="24"/>
          </w:rPr>
          <w:t xml:space="preserve"> narrow </w:t>
        </w:r>
      </w:ins>
      <w:ins w:id="161" w:author="Alejandro De La Vega" w:date="2016-02-03T22:35:00Z">
        <w:r w:rsidR="0064274B" w:rsidRPr="00070689">
          <w:rPr>
            <w:rFonts w:ascii="Times" w:hAnsi="Times"/>
            <w:sz w:val="24"/>
            <w:szCs w:val="24"/>
          </w:rPr>
          <w:t>scope necessarily limits</w:t>
        </w:r>
      </w:ins>
      <w:ins w:id="162" w:author="Alejandro De La Vega" w:date="2016-02-03T22:20:00Z">
        <w:r w:rsidR="0064274B" w:rsidRPr="00070689">
          <w:rPr>
            <w:rFonts w:ascii="Times" w:hAnsi="Times"/>
            <w:sz w:val="24"/>
            <w:szCs w:val="24"/>
          </w:rPr>
          <w:t xml:space="preserve"> </w:t>
        </w:r>
      </w:ins>
      <w:ins w:id="163" w:author="Alejandro De La Vega" w:date="2016-02-03T22:18:00Z">
        <w:r w:rsidR="0064274B" w:rsidRPr="00070689">
          <w:rPr>
            <w:rFonts w:ascii="Times" w:hAnsi="Times"/>
            <w:sz w:val="24"/>
            <w:szCs w:val="24"/>
          </w:rPr>
          <w:t xml:space="preserve">the ability to address </w:t>
        </w:r>
      </w:ins>
      <w:ins w:id="164" w:author="Alejandro De La Vega" w:date="2016-01-27T21:03:00Z">
        <w:r w:rsidR="002C0C3E" w:rsidRPr="00070689">
          <w:rPr>
            <w:rFonts w:ascii="Times" w:hAnsi="Times"/>
            <w:sz w:val="24"/>
            <w:szCs w:val="24"/>
          </w:rPr>
          <w:t xml:space="preserve">the specificity of </w:t>
        </w:r>
      </w:ins>
      <w:ins w:id="165" w:author="Alejandro De La Vega" w:date="2016-02-03T22:21:00Z">
        <w:r w:rsidR="0064274B" w:rsidRPr="00070689">
          <w:rPr>
            <w:rFonts w:ascii="Times" w:hAnsi="Times"/>
            <w:sz w:val="24"/>
            <w:szCs w:val="24"/>
          </w:rPr>
          <w:t xml:space="preserve">activation of psychological states across MFC anatomy. </w:t>
        </w:r>
      </w:ins>
      <w:ins w:id="166" w:author="Alejandro De La Vega" w:date="2016-01-27T21:03:00Z">
        <w:r w:rsidR="002C0C3E" w:rsidRPr="00070689">
          <w:rPr>
            <w:rFonts w:ascii="Times" w:hAnsi="Times"/>
            <w:sz w:val="24"/>
            <w:szCs w:val="24"/>
          </w:rPr>
          <w:t xml:space="preserve">That is, </w:t>
        </w:r>
      </w:ins>
      <w:ins w:id="167" w:author="Alejandro De La Vega" w:date="2016-02-03T22:22:00Z">
        <w:r w:rsidR="0064274B" w:rsidRPr="00070689">
          <w:rPr>
            <w:rFonts w:ascii="Times" w:hAnsi="Times"/>
            <w:sz w:val="24"/>
            <w:szCs w:val="24"/>
          </w:rPr>
          <w:t xml:space="preserve">without considering </w:t>
        </w:r>
      </w:ins>
      <w:ins w:id="168" w:author="Alejandro De La Vega" w:date="2016-02-03T22:35:00Z">
        <w:r w:rsidR="0064274B" w:rsidRPr="00070689">
          <w:rPr>
            <w:rFonts w:ascii="Times" w:hAnsi="Times"/>
            <w:sz w:val="24"/>
            <w:szCs w:val="24"/>
          </w:rPr>
          <w:t>a wide representative range of psychological states,</w:t>
        </w:r>
      </w:ins>
      <w:ins w:id="169" w:author="Alejandro De La Vega" w:date="2016-02-03T22:22:00Z">
        <w:r w:rsidR="0064274B" w:rsidRPr="00070689">
          <w:rPr>
            <w:rFonts w:ascii="Times" w:hAnsi="Times"/>
            <w:sz w:val="24"/>
            <w:szCs w:val="24"/>
          </w:rPr>
          <w:t xml:space="preserve"> it is </w:t>
        </w:r>
      </w:ins>
      <w:ins w:id="170" w:author="Alejandro De La Vega" w:date="2016-01-27T21:03:00Z">
        <w:r w:rsidR="0064274B" w:rsidRPr="00070689">
          <w:rPr>
            <w:rFonts w:ascii="Times" w:hAnsi="Times"/>
            <w:sz w:val="24"/>
            <w:szCs w:val="24"/>
          </w:rPr>
          <w:t xml:space="preserve">difficult to </w:t>
        </w:r>
      </w:ins>
      <w:ins w:id="171" w:author="Alejandro De La Vega" w:date="2016-02-03T22:22:00Z">
        <w:r w:rsidR="0064274B" w:rsidRPr="00070689">
          <w:rPr>
            <w:rFonts w:ascii="Times" w:hAnsi="Times"/>
            <w:sz w:val="24"/>
            <w:szCs w:val="24"/>
          </w:rPr>
          <w:t xml:space="preserve">determine </w:t>
        </w:r>
      </w:ins>
      <w:ins w:id="172" w:author="Alejandro De La Vega" w:date="2016-01-27T21:03:00Z">
        <w:r w:rsidR="002C0C3E" w:rsidRPr="00070689">
          <w:rPr>
            <w:rFonts w:ascii="Times" w:hAnsi="Times"/>
            <w:sz w:val="24"/>
            <w:szCs w:val="24"/>
          </w:rPr>
          <w:t>whether particular kinds of tasks preferentially recruit the MFC. This limitation</w:t>
        </w:r>
      </w:ins>
      <w:ins w:id="173" w:author="Alejandro De La Vega" w:date="2016-01-27T21:04:00Z">
        <w:r w:rsidR="002C0C3E" w:rsidRPr="00070689">
          <w:rPr>
            <w:rFonts w:ascii="Times" w:hAnsi="Times"/>
            <w:sz w:val="24"/>
            <w:szCs w:val="24"/>
          </w:rPr>
          <w:t>, w</w:t>
        </w:r>
      </w:ins>
      <w:r w:rsidR="006B0B75" w:rsidRPr="00070689">
        <w:rPr>
          <w:rFonts w:ascii="Times" w:hAnsi="Times"/>
          <w:sz w:val="24"/>
          <w:szCs w:val="24"/>
        </w:rPr>
        <w:t xml:space="preserve">idely known as the reverse inference problem </w:t>
      </w:r>
      <w:r w:rsidR="009E63AE" w:rsidRPr="00070689">
        <w:rPr>
          <w:rFonts w:ascii="Times" w:hAnsi="Times"/>
          <w:sz w:val="24"/>
          <w:szCs w:val="24"/>
        </w:rPr>
        <w:fldChar w:fldCharType="begin"/>
      </w:r>
      <w:r w:rsidR="005E2031">
        <w:rPr>
          <w:rFonts w:ascii="Times" w:hAnsi="Times"/>
          <w:sz w:val="24"/>
          <w:szCs w:val="24"/>
        </w:rPr>
        <w:instrText xml:space="preserve"> ADDIN PAPERS2_CITATIONS &lt;citation&gt;&lt;uuid&gt;FE7419BB-F07C-4B4A-A706-5A35E2C8F4F6&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9E63AE" w:rsidRPr="00070689">
        <w:rPr>
          <w:rFonts w:ascii="Times" w:hAnsi="Times"/>
          <w:sz w:val="24"/>
          <w:szCs w:val="24"/>
        </w:rPr>
        <w:fldChar w:fldCharType="separate"/>
      </w:r>
      <w:r w:rsidR="00C366D9" w:rsidRPr="00070689">
        <w:rPr>
          <w:rFonts w:ascii="Times" w:hAnsi="Times" w:cs="Cambria"/>
          <w:sz w:val="24"/>
          <w:szCs w:val="24"/>
        </w:rPr>
        <w:t>(Poldrack, 2006)</w:t>
      </w:r>
      <w:r w:rsidR="009E63AE" w:rsidRPr="00070689">
        <w:rPr>
          <w:rFonts w:ascii="Times" w:hAnsi="Times"/>
          <w:sz w:val="24"/>
          <w:szCs w:val="24"/>
        </w:rPr>
        <w:fldChar w:fldCharType="end"/>
      </w:r>
      <w:ins w:id="174" w:author="Alejandro De La Vega" w:date="2016-01-27T21:04:00Z">
        <w:r w:rsidR="002C0C3E" w:rsidRPr="00070689">
          <w:rPr>
            <w:rFonts w:ascii="Times" w:hAnsi="Times"/>
            <w:sz w:val="24"/>
            <w:szCs w:val="24"/>
          </w:rPr>
          <w:t xml:space="preserve">, </w:t>
        </w:r>
      </w:ins>
      <w:r w:rsidR="006B0B75" w:rsidRPr="00070689">
        <w:rPr>
          <w:rFonts w:ascii="Times" w:hAnsi="Times"/>
          <w:sz w:val="24"/>
          <w:szCs w:val="24"/>
        </w:rPr>
        <w:t xml:space="preserve">is particularly </w:t>
      </w:r>
      <w:r w:rsidR="006E7CF7" w:rsidRPr="00070689">
        <w:rPr>
          <w:rFonts w:ascii="Times" w:hAnsi="Times"/>
          <w:sz w:val="24"/>
          <w:szCs w:val="24"/>
        </w:rPr>
        <w:t xml:space="preserve">acute </w:t>
      </w:r>
      <w:ins w:id="175" w:author="Alejandro De La Vega" w:date="2016-02-03T22:23:00Z">
        <w:r w:rsidR="0064274B" w:rsidRPr="00070689">
          <w:rPr>
            <w:rFonts w:ascii="Times" w:hAnsi="Times"/>
            <w:sz w:val="24"/>
            <w:szCs w:val="24"/>
          </w:rPr>
          <w:t xml:space="preserve">for </w:t>
        </w:r>
      </w:ins>
      <w:ins w:id="176" w:author="Alejandro De La Vega" w:date="2016-01-29T14:41:00Z">
        <w:r w:rsidR="00A5060E" w:rsidRPr="00070689">
          <w:rPr>
            <w:rFonts w:ascii="Times" w:hAnsi="Times"/>
            <w:sz w:val="24"/>
            <w:szCs w:val="24"/>
          </w:rPr>
          <w:t>portions of MFC</w:t>
        </w:r>
      </w:ins>
      <w:ins w:id="177" w:author="Alejandro De La Vega" w:date="2016-01-27T21:04:00Z">
        <w:r w:rsidR="002C0C3E" w:rsidRPr="00070689">
          <w:rPr>
            <w:rFonts w:ascii="Times" w:hAnsi="Times"/>
            <w:sz w:val="24"/>
            <w:szCs w:val="24"/>
          </w:rPr>
          <w:t xml:space="preserve"> </w:t>
        </w:r>
      </w:ins>
      <w:r w:rsidR="006C6C7B" w:rsidRPr="00070689">
        <w:rPr>
          <w:rFonts w:ascii="Times" w:hAnsi="Times"/>
          <w:sz w:val="24"/>
          <w:szCs w:val="24"/>
        </w:rPr>
        <w:t>which are activated in a large proportion</w:t>
      </w:r>
      <w:r w:rsidR="006E7CF7" w:rsidRPr="00070689">
        <w:rPr>
          <w:rFonts w:ascii="Times" w:hAnsi="Times"/>
          <w:sz w:val="24"/>
          <w:szCs w:val="24"/>
        </w:rPr>
        <w:t xml:space="preserve"> of </w:t>
      </w:r>
      <w:r w:rsidR="006C6C7B" w:rsidRPr="00070689">
        <w:rPr>
          <w:rFonts w:ascii="Times" w:hAnsi="Times"/>
          <w:sz w:val="24"/>
          <w:szCs w:val="24"/>
        </w:rPr>
        <w:t>fMRI studies,</w:t>
      </w:r>
      <w:ins w:id="178" w:author="Alejandro De La Vega" w:date="2016-01-27T21:05:00Z">
        <w:r w:rsidR="002C0C3E" w:rsidRPr="00070689">
          <w:rPr>
            <w:rFonts w:ascii="Times" w:hAnsi="Times"/>
            <w:sz w:val="24"/>
            <w:szCs w:val="24"/>
          </w:rPr>
          <w:t xml:space="preserve"> </w:t>
        </w:r>
      </w:ins>
      <w:r w:rsidR="006C6C7B" w:rsidRPr="00E5257A">
        <w:rPr>
          <w:rFonts w:ascii="Times" w:hAnsi="Times"/>
          <w:sz w:val="24"/>
          <w:szCs w:val="24"/>
        </w:rPr>
        <w:t xml:space="preserve">raising questions about their </w:t>
      </w:r>
      <w:r w:rsidR="00F03218" w:rsidRPr="00E5257A">
        <w:rPr>
          <w:rFonts w:ascii="Times" w:hAnsi="Times"/>
          <w:sz w:val="24"/>
          <w:szCs w:val="24"/>
        </w:rPr>
        <w:t xml:space="preserve">whether these regions are selectively involved in specific mental </w:t>
      </w:r>
      <w:r w:rsidR="006C6C7B" w:rsidRPr="00E5257A">
        <w:rPr>
          <w:rFonts w:ascii="Times" w:hAnsi="Times"/>
          <w:sz w:val="24"/>
          <w:szCs w:val="24"/>
        </w:rPr>
        <w:t>function</w:t>
      </w:r>
      <w:r w:rsidR="00F03218" w:rsidRPr="00E5257A">
        <w:rPr>
          <w:rFonts w:ascii="Times" w:hAnsi="Times"/>
          <w:sz w:val="24"/>
          <w:szCs w:val="24"/>
        </w:rPr>
        <w:t>s</w:t>
      </w:r>
      <w:r w:rsidR="00EB0085" w:rsidRPr="00E5257A">
        <w:rPr>
          <w:rFonts w:ascii="Times" w:hAnsi="Times"/>
          <w:sz w:val="24"/>
          <w:szCs w:val="24"/>
        </w:rPr>
        <w:t xml:space="preserve"> </w:t>
      </w:r>
      <w:r w:rsidR="00CF28A6" w:rsidRPr="00070689">
        <w:rPr>
          <w:rFonts w:ascii="Times" w:hAnsi="Times"/>
          <w:sz w:val="24"/>
          <w:szCs w:val="24"/>
        </w:rPr>
        <w:fldChar w:fldCharType="begin"/>
      </w:r>
      <w:r w:rsidR="005E2031">
        <w:rPr>
          <w:rFonts w:ascii="Times" w:hAnsi="Times"/>
          <w:sz w:val="24"/>
          <w:szCs w:val="24"/>
        </w:rPr>
        <w:instrText xml:space="preserve"> ADDIN PAPERS2_CITATIONS &lt;citation&gt;&lt;uuid&gt;1960C420-8C84-4C1D-A5CD-C2907C8B807D&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070689">
        <w:rPr>
          <w:rFonts w:ascii="Times" w:hAnsi="Times"/>
          <w:sz w:val="24"/>
          <w:szCs w:val="24"/>
        </w:rPr>
        <w:fldChar w:fldCharType="separate"/>
      </w:r>
      <w:r w:rsidR="00C366D9" w:rsidRPr="00070689">
        <w:rPr>
          <w:rFonts w:ascii="Times" w:hAnsi="Times" w:cs="Cambria"/>
          <w:sz w:val="24"/>
          <w:szCs w:val="24"/>
        </w:rPr>
        <w:t>(Nelson et al., 2010a; Yarkoni et al., 2011)</w:t>
      </w:r>
      <w:r w:rsidR="00CF28A6" w:rsidRPr="00070689">
        <w:rPr>
          <w:rFonts w:ascii="Times" w:hAnsi="Times"/>
          <w:sz w:val="24"/>
          <w:szCs w:val="24"/>
        </w:rPr>
        <w:fldChar w:fldCharType="end"/>
      </w:r>
      <w:r w:rsidR="009E63AE" w:rsidRPr="00070689">
        <w:rPr>
          <w:rFonts w:ascii="Times" w:hAnsi="Times"/>
          <w:sz w:val="24"/>
          <w:szCs w:val="24"/>
        </w:rPr>
        <w:t>.</w:t>
      </w:r>
      <w:r w:rsidR="001C6F8C" w:rsidRPr="00070689">
        <w:rPr>
          <w:rFonts w:ascii="Times" w:hAnsi="Times"/>
          <w:sz w:val="24"/>
          <w:szCs w:val="24"/>
        </w:rPr>
        <w:t xml:space="preserve"> </w:t>
      </w:r>
    </w:p>
    <w:p w14:paraId="0FBAEF61" w14:textId="52F31151" w:rsidR="00E77236" w:rsidRPr="00070689" w:rsidRDefault="00BE6EC8" w:rsidP="00620A9C">
      <w:pPr>
        <w:pStyle w:val="Normal1"/>
        <w:rPr>
          <w:rFonts w:ascii="Times" w:hAnsi="Times"/>
          <w:b/>
          <w:sz w:val="24"/>
          <w:szCs w:val="24"/>
        </w:rPr>
      </w:pPr>
      <w:r w:rsidRPr="00070689">
        <w:rPr>
          <w:rFonts w:ascii="Times" w:hAnsi="Times"/>
          <w:sz w:val="24"/>
          <w:szCs w:val="24"/>
        </w:rPr>
        <w:t xml:space="preserve">Here we </w:t>
      </w:r>
      <w:ins w:id="179" w:author="Alejandro De La Vega" w:date="2016-02-09T20:36:00Z">
        <w:r w:rsidR="009C67DC" w:rsidRPr="00070689">
          <w:rPr>
            <w:rFonts w:ascii="Times" w:hAnsi="Times"/>
            <w:sz w:val="24"/>
            <w:szCs w:val="24"/>
          </w:rPr>
          <w:t>address</w:t>
        </w:r>
      </w:ins>
      <w:r w:rsidR="001A1148" w:rsidRPr="00620A9C">
        <w:rPr>
          <w:rFonts w:ascii="Times" w:hAnsi="Times"/>
          <w:sz w:val="24"/>
          <w:szCs w:val="24"/>
        </w:rPr>
        <w:t xml:space="preserve"> these issues by creating </w:t>
      </w:r>
      <w:r w:rsidRPr="00620A9C">
        <w:rPr>
          <w:rFonts w:ascii="Times" w:hAnsi="Times"/>
          <w:sz w:val="24"/>
          <w:szCs w:val="24"/>
        </w:rPr>
        <w:t xml:space="preserve">a comprehensive </w:t>
      </w:r>
      <w:r w:rsidR="00626C0D" w:rsidRPr="00620A9C">
        <w:rPr>
          <w:rFonts w:ascii="Times" w:hAnsi="Times"/>
          <w:sz w:val="24"/>
          <w:szCs w:val="24"/>
        </w:rPr>
        <w:t xml:space="preserve">mapping </w:t>
      </w:r>
      <w:r w:rsidR="001A1148" w:rsidRPr="00620A9C">
        <w:rPr>
          <w:rFonts w:ascii="Times" w:hAnsi="Times"/>
          <w:sz w:val="24"/>
          <w:szCs w:val="24"/>
        </w:rPr>
        <w:t xml:space="preserve">between </w:t>
      </w:r>
      <w:r w:rsidR="00626C0D" w:rsidRPr="00620A9C">
        <w:rPr>
          <w:rFonts w:ascii="Times" w:hAnsi="Times"/>
          <w:sz w:val="24"/>
          <w:szCs w:val="24"/>
        </w:rPr>
        <w:t xml:space="preserve">psychological </w:t>
      </w:r>
      <w:ins w:id="180" w:author="Alejandro De La Vega" w:date="2016-02-04T17:35:00Z">
        <w:r w:rsidR="00AA76F7" w:rsidRPr="00620A9C">
          <w:rPr>
            <w:rFonts w:ascii="Times" w:hAnsi="Times"/>
            <w:sz w:val="24"/>
            <w:szCs w:val="24"/>
          </w:rPr>
          <w:t xml:space="preserve">states </w:t>
        </w:r>
      </w:ins>
      <w:r w:rsidR="001A1148" w:rsidRPr="00620A9C">
        <w:rPr>
          <w:rFonts w:ascii="Times" w:hAnsi="Times"/>
          <w:sz w:val="24"/>
          <w:szCs w:val="24"/>
        </w:rPr>
        <w:t xml:space="preserve">and </w:t>
      </w:r>
      <w:r w:rsidR="00641AFE" w:rsidRPr="00620A9C">
        <w:rPr>
          <w:rFonts w:ascii="Times" w:hAnsi="Times"/>
          <w:sz w:val="24"/>
          <w:szCs w:val="24"/>
        </w:rPr>
        <w:t>MFC anatomy</w:t>
      </w:r>
      <w:r w:rsidR="004A28E2" w:rsidRPr="00620A9C">
        <w:rPr>
          <w:rFonts w:ascii="Times" w:hAnsi="Times"/>
          <w:sz w:val="24"/>
          <w:szCs w:val="24"/>
        </w:rPr>
        <w:t xml:space="preserve"> </w:t>
      </w:r>
      <w:r w:rsidR="006B0B75" w:rsidRPr="00620A9C">
        <w:rPr>
          <w:rFonts w:ascii="Times" w:hAnsi="Times"/>
          <w:sz w:val="24"/>
          <w:szCs w:val="24"/>
        </w:rPr>
        <w:t>us</w:t>
      </w:r>
      <w:r w:rsidRPr="00620A9C">
        <w:rPr>
          <w:rFonts w:ascii="Times" w:hAnsi="Times"/>
          <w:sz w:val="24"/>
          <w:szCs w:val="24"/>
        </w:rPr>
        <w:t>ing</w:t>
      </w:r>
      <w:r w:rsidR="006B0B75" w:rsidRPr="00620A9C">
        <w:rPr>
          <w:rFonts w:ascii="Times" w:hAnsi="Times"/>
          <w:sz w:val="24"/>
          <w:szCs w:val="24"/>
        </w:rPr>
        <w:t xml:space="preserve"> </w:t>
      </w:r>
      <w:proofErr w:type="spellStart"/>
      <w:r w:rsidR="006B0B75" w:rsidRPr="00620A9C">
        <w:rPr>
          <w:rFonts w:ascii="Times" w:hAnsi="Times"/>
          <w:sz w:val="24"/>
          <w:szCs w:val="24"/>
        </w:rPr>
        <w:t>Ne</w:t>
      </w:r>
      <w:r w:rsidR="0009677C" w:rsidRPr="00620A9C">
        <w:rPr>
          <w:rFonts w:ascii="Times" w:hAnsi="Times"/>
          <w:sz w:val="24"/>
          <w:szCs w:val="24"/>
        </w:rPr>
        <w:t>urosynth</w:t>
      </w:r>
      <w:proofErr w:type="spellEnd"/>
      <w:ins w:id="181" w:author="Alejandro De La Vega" w:date="2016-01-29T17:59:00Z">
        <w:r w:rsidR="00710AD4" w:rsidRPr="00620A9C">
          <w:rPr>
            <w:rFonts w:ascii="Times" w:hAnsi="Times"/>
            <w:sz w:val="24"/>
            <w:szCs w:val="24"/>
          </w:rPr>
          <w:t xml:space="preserve"> </w:t>
        </w:r>
        <w:r w:rsidR="00710AD4" w:rsidRPr="00620A9C">
          <w:rPr>
            <w:rFonts w:ascii="Times" w:hAnsi="Times"/>
            <w:sz w:val="24"/>
            <w:szCs w:val="24"/>
          </w:rPr>
          <w:fldChar w:fldCharType="begin"/>
        </w:r>
      </w:ins>
      <w:r w:rsidR="005E2031">
        <w:rPr>
          <w:rFonts w:ascii="Times" w:hAnsi="Times"/>
          <w:sz w:val="24"/>
          <w:szCs w:val="24"/>
        </w:rPr>
        <w:instrText xml:space="preserve"> ADDIN PAPERS2_CITATIONS &lt;citation&gt;&lt;uuid&gt;B2A75433-8ADB-4966-9C6E-E942D15A7DF1&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710AD4" w:rsidRPr="00620A9C">
        <w:rPr>
          <w:rFonts w:ascii="Times" w:hAnsi="Times"/>
          <w:sz w:val="24"/>
          <w:szCs w:val="24"/>
        </w:rPr>
        <w:fldChar w:fldCharType="separate"/>
      </w:r>
      <w:ins w:id="182" w:author="Alejandro De La Vega" w:date="2016-02-08T20:38:00Z">
        <w:r w:rsidR="00E2184D" w:rsidRPr="00620A9C">
          <w:rPr>
            <w:rFonts w:ascii="Times" w:hAnsi="Times" w:cs="Cambria"/>
            <w:sz w:val="24"/>
            <w:szCs w:val="24"/>
          </w:rPr>
          <w:t>(Yarkoni et al., 2011)</w:t>
        </w:r>
      </w:ins>
      <w:ins w:id="183" w:author="Alejandro De La Vega" w:date="2016-01-29T17:59:00Z">
        <w:r w:rsidR="00710AD4" w:rsidRPr="00620A9C">
          <w:rPr>
            <w:rFonts w:ascii="Times" w:hAnsi="Times"/>
            <w:sz w:val="24"/>
            <w:szCs w:val="24"/>
          </w:rPr>
          <w:fldChar w:fldCharType="end"/>
        </w:r>
      </w:ins>
      <w:r w:rsidR="0009677C" w:rsidRPr="00070689">
        <w:rPr>
          <w:rFonts w:ascii="Times" w:hAnsi="Times"/>
          <w:sz w:val="24"/>
          <w:szCs w:val="24"/>
        </w:rPr>
        <w:t>, a</w:t>
      </w:r>
      <w:ins w:id="184" w:author="Alejandro De La Vega" w:date="2016-01-29T14:42:00Z">
        <w:r w:rsidR="00A5060E" w:rsidRPr="00070689">
          <w:rPr>
            <w:rFonts w:ascii="Times" w:hAnsi="Times"/>
            <w:sz w:val="24"/>
            <w:szCs w:val="24"/>
          </w:rPr>
          <w:t xml:space="preserve"> </w:t>
        </w:r>
      </w:ins>
      <w:ins w:id="185" w:author="Alejandro De La Vega" w:date="2016-01-29T14:43:00Z">
        <w:r w:rsidR="00A5060E" w:rsidRPr="00070689">
          <w:rPr>
            <w:rFonts w:ascii="Times" w:hAnsi="Times"/>
            <w:sz w:val="24"/>
            <w:szCs w:val="24"/>
          </w:rPr>
          <w:t>framework</w:t>
        </w:r>
      </w:ins>
      <w:ins w:id="186" w:author="Alejandro De La Vega" w:date="2016-01-29T14:42:00Z">
        <w:r w:rsidR="00A5060E" w:rsidRPr="00070689">
          <w:rPr>
            <w:rFonts w:ascii="Times" w:hAnsi="Times"/>
            <w:sz w:val="24"/>
            <w:szCs w:val="24"/>
          </w:rPr>
          <w:t xml:space="preserve"> for </w:t>
        </w:r>
      </w:ins>
      <w:r w:rsidR="0009677C" w:rsidRPr="00070689">
        <w:rPr>
          <w:rFonts w:ascii="Times" w:hAnsi="Times"/>
          <w:sz w:val="24"/>
          <w:szCs w:val="24"/>
        </w:rPr>
        <w:t>large-scale</w:t>
      </w:r>
      <w:r w:rsidR="006B0B75" w:rsidRPr="00070689">
        <w:rPr>
          <w:rFonts w:ascii="Times" w:hAnsi="Times"/>
          <w:sz w:val="24"/>
          <w:szCs w:val="24"/>
        </w:rPr>
        <w:t xml:space="preserve"> </w:t>
      </w:r>
      <w:ins w:id="187" w:author="Alejandro De La Vega" w:date="2016-01-29T14:43:00Z">
        <w:r w:rsidR="00A5060E" w:rsidRPr="00070689">
          <w:rPr>
            <w:rFonts w:ascii="Times" w:hAnsi="Times"/>
            <w:sz w:val="24"/>
            <w:szCs w:val="24"/>
          </w:rPr>
          <w:t xml:space="preserve">fMRI </w:t>
        </w:r>
      </w:ins>
      <w:ins w:id="188" w:author="Alejandro De La Vega" w:date="2016-01-29T14:42:00Z">
        <w:r w:rsidR="00A5060E" w:rsidRPr="00620A9C">
          <w:rPr>
            <w:rFonts w:ascii="Times" w:hAnsi="Times"/>
            <w:sz w:val="24"/>
            <w:szCs w:val="24"/>
          </w:rPr>
          <w:t xml:space="preserve">meta-analysis composed </w:t>
        </w:r>
      </w:ins>
      <w:r w:rsidR="006B0B75" w:rsidRPr="00620A9C">
        <w:rPr>
          <w:rFonts w:ascii="Times" w:hAnsi="Times"/>
          <w:sz w:val="24"/>
          <w:szCs w:val="24"/>
        </w:rPr>
        <w:t xml:space="preserve">of </w:t>
      </w:r>
      <w:ins w:id="189" w:author="Alejandro De La Vega" w:date="2016-01-29T17:59:00Z">
        <w:r w:rsidR="00710AD4" w:rsidRPr="00620A9C">
          <w:rPr>
            <w:rFonts w:ascii="Times" w:hAnsi="Times"/>
            <w:sz w:val="24"/>
            <w:szCs w:val="24"/>
          </w:rPr>
          <w:t xml:space="preserve">nearly </w:t>
        </w:r>
      </w:ins>
      <w:r w:rsidR="006B0B75" w:rsidRPr="00620A9C">
        <w:rPr>
          <w:rFonts w:ascii="Times" w:hAnsi="Times"/>
          <w:sz w:val="24"/>
          <w:szCs w:val="24"/>
        </w:rPr>
        <w:t>10,000</w:t>
      </w:r>
      <w:r w:rsidR="0009677C" w:rsidRPr="00620A9C">
        <w:rPr>
          <w:rFonts w:ascii="Times" w:hAnsi="Times"/>
          <w:sz w:val="24"/>
          <w:szCs w:val="24"/>
        </w:rPr>
        <w:t xml:space="preserve"> </w:t>
      </w:r>
      <w:r w:rsidR="006B0B75" w:rsidRPr="00620A9C">
        <w:rPr>
          <w:rFonts w:ascii="Times" w:hAnsi="Times"/>
          <w:sz w:val="24"/>
          <w:szCs w:val="24"/>
        </w:rPr>
        <w:t xml:space="preserve">studies. </w:t>
      </w:r>
      <w:r w:rsidR="00C366D9" w:rsidRPr="00620A9C">
        <w:rPr>
          <w:rFonts w:ascii="Times" w:hAnsi="Times"/>
          <w:sz w:val="24"/>
          <w:szCs w:val="24"/>
        </w:rPr>
        <w:t>W</w:t>
      </w:r>
      <w:r w:rsidR="001D1767" w:rsidRPr="00620A9C">
        <w:rPr>
          <w:rFonts w:ascii="Times" w:hAnsi="Times"/>
          <w:sz w:val="24"/>
          <w:szCs w:val="24"/>
        </w:rPr>
        <w:t>e first</w:t>
      </w:r>
      <w:r w:rsidR="00D706C2" w:rsidRPr="00620A9C">
        <w:rPr>
          <w:rFonts w:ascii="Times" w:hAnsi="Times"/>
          <w:sz w:val="24"/>
          <w:szCs w:val="24"/>
        </w:rPr>
        <w:t xml:space="preserve"> </w:t>
      </w:r>
      <w:r w:rsidR="007B40A8" w:rsidRPr="00620A9C">
        <w:rPr>
          <w:rFonts w:ascii="Times" w:hAnsi="Times"/>
          <w:sz w:val="24"/>
          <w:szCs w:val="24"/>
        </w:rPr>
        <w:t>clustered</w:t>
      </w:r>
      <w:r w:rsidR="006B0B75" w:rsidRPr="00620A9C">
        <w:rPr>
          <w:rFonts w:ascii="Times" w:hAnsi="Times"/>
          <w:sz w:val="24"/>
          <w:szCs w:val="24"/>
        </w:rPr>
        <w:t xml:space="preserve"> </w:t>
      </w:r>
      <w:r w:rsidR="001A0C27" w:rsidRPr="00620A9C">
        <w:rPr>
          <w:rFonts w:ascii="Times" w:hAnsi="Times"/>
          <w:sz w:val="24"/>
          <w:szCs w:val="24"/>
        </w:rPr>
        <w:t>MFC</w:t>
      </w:r>
      <w:r w:rsidR="006B0B75" w:rsidRPr="00620A9C">
        <w:rPr>
          <w:rFonts w:ascii="Times" w:hAnsi="Times"/>
          <w:sz w:val="24"/>
          <w:szCs w:val="24"/>
        </w:rPr>
        <w:t xml:space="preserve"> voxels into functionally </w:t>
      </w:r>
      <w:r w:rsidR="00D706C2" w:rsidRPr="00620A9C">
        <w:rPr>
          <w:rFonts w:ascii="Times" w:hAnsi="Times"/>
          <w:sz w:val="24"/>
          <w:szCs w:val="24"/>
        </w:rPr>
        <w:t>separable</w:t>
      </w:r>
      <w:r w:rsidR="00253A81" w:rsidRPr="00620A9C">
        <w:rPr>
          <w:rFonts w:ascii="Times" w:hAnsi="Times"/>
          <w:sz w:val="24"/>
          <w:szCs w:val="24"/>
        </w:rPr>
        <w:t xml:space="preserve"> </w:t>
      </w:r>
      <w:r w:rsidR="000B2530" w:rsidRPr="00620A9C">
        <w:rPr>
          <w:rFonts w:ascii="Times" w:hAnsi="Times"/>
          <w:sz w:val="24"/>
          <w:szCs w:val="24"/>
        </w:rPr>
        <w:t>regions</w:t>
      </w:r>
      <w:r w:rsidR="006B0B75" w:rsidRPr="00620A9C">
        <w:rPr>
          <w:rFonts w:ascii="Times" w:hAnsi="Times"/>
          <w:sz w:val="24"/>
          <w:szCs w:val="24"/>
        </w:rPr>
        <w:t xml:space="preserve"> at </w:t>
      </w:r>
      <w:r w:rsidR="00253A81" w:rsidRPr="00620A9C">
        <w:rPr>
          <w:rFonts w:ascii="Times" w:hAnsi="Times"/>
          <w:sz w:val="24"/>
          <w:szCs w:val="24"/>
        </w:rPr>
        <w:t xml:space="preserve">several </w:t>
      </w:r>
      <w:r w:rsidR="006B0B75" w:rsidRPr="00620A9C">
        <w:rPr>
          <w:rFonts w:ascii="Times" w:hAnsi="Times"/>
          <w:sz w:val="24"/>
          <w:szCs w:val="24"/>
        </w:rPr>
        <w:t>spatial scales based on their meta-analytic co</w:t>
      </w:r>
      <w:r w:rsidR="003A5786" w:rsidRPr="00620A9C">
        <w:rPr>
          <w:rFonts w:ascii="Times" w:hAnsi="Times"/>
          <w:sz w:val="24"/>
          <w:szCs w:val="24"/>
        </w:rPr>
        <w:t>-</w:t>
      </w:r>
      <w:r w:rsidR="006B0B75" w:rsidRPr="00620A9C">
        <w:rPr>
          <w:rFonts w:ascii="Times" w:hAnsi="Times"/>
          <w:sz w:val="24"/>
          <w:szCs w:val="24"/>
        </w:rPr>
        <w:t xml:space="preserve">activation with </w:t>
      </w:r>
      <w:r w:rsidR="00B20F8A" w:rsidRPr="00620A9C">
        <w:rPr>
          <w:rFonts w:ascii="Times" w:hAnsi="Times"/>
          <w:sz w:val="24"/>
          <w:szCs w:val="24"/>
        </w:rPr>
        <w:t>the rest of the brain</w:t>
      </w:r>
      <w:r w:rsidR="006E7CF7" w:rsidRPr="00620A9C">
        <w:rPr>
          <w:rFonts w:ascii="Times" w:hAnsi="Times"/>
          <w:sz w:val="24"/>
          <w:szCs w:val="24"/>
        </w:rPr>
        <w:t xml:space="preserve"> </w:t>
      </w:r>
      <w:r w:rsidR="00CF28A6" w:rsidRPr="00620A9C">
        <w:rPr>
          <w:rFonts w:ascii="Times" w:hAnsi="Times"/>
          <w:sz w:val="24"/>
          <w:szCs w:val="24"/>
        </w:rPr>
        <w:fldChar w:fldCharType="begin"/>
      </w:r>
      <w:r w:rsidR="005E2031">
        <w:rPr>
          <w:rFonts w:ascii="Times" w:hAnsi="Times"/>
          <w:sz w:val="24"/>
          <w:szCs w:val="24"/>
        </w:rPr>
        <w:instrText xml:space="preserve"> ADDIN PAPERS2_CITATIONS &lt;citation&gt;&lt;uuid&gt;E0BD5EEC-01C3-4CCF-AB65-D991484926E3&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620A9C">
        <w:rPr>
          <w:rFonts w:ascii="Times" w:hAnsi="Times"/>
          <w:sz w:val="24"/>
          <w:szCs w:val="24"/>
        </w:rPr>
        <w:fldChar w:fldCharType="separate"/>
      </w:r>
      <w:r w:rsidR="00C366D9" w:rsidRPr="00070689">
        <w:rPr>
          <w:rFonts w:cs="Cambria"/>
          <w:szCs w:val="24"/>
        </w:rPr>
        <w:t>(Toro et al., 2008; Smith et al., 2009; Robinson et al., 2010)</w:t>
      </w:r>
      <w:r w:rsidR="00CF28A6" w:rsidRPr="00620A9C">
        <w:rPr>
          <w:rFonts w:ascii="Times" w:hAnsi="Times"/>
          <w:sz w:val="24"/>
          <w:szCs w:val="24"/>
        </w:rPr>
        <w:fldChar w:fldCharType="end"/>
      </w:r>
      <w:ins w:id="190" w:author="Alejandro De La Vega" w:date="2016-02-08T21:31:00Z">
        <w:r w:rsidR="000B042F" w:rsidRPr="00070689">
          <w:rPr>
            <w:rFonts w:ascii="Times" w:hAnsi="Times"/>
            <w:sz w:val="24"/>
            <w:szCs w:val="24"/>
          </w:rPr>
          <w:t xml:space="preserve">. </w:t>
        </w:r>
      </w:ins>
      <w:ins w:id="191" w:author="Alejandro De La Vega" w:date="2016-02-09T20:04:00Z">
        <w:r w:rsidR="000B042F" w:rsidRPr="00070689">
          <w:rPr>
            <w:rFonts w:ascii="Times" w:hAnsi="Times"/>
            <w:sz w:val="24"/>
            <w:szCs w:val="24"/>
          </w:rPr>
          <w:t>In contrast to cytoarchitechtonic and connectivity based parcellations</w:t>
        </w:r>
        <w:r w:rsidR="000B042F" w:rsidRPr="00620A9C">
          <w:rPr>
            <w:rFonts w:ascii="Times" w:hAnsi="Times"/>
            <w:sz w:val="24"/>
            <w:szCs w:val="24"/>
          </w:rPr>
          <w:t xml:space="preserve">, the present analysis identified clusters with distinct signatures of functional activation across a wide range of psychological manipulations. </w:t>
        </w:r>
      </w:ins>
      <w:r w:rsidR="001D1767" w:rsidRPr="00620A9C">
        <w:rPr>
          <w:rFonts w:ascii="Times" w:hAnsi="Times"/>
          <w:sz w:val="24"/>
          <w:szCs w:val="24"/>
        </w:rPr>
        <w:t xml:space="preserve">This procedure </w:t>
      </w:r>
      <w:r w:rsidR="00D706C2" w:rsidRPr="00620A9C">
        <w:rPr>
          <w:rFonts w:ascii="Times" w:hAnsi="Times"/>
          <w:sz w:val="24"/>
          <w:szCs w:val="24"/>
        </w:rPr>
        <w:t>reveal</w:t>
      </w:r>
      <w:r w:rsidR="001D1767" w:rsidRPr="00620A9C">
        <w:rPr>
          <w:rFonts w:ascii="Times" w:hAnsi="Times"/>
          <w:sz w:val="24"/>
          <w:szCs w:val="24"/>
        </w:rPr>
        <w:t>ed</w:t>
      </w:r>
      <w:r w:rsidR="00D706C2" w:rsidRPr="00620A9C">
        <w:rPr>
          <w:rFonts w:ascii="Times" w:hAnsi="Times"/>
          <w:sz w:val="24"/>
          <w:szCs w:val="24"/>
        </w:rPr>
        <w:t xml:space="preserve"> three </w:t>
      </w:r>
      <w:ins w:id="192" w:author="Alejandro De La Vega" w:date="2016-01-29T14:48:00Z">
        <w:r w:rsidR="00AA76F7" w:rsidRPr="00620A9C">
          <w:rPr>
            <w:rFonts w:ascii="Times" w:hAnsi="Times"/>
            <w:sz w:val="24"/>
            <w:szCs w:val="24"/>
          </w:rPr>
          <w:t xml:space="preserve">zones </w:t>
        </w:r>
      </w:ins>
      <w:r w:rsidR="00D706C2" w:rsidRPr="00620A9C">
        <w:rPr>
          <w:rFonts w:ascii="Times" w:hAnsi="Times"/>
          <w:sz w:val="24"/>
          <w:szCs w:val="24"/>
        </w:rPr>
        <w:t xml:space="preserve">along the </w:t>
      </w:r>
      <w:proofErr w:type="spellStart"/>
      <w:r w:rsidR="00D706C2" w:rsidRPr="00620A9C">
        <w:rPr>
          <w:rFonts w:ascii="Times" w:hAnsi="Times"/>
          <w:sz w:val="24"/>
          <w:szCs w:val="24"/>
        </w:rPr>
        <w:t>rostro</w:t>
      </w:r>
      <w:proofErr w:type="spellEnd"/>
      <w:r w:rsidR="00D706C2" w:rsidRPr="00620A9C">
        <w:rPr>
          <w:rFonts w:ascii="Times" w:hAnsi="Times"/>
          <w:sz w:val="24"/>
          <w:szCs w:val="24"/>
        </w:rPr>
        <w:t xml:space="preserve">-caudal axis that further </w:t>
      </w:r>
      <w:r w:rsidR="00D706C2" w:rsidRPr="00620A9C">
        <w:rPr>
          <w:rFonts w:ascii="Times" w:hAnsi="Times"/>
          <w:sz w:val="24"/>
          <w:szCs w:val="24"/>
        </w:rPr>
        <w:lastRenderedPageBreak/>
        <w:t xml:space="preserve">fractionated into nine sub-regions. </w:t>
      </w:r>
      <w:r w:rsidR="006B0B75" w:rsidRPr="00620A9C">
        <w:rPr>
          <w:rFonts w:ascii="Times" w:hAnsi="Times"/>
          <w:sz w:val="24"/>
          <w:szCs w:val="24"/>
        </w:rPr>
        <w:t xml:space="preserve">We </w:t>
      </w:r>
      <w:r w:rsidR="00626C0D" w:rsidRPr="00620A9C">
        <w:rPr>
          <w:rFonts w:ascii="Times" w:hAnsi="Times"/>
          <w:sz w:val="24"/>
          <w:szCs w:val="24"/>
        </w:rPr>
        <w:t xml:space="preserve">then </w:t>
      </w:r>
      <w:r w:rsidR="006B0B75" w:rsidRPr="00620A9C">
        <w:rPr>
          <w:rFonts w:ascii="Times" w:hAnsi="Times"/>
          <w:sz w:val="24"/>
          <w:szCs w:val="24"/>
        </w:rPr>
        <w:t xml:space="preserve">characterized </w:t>
      </w:r>
      <w:r w:rsidR="0009677C" w:rsidRPr="00620A9C">
        <w:rPr>
          <w:rFonts w:ascii="Times" w:hAnsi="Times"/>
          <w:sz w:val="24"/>
          <w:szCs w:val="24"/>
        </w:rPr>
        <w:t xml:space="preserve">each cluster’s </w:t>
      </w:r>
      <w:r w:rsidR="00D706C2" w:rsidRPr="00620A9C">
        <w:rPr>
          <w:rFonts w:ascii="Times" w:hAnsi="Times"/>
          <w:sz w:val="24"/>
          <w:szCs w:val="24"/>
        </w:rPr>
        <w:t xml:space="preserve">psychological </w:t>
      </w:r>
      <w:r w:rsidR="006B0B75" w:rsidRPr="00620A9C">
        <w:rPr>
          <w:rFonts w:ascii="Times" w:hAnsi="Times"/>
          <w:sz w:val="24"/>
          <w:szCs w:val="24"/>
        </w:rPr>
        <w:t>profiles using multivariate classification</w:t>
      </w:r>
      <w:ins w:id="193" w:author="Alejandro De La Vega" w:date="2016-02-09T20:05:00Z">
        <w:r w:rsidR="000B042F" w:rsidRPr="00620A9C">
          <w:rPr>
            <w:rFonts w:ascii="Times" w:hAnsi="Times"/>
            <w:sz w:val="24"/>
            <w:szCs w:val="24"/>
          </w:rPr>
          <w:t>, revealing broad shifts in function between</w:t>
        </w:r>
      </w:ins>
      <w:ins w:id="194" w:author="Alejandro De La Vega" w:date="2016-02-09T20:06:00Z">
        <w:r w:rsidR="000B042F" w:rsidRPr="00620A9C">
          <w:rPr>
            <w:rFonts w:ascii="Times" w:hAnsi="Times"/>
            <w:sz w:val="24"/>
            <w:szCs w:val="24"/>
          </w:rPr>
          <w:t xml:space="preserve"> the three broad zones, and subtler shifts between their corresponding sub-regions</w:t>
        </w:r>
      </w:ins>
      <w:r w:rsidR="005D7B00" w:rsidRPr="00620A9C">
        <w:rPr>
          <w:rFonts w:ascii="Times" w:hAnsi="Times"/>
          <w:sz w:val="24"/>
          <w:szCs w:val="24"/>
        </w:rPr>
        <w:t xml:space="preserve">. </w:t>
      </w:r>
      <w:r w:rsidR="00223178" w:rsidRPr="00620A9C">
        <w:rPr>
          <w:rFonts w:ascii="Times" w:hAnsi="Times"/>
          <w:sz w:val="24"/>
          <w:szCs w:val="24"/>
        </w:rPr>
        <w:t xml:space="preserve">Collectively, </w:t>
      </w:r>
      <w:r w:rsidR="0009677C" w:rsidRPr="00620A9C">
        <w:rPr>
          <w:rFonts w:ascii="Times" w:hAnsi="Times"/>
          <w:sz w:val="24"/>
          <w:szCs w:val="24"/>
        </w:rPr>
        <w:t xml:space="preserve">our results </w:t>
      </w:r>
      <w:r w:rsidR="00464E42" w:rsidRPr="00620A9C">
        <w:rPr>
          <w:rFonts w:ascii="Times" w:hAnsi="Times"/>
          <w:sz w:val="24"/>
          <w:szCs w:val="24"/>
        </w:rPr>
        <w:t xml:space="preserve">provide </w:t>
      </w:r>
      <w:ins w:id="195" w:author="Alejandro De La Vega" w:date="2016-01-29T14:46:00Z">
        <w:r w:rsidR="00A5060E" w:rsidRPr="00620A9C">
          <w:rPr>
            <w:rFonts w:ascii="Times" w:hAnsi="Times"/>
            <w:sz w:val="24"/>
            <w:szCs w:val="24"/>
          </w:rPr>
          <w:t xml:space="preserve">a </w:t>
        </w:r>
        <w:r w:rsidR="00A5060E" w:rsidRPr="00070689">
          <w:rPr>
            <w:rFonts w:ascii="Times" w:hAnsi="Times"/>
            <w:sz w:val="24"/>
            <w:szCs w:val="24"/>
          </w:rPr>
          <w:t>comprehensive functional map of the human medial frontal cortex at several anatomical scales using unbiased data-driven methods.</w:t>
        </w:r>
      </w:ins>
      <w:bookmarkStart w:id="196" w:name="h.bvqocikr6fu2" w:colFirst="0" w:colLast="0"/>
      <w:bookmarkStart w:id="197" w:name="h.2budzf1mxddc" w:colFirst="0" w:colLast="0"/>
      <w:bookmarkStart w:id="198" w:name="h.e23paljixwn3" w:colFirst="0" w:colLast="0"/>
      <w:bookmarkEnd w:id="196"/>
      <w:bookmarkEnd w:id="197"/>
      <w:bookmarkEnd w:id="198"/>
    </w:p>
    <w:p w14:paraId="117E0CB8" w14:textId="77777777" w:rsidR="00E77236" w:rsidRPr="00070689" w:rsidRDefault="00E77236" w:rsidP="00E77236">
      <w:pPr>
        <w:pStyle w:val="Normal1"/>
        <w:ind w:firstLine="0"/>
        <w:rPr>
          <w:rFonts w:ascii="Times" w:hAnsi="Times"/>
          <w:b/>
          <w:sz w:val="24"/>
          <w:szCs w:val="24"/>
        </w:rPr>
      </w:pPr>
    </w:p>
    <w:p w14:paraId="2BBAB654" w14:textId="77777777" w:rsidR="00E77236" w:rsidRPr="00070689" w:rsidRDefault="00E77236" w:rsidP="00E77236">
      <w:pPr>
        <w:pStyle w:val="Normal1"/>
        <w:ind w:firstLine="0"/>
        <w:rPr>
          <w:rFonts w:ascii="Times" w:hAnsi="Times"/>
          <w:b/>
          <w:sz w:val="24"/>
          <w:szCs w:val="24"/>
        </w:rPr>
      </w:pPr>
    </w:p>
    <w:p w14:paraId="39492CA1" w14:textId="77777777" w:rsidR="0009677C" w:rsidRPr="00070689" w:rsidRDefault="0009677C">
      <w:pPr>
        <w:rPr>
          <w:b/>
          <w:szCs w:val="24"/>
        </w:rPr>
      </w:pPr>
      <w:r w:rsidRPr="00070689">
        <w:rPr>
          <w:b/>
          <w:szCs w:val="24"/>
        </w:rPr>
        <w:br w:type="page"/>
      </w:r>
    </w:p>
    <w:p w14:paraId="3935120D" w14:textId="75A8CE05" w:rsidR="007F249F" w:rsidRPr="00070689" w:rsidRDefault="007F249F" w:rsidP="007F249F">
      <w:pPr>
        <w:pStyle w:val="Normal1"/>
        <w:ind w:firstLine="0"/>
        <w:rPr>
          <w:rFonts w:ascii="Times" w:hAnsi="Times"/>
          <w:b/>
          <w:sz w:val="24"/>
          <w:szCs w:val="24"/>
        </w:rPr>
      </w:pPr>
      <w:r w:rsidRPr="00070689">
        <w:rPr>
          <w:rFonts w:ascii="Times" w:hAnsi="Times"/>
          <w:b/>
          <w:sz w:val="24"/>
          <w:szCs w:val="24"/>
        </w:rPr>
        <w:lastRenderedPageBreak/>
        <w:t>Materials &amp; Methods</w:t>
      </w:r>
    </w:p>
    <w:p w14:paraId="44024301" w14:textId="66F60CBE" w:rsidR="007F249F" w:rsidRPr="00070689" w:rsidRDefault="007F249F" w:rsidP="007F249F">
      <w:pPr>
        <w:pStyle w:val="Normal1"/>
        <w:spacing w:after="160"/>
        <w:ind w:firstLine="0"/>
        <w:rPr>
          <w:rFonts w:ascii="Times" w:hAnsi="Times"/>
          <w:sz w:val="24"/>
          <w:szCs w:val="24"/>
        </w:rPr>
      </w:pPr>
      <w:bookmarkStart w:id="199" w:name="h.ftj0x48s1a72" w:colFirst="0" w:colLast="0"/>
      <w:bookmarkEnd w:id="199"/>
      <w:r w:rsidRPr="00070689">
        <w:rPr>
          <w:rFonts w:ascii="Times" w:hAnsi="Times"/>
          <w:color w:val="333333"/>
          <w:sz w:val="24"/>
          <w:szCs w:val="24"/>
          <w:highlight w:val="white"/>
        </w:rPr>
        <w:t xml:space="preserve">We analyzed </w:t>
      </w:r>
      <w:ins w:id="200" w:author="Alejandro De La Vega" w:date="2016-01-29T18:04:00Z">
        <w:r w:rsidR="00710AD4" w:rsidRPr="00070689">
          <w:rPr>
            <w:rFonts w:ascii="Times" w:hAnsi="Times"/>
            <w:color w:val="333333"/>
            <w:sz w:val="24"/>
            <w:szCs w:val="24"/>
            <w:highlight w:val="white"/>
          </w:rPr>
          <w:t xml:space="preserve">version 0.4 of the </w:t>
        </w:r>
      </w:ins>
      <w:proofErr w:type="spellStart"/>
      <w:r w:rsidRPr="00070689">
        <w:rPr>
          <w:rFonts w:ascii="Times" w:hAnsi="Times"/>
          <w:color w:val="333333"/>
          <w:sz w:val="24"/>
          <w:szCs w:val="24"/>
          <w:highlight w:val="white"/>
        </w:rPr>
        <w:t>the</w:t>
      </w:r>
      <w:proofErr w:type="spellEnd"/>
      <w:r w:rsidRPr="00070689">
        <w:rPr>
          <w:rFonts w:ascii="Times" w:hAnsi="Times"/>
          <w:color w:val="333333"/>
          <w:sz w:val="24"/>
          <w:szCs w:val="24"/>
          <w:highlight w:val="white"/>
        </w:rPr>
        <w:t xml:space="preserve"> </w:t>
      </w:r>
      <w:proofErr w:type="spellStart"/>
      <w:r w:rsidRPr="00070689">
        <w:rPr>
          <w:rFonts w:ascii="Times" w:hAnsi="Times"/>
          <w:color w:val="333333"/>
          <w:sz w:val="24"/>
          <w:szCs w:val="24"/>
          <w:highlight w:val="white"/>
        </w:rPr>
        <w:t>Neurosynth</w:t>
      </w:r>
      <w:proofErr w:type="spellEnd"/>
      <w:r w:rsidRPr="00070689">
        <w:rPr>
          <w:rFonts w:ascii="Times" w:hAnsi="Times"/>
          <w:color w:val="333333"/>
          <w:sz w:val="24"/>
          <w:szCs w:val="24"/>
          <w:highlight w:val="white"/>
        </w:rPr>
        <w:t xml:space="preserve"> database</w:t>
      </w:r>
      <w:ins w:id="201" w:author="Alejandro De La Vega" w:date="2016-01-29T18:04:00Z">
        <w:r w:rsidR="00710AD4" w:rsidRPr="00070689">
          <w:rPr>
            <w:rFonts w:ascii="Times" w:hAnsi="Times"/>
            <w:color w:val="333333"/>
            <w:sz w:val="24"/>
            <w:szCs w:val="24"/>
            <w:highlight w:val="white"/>
          </w:rPr>
          <w:t xml:space="preserve">, </w:t>
        </w:r>
      </w:ins>
      <w:r w:rsidRPr="000D4A3D">
        <w:rPr>
          <w:rFonts w:ascii="Times" w:hAnsi="Times"/>
          <w:color w:val="333333"/>
          <w:sz w:val="24"/>
          <w:szCs w:val="24"/>
          <w:highlight w:val="white"/>
        </w:rPr>
        <w:fldChar w:fldCharType="begin"/>
      </w:r>
      <w:r w:rsidR="005E2031">
        <w:rPr>
          <w:rFonts w:ascii="Times" w:hAnsi="Times"/>
          <w:color w:val="333333"/>
          <w:sz w:val="24"/>
          <w:szCs w:val="24"/>
          <w:highlight w:val="white"/>
        </w:rPr>
        <w:instrText xml:space="preserve"> ADDIN PAPERS2_CITATIONS &lt;citation&gt;&lt;uuid&gt;8ED72D9B-DF9D-43E3-A810-A63F5BF4AB14&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0D4A3D">
        <w:rPr>
          <w:rFonts w:ascii="Times" w:hAnsi="Times"/>
          <w:color w:val="333333"/>
          <w:sz w:val="24"/>
          <w:szCs w:val="24"/>
          <w:highlight w:val="white"/>
        </w:rPr>
        <w:fldChar w:fldCharType="separate"/>
      </w:r>
      <w:r w:rsidRPr="00070689">
        <w:rPr>
          <w:rFonts w:ascii="Times" w:hAnsi="Times" w:cs="Cambria"/>
          <w:sz w:val="24"/>
          <w:szCs w:val="24"/>
        </w:rPr>
        <w:t>(Yarkoni et al., 2011)</w:t>
      </w:r>
      <w:r w:rsidRPr="000D4A3D">
        <w:rPr>
          <w:rFonts w:ascii="Times" w:hAnsi="Times"/>
          <w:color w:val="333333"/>
          <w:sz w:val="24"/>
          <w:szCs w:val="24"/>
          <w:highlight w:val="white"/>
        </w:rPr>
        <w:fldChar w:fldCharType="end"/>
      </w:r>
      <w:r w:rsidRPr="00070689">
        <w:rPr>
          <w:rFonts w:ascii="Times" w:hAnsi="Times"/>
          <w:color w:val="333333"/>
          <w:sz w:val="24"/>
          <w:szCs w:val="24"/>
          <w:highlight w:val="white"/>
        </w:rPr>
        <w:t>, a repository of 9,721 fMRI studies and over 350,000 activation</w:t>
      </w:r>
      <w:ins w:id="202" w:author="Alejandro De La Vega" w:date="2016-02-09T20:36:00Z">
        <w:r w:rsidR="009C67DC" w:rsidRPr="00070689">
          <w:rPr>
            <w:rFonts w:ascii="Times" w:hAnsi="Times"/>
            <w:color w:val="333333"/>
            <w:sz w:val="24"/>
            <w:szCs w:val="24"/>
          </w:rPr>
          <w:t xml:space="preserve"> peaks</w:t>
        </w:r>
      </w:ins>
      <w:ins w:id="203" w:author="Alejandro De La Vega" w:date="2016-01-29T18:02:00Z">
        <w:r w:rsidR="00710AD4" w:rsidRPr="00070689">
          <w:rPr>
            <w:rFonts w:ascii="Times" w:hAnsi="Times"/>
            <w:sz w:val="24"/>
            <w:szCs w:val="24"/>
          </w:rPr>
          <w:t xml:space="preserve">. </w:t>
        </w:r>
      </w:ins>
      <w:ins w:id="204" w:author="Alejandro De La Vega" w:date="2016-03-07T20:31:00Z">
        <w:r w:rsidR="008C2752">
          <w:rPr>
            <w:rFonts w:ascii="Times" w:hAnsi="Times"/>
            <w:sz w:val="24"/>
            <w:szCs w:val="24"/>
          </w:rPr>
          <w:t>The fMRI studies in the database spanned human subject of either sex.</w:t>
        </w:r>
      </w:ins>
      <w:ins w:id="205" w:author="Alejandro De La Vega" w:date="2016-01-29T18:01:00Z">
        <w:r w:rsidR="00710AD4" w:rsidRPr="00070689">
          <w:rPr>
            <w:rFonts w:ascii="Times" w:hAnsi="Times"/>
            <w:color w:val="333333"/>
            <w:sz w:val="24"/>
            <w:szCs w:val="24"/>
            <w:highlight w:val="white"/>
          </w:rPr>
          <w:t xml:space="preserve"> </w:t>
        </w:r>
      </w:ins>
      <w:r w:rsidRPr="00070689">
        <w:rPr>
          <w:rFonts w:ascii="Times" w:hAnsi="Times"/>
          <w:color w:val="333333"/>
          <w:sz w:val="24"/>
          <w:szCs w:val="24"/>
          <w:highlight w:val="white"/>
        </w:rPr>
        <w:t xml:space="preserve">Each observation contains the peak activations for all contrasts reported in a study’s table as well as the frequency of all of the words in the article abstract. </w:t>
      </w:r>
      <w:ins w:id="206" w:author="Alejandro De La Vega" w:date="2016-01-29T18:05:00Z">
        <w:r w:rsidR="00710AD4" w:rsidRPr="00070689">
          <w:rPr>
            <w:rFonts w:ascii="Times" w:hAnsi="Times"/>
            <w:color w:val="333333"/>
            <w:sz w:val="24"/>
            <w:szCs w:val="24"/>
            <w:highlight w:val="white"/>
          </w:rPr>
          <w:t xml:space="preserve">As peak activations are populated automatically, the database does not differentiate between </w:t>
        </w:r>
        <w:proofErr w:type="spellStart"/>
        <w:r w:rsidR="003615A9">
          <w:rPr>
            <w:rFonts w:ascii="Times" w:hAnsi="Times"/>
            <w:color w:val="333333"/>
            <w:sz w:val="24"/>
            <w:szCs w:val="24"/>
            <w:highlight w:val="white"/>
          </w:rPr>
          <w:t>Talairach</w:t>
        </w:r>
        <w:proofErr w:type="spellEnd"/>
        <w:r w:rsidR="003615A9">
          <w:rPr>
            <w:rFonts w:ascii="Times" w:hAnsi="Times"/>
            <w:color w:val="333333"/>
            <w:sz w:val="24"/>
            <w:szCs w:val="24"/>
            <w:highlight w:val="white"/>
          </w:rPr>
          <w:t xml:space="preserve"> and MNI coordinates. As such, all </w:t>
        </w:r>
      </w:ins>
      <w:ins w:id="207" w:author="Alejandro De La Vega" w:date="2016-01-29T18:06:00Z">
        <w:r w:rsidR="00710AD4" w:rsidRPr="00070689">
          <w:rPr>
            <w:rFonts w:ascii="Times" w:hAnsi="Times"/>
            <w:color w:val="333333"/>
            <w:sz w:val="24"/>
            <w:szCs w:val="24"/>
            <w:highlight w:val="white"/>
          </w:rPr>
          <w:t xml:space="preserve">activations </w:t>
        </w:r>
      </w:ins>
      <w:ins w:id="208" w:author="Alejandro De La Vega" w:date="2016-03-08T15:57:00Z">
        <w:r w:rsidR="003615A9">
          <w:rPr>
            <w:rFonts w:ascii="Times" w:hAnsi="Times"/>
            <w:color w:val="333333"/>
            <w:sz w:val="24"/>
            <w:szCs w:val="24"/>
            <w:highlight w:val="white"/>
          </w:rPr>
          <w:t xml:space="preserve">and subsequent analyses are </w:t>
        </w:r>
      </w:ins>
      <w:ins w:id="209" w:author="Alejandro De La Vega" w:date="2016-01-29T18:06:00Z">
        <w:r w:rsidR="00710AD4" w:rsidRPr="00070689">
          <w:rPr>
            <w:rFonts w:ascii="Times" w:hAnsi="Times"/>
            <w:color w:val="333333"/>
            <w:sz w:val="24"/>
            <w:szCs w:val="24"/>
            <w:highlight w:val="white"/>
          </w:rPr>
          <w:t>in MNI</w:t>
        </w:r>
      </w:ins>
      <w:ins w:id="210" w:author="Alejandro De La Vega" w:date="2016-02-01T17:46:00Z">
        <w:r w:rsidR="00460A1C" w:rsidRPr="00070689">
          <w:rPr>
            <w:rFonts w:ascii="Times" w:hAnsi="Times"/>
            <w:color w:val="333333"/>
            <w:sz w:val="24"/>
            <w:szCs w:val="24"/>
            <w:highlight w:val="white"/>
          </w:rPr>
          <w:t>152</w:t>
        </w:r>
      </w:ins>
      <w:ins w:id="211" w:author="Alejandro De La Vega" w:date="2016-01-29T18:06:00Z">
        <w:r w:rsidR="00710AD4" w:rsidRPr="00070689">
          <w:rPr>
            <w:rFonts w:ascii="Times" w:hAnsi="Times"/>
            <w:color w:val="333333"/>
            <w:sz w:val="24"/>
            <w:szCs w:val="24"/>
            <w:highlight w:val="white"/>
          </w:rPr>
          <w:t xml:space="preserve"> coordinate space.</w:t>
        </w:r>
      </w:ins>
      <w:ins w:id="212" w:author="Alejandro De La Vega" w:date="2016-01-29T18:05:00Z">
        <w:r w:rsidR="00710AD4" w:rsidRPr="00070689">
          <w:rPr>
            <w:rFonts w:ascii="Times" w:hAnsi="Times"/>
            <w:color w:val="333333"/>
            <w:sz w:val="24"/>
            <w:szCs w:val="24"/>
            <w:highlight w:val="white"/>
          </w:rPr>
          <w:t xml:space="preserve"> </w:t>
        </w:r>
      </w:ins>
      <w:proofErr w:type="spellStart"/>
      <w:r w:rsidRPr="00070689">
        <w:rPr>
          <w:rFonts w:ascii="Times" w:hAnsi="Times"/>
          <w:sz w:val="24"/>
          <w:szCs w:val="24"/>
        </w:rPr>
        <w:t>Scikit</w:t>
      </w:r>
      <w:proofErr w:type="spellEnd"/>
      <w:r w:rsidRPr="00070689">
        <w:rPr>
          <w:rFonts w:ascii="Times" w:hAnsi="Times"/>
          <w:sz w:val="24"/>
          <w:szCs w:val="24"/>
        </w:rPr>
        <w:t xml:space="preserve">-learn </w:t>
      </w:r>
      <w:r w:rsidRPr="000D4A3D">
        <w:rPr>
          <w:rFonts w:ascii="Times" w:hAnsi="Times"/>
          <w:sz w:val="24"/>
          <w:szCs w:val="24"/>
        </w:rPr>
        <w:fldChar w:fldCharType="begin"/>
      </w:r>
      <w:r w:rsidR="005E2031">
        <w:rPr>
          <w:rFonts w:ascii="Times" w:hAnsi="Times"/>
          <w:sz w:val="24"/>
          <w:szCs w:val="24"/>
        </w:rPr>
        <w:instrText xml:space="preserve"> ADDIN PAPERS2_CITATIONS &lt;citation&gt;&lt;uuid&gt;55A442F3-1DE2-4448-99CD-2BA7C82DB4F8&lt;/uuid&gt;&lt;priority&gt;0&lt;/priority&gt;&lt;publications&gt;&lt;publication&gt;&lt;volume&gt;12&lt;/volume&gt;&lt;number&gt;Oct&lt;/number&gt;&lt;startpage&gt;2825&lt;/startpage&gt;&lt;title&gt;Scikit-learn: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Pr="000D4A3D">
        <w:rPr>
          <w:rFonts w:ascii="Times" w:hAnsi="Times"/>
          <w:sz w:val="24"/>
          <w:szCs w:val="24"/>
        </w:rPr>
        <w:fldChar w:fldCharType="separate"/>
      </w:r>
      <w:r w:rsidRPr="00070689">
        <w:rPr>
          <w:rFonts w:ascii="Times" w:hAnsi="Times" w:cs="Cambria"/>
          <w:sz w:val="24"/>
          <w:szCs w:val="24"/>
        </w:rPr>
        <w:t>(Pedregosa et al., 2011)</w:t>
      </w:r>
      <w:r w:rsidRPr="000D4A3D">
        <w:rPr>
          <w:rFonts w:ascii="Times" w:hAnsi="Times"/>
          <w:sz w:val="24"/>
          <w:szCs w:val="24"/>
        </w:rPr>
        <w:fldChar w:fldCharType="end"/>
      </w:r>
      <w:r w:rsidRPr="00070689">
        <w:rPr>
          <w:rFonts w:ascii="Times" w:hAnsi="Times"/>
          <w:sz w:val="24"/>
          <w:szCs w:val="24"/>
        </w:rPr>
        <w:t>, a Python module, was used for all machine learning analyses</w:t>
      </w:r>
      <w:ins w:id="213" w:author="Alejandro De La Vega" w:date="2016-02-09T20:06:00Z">
        <w:r w:rsidR="000B042F" w:rsidRPr="00070689">
          <w:rPr>
            <w:rFonts w:ascii="Times" w:hAnsi="Times"/>
            <w:sz w:val="24"/>
            <w:szCs w:val="24"/>
          </w:rPr>
          <w:t xml:space="preserve">. </w:t>
        </w:r>
      </w:ins>
      <w:ins w:id="214" w:author="Alejandro De La Vega" w:date="2016-01-29T18:05:00Z">
        <w:r w:rsidR="00710AD4" w:rsidRPr="00070689">
          <w:rPr>
            <w:rFonts w:ascii="Times" w:hAnsi="Times"/>
            <w:sz w:val="24"/>
            <w:szCs w:val="24"/>
          </w:rPr>
          <w:t xml:space="preserve">Analyses were performed using the core </w:t>
        </w:r>
        <w:proofErr w:type="spellStart"/>
        <w:r w:rsidR="00710AD4" w:rsidRPr="00070689">
          <w:rPr>
            <w:rFonts w:ascii="Times" w:hAnsi="Times"/>
            <w:sz w:val="24"/>
            <w:szCs w:val="24"/>
          </w:rPr>
          <w:t>Neurosynth</w:t>
        </w:r>
        <w:proofErr w:type="spellEnd"/>
        <w:r w:rsidR="00710AD4" w:rsidRPr="00070689">
          <w:rPr>
            <w:rFonts w:ascii="Times" w:hAnsi="Times"/>
            <w:sz w:val="24"/>
            <w:szCs w:val="24"/>
          </w:rPr>
          <w:t xml:space="preserve"> python tools; c</w:t>
        </w:r>
      </w:ins>
      <w:r w:rsidRPr="00070689">
        <w:rPr>
          <w:rFonts w:ascii="Times" w:hAnsi="Times"/>
          <w:sz w:val="24"/>
          <w:szCs w:val="24"/>
        </w:rPr>
        <w:t xml:space="preserve">ode to replicate </w:t>
      </w:r>
      <w:ins w:id="215" w:author="Alejandro De La Vega" w:date="2016-01-29T18:03:00Z">
        <w:r w:rsidR="00710AD4" w:rsidRPr="00070689">
          <w:rPr>
            <w:rFonts w:ascii="Times" w:hAnsi="Times"/>
            <w:sz w:val="24"/>
            <w:szCs w:val="24"/>
          </w:rPr>
          <w:t xml:space="preserve">these </w:t>
        </w:r>
      </w:ins>
      <w:r w:rsidRPr="00070689">
        <w:rPr>
          <w:rFonts w:ascii="Times" w:hAnsi="Times"/>
          <w:sz w:val="24"/>
          <w:szCs w:val="24"/>
        </w:rPr>
        <w:t>analys</w:t>
      </w:r>
      <w:ins w:id="216" w:author="Alejandro De La Vega" w:date="2016-01-29T18:03:00Z">
        <w:r w:rsidR="00710AD4" w:rsidRPr="00070689">
          <w:rPr>
            <w:rFonts w:ascii="Times" w:hAnsi="Times"/>
            <w:sz w:val="24"/>
            <w:szCs w:val="24"/>
          </w:rPr>
          <w:t>es</w:t>
        </w:r>
      </w:ins>
      <w:r w:rsidRPr="00070689">
        <w:rPr>
          <w:rFonts w:ascii="Times" w:hAnsi="Times"/>
          <w:sz w:val="24"/>
          <w:szCs w:val="24"/>
        </w:rPr>
        <w:t xml:space="preserve"> on any given </w:t>
      </w:r>
      <w:ins w:id="217" w:author="Alejandro De La Vega" w:date="2016-01-29T18:03:00Z">
        <w:r w:rsidR="00710AD4" w:rsidRPr="00070689">
          <w:rPr>
            <w:rFonts w:ascii="Times" w:hAnsi="Times"/>
            <w:sz w:val="24"/>
            <w:szCs w:val="24"/>
          </w:rPr>
          <w:t xml:space="preserve">region of interest </w:t>
        </w:r>
      </w:ins>
      <w:r w:rsidRPr="00070689">
        <w:rPr>
          <w:rFonts w:ascii="Times" w:hAnsi="Times"/>
          <w:sz w:val="24"/>
          <w:szCs w:val="24"/>
        </w:rPr>
        <w:t>are available as</w:t>
      </w:r>
      <w:ins w:id="218" w:author="Alejandro De La Vega" w:date="2016-01-29T18:05:00Z">
        <w:r w:rsidR="00710AD4" w:rsidRPr="00070689">
          <w:rPr>
            <w:rFonts w:ascii="Times" w:hAnsi="Times"/>
            <w:sz w:val="24"/>
            <w:szCs w:val="24"/>
          </w:rPr>
          <w:t xml:space="preserve"> </w:t>
        </w:r>
        <w:proofErr w:type="spellStart"/>
        <w:r w:rsidR="00710AD4" w:rsidRPr="00070689">
          <w:rPr>
            <w:rFonts w:ascii="Times" w:hAnsi="Times"/>
            <w:sz w:val="24"/>
            <w:szCs w:val="24"/>
          </w:rPr>
          <w:t>IPython</w:t>
        </w:r>
        <w:proofErr w:type="spellEnd"/>
        <w:r w:rsidR="00710AD4" w:rsidRPr="00070689">
          <w:rPr>
            <w:rFonts w:ascii="Times" w:hAnsi="Times"/>
            <w:sz w:val="24"/>
            <w:szCs w:val="24"/>
          </w:rPr>
          <w:t xml:space="preserve"> Notebooks as</w:t>
        </w:r>
      </w:ins>
      <w:r w:rsidRPr="00070689">
        <w:rPr>
          <w:rFonts w:ascii="Times" w:hAnsi="Times"/>
          <w:sz w:val="24"/>
          <w:szCs w:val="24"/>
        </w:rPr>
        <w:t xml:space="preserve"> part of the </w:t>
      </w:r>
      <w:proofErr w:type="spellStart"/>
      <w:r w:rsidRPr="00070689">
        <w:rPr>
          <w:rFonts w:ascii="Times" w:hAnsi="Times"/>
          <w:sz w:val="24"/>
          <w:szCs w:val="24"/>
        </w:rPr>
        <w:t>Neurosynth</w:t>
      </w:r>
      <w:proofErr w:type="spellEnd"/>
      <w:r w:rsidRPr="00070689">
        <w:rPr>
          <w:rFonts w:ascii="Times" w:hAnsi="Times"/>
          <w:sz w:val="24"/>
          <w:szCs w:val="24"/>
        </w:rPr>
        <w:t xml:space="preserve"> code base </w:t>
      </w:r>
      <w:ins w:id="219" w:author="Alejandro De La Vega" w:date="2016-01-29T18:03:00Z">
        <w:r w:rsidR="00710AD4" w:rsidRPr="00070689">
          <w:rPr>
            <w:rFonts w:ascii="Times" w:hAnsi="Times"/>
            <w:sz w:val="24"/>
            <w:szCs w:val="24"/>
          </w:rPr>
          <w:t xml:space="preserve">(https://github.com/neurosynth/neurosynth-mfc). </w:t>
        </w:r>
      </w:ins>
    </w:p>
    <w:p w14:paraId="25D165BE" w14:textId="77777777" w:rsidR="007F249F" w:rsidRPr="00070689" w:rsidRDefault="007F249F" w:rsidP="007F249F">
      <w:pPr>
        <w:pStyle w:val="Heading3"/>
        <w:spacing w:after="160" w:line="480" w:lineRule="auto"/>
        <w:rPr>
          <w:rFonts w:ascii="Times" w:hAnsi="Times"/>
          <w:b w:val="0"/>
          <w:i w:val="0"/>
          <w:sz w:val="24"/>
          <w:szCs w:val="24"/>
        </w:rPr>
      </w:pPr>
      <w:bookmarkStart w:id="220" w:name="h.8c5gvistio4s" w:colFirst="0" w:colLast="0"/>
      <w:bookmarkEnd w:id="220"/>
      <w:r w:rsidRPr="00070689">
        <w:rPr>
          <w:rFonts w:ascii="Times" w:hAnsi="Times"/>
          <w:b w:val="0"/>
          <w:i w:val="0"/>
          <w:sz w:val="24"/>
          <w:szCs w:val="24"/>
        </w:rPr>
        <w:t>Co-activation clustering</w:t>
      </w:r>
    </w:p>
    <w:p w14:paraId="6D38DE79" w14:textId="3CC4D36F" w:rsidR="007F249F" w:rsidRPr="003615A9" w:rsidRDefault="007F249F" w:rsidP="003615A9">
      <w:pPr>
        <w:pStyle w:val="Normal1"/>
        <w:spacing w:after="160"/>
        <w:rPr>
          <w:rFonts w:ascii="Times" w:hAnsi="Times"/>
          <w:color w:val="333333"/>
          <w:sz w:val="24"/>
          <w:szCs w:val="24"/>
          <w:highlight w:val="white"/>
        </w:rPr>
      </w:pPr>
      <w:r w:rsidRPr="00070689">
        <w:rPr>
          <w:rFonts w:ascii="Times" w:hAnsi="Times"/>
          <w:color w:val="333333"/>
          <w:sz w:val="24"/>
          <w:szCs w:val="24"/>
          <w:highlight w:val="white"/>
        </w:rPr>
        <w:t>We clustered individual voxels inside of a MFC mask based on their</w:t>
      </w:r>
      <w:ins w:id="221" w:author="Alejandro De La Vega" w:date="2016-02-09T20:36:00Z">
        <w:r w:rsidR="009C67DC" w:rsidRPr="00070689">
          <w:rPr>
            <w:rFonts w:ascii="Times" w:hAnsi="Times"/>
            <w:color w:val="333333"/>
            <w:sz w:val="24"/>
            <w:szCs w:val="24"/>
            <w:highlight w:val="white"/>
          </w:rPr>
          <w:t xml:space="preserve"> meta-analytic</w:t>
        </w:r>
      </w:ins>
      <w:r w:rsidRPr="00070689">
        <w:rPr>
          <w:rFonts w:ascii="Times" w:hAnsi="Times"/>
          <w:color w:val="333333"/>
          <w:sz w:val="24"/>
          <w:szCs w:val="24"/>
          <w:highlight w:val="white"/>
        </w:rPr>
        <w:t xml:space="preserve"> co-activation with voxels in the rest of the brain</w:t>
      </w:r>
      <w:ins w:id="222" w:author="Alejandro De La Vega" w:date="2016-01-31T16:43:00Z">
        <w:r w:rsidR="003C2FF9" w:rsidRPr="00070689">
          <w:rPr>
            <w:rFonts w:ascii="Times" w:hAnsi="Times"/>
            <w:color w:val="333333"/>
            <w:sz w:val="24"/>
            <w:szCs w:val="24"/>
            <w:highlight w:val="white"/>
          </w:rPr>
          <w:t xml:space="preserve"> (Figure 1A)</w:t>
        </w:r>
      </w:ins>
      <w:r w:rsidRPr="00070689">
        <w:rPr>
          <w:rFonts w:ascii="Times" w:hAnsi="Times"/>
          <w:color w:val="333333"/>
          <w:sz w:val="24"/>
          <w:szCs w:val="24"/>
          <w:highlight w:val="white"/>
        </w:rPr>
        <w:t xml:space="preserve">. First, we defined </w:t>
      </w:r>
      <w:ins w:id="223" w:author="Alejandro De La Vega" w:date="2016-01-30T14:23:00Z">
        <w:r w:rsidR="003F383D" w:rsidRPr="00070689">
          <w:rPr>
            <w:rFonts w:ascii="Times" w:hAnsi="Times"/>
            <w:color w:val="333333"/>
            <w:sz w:val="24"/>
            <w:szCs w:val="24"/>
            <w:highlight w:val="white"/>
          </w:rPr>
          <w:t>a</w:t>
        </w:r>
      </w:ins>
      <w:ins w:id="224" w:author="Alejandro De La Vega" w:date="2016-01-29T18:13:00Z">
        <w:r w:rsidR="00710AD4" w:rsidRPr="00070689">
          <w:rPr>
            <w:rFonts w:ascii="Times" w:hAnsi="Times"/>
            <w:color w:val="333333"/>
            <w:sz w:val="24"/>
            <w:szCs w:val="24"/>
            <w:highlight w:val="white"/>
          </w:rPr>
          <w:t xml:space="preserve"> MFC mask </w:t>
        </w:r>
      </w:ins>
      <w:ins w:id="225" w:author="Alejandro De La Vega" w:date="2016-01-30T14:24:00Z">
        <w:r w:rsidR="003615A9">
          <w:rPr>
            <w:rFonts w:ascii="Times" w:hAnsi="Times"/>
            <w:color w:val="333333"/>
            <w:sz w:val="24"/>
            <w:szCs w:val="24"/>
            <w:highlight w:val="white"/>
          </w:rPr>
          <w:t>excluding</w:t>
        </w:r>
      </w:ins>
      <w:r w:rsidRPr="00070689">
        <w:rPr>
          <w:rFonts w:ascii="Times" w:hAnsi="Times"/>
          <w:color w:val="333333"/>
          <w:sz w:val="24"/>
          <w:szCs w:val="24"/>
          <w:highlight w:val="white"/>
        </w:rPr>
        <w:t xml:space="preserve"> voxels </w:t>
      </w:r>
      <w:ins w:id="226" w:author="Alejandro De La Vega" w:date="2016-03-08T15:57:00Z">
        <w:r w:rsidR="003615A9">
          <w:rPr>
            <w:rFonts w:ascii="Times" w:hAnsi="Times"/>
            <w:color w:val="333333"/>
            <w:sz w:val="24"/>
            <w:szCs w:val="24"/>
            <w:highlight w:val="white"/>
          </w:rPr>
          <w:t>further than</w:t>
        </w:r>
      </w:ins>
      <w:ins w:id="227" w:author="Alejandro De La Vega" w:date="2016-01-30T14:24:00Z">
        <w:r w:rsidR="003F383D" w:rsidRPr="00070689">
          <w:rPr>
            <w:rFonts w:ascii="Times" w:hAnsi="Times"/>
            <w:color w:val="333333"/>
            <w:sz w:val="24"/>
            <w:szCs w:val="24"/>
            <w:highlight w:val="white"/>
          </w:rPr>
          <w:t xml:space="preserve"> </w:t>
        </w:r>
      </w:ins>
      <w:r w:rsidRPr="00070689">
        <w:rPr>
          <w:rFonts w:ascii="Times" w:hAnsi="Times"/>
          <w:color w:val="333333"/>
          <w:sz w:val="24"/>
          <w:szCs w:val="24"/>
          <w:highlight w:val="white"/>
        </w:rPr>
        <w:t xml:space="preserve">10mm from the midline of the brain, </w:t>
      </w:r>
      <w:ins w:id="228" w:author="Alejandro De La Vega" w:date="2016-03-08T15:57:00Z">
        <w:r w:rsidR="003615A9">
          <w:rPr>
            <w:rFonts w:ascii="Times" w:hAnsi="Times"/>
            <w:color w:val="333333"/>
            <w:sz w:val="24"/>
            <w:szCs w:val="24"/>
            <w:highlight w:val="white"/>
          </w:rPr>
          <w:t>posterior</w:t>
        </w:r>
      </w:ins>
      <w:r w:rsidRPr="00070689">
        <w:rPr>
          <w:rFonts w:ascii="Times" w:hAnsi="Times"/>
          <w:color w:val="333333"/>
          <w:sz w:val="24"/>
          <w:szCs w:val="24"/>
          <w:highlight w:val="white"/>
        </w:rPr>
        <w:t xml:space="preserve"> to central sulcus (Y &lt; -22) and ventral to vmPFC (Z &lt; -32)</w:t>
      </w:r>
      <w:ins w:id="229" w:author="Alejandro De La Vega" w:date="2016-01-31T16:44:00Z">
        <w:r w:rsidR="003C2FF9" w:rsidRPr="00070689">
          <w:rPr>
            <w:rFonts w:ascii="Times" w:hAnsi="Times"/>
            <w:color w:val="333333"/>
            <w:sz w:val="24"/>
            <w:szCs w:val="24"/>
            <w:highlight w:val="white"/>
          </w:rPr>
          <w:t xml:space="preserve"> </w:t>
        </w:r>
      </w:ins>
      <w:r w:rsidRPr="00070689">
        <w:rPr>
          <w:rFonts w:ascii="Times" w:hAnsi="Times"/>
          <w:color w:val="333333"/>
          <w:sz w:val="24"/>
          <w:szCs w:val="24"/>
          <w:highlight w:val="white"/>
        </w:rPr>
        <w:t xml:space="preserve">Next, we removed voxels with low grey matter signal by excluding voxels with </w:t>
      </w:r>
      <w:ins w:id="230" w:author="Alejandro De La Vega" w:date="2016-02-09T20:36:00Z">
        <w:r w:rsidR="009C67DC" w:rsidRPr="00070689">
          <w:rPr>
            <w:rFonts w:ascii="Times" w:hAnsi="Times"/>
            <w:color w:val="333333"/>
            <w:sz w:val="24"/>
            <w:szCs w:val="24"/>
            <w:highlight w:val="white"/>
          </w:rPr>
          <w:t xml:space="preserve">fewer </w:t>
        </w:r>
      </w:ins>
      <w:r w:rsidRPr="00070689">
        <w:rPr>
          <w:rFonts w:ascii="Times" w:hAnsi="Times"/>
          <w:color w:val="333333"/>
          <w:sz w:val="24"/>
          <w:szCs w:val="24"/>
          <w:highlight w:val="white"/>
        </w:rPr>
        <w:t xml:space="preserve">than 30% probability of grey matter </w:t>
      </w:r>
      <w:ins w:id="231" w:author="Alejandro De La Vega" w:date="2016-01-29T18:14:00Z">
        <w:r w:rsidR="00710AD4" w:rsidRPr="00070689">
          <w:rPr>
            <w:rFonts w:ascii="Times" w:hAnsi="Times"/>
            <w:color w:val="333333"/>
            <w:sz w:val="24"/>
            <w:szCs w:val="24"/>
            <w:highlight w:val="white"/>
          </w:rPr>
          <w:t xml:space="preserve">cortex </w:t>
        </w:r>
      </w:ins>
      <w:r w:rsidRPr="00070689">
        <w:rPr>
          <w:rFonts w:ascii="Times" w:hAnsi="Times"/>
          <w:color w:val="333333"/>
          <w:sz w:val="24"/>
          <w:szCs w:val="24"/>
          <w:highlight w:val="white"/>
        </w:rPr>
        <w:t>according to the Harvard-Oxford anatomical atlas and very low activation in the database (less than 80 studies per voxel).</w:t>
      </w:r>
      <w:ins w:id="232" w:author="Alejandro De La Vega" w:date="2016-02-09T22:02:00Z">
        <w:r w:rsidR="00FD4F1A" w:rsidRPr="00070689">
          <w:rPr>
            <w:rFonts w:ascii="Times" w:hAnsi="Times"/>
            <w:color w:val="333333"/>
            <w:sz w:val="24"/>
            <w:szCs w:val="24"/>
            <w:highlight w:val="white"/>
          </w:rPr>
          <w:t xml:space="preserve"> In general, </w:t>
        </w:r>
        <w:proofErr w:type="spellStart"/>
        <w:r w:rsidR="00FD4F1A" w:rsidRPr="00070689">
          <w:rPr>
            <w:rFonts w:ascii="Times" w:hAnsi="Times"/>
            <w:color w:val="333333"/>
            <w:sz w:val="24"/>
            <w:szCs w:val="24"/>
            <w:highlight w:val="white"/>
          </w:rPr>
          <w:t>Neurosynth’s</w:t>
        </w:r>
        <w:proofErr w:type="spellEnd"/>
        <w:r w:rsidR="00FD4F1A" w:rsidRPr="00070689">
          <w:rPr>
            <w:rFonts w:ascii="Times" w:hAnsi="Times"/>
            <w:color w:val="333333"/>
            <w:sz w:val="24"/>
            <w:szCs w:val="24"/>
            <w:highlight w:val="white"/>
          </w:rPr>
          <w:t xml:space="preserve"> </w:t>
        </w:r>
      </w:ins>
      <w:ins w:id="233" w:author="Alejandro De La Vega" w:date="2016-02-09T22:05:00Z">
        <w:r w:rsidR="00FD4F1A" w:rsidRPr="00070689">
          <w:rPr>
            <w:rFonts w:ascii="Times" w:hAnsi="Times"/>
            <w:color w:val="333333"/>
            <w:sz w:val="24"/>
            <w:szCs w:val="24"/>
            <w:highlight w:val="white"/>
          </w:rPr>
          <w:t>activation</w:t>
        </w:r>
      </w:ins>
      <w:ins w:id="234" w:author="Alejandro De La Vega" w:date="2016-02-09T22:02:00Z">
        <w:r w:rsidR="00FD4F1A" w:rsidRPr="00070689">
          <w:rPr>
            <w:rFonts w:ascii="Times" w:hAnsi="Times"/>
            <w:color w:val="333333"/>
            <w:sz w:val="24"/>
            <w:szCs w:val="24"/>
            <w:highlight w:val="white"/>
          </w:rPr>
          <w:t xml:space="preserve"> mask</w:t>
        </w:r>
      </w:ins>
      <w:ins w:id="235" w:author="Alejandro De La Vega" w:date="2016-02-09T22:01:00Z">
        <w:r w:rsidR="00FD4F1A" w:rsidRPr="00070689">
          <w:rPr>
            <w:rFonts w:ascii="Times" w:hAnsi="Times"/>
            <w:color w:val="333333"/>
            <w:sz w:val="24"/>
            <w:szCs w:val="24"/>
            <w:highlight w:val="white"/>
          </w:rPr>
          <w:t xml:space="preserve"> </w:t>
        </w:r>
      </w:ins>
      <w:ins w:id="236" w:author="Alejandro De La Vega" w:date="2016-02-09T22:02:00Z">
        <w:r w:rsidR="00FD4F1A" w:rsidRPr="00070689">
          <w:rPr>
            <w:rFonts w:ascii="Times" w:hAnsi="Times"/>
            <w:color w:val="333333"/>
            <w:sz w:val="24"/>
            <w:szCs w:val="24"/>
            <w:highlight w:val="white"/>
          </w:rPr>
          <w:t>corresponded highly with</w:t>
        </w:r>
      </w:ins>
      <w:ins w:id="237" w:author="Alejandro De La Vega" w:date="2016-02-09T22:05:00Z">
        <w:r w:rsidR="00FD4F1A" w:rsidRPr="00070689">
          <w:rPr>
            <w:rFonts w:ascii="Times" w:hAnsi="Times"/>
            <w:color w:val="333333"/>
            <w:sz w:val="24"/>
            <w:szCs w:val="24"/>
            <w:highlight w:val="white"/>
          </w:rPr>
          <w:t xml:space="preserve"> probabilistic </w:t>
        </w:r>
      </w:ins>
      <w:ins w:id="238" w:author="Alejandro De La Vega" w:date="2016-02-09T22:06:00Z">
        <w:r w:rsidR="00FD4F1A" w:rsidRPr="00070689">
          <w:rPr>
            <w:rFonts w:ascii="Times" w:hAnsi="Times"/>
            <w:color w:val="333333"/>
            <w:sz w:val="24"/>
            <w:szCs w:val="24"/>
            <w:highlight w:val="white"/>
          </w:rPr>
          <w:t>locations</w:t>
        </w:r>
      </w:ins>
      <w:ins w:id="239" w:author="Alejandro De La Vega" w:date="2016-02-09T22:05:00Z">
        <w:r w:rsidR="00FD4F1A" w:rsidRPr="00070689">
          <w:rPr>
            <w:rFonts w:ascii="Times" w:hAnsi="Times"/>
            <w:color w:val="333333"/>
            <w:sz w:val="24"/>
            <w:szCs w:val="24"/>
            <w:highlight w:val="white"/>
          </w:rPr>
          <w:t xml:space="preserve"> of cerebral cortex</w:t>
        </w:r>
      </w:ins>
      <w:ins w:id="240" w:author="Alejandro De La Vega" w:date="2016-02-09T22:02:00Z">
        <w:r w:rsidR="003615A9">
          <w:rPr>
            <w:rFonts w:ascii="Times" w:hAnsi="Times"/>
            <w:color w:val="333333"/>
            <w:sz w:val="24"/>
            <w:szCs w:val="24"/>
            <w:highlight w:val="white"/>
          </w:rPr>
          <w:t xml:space="preserve"> </w:t>
        </w:r>
        <w:r w:rsidR="00FD4F1A" w:rsidRPr="00070689">
          <w:rPr>
            <w:rFonts w:ascii="Times" w:hAnsi="Times"/>
            <w:color w:val="333333"/>
            <w:sz w:val="24"/>
            <w:szCs w:val="24"/>
            <w:highlight w:val="white"/>
          </w:rPr>
          <w:t>with the exception o</w:t>
        </w:r>
        <w:r w:rsidR="003615A9">
          <w:rPr>
            <w:rFonts w:ascii="Times" w:hAnsi="Times"/>
            <w:color w:val="333333"/>
            <w:sz w:val="24"/>
            <w:szCs w:val="24"/>
            <w:highlight w:val="white"/>
          </w:rPr>
          <w:t xml:space="preserve">f portions of </w:t>
        </w:r>
        <w:proofErr w:type="spellStart"/>
        <w:r w:rsidR="003615A9">
          <w:rPr>
            <w:rFonts w:ascii="Times" w:hAnsi="Times"/>
            <w:color w:val="333333"/>
            <w:sz w:val="24"/>
            <w:szCs w:val="24"/>
            <w:highlight w:val="white"/>
          </w:rPr>
          <w:t>precentral</w:t>
        </w:r>
        <w:proofErr w:type="spellEnd"/>
        <w:r w:rsidR="003615A9">
          <w:rPr>
            <w:rFonts w:ascii="Times" w:hAnsi="Times"/>
            <w:color w:val="333333"/>
            <w:sz w:val="24"/>
            <w:szCs w:val="24"/>
            <w:highlight w:val="white"/>
          </w:rPr>
          <w:t xml:space="preserve"> gyrus and </w:t>
        </w:r>
        <w:r w:rsidR="00FD4F1A" w:rsidRPr="00070689">
          <w:rPr>
            <w:rFonts w:ascii="Times" w:hAnsi="Times"/>
            <w:color w:val="333333"/>
            <w:sz w:val="24"/>
            <w:szCs w:val="24"/>
            <w:highlight w:val="white"/>
          </w:rPr>
          <w:t xml:space="preserve">far </w:t>
        </w:r>
      </w:ins>
      <w:ins w:id="241" w:author="Alejandro De La Vega" w:date="2016-03-08T16:04:00Z">
        <w:r w:rsidR="003615A9">
          <w:rPr>
            <w:rFonts w:ascii="Times" w:hAnsi="Times"/>
            <w:color w:val="333333"/>
            <w:sz w:val="24"/>
            <w:szCs w:val="24"/>
            <w:highlight w:val="white"/>
          </w:rPr>
          <w:t xml:space="preserve">ventromedial </w:t>
        </w:r>
      </w:ins>
      <w:ins w:id="242" w:author="Alejandro De La Vega" w:date="2016-02-09T22:02:00Z">
        <w:r w:rsidR="00FD4F1A" w:rsidRPr="00070689">
          <w:rPr>
            <w:rFonts w:ascii="Times" w:hAnsi="Times"/>
            <w:color w:val="333333"/>
            <w:sz w:val="24"/>
            <w:szCs w:val="24"/>
            <w:highlight w:val="white"/>
          </w:rPr>
          <w:t>prefrontal cortex</w:t>
        </w:r>
      </w:ins>
      <w:ins w:id="243" w:author="Alejandro De La Vega" w:date="2016-03-08T16:05:00Z">
        <w:r w:rsidR="003615A9">
          <w:rPr>
            <w:rFonts w:ascii="Times" w:hAnsi="Times"/>
            <w:color w:val="333333"/>
            <w:sz w:val="24"/>
            <w:szCs w:val="24"/>
            <w:highlight w:val="white"/>
          </w:rPr>
          <w:t>–</w:t>
        </w:r>
      </w:ins>
      <w:ins w:id="244" w:author="Alejandro De La Vega" w:date="2016-02-09T22:02:00Z">
        <w:r w:rsidR="003615A9">
          <w:rPr>
            <w:rFonts w:ascii="Times" w:hAnsi="Times"/>
            <w:color w:val="333333"/>
            <w:sz w:val="24"/>
            <w:szCs w:val="24"/>
            <w:highlight w:val="white"/>
          </w:rPr>
          <w:t xml:space="preserve"> </w:t>
        </w:r>
        <w:r w:rsidR="00FD4F1A" w:rsidRPr="00070689">
          <w:rPr>
            <w:rFonts w:ascii="Times" w:hAnsi="Times"/>
            <w:color w:val="333333"/>
            <w:sz w:val="24"/>
            <w:szCs w:val="24"/>
            <w:highlight w:val="white"/>
          </w:rPr>
          <w:t>which showed low activation although they were more than 50% l</w:t>
        </w:r>
        <w:r w:rsidR="003615A9">
          <w:rPr>
            <w:rFonts w:ascii="Times" w:hAnsi="Times"/>
            <w:color w:val="333333"/>
            <w:sz w:val="24"/>
            <w:szCs w:val="24"/>
            <w:highlight w:val="white"/>
          </w:rPr>
          <w:t xml:space="preserve">ikely to be in cerebral cortex. </w:t>
        </w:r>
      </w:ins>
      <w:ins w:id="245" w:author="Alejandro De La Vega" w:date="2016-01-29T18:15:00Z">
        <w:r w:rsidR="00710AD4" w:rsidRPr="00070689">
          <w:rPr>
            <w:rFonts w:ascii="Times" w:hAnsi="Times"/>
            <w:color w:val="333333"/>
            <w:sz w:val="24"/>
            <w:szCs w:val="24"/>
            <w:highlight w:val="white"/>
          </w:rPr>
          <w:t>Next, we</w:t>
        </w:r>
      </w:ins>
      <w:ins w:id="246" w:author="Alejandro De La Vega" w:date="2016-01-29T18:18:00Z">
        <w:r w:rsidR="00710AD4" w:rsidRPr="00070689">
          <w:rPr>
            <w:rFonts w:ascii="Times" w:hAnsi="Times"/>
            <w:color w:val="333333"/>
            <w:sz w:val="24"/>
            <w:szCs w:val="24"/>
            <w:highlight w:val="white"/>
          </w:rPr>
          <w:t xml:space="preserve"> calculated to co-activation of each MFC voxel with the rest of the brain</w:t>
        </w:r>
      </w:ins>
      <w:ins w:id="247" w:author="Alejandro De La Vega" w:date="2016-01-29T18:19:00Z">
        <w:r w:rsidR="00710AD4" w:rsidRPr="00070689">
          <w:rPr>
            <w:rFonts w:ascii="Times" w:hAnsi="Times"/>
            <w:color w:val="333333"/>
            <w:sz w:val="24"/>
            <w:szCs w:val="24"/>
            <w:highlight w:val="white"/>
          </w:rPr>
          <w:t xml:space="preserve"> by correlating </w:t>
        </w:r>
      </w:ins>
      <w:ins w:id="248" w:author="Alejandro De La Vega" w:date="2016-02-09T20:07:00Z">
        <w:r w:rsidR="000B042F" w:rsidRPr="00070689">
          <w:rPr>
            <w:rFonts w:ascii="Times" w:hAnsi="Times"/>
            <w:color w:val="333333"/>
            <w:sz w:val="24"/>
            <w:szCs w:val="24"/>
            <w:highlight w:val="white"/>
          </w:rPr>
          <w:t>their</w:t>
        </w:r>
      </w:ins>
      <w:ins w:id="249" w:author="Alejandro De La Vega" w:date="2016-01-29T18:19:00Z">
        <w:r w:rsidR="00710AD4" w:rsidRPr="00070689">
          <w:rPr>
            <w:rFonts w:ascii="Times" w:hAnsi="Times"/>
            <w:color w:val="333333"/>
            <w:sz w:val="24"/>
            <w:szCs w:val="24"/>
            <w:highlight w:val="white"/>
          </w:rPr>
          <w:t xml:space="preserve"> activation pattern across studies with the </w:t>
        </w:r>
      </w:ins>
      <w:ins w:id="250" w:author="Alejandro De La Vega" w:date="2016-02-09T20:07:00Z">
        <w:r w:rsidR="000B042F" w:rsidRPr="00070689">
          <w:rPr>
            <w:rFonts w:ascii="Times" w:hAnsi="Times"/>
            <w:color w:val="333333"/>
            <w:sz w:val="24"/>
            <w:szCs w:val="24"/>
            <w:highlight w:val="white"/>
          </w:rPr>
          <w:t xml:space="preserve">rest of the </w:t>
        </w:r>
      </w:ins>
      <w:ins w:id="251" w:author="Alejandro De La Vega" w:date="2016-01-29T18:19:00Z">
        <w:r w:rsidR="00710AD4" w:rsidRPr="00070689">
          <w:rPr>
            <w:rFonts w:ascii="Times" w:hAnsi="Times"/>
            <w:color w:val="333333"/>
            <w:sz w:val="24"/>
            <w:szCs w:val="24"/>
            <w:highlight w:val="white"/>
          </w:rPr>
          <w:t>brain.</w:t>
        </w:r>
      </w:ins>
      <w:ins w:id="252" w:author="Alejandro De La Vega" w:date="2016-01-29T18:17:00Z">
        <w:r w:rsidR="00710AD4" w:rsidRPr="00070689">
          <w:rPr>
            <w:rFonts w:ascii="Times" w:hAnsi="Times"/>
            <w:color w:val="333333"/>
            <w:sz w:val="24"/>
            <w:szCs w:val="24"/>
            <w:highlight w:val="white"/>
          </w:rPr>
          <w:t xml:space="preserve"> </w:t>
        </w:r>
      </w:ins>
      <w:ins w:id="253" w:author="Alejandro De La Vega" w:date="2016-01-29T18:18:00Z">
        <w:r w:rsidR="00710AD4" w:rsidRPr="00070689">
          <w:rPr>
            <w:rFonts w:ascii="Times" w:hAnsi="Times"/>
            <w:color w:val="333333"/>
            <w:sz w:val="24"/>
            <w:szCs w:val="24"/>
            <w:highlight w:val="white"/>
          </w:rPr>
          <w:t>Activation</w:t>
        </w:r>
      </w:ins>
      <w:ins w:id="254" w:author="Alejandro De La Vega" w:date="2016-01-29T18:17:00Z">
        <w:r w:rsidR="00710AD4" w:rsidRPr="00070689">
          <w:rPr>
            <w:rFonts w:ascii="Times" w:hAnsi="Times"/>
            <w:color w:val="333333"/>
            <w:sz w:val="24"/>
            <w:szCs w:val="24"/>
            <w:highlight w:val="white"/>
          </w:rPr>
          <w:t xml:space="preserve"> for each voxel is represented as a</w:t>
        </w:r>
      </w:ins>
      <w:ins w:id="255" w:author="Alejandro De La Vega" w:date="2016-01-29T18:18:00Z">
        <w:r w:rsidR="00710AD4" w:rsidRPr="00070689">
          <w:rPr>
            <w:rFonts w:ascii="Times" w:hAnsi="Times"/>
            <w:color w:val="333333"/>
            <w:sz w:val="24"/>
            <w:szCs w:val="24"/>
            <w:highlight w:val="white"/>
          </w:rPr>
          <w:t xml:space="preserve"> binomial</w:t>
        </w:r>
      </w:ins>
      <w:ins w:id="256" w:author="Alejandro De La Vega" w:date="2016-01-29T18:17:00Z">
        <w:r w:rsidR="00710AD4" w:rsidRPr="00070689">
          <w:rPr>
            <w:rFonts w:ascii="Times" w:hAnsi="Times"/>
            <w:color w:val="333333"/>
            <w:sz w:val="24"/>
            <w:szCs w:val="24"/>
            <w:highlight w:val="white"/>
          </w:rPr>
          <w:t xml:space="preserve"> vector of length</w:t>
        </w:r>
      </w:ins>
      <w:ins w:id="257" w:author="Alejandro De La Vega" w:date="2016-01-29T18:18:00Z">
        <w:r w:rsidR="00710AD4" w:rsidRPr="00070689">
          <w:rPr>
            <w:rFonts w:ascii="Times" w:hAnsi="Times"/>
            <w:color w:val="333333"/>
            <w:sz w:val="24"/>
            <w:szCs w:val="24"/>
            <w:highlight w:val="white"/>
          </w:rPr>
          <w:t xml:space="preserve"> 9,721, with 1 indicating that that voxel was active in a particular study.</w:t>
        </w:r>
      </w:ins>
      <w:ins w:id="258" w:author="Alejandro De La Vega" w:date="2016-01-29T18:17:00Z">
        <w:r w:rsidR="00710AD4" w:rsidRPr="00070689">
          <w:rPr>
            <w:rFonts w:ascii="Times" w:hAnsi="Times"/>
            <w:color w:val="333333"/>
            <w:sz w:val="24"/>
            <w:szCs w:val="24"/>
            <w:highlight w:val="white"/>
          </w:rPr>
          <w:t xml:space="preserve"> </w:t>
        </w:r>
      </w:ins>
      <w:r w:rsidRPr="00070689">
        <w:rPr>
          <w:rFonts w:ascii="Times" w:hAnsi="Times"/>
          <w:color w:val="333333"/>
          <w:sz w:val="24"/>
          <w:szCs w:val="24"/>
          <w:highlight w:val="white"/>
        </w:rPr>
        <w:t>As</w:t>
      </w:r>
      <w:ins w:id="259" w:author="Alejandro De La Vega" w:date="2016-01-29T18:19:00Z">
        <w:r w:rsidR="00710AD4" w:rsidRPr="00070689">
          <w:rPr>
            <w:rFonts w:ascii="Times" w:hAnsi="Times"/>
            <w:color w:val="333333"/>
            <w:sz w:val="24"/>
            <w:szCs w:val="24"/>
            <w:highlight w:val="white"/>
          </w:rPr>
          <w:t xml:space="preserve"> correlating </w:t>
        </w:r>
      </w:ins>
      <w:ins w:id="260" w:author="Alejandro De La Vega" w:date="2016-01-29T18:20:00Z">
        <w:r w:rsidR="00710AD4" w:rsidRPr="00070689">
          <w:rPr>
            <w:rFonts w:ascii="Times" w:hAnsi="Times"/>
            <w:color w:val="333333"/>
            <w:sz w:val="24"/>
            <w:szCs w:val="24"/>
            <w:highlight w:val="white"/>
          </w:rPr>
          <w:t>the activation of every</w:t>
        </w:r>
      </w:ins>
      <w:ins w:id="261" w:author="Alejandro De La Vega" w:date="2016-01-29T18:19:00Z">
        <w:r w:rsidR="00710AD4" w:rsidRPr="00070689">
          <w:rPr>
            <w:rFonts w:ascii="Times" w:hAnsi="Times"/>
            <w:color w:val="333333"/>
            <w:sz w:val="24"/>
            <w:szCs w:val="24"/>
            <w:highlight w:val="white"/>
          </w:rPr>
          <w:t xml:space="preserve"> MFC voxel with every other voxel in the </w:t>
        </w:r>
      </w:ins>
      <w:ins w:id="262" w:author="Alejandro De La Vega" w:date="2016-01-29T18:20:00Z">
        <w:r w:rsidR="00710AD4" w:rsidRPr="00070689">
          <w:rPr>
            <w:rFonts w:ascii="Times" w:hAnsi="Times"/>
            <w:color w:val="333333"/>
            <w:sz w:val="24"/>
            <w:szCs w:val="24"/>
            <w:highlight w:val="white"/>
          </w:rPr>
          <w:t>brain</w:t>
        </w:r>
      </w:ins>
      <w:r w:rsidRPr="00070689">
        <w:rPr>
          <w:rFonts w:ascii="Times" w:hAnsi="Times"/>
          <w:color w:val="333333"/>
          <w:sz w:val="24"/>
          <w:szCs w:val="24"/>
          <w:highlight w:val="white"/>
        </w:rPr>
        <w:t xml:space="preserve"> would result in a very large matrix </w:t>
      </w:r>
      <w:ins w:id="263" w:author="Alejandro De La Vega" w:date="2016-01-29T18:20:00Z">
        <w:r w:rsidR="00710AD4" w:rsidRPr="00070689">
          <w:rPr>
            <w:rFonts w:ascii="Times" w:hAnsi="Times"/>
            <w:color w:val="333333"/>
            <w:sz w:val="24"/>
            <w:szCs w:val="24"/>
            <w:highlight w:val="white"/>
          </w:rPr>
          <w:t>(</w:t>
        </w:r>
      </w:ins>
      <w:ins w:id="264" w:author="Alejandro De La Vega" w:date="2016-01-29T18:21:00Z">
        <w:r w:rsidR="00710AD4" w:rsidRPr="00070689">
          <w:rPr>
            <w:rFonts w:ascii="Times" w:hAnsi="Times"/>
            <w:color w:val="333333"/>
            <w:sz w:val="24"/>
            <w:szCs w:val="24"/>
          </w:rPr>
          <w:t>15</w:t>
        </w:r>
      </w:ins>
      <w:ins w:id="265" w:author="Alejandro De La Vega" w:date="2016-03-08T16:06:00Z">
        <w:r w:rsidR="003615A9">
          <w:rPr>
            <w:rFonts w:ascii="Times" w:hAnsi="Times"/>
            <w:color w:val="333333"/>
            <w:sz w:val="24"/>
            <w:szCs w:val="24"/>
          </w:rPr>
          <w:t>,</w:t>
        </w:r>
      </w:ins>
      <w:ins w:id="266" w:author="Alejandro De La Vega" w:date="2016-01-29T18:21:00Z">
        <w:r w:rsidR="00710AD4" w:rsidRPr="00070689">
          <w:rPr>
            <w:rFonts w:ascii="Times" w:hAnsi="Times"/>
            <w:color w:val="333333"/>
            <w:sz w:val="24"/>
            <w:szCs w:val="24"/>
          </w:rPr>
          <w:t xml:space="preserve">259 </w:t>
        </w:r>
      </w:ins>
      <w:ins w:id="267" w:author="Alejandro De La Vega" w:date="2016-03-08T16:07:00Z">
        <w:r w:rsidR="003615A9">
          <w:rPr>
            <w:rFonts w:ascii="Times" w:hAnsi="Times"/>
            <w:color w:val="333333"/>
            <w:sz w:val="24"/>
            <w:szCs w:val="24"/>
          </w:rPr>
          <w:t>MFC voxels</w:t>
        </w:r>
      </w:ins>
      <w:ins w:id="268" w:author="Alejandro De La Vega" w:date="2016-01-29T18:21:00Z">
        <w:r w:rsidR="00710AD4" w:rsidRPr="00070689">
          <w:rPr>
            <w:rFonts w:ascii="Times" w:hAnsi="Times"/>
            <w:color w:val="333333"/>
            <w:sz w:val="24"/>
            <w:szCs w:val="24"/>
          </w:rPr>
          <w:t xml:space="preserve"> x </w:t>
        </w:r>
        <w:r w:rsidR="00710AD4" w:rsidRPr="00070689">
          <w:rPr>
            <w:rFonts w:ascii="Times" w:hAnsi="Times"/>
            <w:color w:val="333333"/>
            <w:sz w:val="24"/>
            <w:szCs w:val="24"/>
            <w:highlight w:val="white"/>
          </w:rPr>
          <w:t>228</w:t>
        </w:r>
      </w:ins>
      <w:ins w:id="269" w:author="Alejandro De La Vega" w:date="2016-03-08T16:06:00Z">
        <w:r w:rsidR="003615A9">
          <w:rPr>
            <w:rFonts w:ascii="Times" w:hAnsi="Times"/>
            <w:color w:val="333333"/>
            <w:sz w:val="24"/>
            <w:szCs w:val="24"/>
            <w:highlight w:val="white"/>
          </w:rPr>
          <w:t>,</w:t>
        </w:r>
      </w:ins>
      <w:ins w:id="270" w:author="Alejandro De La Vega" w:date="2016-01-29T18:21:00Z">
        <w:r w:rsidR="00710AD4" w:rsidRPr="00070689">
          <w:rPr>
            <w:rFonts w:ascii="Times" w:hAnsi="Times"/>
            <w:color w:val="333333"/>
            <w:sz w:val="24"/>
            <w:szCs w:val="24"/>
            <w:highlight w:val="white"/>
          </w:rPr>
          <w:t>453</w:t>
        </w:r>
      </w:ins>
      <w:ins w:id="271" w:author="Alejandro De La Vega" w:date="2016-03-08T16:07:00Z">
        <w:r w:rsidR="003615A9">
          <w:rPr>
            <w:rFonts w:ascii="Times" w:hAnsi="Times"/>
            <w:color w:val="333333"/>
            <w:sz w:val="24"/>
            <w:szCs w:val="24"/>
            <w:highlight w:val="white"/>
          </w:rPr>
          <w:t xml:space="preserve"> whole-brain voxels</w:t>
        </w:r>
      </w:ins>
      <w:ins w:id="272" w:author="Alejandro De La Vega" w:date="2016-01-29T18:21:00Z">
        <w:r w:rsidR="00710AD4" w:rsidRPr="00070689">
          <w:rPr>
            <w:rFonts w:ascii="Times" w:hAnsi="Times"/>
            <w:color w:val="333333"/>
            <w:sz w:val="24"/>
            <w:szCs w:val="24"/>
            <w:highlight w:val="white"/>
          </w:rPr>
          <w:t xml:space="preserve">) </w:t>
        </w:r>
      </w:ins>
      <w:r w:rsidRPr="00070689">
        <w:rPr>
          <w:rFonts w:ascii="Times" w:hAnsi="Times"/>
          <w:color w:val="333333"/>
          <w:sz w:val="24"/>
          <w:szCs w:val="24"/>
          <w:highlight w:val="white"/>
        </w:rPr>
        <w:t xml:space="preserve">that would be computationally </w:t>
      </w:r>
      <w:ins w:id="273" w:author="Alejandro De La Vega" w:date="2016-02-09T20:08:00Z">
        <w:r w:rsidR="000B042F" w:rsidRPr="00070689">
          <w:rPr>
            <w:rFonts w:ascii="Times" w:hAnsi="Times"/>
            <w:color w:val="333333"/>
            <w:sz w:val="24"/>
            <w:szCs w:val="24"/>
            <w:highlight w:val="white"/>
          </w:rPr>
          <w:t xml:space="preserve">costly </w:t>
        </w:r>
      </w:ins>
      <w:r w:rsidRPr="00070689">
        <w:rPr>
          <w:rFonts w:ascii="Times" w:hAnsi="Times"/>
          <w:color w:val="333333"/>
          <w:sz w:val="24"/>
          <w:szCs w:val="24"/>
          <w:highlight w:val="white"/>
        </w:rPr>
        <w:t xml:space="preserve">to cluster, we reduced the dimensionality of the rest of the brain </w:t>
      </w:r>
      <w:ins w:id="274" w:author="Alejandro De La Vega" w:date="2016-02-09T20:08:00Z">
        <w:r w:rsidR="000B042F" w:rsidRPr="00070689">
          <w:rPr>
            <w:rFonts w:ascii="Times" w:hAnsi="Times"/>
            <w:color w:val="333333"/>
            <w:sz w:val="24"/>
            <w:szCs w:val="24"/>
            <w:highlight w:val="white"/>
          </w:rPr>
          <w:t xml:space="preserve">to 100 components </w:t>
        </w:r>
      </w:ins>
      <w:r w:rsidRPr="00070689">
        <w:rPr>
          <w:rFonts w:ascii="Times" w:hAnsi="Times"/>
          <w:color w:val="333333"/>
          <w:sz w:val="24"/>
          <w:szCs w:val="24"/>
          <w:highlight w:val="white"/>
        </w:rPr>
        <w:t xml:space="preserve">using principal components analysis (PCA). </w:t>
      </w:r>
      <w:ins w:id="275" w:author="Alejandro De La Vega" w:date="2016-03-08T16:06:00Z">
        <w:r w:rsidR="003615A9">
          <w:rPr>
            <w:rFonts w:ascii="Times" w:hAnsi="Times"/>
            <w:color w:val="333333"/>
            <w:sz w:val="24"/>
            <w:szCs w:val="24"/>
            <w:highlight w:val="white"/>
          </w:rPr>
          <w:t>Next</w:t>
        </w:r>
      </w:ins>
      <w:r w:rsidRPr="00070689">
        <w:rPr>
          <w:rFonts w:ascii="Times" w:hAnsi="Times"/>
          <w:color w:val="333333"/>
          <w:sz w:val="24"/>
          <w:szCs w:val="24"/>
          <w:highlight w:val="white"/>
        </w:rPr>
        <w:t xml:space="preserve">, we computed the </w:t>
      </w:r>
      <w:ins w:id="276" w:author="Alejandro De La Vega" w:date="2016-01-29T18:22:00Z">
        <w:r w:rsidR="00710AD4" w:rsidRPr="00070689">
          <w:rPr>
            <w:rFonts w:ascii="Times" w:hAnsi="Times"/>
            <w:color w:val="333333"/>
            <w:sz w:val="24"/>
            <w:szCs w:val="24"/>
            <w:highlight w:val="white"/>
          </w:rPr>
          <w:t xml:space="preserve">Pearson </w:t>
        </w:r>
      </w:ins>
      <w:r w:rsidRPr="00070689">
        <w:rPr>
          <w:rFonts w:ascii="Times" w:hAnsi="Times"/>
          <w:color w:val="333333"/>
          <w:sz w:val="24"/>
          <w:szCs w:val="24"/>
          <w:highlight w:val="white"/>
        </w:rPr>
        <w:t xml:space="preserve">correlation distance between every voxel in the MFC </w:t>
      </w:r>
      <w:ins w:id="277" w:author="Alejandro De La Vega" w:date="2016-01-29T18:22:00Z">
        <w:r w:rsidR="00710AD4" w:rsidRPr="00070689">
          <w:rPr>
            <w:rFonts w:ascii="Times" w:hAnsi="Times"/>
            <w:color w:val="333333"/>
            <w:sz w:val="24"/>
            <w:szCs w:val="24"/>
            <w:highlight w:val="white"/>
          </w:rPr>
          <w:t xml:space="preserve">mask </w:t>
        </w:r>
      </w:ins>
      <w:r w:rsidRPr="00070689">
        <w:rPr>
          <w:rFonts w:ascii="Times" w:hAnsi="Times"/>
          <w:color w:val="333333"/>
          <w:sz w:val="24"/>
          <w:szCs w:val="24"/>
          <w:highlight w:val="white"/>
        </w:rPr>
        <w:t>with each</w:t>
      </w:r>
      <w:ins w:id="278" w:author="Alejandro De La Vega" w:date="2016-01-29T18:22:00Z">
        <w:r w:rsidR="00710AD4" w:rsidRPr="00070689">
          <w:rPr>
            <w:rFonts w:ascii="Times" w:hAnsi="Times"/>
            <w:color w:val="333333"/>
            <w:sz w:val="24"/>
            <w:szCs w:val="24"/>
            <w:highlight w:val="white"/>
          </w:rPr>
          <w:t xml:space="preserve"> whole-brain</w:t>
        </w:r>
      </w:ins>
      <w:r w:rsidRPr="00070689">
        <w:rPr>
          <w:rFonts w:ascii="Times" w:hAnsi="Times"/>
          <w:color w:val="333333"/>
          <w:sz w:val="24"/>
          <w:szCs w:val="24"/>
          <w:highlight w:val="white"/>
        </w:rPr>
        <w:t xml:space="preserve"> PCA component</w:t>
      </w:r>
      <w:ins w:id="279" w:author="Alejandro De La Vega" w:date="2016-03-08T18:25:00Z">
        <w:r w:rsidR="0058308B">
          <w:rPr>
            <w:rFonts w:ascii="Times" w:hAnsi="Times"/>
            <w:color w:val="333333"/>
            <w:sz w:val="24"/>
            <w:szCs w:val="24"/>
            <w:highlight w:val="white"/>
          </w:rPr>
          <w:t>.</w:t>
        </w:r>
      </w:ins>
      <w:del w:id="280" w:author="Alejandro De La Vega" w:date="2016-03-08T18:25:00Z">
        <w:r w:rsidRPr="00070689" w:rsidDel="0058308B">
          <w:rPr>
            <w:rFonts w:ascii="Times" w:hAnsi="Times"/>
            <w:color w:val="333333"/>
            <w:sz w:val="24"/>
            <w:szCs w:val="24"/>
            <w:highlight w:val="white"/>
          </w:rPr>
          <w:delText>,</w:delText>
        </w:r>
      </w:del>
      <w:r w:rsidRPr="00070689">
        <w:rPr>
          <w:rFonts w:ascii="Times" w:hAnsi="Times"/>
          <w:sz w:val="24"/>
          <w:szCs w:val="24"/>
        </w:rPr>
        <w:t xml:space="preserve"> </w:t>
      </w:r>
      <w:r w:rsidRPr="00070689">
        <w:rPr>
          <w:rFonts w:ascii="Times" w:hAnsi="Times"/>
          <w:color w:val="333333"/>
          <w:sz w:val="24"/>
          <w:szCs w:val="24"/>
          <w:highlight w:val="white"/>
        </w:rPr>
        <w:t>We applied k-means clustering to this matrix</w:t>
      </w:r>
      <w:ins w:id="281" w:author="Alejandro De La Vega" w:date="2016-01-29T18:23:00Z">
        <w:r w:rsidR="003615A9">
          <w:rPr>
            <w:rFonts w:ascii="Times" w:hAnsi="Times"/>
            <w:color w:val="333333"/>
            <w:sz w:val="24"/>
            <w:szCs w:val="24"/>
            <w:highlight w:val="white"/>
          </w:rPr>
          <w:t xml:space="preserve"> (15, 259 MFC voxels x 100 whole-brain PCA components) to </w:t>
        </w:r>
        <w:r w:rsidR="00710AD4" w:rsidRPr="002666F4">
          <w:rPr>
            <w:rFonts w:ascii="Times" w:hAnsi="Times"/>
            <w:color w:val="333333"/>
            <w:sz w:val="24"/>
            <w:szCs w:val="24"/>
            <w:highlight w:val="white"/>
          </w:rPr>
          <w:t xml:space="preserve">group the </w:t>
        </w:r>
        <w:r w:rsidR="00710AD4" w:rsidRPr="00E5257A">
          <w:rPr>
            <w:rFonts w:ascii="Times" w:hAnsi="Times"/>
            <w:color w:val="333333"/>
            <w:sz w:val="24"/>
            <w:szCs w:val="24"/>
          </w:rPr>
          <w:t>MFC voxels into 2-15 clusters</w:t>
        </w:r>
      </w:ins>
      <w:ins w:id="282" w:author="Alejandro De La Vega" w:date="2016-01-29T18:24:00Z">
        <w:r w:rsidR="00710AD4" w:rsidRPr="00E5257A">
          <w:rPr>
            <w:rFonts w:ascii="Times" w:hAnsi="Times"/>
            <w:color w:val="333333"/>
            <w:sz w:val="24"/>
            <w:szCs w:val="24"/>
          </w:rPr>
          <w:t>. K-means was used for clustering</w:t>
        </w:r>
      </w:ins>
      <w:r w:rsidRPr="00070689">
        <w:rPr>
          <w:rFonts w:ascii="Times" w:hAnsi="Times"/>
          <w:color w:val="333333"/>
          <w:sz w:val="24"/>
          <w:szCs w:val="24"/>
          <w:highlight w:val="white"/>
        </w:rPr>
        <w:t xml:space="preserve"> as this algorithm is computationally efficient, widely used, and shows </w:t>
      </w:r>
      <w:ins w:id="283" w:author="Alejandro De La Vega" w:date="2016-01-29T18:22:00Z">
        <w:r w:rsidR="00710AD4" w:rsidRPr="00070689">
          <w:rPr>
            <w:rFonts w:ascii="Times" w:hAnsi="Times"/>
            <w:color w:val="333333"/>
            <w:sz w:val="24"/>
            <w:szCs w:val="24"/>
            <w:highlight w:val="white"/>
          </w:rPr>
          <w:t xml:space="preserve">reasonably </w:t>
        </w:r>
      </w:ins>
      <w:r w:rsidRPr="00070689">
        <w:rPr>
          <w:rFonts w:ascii="Times" w:hAnsi="Times"/>
          <w:color w:val="333333"/>
          <w:sz w:val="24"/>
          <w:szCs w:val="24"/>
          <w:highlight w:val="white"/>
        </w:rPr>
        <w:t xml:space="preserve">high goodness of fit </w:t>
      </w:r>
      <w:ins w:id="284" w:author="Alejandro De La Vega" w:date="2016-01-29T18:23:00Z">
        <w:r w:rsidR="00710AD4" w:rsidRPr="00070689">
          <w:rPr>
            <w:rFonts w:ascii="Times" w:hAnsi="Times"/>
            <w:color w:val="333333"/>
            <w:sz w:val="24"/>
            <w:szCs w:val="24"/>
            <w:highlight w:val="white"/>
          </w:rPr>
          <w:t xml:space="preserve">characteristics </w:t>
        </w:r>
      </w:ins>
      <w:r w:rsidRPr="002666F4">
        <w:rPr>
          <w:rFonts w:ascii="Times" w:hAnsi="Times"/>
          <w:color w:val="333333"/>
          <w:sz w:val="24"/>
          <w:szCs w:val="24"/>
          <w:highlight w:val="white"/>
        </w:rPr>
        <w:fldChar w:fldCharType="begin"/>
      </w:r>
      <w:r w:rsidR="005E2031">
        <w:rPr>
          <w:rFonts w:ascii="Times" w:hAnsi="Times"/>
          <w:color w:val="333333"/>
          <w:sz w:val="24"/>
          <w:szCs w:val="24"/>
          <w:highlight w:val="white"/>
        </w:rPr>
        <w:instrText xml:space="preserve"> ADDIN PAPERS2_CITATIONS &lt;citation&gt;&lt;uuid&gt;5125ABDE-8066-42A2-8F9F-DC86A745F70A&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Pr="002666F4">
        <w:rPr>
          <w:rFonts w:ascii="Times" w:hAnsi="Times"/>
          <w:color w:val="333333"/>
          <w:sz w:val="24"/>
          <w:szCs w:val="24"/>
          <w:highlight w:val="white"/>
        </w:rPr>
        <w:fldChar w:fldCharType="separate"/>
      </w:r>
      <w:r w:rsidRPr="002666F4">
        <w:rPr>
          <w:rFonts w:ascii="Times" w:hAnsi="Times" w:cs="Cambria"/>
          <w:sz w:val="24"/>
          <w:szCs w:val="24"/>
        </w:rPr>
        <w:t>(Thirion et al., 2014)</w:t>
      </w:r>
      <w:r w:rsidRPr="002666F4">
        <w:rPr>
          <w:rFonts w:ascii="Times" w:hAnsi="Times"/>
          <w:color w:val="333333"/>
          <w:sz w:val="24"/>
          <w:szCs w:val="24"/>
          <w:highlight w:val="white"/>
        </w:rPr>
        <w:fldChar w:fldCharType="end"/>
      </w:r>
      <w:r w:rsidRPr="00070689">
        <w:rPr>
          <w:rFonts w:ascii="Times" w:hAnsi="Times"/>
          <w:color w:val="333333"/>
          <w:sz w:val="24"/>
          <w:szCs w:val="24"/>
          <w:highlight w:val="white"/>
        </w:rPr>
        <w:t xml:space="preserve">. We used the k-means++ initialization procedure, ran the algorithm </w:t>
      </w:r>
      <w:r w:rsidRPr="00070689">
        <w:rPr>
          <w:rFonts w:ascii="Times" w:hAnsi="Times"/>
          <w:color w:val="1D1F22"/>
          <w:sz w:val="24"/>
          <w:szCs w:val="24"/>
          <w:highlight w:val="white"/>
        </w:rPr>
        <w:t xml:space="preserve">10 times on different centroid seeds and selected the output of these consecutive runs </w:t>
      </w:r>
      <w:ins w:id="285" w:author="Alejandro De La Vega" w:date="2016-02-09T20:37:00Z">
        <w:r w:rsidR="009C67DC" w:rsidRPr="00070689">
          <w:rPr>
            <w:rFonts w:ascii="Times" w:hAnsi="Times"/>
            <w:color w:val="1D1F22"/>
            <w:sz w:val="24"/>
            <w:szCs w:val="24"/>
            <w:highlight w:val="white"/>
          </w:rPr>
          <w:t>with the lowest inertia</w:t>
        </w:r>
      </w:ins>
      <w:r w:rsidRPr="00070689">
        <w:rPr>
          <w:rFonts w:ascii="Times" w:hAnsi="Times"/>
          <w:color w:val="1D1F22"/>
          <w:sz w:val="24"/>
          <w:szCs w:val="24"/>
          <w:highlight w:val="white"/>
        </w:rPr>
        <w:t xml:space="preserve"> to avoid local minima.</w:t>
      </w:r>
    </w:p>
    <w:p w14:paraId="39BBA77E" w14:textId="27AB8347" w:rsidR="007F249F" w:rsidRPr="00DE5DC9" w:rsidRDefault="007F249F">
      <w:pPr>
        <w:pStyle w:val="Normal1"/>
        <w:rPr>
          <w:ins w:id="286" w:author="Alejandro De La Vega" w:date="2016-02-05T16:42:00Z"/>
          <w:rFonts w:ascii="Times" w:hAnsi="Times"/>
          <w:color w:val="333333"/>
          <w:sz w:val="24"/>
          <w:szCs w:val="24"/>
          <w:highlight w:val="white"/>
        </w:rPr>
        <w:pPrChange w:id="287" w:author="Alejandro De La Vega" w:date="2016-03-08T16:38:00Z">
          <w:pPr>
            <w:pStyle w:val="Normal1"/>
            <w:spacing w:after="160"/>
          </w:pPr>
        </w:pPrChange>
      </w:pPr>
      <w:r w:rsidRPr="00070689">
        <w:rPr>
          <w:rFonts w:ascii="Times" w:hAnsi="Times"/>
          <w:color w:val="333333"/>
          <w:sz w:val="24"/>
          <w:szCs w:val="24"/>
          <w:highlight w:val="white"/>
        </w:rPr>
        <w:t xml:space="preserve">Since the optimality of a given clustering depends in large part on investigators’ goals, the preferred level of analysis, and the nature and dimensionality of the available data, identifying the ‘correct’ number of clusters is arguably an intractable problem </w:t>
      </w:r>
      <w:r w:rsidRPr="002666F4">
        <w:rPr>
          <w:rFonts w:ascii="Times" w:hAnsi="Times"/>
          <w:color w:val="333333"/>
          <w:sz w:val="24"/>
          <w:szCs w:val="24"/>
          <w:highlight w:val="white"/>
        </w:rPr>
        <w:fldChar w:fldCharType="begin"/>
      </w:r>
      <w:r w:rsidR="005E2031">
        <w:rPr>
          <w:rFonts w:ascii="Times" w:hAnsi="Times"/>
          <w:color w:val="333333"/>
          <w:sz w:val="24"/>
          <w:szCs w:val="24"/>
          <w:highlight w:val="white"/>
        </w:rPr>
        <w:instrText xml:space="preserve"> ADDIN PAPERS2_CITATIONS &lt;citation&gt;&lt;uuid&gt;CC9BF293-521B-4CB0-9A27-3B2040EEBF64&lt;/uuid&gt;&lt;priority&gt;0&lt;/priority&gt;&lt;publications&gt;&lt;publication&gt;&lt;volume&gt;67&lt;/volume&gt;&lt;publication_date&gt;99201600001200000000200000&lt;/publication_date&gt;&lt;number&gt;1&lt;/number&gt;&lt;doi&gt;10.1146/annurev-psych-122414-033729&lt;/doi&gt;&lt;startpage&gt;587&lt;/startpage&gt;&lt;title&gt;From brain maps to cognitive ontologies: informatics and the search for mental structure&lt;/title&gt;&lt;uuid&gt;982151DC-0835-4C01-B6AB-267152225EE2&lt;/uuid&gt;&lt;subtype&gt;400&lt;/subtype&gt;&lt;endpage&gt;612&lt;/endpage&gt;&lt;type&gt;400&lt;/type&gt;&lt;url&gt;http://www.annualreviews.org/doi/10.1146/annurev-psych-122414-033729&lt;/url&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firstName&gt;Tal&lt;/firstName&gt;&lt;lastName&gt;Yarkoni&lt;/lastName&gt;&lt;/author&gt;&lt;/authors&gt;&lt;/publication&gt;&lt;/publications&gt;&lt;cites&gt;&lt;/cites&gt;&lt;/citation&gt;</w:instrText>
      </w:r>
      <w:r w:rsidRPr="002666F4">
        <w:rPr>
          <w:rFonts w:ascii="Times" w:hAnsi="Times"/>
          <w:color w:val="333333"/>
          <w:sz w:val="24"/>
          <w:szCs w:val="24"/>
          <w:highlight w:val="white"/>
        </w:rPr>
        <w:fldChar w:fldCharType="separate"/>
      </w:r>
      <w:ins w:id="288" w:author="Alejandro De La Vega" w:date="2016-03-14T20:32:00Z">
        <w:r w:rsidR="005E2031">
          <w:rPr>
            <w:rFonts w:ascii="Cambria" w:hAnsi="Cambria" w:cs="Cambria"/>
          </w:rPr>
          <w:t>(Poldrack and Yarkoni, 2016)</w:t>
        </w:r>
      </w:ins>
      <w:r w:rsidRPr="002666F4">
        <w:rPr>
          <w:rFonts w:ascii="Times" w:hAnsi="Times"/>
          <w:color w:val="333333"/>
          <w:sz w:val="24"/>
          <w:szCs w:val="24"/>
          <w:highlight w:val="white"/>
        </w:rPr>
        <w:fldChar w:fldCharType="end"/>
      </w:r>
      <w:r w:rsidRPr="00070689">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Pr="00070689">
        <w:rPr>
          <w:rFonts w:ascii="Times" w:hAnsi="Times"/>
          <w:color w:val="1D1F22"/>
          <w:sz w:val="24"/>
          <w:szCs w:val="24"/>
          <w:highlight w:val="white"/>
        </w:rPr>
        <w:t xml:space="preserve">The silhouette coefficient was defined as </w:t>
      </w:r>
      <w:r w:rsidR="000B042F" w:rsidRPr="00070689">
        <w:rPr>
          <w:rFonts w:ascii="Times" w:hAnsi="Times"/>
          <w:color w:val="1D1F22"/>
          <w:sz w:val="24"/>
          <w:szCs w:val="24"/>
        </w:rPr>
        <w:t xml:space="preserve">(b – a) / max(a, b), </w:t>
      </w:r>
      <w:r w:rsidRPr="00070689">
        <w:rPr>
          <w:rFonts w:ascii="Times" w:hAnsi="Times"/>
          <w:color w:val="1D1F22"/>
          <w:sz w:val="24"/>
          <w:szCs w:val="24"/>
          <w:highlight w:val="white"/>
        </w:rPr>
        <w:t>where a is the mean intra-cluster distance and</w:t>
      </w:r>
      <w:r w:rsidR="000B042F" w:rsidRPr="00070689">
        <w:rPr>
          <w:rFonts w:ascii="Times" w:hAnsi="Times"/>
          <w:color w:val="1D1F22"/>
          <w:sz w:val="24"/>
          <w:szCs w:val="24"/>
          <w:highlight w:val="white"/>
        </w:rPr>
        <w:t xml:space="preserve"> b </w:t>
      </w:r>
      <w:r w:rsidRPr="00070689">
        <w:rPr>
          <w:rFonts w:ascii="Times" w:hAnsi="Times"/>
          <w:color w:val="1D1F22"/>
          <w:sz w:val="24"/>
          <w:szCs w:val="24"/>
          <w:highlight w:val="white"/>
        </w:rPr>
        <w:t xml:space="preserve">is the distance between a sample and the nearest cluster that the sample is not a part of. </w:t>
      </w:r>
      <w:r w:rsidRPr="00070689">
        <w:rPr>
          <w:rFonts w:ascii="Times" w:hAnsi="Times"/>
          <w:color w:val="333333"/>
          <w:sz w:val="24"/>
          <w:szCs w:val="24"/>
          <w:highlight w:val="white"/>
        </w:rPr>
        <w:t>Solutions that minimized the average distance between voxels within each cluster received a greater score.</w:t>
      </w:r>
      <w:r w:rsidRPr="00070689">
        <w:rPr>
          <w:rFonts w:ascii="Times" w:hAnsi="Times"/>
          <w:sz w:val="24"/>
          <w:szCs w:val="24"/>
        </w:rPr>
        <w:t xml:space="preserve"> </w:t>
      </w:r>
      <w:r w:rsidRPr="00070689">
        <w:rPr>
          <w:rFonts w:ascii="Times" w:hAnsi="Times"/>
          <w:color w:val="1D1F22"/>
          <w:sz w:val="24"/>
          <w:szCs w:val="24"/>
          <w:highlight w:val="white"/>
        </w:rPr>
        <w:t xml:space="preserve">Because it is unclear what should be considered a significant silhouette score, we used a permutation procedure previously employed by our group </w:t>
      </w:r>
      <w:r w:rsidRPr="00E5257A">
        <w:rPr>
          <w:rFonts w:ascii="Times" w:hAnsi="Times"/>
          <w:color w:val="1D1F22"/>
          <w:sz w:val="24"/>
          <w:szCs w:val="24"/>
          <w:highlight w:val="white"/>
        </w:rPr>
        <w:fldChar w:fldCharType="begin"/>
      </w:r>
      <w:r w:rsidR="005E2031">
        <w:rPr>
          <w:rFonts w:ascii="Times" w:hAnsi="Times"/>
          <w:color w:val="1D1F22"/>
          <w:sz w:val="24"/>
          <w:szCs w:val="24"/>
          <w:highlight w:val="white"/>
        </w:rPr>
        <w:instrText xml:space="preserve"> ADDIN PAPERS2_CITATIONS &lt;citation&gt;&lt;uuid&gt;3B0EBBB8-6C04-4C7D-BFE2-C853111FAB80&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E5257A">
        <w:rPr>
          <w:rFonts w:ascii="Times" w:hAnsi="Times"/>
          <w:color w:val="1D1F22"/>
          <w:sz w:val="24"/>
          <w:szCs w:val="24"/>
          <w:highlight w:val="white"/>
        </w:rPr>
        <w:fldChar w:fldCharType="separate"/>
      </w:r>
      <w:r w:rsidRPr="00E5257A">
        <w:rPr>
          <w:rFonts w:ascii="Times" w:hAnsi="Times" w:cs="Cambria"/>
          <w:sz w:val="24"/>
          <w:szCs w:val="24"/>
        </w:rPr>
        <w:t>(Wager et al., 2008)</w:t>
      </w:r>
      <w:r w:rsidRPr="00E5257A">
        <w:rPr>
          <w:rFonts w:ascii="Times" w:hAnsi="Times"/>
          <w:color w:val="1D1F22"/>
          <w:sz w:val="24"/>
          <w:szCs w:val="24"/>
          <w:highlight w:val="white"/>
        </w:rPr>
        <w:fldChar w:fldCharType="end"/>
      </w:r>
      <w:r w:rsidRPr="00070689">
        <w:rPr>
          <w:rFonts w:ascii="Times" w:hAnsi="Times"/>
          <w:color w:val="1D1F22"/>
          <w:sz w:val="24"/>
          <w:szCs w:val="24"/>
          <w:highlight w:val="white"/>
        </w:rPr>
        <w:t xml:space="preserve"> in order to estimate the uncertainty around scores. For each possible solution between 2 and 15 clusters, we permuted the data matrix generating a new permuted data set with no relationship between voxels. We then re-applied the clustering algorithm, and re-calculated the silhouette score 1000 times resulting in a null-hypothesis distribution of silhouette scores for each </w:t>
      </w:r>
      <w:r w:rsidRPr="00070689">
        <w:rPr>
          <w:rFonts w:ascii="Times" w:hAnsi="Times"/>
          <w:i/>
          <w:color w:val="1D1F22"/>
          <w:sz w:val="24"/>
          <w:szCs w:val="24"/>
          <w:highlight w:val="white"/>
        </w:rPr>
        <w:t>k</w:t>
      </w:r>
      <w:r w:rsidRPr="00070689">
        <w:rPr>
          <w:rFonts w:ascii="Times" w:hAnsi="Times"/>
          <w:color w:val="1D1F22"/>
          <w:sz w:val="24"/>
          <w:szCs w:val="24"/>
        </w:rPr>
        <w:t>. We used this null distribution to calculate z-scores for each solution and select solutions for further analysis.</w:t>
      </w:r>
      <w:r w:rsidRPr="00070689">
        <w:rPr>
          <w:rFonts w:ascii="Times" w:hAnsi="Times"/>
          <w:color w:val="1D1F22"/>
          <w:sz w:val="24"/>
          <w:szCs w:val="24"/>
          <w:highlight w:val="white"/>
        </w:rPr>
        <w:t xml:space="preserve"> </w:t>
      </w:r>
      <w:ins w:id="289" w:author="Alejandro De La Vega" w:date="2016-03-08T16:38:00Z">
        <w:r w:rsidR="00DE5DC9">
          <w:rPr>
            <w:rFonts w:ascii="Times" w:hAnsi="Times"/>
            <w:color w:val="333333"/>
            <w:sz w:val="24"/>
            <w:szCs w:val="24"/>
            <w:highlight w:val="white"/>
          </w:rPr>
          <w:t xml:space="preserve">We have made our full analysis pipeline available to enable other researchers to investigate </w:t>
        </w:r>
        <w:r w:rsidR="00FF1B37">
          <w:rPr>
            <w:rFonts w:ascii="Times" w:hAnsi="Times"/>
            <w:color w:val="333333"/>
            <w:sz w:val="24"/>
            <w:szCs w:val="24"/>
            <w:highlight w:val="white"/>
          </w:rPr>
          <w:t>clustering solutions of differing granularity from those we focused on in more detail.</w:t>
        </w:r>
        <w:r w:rsidR="00DE5DC9">
          <w:rPr>
            <w:rFonts w:ascii="Times" w:hAnsi="Times"/>
            <w:color w:val="333333"/>
            <w:sz w:val="24"/>
            <w:szCs w:val="24"/>
            <w:highlight w:val="white"/>
          </w:rPr>
          <w:t xml:space="preserve"> </w:t>
        </w:r>
      </w:ins>
    </w:p>
    <w:p w14:paraId="2C6F9679" w14:textId="7875789E" w:rsidR="001F66B3" w:rsidRPr="00070689" w:rsidRDefault="001F66B3" w:rsidP="000B042F">
      <w:pPr>
        <w:pStyle w:val="Normal1"/>
        <w:ind w:firstLine="720"/>
        <w:rPr>
          <w:rFonts w:ascii="Times" w:hAnsi="Times"/>
          <w:sz w:val="24"/>
          <w:szCs w:val="24"/>
        </w:rPr>
      </w:pPr>
      <w:ins w:id="290" w:author="Alejandro De La Vega" w:date="2016-02-05T16:42:00Z">
        <w:r w:rsidRPr="00070689">
          <w:rPr>
            <w:rFonts w:ascii="Times" w:hAnsi="Times"/>
            <w:sz w:val="24"/>
            <w:szCs w:val="24"/>
          </w:rPr>
          <w:t xml:space="preserve">To understand the anatomical correspondence of the resulting clusters, we calculated the probability of voxels in each </w:t>
        </w:r>
      </w:ins>
      <w:ins w:id="291" w:author="Alejandro De La Vega" w:date="2016-02-05T16:43:00Z">
        <w:r w:rsidRPr="00070689">
          <w:rPr>
            <w:rFonts w:ascii="Times" w:hAnsi="Times"/>
            <w:sz w:val="24"/>
            <w:szCs w:val="24"/>
          </w:rPr>
          <w:t>cluster</w:t>
        </w:r>
      </w:ins>
      <w:ins w:id="292" w:author="Alejandro De La Vega" w:date="2016-02-05T16:42:00Z">
        <w:r w:rsidRPr="00070689">
          <w:rPr>
            <w:rFonts w:ascii="Times" w:hAnsi="Times"/>
            <w:sz w:val="24"/>
            <w:szCs w:val="24"/>
          </w:rPr>
          <w:t xml:space="preserve"> of </w:t>
        </w:r>
      </w:ins>
      <w:ins w:id="293" w:author="Alejandro De La Vega" w:date="2016-02-05T16:43:00Z">
        <w:r w:rsidRPr="00070689">
          <w:rPr>
            <w:rFonts w:ascii="Times" w:hAnsi="Times"/>
            <w:sz w:val="24"/>
            <w:szCs w:val="24"/>
          </w:rPr>
          <w:t>occurring</w:t>
        </w:r>
      </w:ins>
      <w:ins w:id="294" w:author="Alejandro De La Vega" w:date="2016-02-05T16:42:00Z">
        <w:r w:rsidRPr="00070689">
          <w:rPr>
            <w:rFonts w:ascii="Times" w:hAnsi="Times"/>
            <w:sz w:val="24"/>
            <w:szCs w:val="24"/>
          </w:rPr>
          <w:t xml:space="preserve"> </w:t>
        </w:r>
      </w:ins>
      <w:ins w:id="295" w:author="Alejandro De La Vega" w:date="2016-02-05T16:43:00Z">
        <w:r w:rsidRPr="00070689">
          <w:rPr>
            <w:rFonts w:ascii="Times" w:hAnsi="Times"/>
            <w:sz w:val="24"/>
            <w:szCs w:val="24"/>
          </w:rPr>
          <w:t>in p</w:t>
        </w:r>
      </w:ins>
      <w:ins w:id="296" w:author="Alejandro De La Vega" w:date="2016-02-05T16:42:00Z">
        <w:r w:rsidRPr="00070689">
          <w:rPr>
            <w:rFonts w:ascii="Times" w:hAnsi="Times"/>
            <w:sz w:val="24"/>
            <w:szCs w:val="24"/>
          </w:rPr>
          <w:t xml:space="preserve">robabilistic regions </w:t>
        </w:r>
      </w:ins>
      <w:ins w:id="297" w:author="Alejandro De La Vega" w:date="2016-02-05T16:43:00Z">
        <w:r w:rsidRPr="00070689">
          <w:rPr>
            <w:rFonts w:ascii="Times" w:hAnsi="Times"/>
            <w:sz w:val="24"/>
            <w:szCs w:val="24"/>
          </w:rPr>
          <w:t xml:space="preserve">from </w:t>
        </w:r>
      </w:ins>
      <w:ins w:id="298" w:author="Alejandro De La Vega" w:date="2016-02-05T16:42:00Z">
        <w:r w:rsidRPr="00070689">
          <w:rPr>
            <w:rFonts w:ascii="Times" w:hAnsi="Times"/>
            <w:sz w:val="24"/>
            <w:szCs w:val="24"/>
          </w:rPr>
          <w:t>the Harvard-Oxford atlas (H-O)</w:t>
        </w:r>
      </w:ins>
      <w:ins w:id="299" w:author="Alejandro De La Vega" w:date="2016-02-05T16:43:00Z">
        <w:r w:rsidRPr="00070689">
          <w:rPr>
            <w:rFonts w:ascii="Times" w:hAnsi="Times"/>
            <w:sz w:val="24"/>
            <w:szCs w:val="24"/>
          </w:rPr>
          <w:t xml:space="preserve">. </w:t>
        </w:r>
      </w:ins>
      <w:ins w:id="300" w:author="Alejandro De La Vega" w:date="2016-02-05T16:45:00Z">
        <w:r w:rsidRPr="00070689">
          <w:rPr>
            <w:rFonts w:ascii="Times" w:hAnsi="Times"/>
            <w:sz w:val="24"/>
            <w:szCs w:val="24"/>
          </w:rPr>
          <w:t xml:space="preserve">We refer to H-O’s </w:t>
        </w:r>
        <w:proofErr w:type="spellStart"/>
        <w:r w:rsidRPr="00070689">
          <w:rPr>
            <w:rFonts w:ascii="Times" w:hAnsi="Times"/>
            <w:sz w:val="24"/>
            <w:szCs w:val="24"/>
          </w:rPr>
          <w:t>Juxapositional</w:t>
        </w:r>
        <w:proofErr w:type="spellEnd"/>
        <w:r w:rsidRPr="00070689">
          <w:rPr>
            <w:rFonts w:ascii="Times" w:hAnsi="Times"/>
            <w:sz w:val="24"/>
            <w:szCs w:val="24"/>
          </w:rPr>
          <w:t xml:space="preserve"> Lobule Cortex as Supplementary Motor Area (SMA) for consistency. </w:t>
        </w:r>
      </w:ins>
      <w:ins w:id="301" w:author="Alejandro De La Vega" w:date="2016-02-05T16:43:00Z">
        <w:r w:rsidRPr="00070689">
          <w:rPr>
            <w:rFonts w:ascii="Times" w:hAnsi="Times"/>
            <w:sz w:val="24"/>
            <w:szCs w:val="24"/>
          </w:rPr>
          <w:t xml:space="preserve">We also </w:t>
        </w:r>
      </w:ins>
      <w:ins w:id="302" w:author="Alejandro De La Vega" w:date="2016-02-05T16:42:00Z">
        <w:r w:rsidRPr="00070689">
          <w:rPr>
            <w:rFonts w:ascii="Times" w:hAnsi="Times"/>
            <w:sz w:val="24"/>
            <w:szCs w:val="24"/>
          </w:rPr>
          <w:t xml:space="preserve">compared </w:t>
        </w:r>
      </w:ins>
      <w:ins w:id="303" w:author="Alejandro De La Vega" w:date="2016-02-05T16:43:00Z">
        <w:r w:rsidRPr="00070689">
          <w:rPr>
            <w:rFonts w:ascii="Times" w:hAnsi="Times"/>
            <w:sz w:val="24"/>
            <w:szCs w:val="24"/>
          </w:rPr>
          <w:t>the location of clusters to regions from cytoarchitechtonic</w:t>
        </w:r>
      </w:ins>
      <w:ins w:id="304" w:author="Alejandro De La Vega" w:date="2016-02-05T16:42:00Z">
        <w:r w:rsidRPr="00070689">
          <w:rPr>
            <w:rFonts w:ascii="Times" w:hAnsi="Times"/>
            <w:sz w:val="24"/>
            <w:szCs w:val="24"/>
          </w:rPr>
          <w:t xml:space="preserve"> atlases of medial motor areas </w:t>
        </w:r>
      </w:ins>
      <w:r w:rsidRPr="00E5257A">
        <w:rPr>
          <w:rFonts w:ascii="Times" w:hAnsi="Times"/>
          <w:sz w:val="24"/>
          <w:szCs w:val="24"/>
        </w:rPr>
        <w:fldChar w:fldCharType="begin"/>
      </w:r>
      <w:r w:rsidR="005E2031">
        <w:rPr>
          <w:rFonts w:ascii="Times" w:hAnsi="Times"/>
          <w:sz w:val="24"/>
          <w:szCs w:val="24"/>
        </w:rPr>
        <w:instrText xml:space="preserve"> ADDIN PAPERS2_CITATIONS &lt;citation&gt;&lt;uuid&gt;6AB6425A-E2CF-4ADE-A24E-9BB2F6F571AF&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Pr="00E5257A">
        <w:rPr>
          <w:rFonts w:ascii="Times" w:hAnsi="Times"/>
          <w:sz w:val="24"/>
          <w:szCs w:val="24"/>
        </w:rPr>
        <w:fldChar w:fldCharType="separate"/>
      </w:r>
      <w:ins w:id="305" w:author="Alejandro De La Vega" w:date="2016-02-05T16:42:00Z">
        <w:r w:rsidRPr="00E5257A">
          <w:rPr>
            <w:rFonts w:ascii="Times" w:hAnsi="Times" w:cs="Cambria"/>
            <w:sz w:val="24"/>
            <w:szCs w:val="24"/>
          </w:rPr>
          <w:t>(Picard and Strick, 1996)</w:t>
        </w:r>
        <w:r w:rsidRPr="00E5257A">
          <w:rPr>
            <w:rFonts w:ascii="Times" w:hAnsi="Times"/>
            <w:sz w:val="24"/>
            <w:szCs w:val="24"/>
          </w:rPr>
          <w:fldChar w:fldCharType="end"/>
        </w:r>
        <w:r w:rsidRPr="00070689">
          <w:rPr>
            <w:rFonts w:ascii="Times" w:hAnsi="Times"/>
            <w:sz w:val="24"/>
            <w:szCs w:val="24"/>
          </w:rPr>
          <w:t xml:space="preserve">, </w:t>
        </w:r>
        <w:r w:rsidR="00C93C59" w:rsidRPr="00E5257A">
          <w:rPr>
            <w:rFonts w:ascii="Times" w:hAnsi="Times"/>
            <w:sz w:val="24"/>
            <w:szCs w:val="24"/>
          </w:rPr>
          <w:t>mid-cingulate cortex (Vogt, 2009</w:t>
        </w:r>
        <w:r w:rsidRPr="00E5257A">
          <w:rPr>
            <w:rFonts w:ascii="Times" w:hAnsi="Times"/>
            <w:sz w:val="24"/>
            <w:szCs w:val="24"/>
          </w:rPr>
          <w:t xml:space="preserve">) and vmPFC </w:t>
        </w:r>
      </w:ins>
      <w:r w:rsidR="000B042F" w:rsidRPr="00E5257A">
        <w:rPr>
          <w:rFonts w:ascii="Times" w:hAnsi="Times"/>
          <w:sz w:val="24"/>
          <w:szCs w:val="24"/>
        </w:rPr>
        <w:fldChar w:fldCharType="begin"/>
      </w:r>
      <w:r w:rsidR="005E2031">
        <w:rPr>
          <w:rFonts w:ascii="Times" w:hAnsi="Times"/>
          <w:sz w:val="24"/>
          <w:szCs w:val="24"/>
        </w:rPr>
        <w:instrText xml:space="preserve"> ADDIN PAPERS2_CITATIONS &lt;citation&gt;&lt;uuid&gt;E4896BB9-EE2F-44D3-AF01-DAA9AB8D2710&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5257A">
        <w:rPr>
          <w:rFonts w:ascii="Times" w:hAnsi="Times"/>
          <w:sz w:val="24"/>
          <w:szCs w:val="24"/>
        </w:rPr>
        <w:fldChar w:fldCharType="separate"/>
      </w:r>
      <w:ins w:id="306" w:author="Alejandro De La Vega" w:date="2016-02-09T21:00:00Z">
        <w:r w:rsidR="00C93C59" w:rsidRPr="00620A9C">
          <w:rPr>
            <w:rFonts w:ascii="Times" w:hAnsi="Times" w:cs="Cambria"/>
            <w:sz w:val="24"/>
            <w:szCs w:val="24"/>
          </w:rPr>
          <w:t>(Mackey and Petrides, 2014)</w:t>
        </w:r>
      </w:ins>
      <w:ins w:id="307" w:author="Alejandro De La Vega" w:date="2016-02-09T20:15:00Z">
        <w:r w:rsidR="000B042F" w:rsidRPr="00E5257A">
          <w:rPr>
            <w:rFonts w:ascii="Times" w:hAnsi="Times"/>
            <w:sz w:val="24"/>
            <w:szCs w:val="24"/>
          </w:rPr>
          <w:fldChar w:fldCharType="end"/>
        </w:r>
        <w:r w:rsidR="000B042F" w:rsidRPr="00070689">
          <w:rPr>
            <w:rFonts w:ascii="Times" w:hAnsi="Times"/>
            <w:sz w:val="24"/>
            <w:szCs w:val="24"/>
          </w:rPr>
          <w:t xml:space="preserve">. To be precise, sub-regions in the nine-cluster solution were given alphanumeric names in addition to subjectively defined names. </w:t>
        </w:r>
      </w:ins>
      <w:ins w:id="308" w:author="Alejandro De La Vega" w:date="2016-02-05T16:42:00Z">
        <w:r w:rsidRPr="00070689">
          <w:rPr>
            <w:rFonts w:ascii="Times" w:hAnsi="Times"/>
            <w:sz w:val="24"/>
            <w:szCs w:val="24"/>
          </w:rPr>
          <w:t xml:space="preserve"> </w:t>
        </w:r>
      </w:ins>
    </w:p>
    <w:p w14:paraId="6F155706" w14:textId="77777777" w:rsidR="007F249F" w:rsidRPr="00070689" w:rsidRDefault="007F249F" w:rsidP="007F249F">
      <w:pPr>
        <w:pStyle w:val="Heading3"/>
        <w:spacing w:after="160" w:line="480" w:lineRule="auto"/>
        <w:rPr>
          <w:rFonts w:ascii="Times" w:hAnsi="Times"/>
          <w:b w:val="0"/>
          <w:i w:val="0"/>
          <w:sz w:val="24"/>
          <w:szCs w:val="24"/>
        </w:rPr>
      </w:pPr>
      <w:bookmarkStart w:id="309" w:name="h.pvjtzs2bcz3n" w:colFirst="0" w:colLast="0"/>
      <w:bookmarkEnd w:id="309"/>
      <w:r w:rsidRPr="00070689">
        <w:rPr>
          <w:rFonts w:ascii="Times" w:hAnsi="Times"/>
          <w:b w:val="0"/>
          <w:i w:val="0"/>
          <w:sz w:val="24"/>
          <w:szCs w:val="24"/>
        </w:rPr>
        <w:t>Co-activation profiles</w:t>
      </w:r>
    </w:p>
    <w:p w14:paraId="20B8819C" w14:textId="4E4D004B" w:rsidR="007F249F" w:rsidRPr="00070689" w:rsidRDefault="002E4129" w:rsidP="003F383D">
      <w:pPr>
        <w:pStyle w:val="Normal1"/>
        <w:spacing w:after="160"/>
        <w:rPr>
          <w:rFonts w:ascii="Times" w:hAnsi="Times"/>
          <w:sz w:val="24"/>
          <w:szCs w:val="24"/>
        </w:rPr>
      </w:pPr>
      <w:ins w:id="310" w:author="Alejandro De La Vega" w:date="2016-01-30T14:32:00Z">
        <w:r w:rsidRPr="00070689">
          <w:rPr>
            <w:rFonts w:ascii="Times" w:hAnsi="Times"/>
            <w:color w:val="333333"/>
            <w:sz w:val="24"/>
            <w:szCs w:val="24"/>
            <w:highlight w:val="white"/>
          </w:rPr>
          <w:t xml:space="preserve">Next, we visualized significant </w:t>
        </w:r>
        <w:r w:rsidR="003F383D" w:rsidRPr="00070689">
          <w:rPr>
            <w:rFonts w:ascii="Times" w:hAnsi="Times"/>
            <w:color w:val="333333"/>
            <w:sz w:val="24"/>
            <w:szCs w:val="24"/>
            <w:highlight w:val="white"/>
          </w:rPr>
          <w:t>differences in whole brain co-activation between the resulting clusters</w:t>
        </w:r>
      </w:ins>
      <w:ins w:id="311" w:author="Alejandro De La Vega" w:date="2016-01-31T16:45:00Z">
        <w:r w:rsidR="003C2FF9" w:rsidRPr="00070689">
          <w:rPr>
            <w:rFonts w:ascii="Times" w:hAnsi="Times"/>
            <w:color w:val="333333"/>
            <w:sz w:val="24"/>
            <w:szCs w:val="24"/>
            <w:highlight w:val="white"/>
          </w:rPr>
          <w:t xml:space="preserve"> (Figure 1B)</w:t>
        </w:r>
      </w:ins>
      <w:ins w:id="312" w:author="Alejandro De La Vega" w:date="2016-01-30T14:32:00Z">
        <w:r w:rsidR="003F383D" w:rsidRPr="00070689">
          <w:rPr>
            <w:rFonts w:ascii="Times" w:hAnsi="Times"/>
            <w:color w:val="333333"/>
            <w:sz w:val="24"/>
            <w:szCs w:val="24"/>
            <w:highlight w:val="white"/>
          </w:rPr>
          <w:t xml:space="preserve">. </w:t>
        </w:r>
      </w:ins>
      <w:ins w:id="313" w:author="Alejandro De La Vega" w:date="2016-01-30T14:47:00Z">
        <w:r w:rsidR="003F383D" w:rsidRPr="00070689">
          <w:rPr>
            <w:rFonts w:ascii="Times" w:hAnsi="Times"/>
            <w:color w:val="333333"/>
            <w:sz w:val="24"/>
            <w:szCs w:val="24"/>
            <w:highlight w:val="white"/>
          </w:rPr>
          <w:t xml:space="preserve">To highlight differences </w:t>
        </w:r>
      </w:ins>
      <w:ins w:id="314" w:author="Alejandro De La Vega" w:date="2016-01-31T16:12:00Z">
        <w:r w:rsidR="003C2FF9" w:rsidRPr="00070689">
          <w:rPr>
            <w:rFonts w:ascii="Times" w:hAnsi="Times"/>
            <w:color w:val="333333"/>
            <w:sz w:val="24"/>
            <w:szCs w:val="24"/>
            <w:highlight w:val="white"/>
          </w:rPr>
          <w:t>between clusters</w:t>
        </w:r>
      </w:ins>
      <w:ins w:id="315" w:author="Alejandro De La Vega" w:date="2016-01-30T14:47:00Z">
        <w:r w:rsidR="003F383D" w:rsidRPr="00070689">
          <w:rPr>
            <w:rFonts w:ascii="Times" w:hAnsi="Times"/>
            <w:color w:val="333333"/>
            <w:sz w:val="24"/>
            <w:szCs w:val="24"/>
            <w:highlight w:val="white"/>
          </w:rPr>
          <w:t>, we contrasted related sets of clusters</w:t>
        </w:r>
      </w:ins>
      <w:ins w:id="316" w:author="Alejandro De La Vega" w:date="2016-01-30T14:48:00Z">
        <w:r w:rsidR="003F383D" w:rsidRPr="00070689">
          <w:rPr>
            <w:rFonts w:ascii="Times" w:hAnsi="Times"/>
            <w:color w:val="333333"/>
            <w:sz w:val="24"/>
            <w:szCs w:val="24"/>
            <w:highlight w:val="white"/>
          </w:rPr>
          <w:t xml:space="preserve">. </w:t>
        </w:r>
      </w:ins>
      <w:ins w:id="317" w:author="Alejandro De La Vega" w:date="2016-01-30T14:35:00Z">
        <w:r w:rsidR="003F383D" w:rsidRPr="00070689">
          <w:rPr>
            <w:rFonts w:ascii="Times" w:hAnsi="Times"/>
            <w:color w:val="333333"/>
            <w:sz w:val="24"/>
            <w:szCs w:val="24"/>
            <w:highlight w:val="white"/>
          </w:rPr>
          <w:t>For the three-cluster solution</w:t>
        </w:r>
      </w:ins>
      <w:ins w:id="318" w:author="Alejandro De La Vega" w:date="2016-01-30T14:48:00Z">
        <w:r w:rsidR="003F383D" w:rsidRPr="00070689">
          <w:rPr>
            <w:rFonts w:ascii="Times" w:hAnsi="Times"/>
            <w:color w:val="333333"/>
            <w:sz w:val="24"/>
            <w:szCs w:val="24"/>
            <w:highlight w:val="white"/>
          </w:rPr>
          <w:t xml:space="preserve">, </w:t>
        </w:r>
      </w:ins>
      <w:ins w:id="319" w:author="Alejandro De La Vega" w:date="2016-01-30T14:35:00Z">
        <w:r w:rsidR="003F383D" w:rsidRPr="00070689">
          <w:rPr>
            <w:rFonts w:ascii="Times" w:hAnsi="Times"/>
            <w:color w:val="333333"/>
            <w:sz w:val="24"/>
            <w:szCs w:val="24"/>
            <w:highlight w:val="white"/>
          </w:rPr>
          <w:t xml:space="preserve">we contrasted the co-activation of each cluster to the other two clusters. For the nine-cluster solution, we contrasted the co-activation of each cluster to </w:t>
        </w:r>
      </w:ins>
      <w:ins w:id="320" w:author="Alejandro De La Vega" w:date="2016-01-30T14:40:00Z">
        <w:r w:rsidR="003F383D" w:rsidRPr="00070689">
          <w:rPr>
            <w:rFonts w:ascii="Times" w:hAnsi="Times"/>
            <w:color w:val="333333"/>
            <w:sz w:val="24"/>
            <w:szCs w:val="24"/>
            <w:highlight w:val="white"/>
          </w:rPr>
          <w:t>spatially nearby clusters that</w:t>
        </w:r>
      </w:ins>
      <w:ins w:id="321" w:author="Alejandro De La Vega" w:date="2016-01-31T15:40:00Z">
        <w:r w:rsidRPr="00070689">
          <w:rPr>
            <w:rFonts w:ascii="Times" w:hAnsi="Times"/>
            <w:color w:val="333333"/>
            <w:sz w:val="24"/>
            <w:szCs w:val="24"/>
            <w:highlight w:val="white"/>
          </w:rPr>
          <w:t xml:space="preserve"> spatially </w:t>
        </w:r>
      </w:ins>
      <w:ins w:id="322" w:author="Alejandro De La Vega" w:date="2016-01-30T14:48:00Z">
        <w:r w:rsidR="003F383D" w:rsidRPr="00070689">
          <w:rPr>
            <w:rFonts w:ascii="Times" w:hAnsi="Times"/>
            <w:color w:val="333333"/>
            <w:sz w:val="24"/>
            <w:szCs w:val="24"/>
            <w:highlight w:val="white"/>
          </w:rPr>
          <w:t xml:space="preserve">corresponded to the same </w:t>
        </w:r>
      </w:ins>
      <w:ins w:id="323" w:author="Alejandro De La Vega" w:date="2016-02-09T20:16:00Z">
        <w:r w:rsidR="000B042F" w:rsidRPr="00070689">
          <w:rPr>
            <w:rFonts w:ascii="Times" w:hAnsi="Times"/>
            <w:color w:val="333333"/>
            <w:sz w:val="24"/>
            <w:szCs w:val="24"/>
            <w:highlight w:val="white"/>
          </w:rPr>
          <w:t>zone</w:t>
        </w:r>
      </w:ins>
      <w:ins w:id="324" w:author="Alejandro De La Vega" w:date="2016-01-30T14:48:00Z">
        <w:r w:rsidR="003F383D" w:rsidRPr="00070689">
          <w:rPr>
            <w:rFonts w:ascii="Times" w:hAnsi="Times"/>
            <w:color w:val="333333"/>
            <w:sz w:val="24"/>
            <w:szCs w:val="24"/>
            <w:highlight w:val="white"/>
          </w:rPr>
          <w:t xml:space="preserve"> in the three-cluster </w:t>
        </w:r>
      </w:ins>
      <w:ins w:id="325" w:author="Alejandro De La Vega" w:date="2016-01-30T14:49:00Z">
        <w:r w:rsidR="003F383D" w:rsidRPr="00070689">
          <w:rPr>
            <w:rFonts w:ascii="Times" w:hAnsi="Times"/>
            <w:color w:val="333333"/>
            <w:sz w:val="24"/>
            <w:szCs w:val="24"/>
            <w:highlight w:val="white"/>
          </w:rPr>
          <w:t xml:space="preserve">solution. </w:t>
        </w:r>
      </w:ins>
      <w:ins w:id="326" w:author="Alejandro De La Vega" w:date="2016-01-30T15:00:00Z">
        <w:r w:rsidR="003F383D" w:rsidRPr="00070689">
          <w:rPr>
            <w:rFonts w:ascii="Times" w:hAnsi="Times"/>
            <w:color w:val="333333"/>
            <w:sz w:val="24"/>
            <w:szCs w:val="24"/>
            <w:highlight w:val="white"/>
          </w:rPr>
          <w:t xml:space="preserve"> To do so, we performed a meta-analytic contrast between studies that activated a given cluster, and studies that activated </w:t>
        </w:r>
      </w:ins>
      <w:ins w:id="327" w:author="Alejandro De La Vega" w:date="2016-01-30T15:01:00Z">
        <w:r w:rsidR="003F383D" w:rsidRPr="00070689">
          <w:rPr>
            <w:rFonts w:ascii="Times" w:hAnsi="Times"/>
            <w:color w:val="333333"/>
            <w:sz w:val="24"/>
            <w:szCs w:val="24"/>
            <w:highlight w:val="white"/>
          </w:rPr>
          <w:t>control</w:t>
        </w:r>
      </w:ins>
      <w:ins w:id="328" w:author="Alejandro De La Vega" w:date="2016-01-30T15:00:00Z">
        <w:r w:rsidR="003C2FF9" w:rsidRPr="00070689">
          <w:rPr>
            <w:rFonts w:ascii="Times" w:hAnsi="Times"/>
            <w:color w:val="333333"/>
            <w:sz w:val="24"/>
            <w:szCs w:val="24"/>
            <w:highlight w:val="white"/>
          </w:rPr>
          <w:t xml:space="preserve"> clusters. </w:t>
        </w:r>
      </w:ins>
      <w:ins w:id="329" w:author="Alejandro De La Vega" w:date="2016-01-30T15:01:00Z">
        <w:r w:rsidR="003F383D" w:rsidRPr="00070689">
          <w:rPr>
            <w:rFonts w:ascii="Times" w:hAnsi="Times"/>
            <w:color w:val="333333"/>
            <w:sz w:val="24"/>
            <w:szCs w:val="24"/>
            <w:highlight w:val="white"/>
          </w:rPr>
          <w:t>The resulting</w:t>
        </w:r>
        <w:r w:rsidR="003C2FF9" w:rsidRPr="00070689">
          <w:rPr>
            <w:rFonts w:ascii="Times" w:hAnsi="Times"/>
            <w:color w:val="333333"/>
            <w:sz w:val="24"/>
            <w:szCs w:val="24"/>
            <w:highlight w:val="white"/>
          </w:rPr>
          <w:t xml:space="preserve"> images </w:t>
        </w:r>
        <w:r w:rsidR="003F383D" w:rsidRPr="00070689">
          <w:rPr>
            <w:rFonts w:ascii="Times" w:hAnsi="Times"/>
            <w:color w:val="333333"/>
            <w:sz w:val="24"/>
            <w:szCs w:val="24"/>
            <w:highlight w:val="white"/>
          </w:rPr>
          <w:t xml:space="preserve">indicate voxels </w:t>
        </w:r>
      </w:ins>
      <w:ins w:id="330" w:author="Alejandro De La Vega" w:date="2016-01-31T15:42:00Z">
        <w:r w:rsidRPr="00070689">
          <w:rPr>
            <w:rFonts w:ascii="Times" w:hAnsi="Times"/>
            <w:color w:val="333333"/>
            <w:sz w:val="24"/>
            <w:szCs w:val="24"/>
            <w:highlight w:val="white"/>
          </w:rPr>
          <w:t xml:space="preserve">with a greater probability of co-activating with </w:t>
        </w:r>
      </w:ins>
      <w:ins w:id="331" w:author="Alejandro De La Vega" w:date="2016-01-30T15:04:00Z">
        <w:r w:rsidR="003F383D" w:rsidRPr="00070689">
          <w:rPr>
            <w:rFonts w:ascii="Times" w:hAnsi="Times"/>
            <w:color w:val="333333"/>
            <w:sz w:val="24"/>
            <w:szCs w:val="24"/>
            <w:highlight w:val="white"/>
          </w:rPr>
          <w:t>the cluster of interest</w:t>
        </w:r>
        <w:r w:rsidR="003C2FF9" w:rsidRPr="00070689">
          <w:rPr>
            <w:rFonts w:ascii="Times" w:hAnsi="Times"/>
            <w:color w:val="333333"/>
            <w:sz w:val="24"/>
            <w:szCs w:val="24"/>
            <w:highlight w:val="white"/>
          </w:rPr>
          <w:t xml:space="preserve"> than with</w:t>
        </w:r>
      </w:ins>
      <w:ins w:id="332" w:author="Alejandro De La Vega" w:date="2016-01-31T15:46:00Z">
        <w:r w:rsidRPr="00070689">
          <w:rPr>
            <w:rFonts w:ascii="Times" w:hAnsi="Times"/>
            <w:color w:val="333333"/>
            <w:sz w:val="24"/>
            <w:szCs w:val="24"/>
            <w:highlight w:val="white"/>
          </w:rPr>
          <w:t xml:space="preserve"> </w:t>
        </w:r>
      </w:ins>
      <w:ins w:id="333" w:author="Alejandro De La Vega" w:date="2016-01-30T15:05:00Z">
        <w:r w:rsidR="003F383D" w:rsidRPr="00070689">
          <w:rPr>
            <w:rFonts w:ascii="Times" w:hAnsi="Times"/>
            <w:color w:val="333333"/>
            <w:sz w:val="24"/>
            <w:szCs w:val="24"/>
            <w:highlight w:val="white"/>
          </w:rPr>
          <w:t xml:space="preserve">control clusters. </w:t>
        </w:r>
      </w:ins>
      <w:ins w:id="334" w:author="Alejandro De La Vega" w:date="2016-01-30T14:49:00Z">
        <w:r w:rsidR="003F383D" w:rsidRPr="00070689">
          <w:rPr>
            <w:rFonts w:ascii="Times" w:hAnsi="Times"/>
            <w:color w:val="333333"/>
            <w:sz w:val="24"/>
            <w:szCs w:val="24"/>
            <w:highlight w:val="white"/>
          </w:rPr>
          <w:t xml:space="preserve">For example, </w:t>
        </w:r>
      </w:ins>
      <w:ins w:id="335" w:author="Alejandro De La Vega" w:date="2016-01-30T15:05:00Z">
        <w:r w:rsidR="003F383D" w:rsidRPr="00070689">
          <w:rPr>
            <w:rFonts w:ascii="Times" w:hAnsi="Times"/>
            <w:color w:val="333333"/>
            <w:sz w:val="24"/>
            <w:szCs w:val="24"/>
            <w:highlight w:val="white"/>
          </w:rPr>
          <w:t xml:space="preserve">voxels in grey in the first panel of Figure 3B indicate voxels that are </w:t>
        </w:r>
      </w:ins>
      <w:ins w:id="336" w:author="Alejandro De La Vega" w:date="2016-01-31T15:46:00Z">
        <w:r w:rsidRPr="00070689">
          <w:rPr>
            <w:rFonts w:ascii="Times" w:hAnsi="Times"/>
            <w:color w:val="333333"/>
            <w:sz w:val="24"/>
            <w:szCs w:val="24"/>
            <w:highlight w:val="white"/>
          </w:rPr>
          <w:t>active</w:t>
        </w:r>
      </w:ins>
      <w:ins w:id="337" w:author="Alejandro De La Vega" w:date="2016-01-30T15:05:00Z">
        <w:r w:rsidR="003F383D" w:rsidRPr="00070689">
          <w:rPr>
            <w:rFonts w:ascii="Times" w:hAnsi="Times"/>
            <w:color w:val="333333"/>
            <w:sz w:val="24"/>
            <w:szCs w:val="24"/>
            <w:highlight w:val="white"/>
          </w:rPr>
          <w:t xml:space="preserve"> </w:t>
        </w:r>
        <w:r w:rsidRPr="00070689">
          <w:rPr>
            <w:rFonts w:ascii="Times" w:hAnsi="Times"/>
            <w:color w:val="333333"/>
            <w:sz w:val="24"/>
            <w:szCs w:val="24"/>
            <w:highlight w:val="white"/>
          </w:rPr>
          <w:t xml:space="preserve">more frequently in studies in which </w:t>
        </w:r>
      </w:ins>
      <w:ins w:id="338" w:author="Alejandro De La Vega" w:date="2016-02-09T20:16:00Z">
        <w:r w:rsidR="000B042F" w:rsidRPr="00070689">
          <w:rPr>
            <w:rFonts w:ascii="Times" w:hAnsi="Times"/>
            <w:color w:val="333333"/>
            <w:sz w:val="24"/>
            <w:szCs w:val="24"/>
            <w:highlight w:val="white"/>
          </w:rPr>
          <w:t>SMA/CCZ [P1]</w:t>
        </w:r>
      </w:ins>
      <w:ins w:id="339" w:author="Alejandro De La Vega" w:date="2016-01-30T15:05:00Z">
        <w:r w:rsidR="003F383D" w:rsidRPr="00070689">
          <w:rPr>
            <w:rFonts w:ascii="Times" w:hAnsi="Times"/>
            <w:color w:val="333333"/>
            <w:sz w:val="24"/>
            <w:szCs w:val="24"/>
            <w:highlight w:val="white"/>
          </w:rPr>
          <w:t xml:space="preserve"> </w:t>
        </w:r>
      </w:ins>
      <w:ins w:id="340" w:author="Alejandro De La Vega" w:date="2016-01-31T15:47:00Z">
        <w:r w:rsidRPr="00070689">
          <w:rPr>
            <w:rFonts w:ascii="Times" w:hAnsi="Times"/>
            <w:color w:val="333333"/>
            <w:sz w:val="24"/>
            <w:szCs w:val="24"/>
            <w:highlight w:val="white"/>
          </w:rPr>
          <w:t xml:space="preserve">is active </w:t>
        </w:r>
      </w:ins>
      <w:ins w:id="341" w:author="Alejandro De La Vega" w:date="2016-01-30T15:05:00Z">
        <w:r w:rsidR="003F383D" w:rsidRPr="00070689">
          <w:rPr>
            <w:rFonts w:ascii="Times" w:hAnsi="Times"/>
            <w:color w:val="333333"/>
            <w:sz w:val="24"/>
            <w:szCs w:val="24"/>
            <w:highlight w:val="white"/>
          </w:rPr>
          <w:t xml:space="preserve">than in studies </w:t>
        </w:r>
      </w:ins>
      <w:ins w:id="342" w:author="Alejandro De La Vega" w:date="2016-01-31T16:13:00Z">
        <w:r w:rsidR="003C2FF9" w:rsidRPr="00070689">
          <w:rPr>
            <w:rFonts w:ascii="Times" w:hAnsi="Times"/>
            <w:color w:val="333333"/>
            <w:sz w:val="24"/>
            <w:szCs w:val="24"/>
            <w:highlight w:val="white"/>
          </w:rPr>
          <w:t xml:space="preserve">in which </w:t>
        </w:r>
      </w:ins>
      <w:ins w:id="343" w:author="Alejandro De La Vega" w:date="2016-01-30T15:05:00Z">
        <w:r w:rsidR="003F383D" w:rsidRPr="00070689">
          <w:rPr>
            <w:rFonts w:ascii="Times" w:hAnsi="Times"/>
            <w:color w:val="333333"/>
            <w:sz w:val="24"/>
            <w:szCs w:val="24"/>
            <w:highlight w:val="white"/>
          </w:rPr>
          <w:t>pre-SMA</w:t>
        </w:r>
      </w:ins>
      <w:ins w:id="344" w:author="Alejandro De La Vega" w:date="2016-02-09T20:16:00Z">
        <w:r w:rsidR="000B042F" w:rsidRPr="00070689">
          <w:rPr>
            <w:rFonts w:ascii="Times" w:hAnsi="Times"/>
            <w:color w:val="333333"/>
            <w:sz w:val="24"/>
            <w:szCs w:val="24"/>
            <w:highlight w:val="white"/>
          </w:rPr>
          <w:t xml:space="preserve"> [P2]</w:t>
        </w:r>
      </w:ins>
      <w:ins w:id="345" w:author="Alejandro De La Vega" w:date="2016-01-31T16:13:00Z">
        <w:r w:rsidR="003C2FF9" w:rsidRPr="00070689">
          <w:rPr>
            <w:rFonts w:ascii="Times" w:hAnsi="Times"/>
            <w:color w:val="333333"/>
            <w:sz w:val="24"/>
            <w:szCs w:val="24"/>
            <w:highlight w:val="white"/>
          </w:rPr>
          <w:t xml:space="preserve"> is active</w:t>
        </w:r>
      </w:ins>
      <w:ins w:id="346" w:author="Alejandro De La Vega" w:date="2016-01-30T15:05:00Z">
        <w:r w:rsidR="003F383D" w:rsidRPr="00070689">
          <w:rPr>
            <w:rFonts w:ascii="Times" w:hAnsi="Times"/>
            <w:color w:val="333333"/>
            <w:sz w:val="24"/>
            <w:szCs w:val="24"/>
            <w:highlight w:val="white"/>
          </w:rPr>
          <w:t xml:space="preserve">. </w:t>
        </w:r>
      </w:ins>
      <w:ins w:id="347" w:author="Alejandro De La Vega" w:date="2016-01-31T15:47:00Z">
        <w:r w:rsidRPr="00070689">
          <w:rPr>
            <w:rFonts w:ascii="Times" w:hAnsi="Times"/>
            <w:color w:val="333333"/>
            <w:sz w:val="24"/>
            <w:szCs w:val="24"/>
            <w:highlight w:val="white"/>
          </w:rPr>
          <w:t>We calculated p-values</w:t>
        </w:r>
      </w:ins>
      <w:ins w:id="348" w:author="Alejandro De La Vega" w:date="2016-01-31T15:48:00Z">
        <w:r w:rsidRPr="00070689">
          <w:rPr>
            <w:rFonts w:ascii="Times" w:hAnsi="Times"/>
            <w:color w:val="333333"/>
            <w:sz w:val="24"/>
            <w:szCs w:val="24"/>
            <w:highlight w:val="white"/>
          </w:rPr>
          <w:t xml:space="preserve"> </w:t>
        </w:r>
      </w:ins>
      <w:r w:rsidR="007F249F" w:rsidRPr="00070689">
        <w:rPr>
          <w:rFonts w:ascii="Times" w:hAnsi="Times"/>
          <w:color w:val="333333"/>
          <w:sz w:val="24"/>
          <w:szCs w:val="24"/>
        </w:rPr>
        <w:t xml:space="preserve">for each voxel using a two-way chi-square test </w:t>
      </w:r>
      <w:ins w:id="349" w:author="Alejandro De La Vega" w:date="2016-01-30T15:07:00Z">
        <w:r w:rsidR="003F383D" w:rsidRPr="00E5257A">
          <w:rPr>
            <w:rFonts w:ascii="Times" w:hAnsi="Times"/>
            <w:color w:val="333333"/>
            <w:sz w:val="24"/>
            <w:szCs w:val="24"/>
          </w:rPr>
          <w:t xml:space="preserve">and </w:t>
        </w:r>
      </w:ins>
      <w:proofErr w:type="spellStart"/>
      <w:r w:rsidR="007F249F" w:rsidRPr="00070689">
        <w:rPr>
          <w:rFonts w:ascii="Times" w:hAnsi="Times"/>
          <w:color w:val="333333"/>
          <w:sz w:val="24"/>
          <w:szCs w:val="24"/>
        </w:rPr>
        <w:t>thresholded</w:t>
      </w:r>
      <w:proofErr w:type="spellEnd"/>
      <w:r w:rsidR="007F249F" w:rsidRPr="00070689">
        <w:rPr>
          <w:rFonts w:ascii="Times" w:hAnsi="Times"/>
          <w:color w:val="333333"/>
          <w:sz w:val="24"/>
          <w:szCs w:val="24"/>
        </w:rPr>
        <w:t xml:space="preserve"> </w:t>
      </w:r>
      <w:ins w:id="350" w:author="Alejandro De La Vega" w:date="2016-01-31T16:14:00Z">
        <w:r w:rsidR="003C2FF9" w:rsidRPr="00070689">
          <w:rPr>
            <w:rFonts w:ascii="Times" w:hAnsi="Times"/>
            <w:color w:val="333333"/>
            <w:sz w:val="24"/>
            <w:szCs w:val="24"/>
          </w:rPr>
          <w:t>the co-activation images</w:t>
        </w:r>
      </w:ins>
      <w:r w:rsidR="007F249F" w:rsidRPr="00070689">
        <w:rPr>
          <w:rFonts w:ascii="Times" w:hAnsi="Times"/>
          <w:color w:val="333333"/>
          <w:sz w:val="24"/>
          <w:szCs w:val="24"/>
        </w:rPr>
        <w:t xml:space="preserve"> using False Discovery Rate</w:t>
      </w:r>
      <w:ins w:id="351" w:author="Alejandro De La Vega" w:date="2016-01-30T15:07:00Z">
        <w:r w:rsidR="003F383D" w:rsidRPr="00070689">
          <w:rPr>
            <w:rFonts w:ascii="Times" w:hAnsi="Times"/>
            <w:color w:val="333333"/>
            <w:sz w:val="24"/>
            <w:szCs w:val="24"/>
          </w:rPr>
          <w:t xml:space="preserve"> (q</w:t>
        </w:r>
      </w:ins>
      <w:r w:rsidR="007F249F" w:rsidRPr="00070689">
        <w:rPr>
          <w:rFonts w:ascii="Times" w:hAnsi="Times"/>
          <w:color w:val="333333"/>
          <w:sz w:val="24"/>
          <w:szCs w:val="24"/>
        </w:rPr>
        <w:t xml:space="preserve"> &lt; 0.01</w:t>
      </w:r>
      <w:ins w:id="352" w:author="Alejandro De La Vega" w:date="2016-01-30T15:07:00Z">
        <w:r w:rsidR="003F383D" w:rsidRPr="00070689">
          <w:rPr>
            <w:rFonts w:ascii="Times" w:hAnsi="Times"/>
            <w:color w:val="333333"/>
            <w:sz w:val="24"/>
            <w:szCs w:val="24"/>
          </w:rPr>
          <w:t>)</w:t>
        </w:r>
      </w:ins>
      <w:ins w:id="353" w:author="Alejandro De La Vega" w:date="2016-01-31T15:48:00Z">
        <w:r w:rsidRPr="00070689">
          <w:rPr>
            <w:rFonts w:ascii="Times" w:hAnsi="Times"/>
            <w:color w:val="333333"/>
            <w:sz w:val="24"/>
            <w:szCs w:val="24"/>
          </w:rPr>
          <w:t>. The resulting images were</w:t>
        </w:r>
      </w:ins>
      <w:r w:rsidR="007F249F" w:rsidRPr="00070689">
        <w:rPr>
          <w:rFonts w:ascii="Times" w:hAnsi="Times"/>
          <w:color w:val="333333"/>
          <w:sz w:val="24"/>
          <w:szCs w:val="24"/>
        </w:rPr>
        <w:t xml:space="preserve"> </w:t>
      </w:r>
      <w:proofErr w:type="spellStart"/>
      <w:r w:rsidR="007F249F" w:rsidRPr="00070689">
        <w:rPr>
          <w:rFonts w:ascii="Times" w:hAnsi="Times"/>
          <w:color w:val="333333"/>
          <w:sz w:val="24"/>
          <w:szCs w:val="24"/>
        </w:rPr>
        <w:t>binarized</w:t>
      </w:r>
      <w:proofErr w:type="spellEnd"/>
      <w:r w:rsidR="007F249F" w:rsidRPr="00070689">
        <w:rPr>
          <w:rFonts w:ascii="Times" w:hAnsi="Times"/>
          <w:color w:val="333333"/>
          <w:sz w:val="24"/>
          <w:szCs w:val="24"/>
        </w:rPr>
        <w:t xml:space="preserve"> </w:t>
      </w:r>
      <w:ins w:id="354" w:author="Alejandro De La Vega" w:date="2016-01-31T15:49:00Z">
        <w:r w:rsidRPr="00070689">
          <w:rPr>
            <w:rFonts w:ascii="Times" w:hAnsi="Times"/>
            <w:color w:val="333333"/>
            <w:sz w:val="24"/>
            <w:szCs w:val="24"/>
          </w:rPr>
          <w:t xml:space="preserve">for display purposes and visualized </w:t>
        </w:r>
      </w:ins>
      <w:r w:rsidR="007F249F" w:rsidRPr="00070689">
        <w:rPr>
          <w:rFonts w:ascii="Times" w:hAnsi="Times"/>
          <w:color w:val="333333"/>
          <w:sz w:val="24"/>
          <w:szCs w:val="24"/>
        </w:rPr>
        <w:t xml:space="preserve">using the </w:t>
      </w:r>
      <w:proofErr w:type="spellStart"/>
      <w:r w:rsidR="007F249F" w:rsidRPr="00070689">
        <w:rPr>
          <w:rFonts w:ascii="Times" w:hAnsi="Times"/>
          <w:color w:val="333333"/>
          <w:sz w:val="24"/>
          <w:szCs w:val="24"/>
        </w:rPr>
        <w:t>NiLearn</w:t>
      </w:r>
      <w:proofErr w:type="spellEnd"/>
      <w:r w:rsidR="007F249F" w:rsidRPr="00070689">
        <w:rPr>
          <w:rFonts w:ascii="Times" w:hAnsi="Times"/>
          <w:color w:val="333333"/>
          <w:sz w:val="24"/>
          <w:szCs w:val="24"/>
        </w:rPr>
        <w:t xml:space="preserve"> library for Python. </w:t>
      </w:r>
    </w:p>
    <w:p w14:paraId="6150FE09" w14:textId="77777777" w:rsidR="007F249F" w:rsidRPr="00070689" w:rsidRDefault="007F249F" w:rsidP="007F249F">
      <w:pPr>
        <w:pStyle w:val="Heading3"/>
        <w:spacing w:before="0" w:after="160" w:line="480" w:lineRule="auto"/>
        <w:rPr>
          <w:rFonts w:ascii="Times" w:hAnsi="Times"/>
          <w:b w:val="0"/>
          <w:i w:val="0"/>
          <w:sz w:val="24"/>
          <w:szCs w:val="24"/>
        </w:rPr>
      </w:pPr>
      <w:bookmarkStart w:id="355" w:name="h.hzi400pibk7u" w:colFirst="0" w:colLast="0"/>
      <w:bookmarkEnd w:id="355"/>
      <w:r w:rsidRPr="00070689">
        <w:rPr>
          <w:rFonts w:ascii="Times" w:hAnsi="Times"/>
          <w:b w:val="0"/>
          <w:i w:val="0"/>
          <w:sz w:val="24"/>
          <w:szCs w:val="24"/>
        </w:rPr>
        <w:t>Topic modeling</w:t>
      </w:r>
    </w:p>
    <w:p w14:paraId="7B2E7A3B" w14:textId="580E2D4E" w:rsidR="007F249F" w:rsidRPr="00070689" w:rsidRDefault="007F249F" w:rsidP="007F249F">
      <w:pPr>
        <w:pStyle w:val="Normal1"/>
        <w:rPr>
          <w:ins w:id="356" w:author="Alejandro De La Vega" w:date="2016-02-01T21:36:00Z"/>
          <w:rFonts w:ascii="Times" w:hAnsi="Times"/>
          <w:color w:val="333333"/>
          <w:sz w:val="24"/>
          <w:szCs w:val="24"/>
        </w:rPr>
      </w:pPr>
      <w:r w:rsidRPr="00070689">
        <w:rPr>
          <w:rFonts w:ascii="Times" w:hAnsi="Times"/>
          <w:color w:val="333333"/>
          <w:sz w:val="24"/>
          <w:szCs w:val="24"/>
          <w:highlight w:val="white"/>
        </w:rPr>
        <w:t xml:space="preserve">Although term-based meta-analysis maps in </w:t>
      </w:r>
      <w:proofErr w:type="spellStart"/>
      <w:r w:rsidRPr="00070689">
        <w:rPr>
          <w:rFonts w:ascii="Times" w:hAnsi="Times"/>
          <w:color w:val="333333"/>
          <w:sz w:val="24"/>
          <w:szCs w:val="24"/>
          <w:highlight w:val="white"/>
        </w:rPr>
        <w:t>Neurosynth</w:t>
      </w:r>
      <w:proofErr w:type="spellEnd"/>
      <w:r w:rsidRPr="00070689">
        <w:rPr>
          <w:rFonts w:ascii="Times" w:hAnsi="Times"/>
          <w:color w:val="333333"/>
          <w:sz w:val="24"/>
          <w:szCs w:val="24"/>
          <w:highlight w:val="white"/>
        </w:rPr>
        <w:t xml:space="preserve">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w:t>
      </w:r>
      <w:proofErr w:type="spellStart"/>
      <w:r w:rsidRPr="00070689">
        <w:rPr>
          <w:rFonts w:ascii="Times" w:hAnsi="Times"/>
          <w:color w:val="333333"/>
          <w:sz w:val="24"/>
          <w:szCs w:val="24"/>
          <w:highlight w:val="white"/>
        </w:rPr>
        <w:t>dirichlet</w:t>
      </w:r>
      <w:proofErr w:type="spellEnd"/>
      <w:r w:rsidRPr="00070689">
        <w:rPr>
          <w:rFonts w:ascii="Times" w:hAnsi="Times"/>
          <w:color w:val="333333"/>
          <w:sz w:val="24"/>
          <w:szCs w:val="24"/>
          <w:highlight w:val="white"/>
        </w:rPr>
        <w:t xml:space="preserve"> allocation (LDA) topic-modeling. This procedure was identical to that used in a previous study </w:t>
      </w:r>
      <w:r w:rsidRPr="00E5257A">
        <w:rPr>
          <w:rFonts w:ascii="Times" w:hAnsi="Times"/>
          <w:color w:val="333333"/>
          <w:sz w:val="24"/>
          <w:szCs w:val="24"/>
          <w:highlight w:val="white"/>
        </w:rPr>
        <w:fldChar w:fldCharType="begin"/>
      </w:r>
      <w:r w:rsidR="005E2031">
        <w:rPr>
          <w:rFonts w:ascii="Times" w:hAnsi="Times"/>
          <w:color w:val="333333"/>
          <w:sz w:val="24"/>
          <w:szCs w:val="24"/>
          <w:highlight w:val="white"/>
        </w:rPr>
        <w:instrText xml:space="preserve"> ADDIN PAPERS2_CITATIONS &lt;citation&gt;&lt;uuid&gt;839B6195-C364-4589-9E91-5016236BE5BF&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E5257A">
        <w:rPr>
          <w:rFonts w:ascii="Times" w:hAnsi="Times"/>
          <w:color w:val="333333"/>
          <w:sz w:val="24"/>
          <w:szCs w:val="24"/>
          <w:highlight w:val="white"/>
        </w:rPr>
        <w:fldChar w:fldCharType="separate"/>
      </w:r>
      <w:ins w:id="357" w:author="Alejandro De La Vega" w:date="2016-02-08T20:38:00Z">
        <w:r w:rsidR="00E2184D" w:rsidRPr="00620A9C">
          <w:rPr>
            <w:rFonts w:ascii="Times" w:hAnsi="Times" w:cs="Times"/>
            <w:sz w:val="24"/>
            <w:szCs w:val="24"/>
          </w:rPr>
          <w:t>(Poldrack et al., 2012a)</w:t>
        </w:r>
      </w:ins>
      <w:r w:rsidRPr="00E5257A">
        <w:rPr>
          <w:rFonts w:ascii="Times" w:hAnsi="Times"/>
          <w:color w:val="333333"/>
          <w:sz w:val="24"/>
          <w:szCs w:val="24"/>
          <w:highlight w:val="white"/>
        </w:rPr>
        <w:fldChar w:fldCharType="end"/>
      </w:r>
      <w:r w:rsidRPr="00070689">
        <w:rPr>
          <w:rFonts w:ascii="Times" w:hAnsi="Times"/>
          <w:color w:val="333333"/>
          <w:sz w:val="24"/>
          <w:szCs w:val="24"/>
          <w:highlight w:val="white"/>
        </w:rPr>
        <w:t xml:space="preserve">, except for the use of a smaller number of topics and a much larger version of the </w:t>
      </w:r>
      <w:proofErr w:type="spellStart"/>
      <w:r w:rsidRPr="00070689">
        <w:rPr>
          <w:rFonts w:ascii="Times" w:hAnsi="Times"/>
          <w:color w:val="333333"/>
          <w:sz w:val="24"/>
          <w:szCs w:val="24"/>
          <w:highlight w:val="white"/>
        </w:rPr>
        <w:t>Neurosynth</w:t>
      </w:r>
      <w:proofErr w:type="spellEnd"/>
      <w:r w:rsidRPr="00070689">
        <w:rPr>
          <w:rFonts w:ascii="Times" w:hAnsi="Times"/>
          <w:color w:val="333333"/>
          <w:sz w:val="24"/>
          <w:szCs w:val="24"/>
          <w:highlight w:val="white"/>
        </w:rPr>
        <w:t xml:space="preserve"> database. The generative topic model derives 60 independent topics from the co-occurrence across studies of all words in the abstracts fMRI studies in the database. Each topic loads onto individual words to a varying extent, facilitating the interpretation of topics; for example, a working memory topic loads highest on the words 'memory, WM, load', while an episodic memory topic loads on 'memory, retrieval, </w:t>
      </w:r>
      <w:proofErr w:type="gramStart"/>
      <w:r w:rsidRPr="00070689">
        <w:rPr>
          <w:rFonts w:ascii="Times" w:hAnsi="Times"/>
          <w:color w:val="333333"/>
          <w:sz w:val="24"/>
          <w:szCs w:val="24"/>
          <w:highlight w:val="white"/>
        </w:rPr>
        <w:t>events'</w:t>
      </w:r>
      <w:proofErr w:type="gramEnd"/>
      <w:r w:rsidRPr="00070689">
        <w:rPr>
          <w:rFonts w:ascii="Times" w:hAnsi="Times"/>
          <w:color w:val="333333"/>
          <w:sz w:val="24"/>
          <w:szCs w:val="24"/>
          <w:highlight w:val="white"/>
        </w:rPr>
        <w:t xml:space="preserve">. Note that both topics highly load on the word “memory”, but the meaning of this word is disambiguated because it is contextualized by other words that strongly load onto that topic. Out of the 60 generated topics, we excluded 25 topics representing non-psychological phenomena-- such as the nature of the subject population (e.g. gender, special populations) and methods (e.g., words such as “images”, “voxels”)—resulting in 35 psychological </w:t>
      </w:r>
      <w:ins w:id="358" w:author="Alejandro De La Vega" w:date="2016-02-09T20:17:00Z">
        <w:r w:rsidR="000B042F" w:rsidRPr="00070689">
          <w:rPr>
            <w:rFonts w:ascii="Times" w:hAnsi="Times"/>
            <w:color w:val="333333"/>
            <w:sz w:val="24"/>
            <w:szCs w:val="24"/>
            <w:highlight w:val="white"/>
          </w:rPr>
          <w:t>topics</w:t>
        </w:r>
      </w:ins>
      <w:r w:rsidRPr="00070689">
        <w:rPr>
          <w:rFonts w:ascii="Times" w:hAnsi="Times"/>
          <w:color w:val="333333"/>
          <w:sz w:val="24"/>
          <w:szCs w:val="24"/>
          <w:highlight w:val="white"/>
        </w:rPr>
        <w:t xml:space="preserve">. </w:t>
      </w:r>
      <w:bookmarkStart w:id="359" w:name="h.8y1suy7cin8l" w:colFirst="0" w:colLast="0"/>
      <w:bookmarkEnd w:id="359"/>
      <w:r w:rsidR="00EB0085" w:rsidRPr="00070689">
        <w:rPr>
          <w:rFonts w:ascii="Times" w:hAnsi="Times"/>
          <w:color w:val="333333"/>
          <w:sz w:val="24"/>
          <w:szCs w:val="24"/>
        </w:rPr>
        <w:t xml:space="preserve">See Table 1 for a list of topics most associated with MFC. </w:t>
      </w:r>
    </w:p>
    <w:p w14:paraId="411416E7" w14:textId="1D642961" w:rsidR="007F249F" w:rsidRPr="00070689" w:rsidRDefault="007F249F" w:rsidP="007F249F">
      <w:pPr>
        <w:pStyle w:val="Heading3"/>
        <w:spacing w:after="160" w:line="480" w:lineRule="auto"/>
        <w:rPr>
          <w:rFonts w:ascii="Times" w:hAnsi="Times"/>
          <w:b w:val="0"/>
          <w:i w:val="0"/>
          <w:sz w:val="24"/>
          <w:szCs w:val="24"/>
        </w:rPr>
      </w:pPr>
      <w:bookmarkStart w:id="360" w:name="h.3yrjoxkkqysn" w:colFirst="0" w:colLast="0"/>
      <w:bookmarkEnd w:id="360"/>
      <w:r w:rsidRPr="00070689">
        <w:rPr>
          <w:rFonts w:ascii="Times" w:hAnsi="Times"/>
          <w:b w:val="0"/>
          <w:i w:val="0"/>
          <w:sz w:val="24"/>
          <w:szCs w:val="24"/>
        </w:rPr>
        <w:t>Meta-analytic functional</w:t>
      </w:r>
      <w:ins w:id="361" w:author="Alejandro De La Vega" w:date="2016-02-05T16:37:00Z">
        <w:r w:rsidR="001F66B3" w:rsidRPr="00070689">
          <w:rPr>
            <w:rFonts w:ascii="Times" w:hAnsi="Times"/>
            <w:b w:val="0"/>
            <w:i w:val="0"/>
            <w:sz w:val="24"/>
            <w:szCs w:val="24"/>
          </w:rPr>
          <w:t xml:space="preserve"> </w:t>
        </w:r>
      </w:ins>
      <w:ins w:id="362" w:author="Alejandro De La Vega" w:date="2016-02-09T20:17:00Z">
        <w:r w:rsidR="000B042F" w:rsidRPr="00070689">
          <w:rPr>
            <w:rFonts w:ascii="Times" w:hAnsi="Times"/>
            <w:b w:val="0"/>
            <w:i w:val="0"/>
            <w:sz w:val="24"/>
            <w:szCs w:val="24"/>
          </w:rPr>
          <w:t xml:space="preserve">preference </w:t>
        </w:r>
      </w:ins>
      <w:ins w:id="363" w:author="Alejandro De La Vega" w:date="2016-02-05T16:37:00Z">
        <w:r w:rsidR="001F66B3" w:rsidRPr="00070689">
          <w:rPr>
            <w:rFonts w:ascii="Times" w:hAnsi="Times"/>
            <w:b w:val="0"/>
            <w:i w:val="0"/>
            <w:sz w:val="24"/>
            <w:szCs w:val="24"/>
          </w:rPr>
          <w:t>profiles</w:t>
        </w:r>
      </w:ins>
    </w:p>
    <w:p w14:paraId="3ABF844B" w14:textId="64BDAE02" w:rsidR="007F249F" w:rsidRPr="00070689" w:rsidRDefault="007F249F" w:rsidP="007F249F">
      <w:pPr>
        <w:pStyle w:val="Normal1"/>
        <w:spacing w:after="160"/>
        <w:rPr>
          <w:rFonts w:ascii="Times" w:hAnsi="Times"/>
          <w:sz w:val="24"/>
          <w:szCs w:val="24"/>
        </w:rPr>
      </w:pPr>
      <w:r w:rsidRPr="00070689">
        <w:rPr>
          <w:rFonts w:ascii="Times" w:hAnsi="Times"/>
          <w:color w:val="333333"/>
          <w:sz w:val="24"/>
          <w:szCs w:val="24"/>
          <w:highlight w:val="white"/>
        </w:rPr>
        <w:t xml:space="preserve">We generated functional </w:t>
      </w:r>
      <w:ins w:id="364" w:author="Alejandro De La Vega" w:date="2016-01-31T16:15:00Z">
        <w:r w:rsidR="003C2FF9" w:rsidRPr="00070689">
          <w:rPr>
            <w:rFonts w:ascii="Times" w:hAnsi="Times"/>
            <w:color w:val="333333"/>
            <w:sz w:val="24"/>
            <w:szCs w:val="24"/>
            <w:highlight w:val="white"/>
          </w:rPr>
          <w:t xml:space="preserve">preference </w:t>
        </w:r>
      </w:ins>
      <w:r w:rsidRPr="00070689">
        <w:rPr>
          <w:rFonts w:ascii="Times" w:hAnsi="Times"/>
          <w:color w:val="333333"/>
          <w:sz w:val="24"/>
          <w:szCs w:val="24"/>
          <w:highlight w:val="white"/>
        </w:rPr>
        <w:t xml:space="preserve">profiles by determining which psychological topics best predicted each MFC </w:t>
      </w:r>
      <w:ins w:id="365" w:author="Alejandro De La Vega" w:date="2016-01-31T16:15:00Z">
        <w:r w:rsidR="003C2FF9" w:rsidRPr="00070689">
          <w:rPr>
            <w:rFonts w:ascii="Times" w:hAnsi="Times"/>
            <w:color w:val="333333"/>
            <w:sz w:val="24"/>
            <w:szCs w:val="24"/>
            <w:highlight w:val="white"/>
          </w:rPr>
          <w:t xml:space="preserve">cluster’s </w:t>
        </w:r>
      </w:ins>
      <w:r w:rsidRPr="00070689">
        <w:rPr>
          <w:rFonts w:ascii="Times" w:hAnsi="Times"/>
          <w:color w:val="333333"/>
          <w:sz w:val="24"/>
          <w:szCs w:val="24"/>
          <w:highlight w:val="white"/>
        </w:rPr>
        <w:t>activity across fMRI studies</w:t>
      </w:r>
      <w:ins w:id="366" w:author="Alejandro De La Vega" w:date="2016-01-31T16:45:00Z">
        <w:r w:rsidR="003C2FF9" w:rsidRPr="00070689">
          <w:rPr>
            <w:rFonts w:ascii="Times" w:hAnsi="Times"/>
            <w:color w:val="333333"/>
            <w:sz w:val="24"/>
            <w:szCs w:val="24"/>
            <w:highlight w:val="white"/>
          </w:rPr>
          <w:t xml:space="preserve"> (Figure 1C)</w:t>
        </w:r>
      </w:ins>
      <w:r w:rsidRPr="00070689">
        <w:rPr>
          <w:rFonts w:ascii="Times" w:hAnsi="Times"/>
          <w:color w:val="333333"/>
          <w:sz w:val="24"/>
          <w:szCs w:val="24"/>
          <w:highlight w:val="white"/>
        </w:rPr>
        <w:t xml:space="preserve">. First, we selected two sets of studies: studies that activated a given </w:t>
      </w:r>
      <w:ins w:id="367" w:author="Alejandro De La Vega" w:date="2016-01-31T16:15:00Z">
        <w:r w:rsidR="003C2FF9" w:rsidRPr="00070689">
          <w:rPr>
            <w:rFonts w:ascii="Times" w:hAnsi="Times"/>
            <w:color w:val="333333"/>
            <w:sz w:val="24"/>
            <w:szCs w:val="24"/>
            <w:highlight w:val="white"/>
          </w:rPr>
          <w:t>cluster</w:t>
        </w:r>
      </w:ins>
      <w:r w:rsidRPr="00070689">
        <w:rPr>
          <w:rFonts w:ascii="Times" w:hAnsi="Times"/>
          <w:color w:val="333333"/>
          <w:sz w:val="24"/>
          <w:szCs w:val="24"/>
          <w:highlight w:val="white"/>
        </w:rPr>
        <w:t xml:space="preserve">--defined as activating at least 5% of voxels in the </w:t>
      </w:r>
      <w:ins w:id="368" w:author="Alejandro De La Vega" w:date="2016-01-31T16:15:00Z">
        <w:r w:rsidR="003C2FF9" w:rsidRPr="00070689">
          <w:rPr>
            <w:rFonts w:ascii="Times" w:hAnsi="Times"/>
            <w:color w:val="333333"/>
            <w:sz w:val="24"/>
            <w:szCs w:val="24"/>
            <w:highlight w:val="white"/>
          </w:rPr>
          <w:t>cluster</w:t>
        </w:r>
      </w:ins>
      <w:ins w:id="369" w:author="Alejandro De La Vega" w:date="2016-03-08T16:33:00Z">
        <w:r w:rsidR="00545025">
          <w:rPr>
            <w:rFonts w:ascii="Times" w:hAnsi="Times"/>
            <w:color w:val="333333"/>
            <w:sz w:val="24"/>
            <w:szCs w:val="24"/>
            <w:highlight w:val="white"/>
          </w:rPr>
          <w:softHyphen/>
          <w:t xml:space="preserve">– </w:t>
        </w:r>
      </w:ins>
      <w:r w:rsidRPr="00070689">
        <w:rPr>
          <w:rFonts w:ascii="Times" w:hAnsi="Times"/>
          <w:color w:val="333333"/>
          <w:sz w:val="24"/>
          <w:szCs w:val="24"/>
          <w:highlight w:val="white"/>
        </w:rPr>
        <w:t>and studies that did not</w:t>
      </w:r>
      <w:ins w:id="370" w:author="Alejandro De La Vega" w:date="2016-03-08T16:33:00Z">
        <w:r w:rsidR="00545025">
          <w:rPr>
            <w:rFonts w:ascii="Times" w:hAnsi="Times"/>
            <w:color w:val="333333"/>
            <w:sz w:val="24"/>
            <w:szCs w:val="24"/>
            <w:highlight w:val="white"/>
          </w:rPr>
          <w:t xml:space="preserve">– </w:t>
        </w:r>
      </w:ins>
      <w:r w:rsidRPr="00070689">
        <w:rPr>
          <w:rFonts w:ascii="Times" w:hAnsi="Times"/>
          <w:color w:val="333333"/>
          <w:sz w:val="24"/>
          <w:szCs w:val="24"/>
          <w:highlight w:val="white"/>
        </w:rPr>
        <w:t xml:space="preserve">defined as activating no voxels in the </w:t>
      </w:r>
      <w:ins w:id="371" w:author="Alejandro De La Vega" w:date="2016-01-31T16:46:00Z">
        <w:r w:rsidR="003C2FF9" w:rsidRPr="00070689">
          <w:rPr>
            <w:rFonts w:ascii="Times" w:hAnsi="Times"/>
            <w:color w:val="333333"/>
            <w:sz w:val="24"/>
            <w:szCs w:val="24"/>
            <w:highlight w:val="white"/>
          </w:rPr>
          <w:t>cluster</w:t>
        </w:r>
      </w:ins>
      <w:r w:rsidRPr="00070689">
        <w:rPr>
          <w:rFonts w:ascii="Times" w:hAnsi="Times"/>
          <w:color w:val="333333"/>
          <w:sz w:val="24"/>
          <w:szCs w:val="24"/>
          <w:highlight w:val="white"/>
        </w:rPr>
        <w:t xml:space="preserve">. For each </w:t>
      </w:r>
      <w:ins w:id="372" w:author="Alejandro De La Vega" w:date="2016-01-31T16:16:00Z">
        <w:r w:rsidR="003C2FF9" w:rsidRPr="00070689">
          <w:rPr>
            <w:rFonts w:ascii="Times" w:hAnsi="Times"/>
            <w:color w:val="333333"/>
            <w:sz w:val="24"/>
            <w:szCs w:val="24"/>
            <w:highlight w:val="white"/>
          </w:rPr>
          <w:t>cluster</w:t>
        </w:r>
      </w:ins>
      <w:r w:rsidRPr="00070689">
        <w:rPr>
          <w:rFonts w:ascii="Times" w:hAnsi="Times"/>
          <w:color w:val="333333"/>
          <w:sz w:val="24"/>
          <w:szCs w:val="24"/>
          <w:highlight w:val="white"/>
        </w:rPr>
        <w:t xml:space="preserve">, we trained a naive Bayes classifier to discriminate these two sets of studies based on psychological </w:t>
      </w:r>
      <w:ins w:id="373" w:author="Alejandro De La Vega" w:date="2016-02-09T20:17:00Z">
        <w:r w:rsidR="000B042F" w:rsidRPr="00070689">
          <w:rPr>
            <w:rFonts w:ascii="Times" w:hAnsi="Times"/>
            <w:color w:val="333333"/>
            <w:sz w:val="24"/>
            <w:szCs w:val="24"/>
            <w:highlight w:val="white"/>
          </w:rPr>
          <w:t xml:space="preserve">topics </w:t>
        </w:r>
      </w:ins>
      <w:r w:rsidRPr="00070689">
        <w:rPr>
          <w:rFonts w:ascii="Times" w:hAnsi="Times"/>
          <w:color w:val="333333"/>
          <w:sz w:val="24"/>
          <w:szCs w:val="24"/>
          <w:highlight w:val="white"/>
        </w:rPr>
        <w:t>herein. We chose naive Bayes because (</w:t>
      </w:r>
      <w:proofErr w:type="spellStart"/>
      <w:r w:rsidRPr="00070689">
        <w:rPr>
          <w:rFonts w:ascii="Times" w:hAnsi="Times"/>
          <w:color w:val="333333"/>
          <w:sz w:val="24"/>
          <w:szCs w:val="24"/>
          <w:highlight w:val="white"/>
        </w:rPr>
        <w:t>i</w:t>
      </w:r>
      <w:proofErr w:type="spellEnd"/>
      <w:r w:rsidRPr="00070689">
        <w:rPr>
          <w:rFonts w:ascii="Times" w:hAnsi="Times"/>
          <w:color w:val="333333"/>
          <w:sz w:val="24"/>
          <w:szCs w:val="24"/>
          <w:highlight w:val="white"/>
        </w:rPr>
        <w:t xml:space="preserve">) we have previously had success applying this algorithm to </w:t>
      </w:r>
      <w:proofErr w:type="spellStart"/>
      <w:r w:rsidRPr="00070689">
        <w:rPr>
          <w:rFonts w:ascii="Times" w:hAnsi="Times"/>
          <w:color w:val="333333"/>
          <w:sz w:val="24"/>
          <w:szCs w:val="24"/>
          <w:highlight w:val="white"/>
        </w:rPr>
        <w:t>Neurosynth</w:t>
      </w:r>
      <w:proofErr w:type="spellEnd"/>
      <w:r w:rsidRPr="00070689">
        <w:rPr>
          <w:rFonts w:ascii="Times" w:hAnsi="Times"/>
          <w:color w:val="333333"/>
          <w:sz w:val="24"/>
          <w:szCs w:val="24"/>
          <w:highlight w:val="white"/>
        </w:rPr>
        <w:t xml:space="preserve"> data </w:t>
      </w:r>
      <w:r w:rsidRPr="00E5257A">
        <w:rPr>
          <w:rFonts w:ascii="Times" w:hAnsi="Times"/>
          <w:color w:val="333333"/>
          <w:sz w:val="24"/>
          <w:szCs w:val="24"/>
          <w:highlight w:val="white"/>
        </w:rPr>
        <w:fldChar w:fldCharType="begin"/>
      </w:r>
      <w:r w:rsidR="005E2031">
        <w:rPr>
          <w:rFonts w:ascii="Times" w:hAnsi="Times"/>
          <w:color w:val="333333"/>
          <w:sz w:val="24"/>
          <w:szCs w:val="24"/>
          <w:highlight w:val="white"/>
        </w:rPr>
        <w:instrText xml:space="preserve"> ADDIN PAPERS2_CITATIONS &lt;citation&gt;&lt;uuid&gt;B24A22CE-7B4E-4244-9A03-849E678D69A1&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5257A">
        <w:rPr>
          <w:rFonts w:ascii="Times" w:hAnsi="Times"/>
          <w:color w:val="333333"/>
          <w:sz w:val="24"/>
          <w:szCs w:val="24"/>
          <w:highlight w:val="white"/>
        </w:rPr>
        <w:fldChar w:fldCharType="separate"/>
      </w:r>
      <w:r w:rsidRPr="00E5257A">
        <w:rPr>
          <w:rFonts w:ascii="Times" w:hAnsi="Times" w:cs="Cambria"/>
          <w:sz w:val="24"/>
          <w:szCs w:val="24"/>
        </w:rPr>
        <w:t>(Yarkoni et al., 2011)</w:t>
      </w:r>
      <w:r w:rsidRPr="00E5257A">
        <w:rPr>
          <w:rFonts w:ascii="Times" w:hAnsi="Times"/>
          <w:color w:val="333333"/>
          <w:sz w:val="24"/>
          <w:szCs w:val="24"/>
          <w:highlight w:val="white"/>
        </w:rPr>
        <w:fldChar w:fldCharType="end"/>
      </w:r>
      <w:r w:rsidRPr="00070689">
        <w:rPr>
          <w:rFonts w:ascii="Times" w:hAnsi="Times"/>
          <w:color w:val="333333"/>
          <w:sz w:val="24"/>
          <w:szCs w:val="24"/>
          <w:highlight w:val="white"/>
        </w:rPr>
        <w:t>; (i</w:t>
      </w:r>
      <w:r w:rsidRPr="00E5257A">
        <w:rPr>
          <w:rFonts w:ascii="Times" w:hAnsi="Times"/>
          <w:color w:val="333333"/>
          <w:sz w:val="24"/>
          <w:szCs w:val="24"/>
          <w:highlight w:val="white"/>
        </w:rPr>
        <w:t xml:space="preserve">i) these algorithms perform well on many types of data </w:t>
      </w:r>
      <w:r w:rsidRPr="00E5257A">
        <w:rPr>
          <w:rFonts w:ascii="Times" w:hAnsi="Times"/>
          <w:color w:val="333333"/>
          <w:sz w:val="24"/>
          <w:szCs w:val="24"/>
          <w:highlight w:val="white"/>
        </w:rPr>
        <w:fldChar w:fldCharType="begin"/>
      </w:r>
      <w:r w:rsidR="005E2031">
        <w:rPr>
          <w:rFonts w:ascii="Times" w:hAnsi="Times"/>
          <w:color w:val="333333"/>
          <w:sz w:val="24"/>
          <w:szCs w:val="24"/>
          <w:highlight w:val="white"/>
        </w:rPr>
        <w:instrText xml:space="preserve"> ADDIN PAPERS2_CITATIONS &lt;citation&gt;&lt;uuid&gt;AC3F7022-0C61-479B-A50A-576F5BF528EC&lt;/uuid&gt;&lt;priority&gt;0&lt;/priority&gt;&lt;publications&gt;&lt;publication&gt;&lt;type&gt;400&lt;/type&gt;&lt;publication_date&gt;99200006071200000000222000&lt;/publication_date&gt;&lt;title&gt;An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Pr="00E5257A">
        <w:rPr>
          <w:rFonts w:ascii="Times" w:hAnsi="Times"/>
          <w:color w:val="333333"/>
          <w:sz w:val="24"/>
          <w:szCs w:val="24"/>
          <w:highlight w:val="white"/>
        </w:rPr>
        <w:fldChar w:fldCharType="separate"/>
      </w:r>
      <w:r w:rsidRPr="00E5257A">
        <w:rPr>
          <w:rFonts w:ascii="Times" w:hAnsi="Times" w:cs="Cambria"/>
          <w:sz w:val="24"/>
          <w:szCs w:val="24"/>
        </w:rPr>
        <w:t>(Androutsopoulos et al., 2000)</w:t>
      </w:r>
      <w:r w:rsidRPr="00E5257A">
        <w:rPr>
          <w:rFonts w:ascii="Times" w:hAnsi="Times"/>
          <w:color w:val="333333"/>
          <w:sz w:val="24"/>
          <w:szCs w:val="24"/>
          <w:highlight w:val="white"/>
        </w:rPr>
        <w:fldChar w:fldCharType="end"/>
      </w:r>
      <w:r w:rsidRPr="00070689">
        <w:rPr>
          <w:rFonts w:ascii="Times" w:hAnsi="Times"/>
          <w:color w:val="333333"/>
          <w:sz w:val="24"/>
          <w:szCs w:val="24"/>
          <w:highlight w:val="white"/>
        </w:rPr>
        <w:t>, (iii) they require almost no tuning of parameters to achieve a high level of performance</w:t>
      </w:r>
      <w:r w:rsidRPr="00070689">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5E4CA264" w:rsidR="007F249F" w:rsidRPr="00070689" w:rsidRDefault="007F249F" w:rsidP="007F249F">
      <w:pPr>
        <w:pStyle w:val="Normal1"/>
        <w:spacing w:after="160"/>
        <w:rPr>
          <w:rFonts w:ascii="Times" w:hAnsi="Times"/>
          <w:sz w:val="24"/>
          <w:szCs w:val="24"/>
        </w:rPr>
      </w:pPr>
      <w:r w:rsidRPr="00070689">
        <w:rPr>
          <w:rFonts w:ascii="Times" w:hAnsi="Times"/>
          <w:color w:val="333333"/>
          <w:sz w:val="24"/>
          <w:szCs w:val="24"/>
          <w:highlight w:val="white"/>
        </w:rPr>
        <w:t xml:space="preserve">We </w:t>
      </w:r>
      <w:ins w:id="374" w:author="Alejandro De La Vega" w:date="2016-02-09T20:39:00Z">
        <w:r w:rsidR="009C67DC" w:rsidRPr="00070689">
          <w:rPr>
            <w:rFonts w:ascii="Times" w:hAnsi="Times"/>
            <w:color w:val="333333"/>
            <w:sz w:val="24"/>
            <w:szCs w:val="24"/>
            <w:highlight w:val="white"/>
          </w:rPr>
          <w:t xml:space="preserve">trained models to predict </w:t>
        </w:r>
      </w:ins>
      <w:ins w:id="375" w:author="Alejandro De La Vega" w:date="2016-02-09T20:40:00Z">
        <w:r w:rsidR="009C67DC" w:rsidRPr="00070689">
          <w:rPr>
            <w:rFonts w:ascii="Times" w:hAnsi="Times"/>
            <w:color w:val="333333"/>
            <w:sz w:val="24"/>
            <w:szCs w:val="24"/>
            <w:highlight w:val="white"/>
          </w:rPr>
          <w:t xml:space="preserve">if fMRI studies activated each cluster, given the semantic content of the studies </w:t>
        </w:r>
      </w:ins>
      <w:r w:rsidRPr="00070689">
        <w:rPr>
          <w:rFonts w:ascii="Times" w:hAnsi="Times"/>
          <w:color w:val="333333"/>
          <w:sz w:val="24"/>
          <w:szCs w:val="24"/>
          <w:highlight w:val="white"/>
        </w:rPr>
        <w:t xml:space="preserve">. In other words, if we know </w:t>
      </w:r>
      <w:ins w:id="376" w:author="Alejandro De La Vega" w:date="2016-03-08T16:34:00Z">
        <w:r w:rsidR="00545025">
          <w:rPr>
            <w:rFonts w:ascii="Times" w:hAnsi="Times"/>
            <w:color w:val="333333"/>
            <w:sz w:val="24"/>
            <w:szCs w:val="24"/>
            <w:highlight w:val="white"/>
          </w:rPr>
          <w:t>which</w:t>
        </w:r>
        <w:r w:rsidR="00545025" w:rsidRPr="00070689">
          <w:rPr>
            <w:rFonts w:ascii="Times" w:hAnsi="Times"/>
            <w:color w:val="333333"/>
            <w:sz w:val="24"/>
            <w:szCs w:val="24"/>
            <w:highlight w:val="white"/>
          </w:rPr>
          <w:t xml:space="preserve"> </w:t>
        </w:r>
      </w:ins>
      <w:ins w:id="377" w:author="Alejandro De La Vega" w:date="2016-02-09T20:17:00Z">
        <w:r w:rsidR="000B042F" w:rsidRPr="00070689">
          <w:rPr>
            <w:rFonts w:ascii="Times" w:hAnsi="Times"/>
            <w:color w:val="333333"/>
            <w:sz w:val="24"/>
            <w:szCs w:val="24"/>
            <w:highlight w:val="white"/>
          </w:rPr>
          <w:t>psychological states are described in a study</w:t>
        </w:r>
      </w:ins>
      <w:r w:rsidRPr="00070689">
        <w:rPr>
          <w:rFonts w:ascii="Times" w:hAnsi="Times"/>
          <w:color w:val="333333"/>
          <w:sz w:val="24"/>
          <w:szCs w:val="24"/>
          <w:highlight w:val="white"/>
        </w:rPr>
        <w:t xml:space="preserve"> how well can we predict if it activates a specific region? We used 4-fold cross validation for testing and calculated the mean score across all folds as the final measure of performance. We scored our models using the area under the curve of the receiver operating characteristic (AUC-ROC) --a summary metric of classification performance that take into account both sensitivity and</w:t>
      </w:r>
      <w:ins w:id="378" w:author="Alejandro De La Vega" w:date="2016-02-09T20:40:00Z">
        <w:r w:rsidR="009C67DC" w:rsidRPr="00070689">
          <w:rPr>
            <w:rFonts w:ascii="Times" w:hAnsi="Times"/>
            <w:color w:val="333333"/>
            <w:sz w:val="24"/>
            <w:szCs w:val="24"/>
            <w:highlight w:val="white"/>
          </w:rPr>
          <w:t xml:space="preserve"> specificity</w:t>
        </w:r>
      </w:ins>
      <w:r w:rsidRPr="00E5257A">
        <w:rPr>
          <w:rFonts w:ascii="Times" w:hAnsi="Times"/>
          <w:color w:val="333333"/>
          <w:sz w:val="24"/>
          <w:szCs w:val="24"/>
          <w:highlight w:val="white"/>
        </w:rPr>
        <w:t xml:space="preserve">. </w:t>
      </w:r>
      <w:ins w:id="379" w:author="Alejandro De La Vega" w:date="2016-02-09T20:40:00Z">
        <w:r w:rsidR="009C67DC" w:rsidRPr="00E5257A">
          <w:rPr>
            <w:rFonts w:ascii="Times" w:hAnsi="Times"/>
            <w:color w:val="333333"/>
            <w:sz w:val="24"/>
            <w:szCs w:val="24"/>
            <w:highlight w:val="white"/>
          </w:rPr>
          <w:t xml:space="preserve">AUC-ROC was chosen this measure is not detrimentally affected by unbalanced data </w:t>
        </w:r>
      </w:ins>
      <w:r w:rsidR="009C67DC" w:rsidRPr="00E5257A">
        <w:rPr>
          <w:rFonts w:ascii="Times" w:hAnsi="Times"/>
          <w:color w:val="333333"/>
          <w:sz w:val="24"/>
          <w:szCs w:val="24"/>
          <w:highlight w:val="white"/>
        </w:rPr>
        <w:fldChar w:fldCharType="begin"/>
      </w:r>
      <w:r w:rsidR="005E2031">
        <w:rPr>
          <w:rFonts w:ascii="Times" w:hAnsi="Times"/>
          <w:color w:val="333333"/>
          <w:sz w:val="24"/>
          <w:szCs w:val="24"/>
          <w:highlight w:val="white"/>
        </w:rPr>
        <w:instrText xml:space="preserve"> ADDIN PAPERS2_CITATIONS &lt;citation&gt;&lt;uuid&gt;A6277209-8D2B-4380-B327-DCDBEEF3545C&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9C67DC" w:rsidRPr="00E5257A">
        <w:rPr>
          <w:rFonts w:ascii="Times" w:hAnsi="Times"/>
          <w:color w:val="333333"/>
          <w:sz w:val="24"/>
          <w:szCs w:val="24"/>
          <w:highlight w:val="white"/>
        </w:rPr>
        <w:fldChar w:fldCharType="separate"/>
      </w:r>
      <w:ins w:id="380" w:author="Alejandro De La Vega" w:date="2016-02-09T20:40:00Z">
        <w:r w:rsidR="009C67DC" w:rsidRPr="00E5257A">
          <w:rPr>
            <w:rFonts w:ascii="Times" w:hAnsi="Times" w:cs="Cambria"/>
            <w:sz w:val="24"/>
            <w:szCs w:val="24"/>
          </w:rPr>
          <w:t>(Jeni et al., 2013)</w:t>
        </w:r>
        <w:r w:rsidR="009C67DC" w:rsidRPr="00E5257A">
          <w:rPr>
            <w:rFonts w:ascii="Times" w:hAnsi="Times"/>
            <w:color w:val="333333"/>
            <w:sz w:val="24"/>
            <w:szCs w:val="24"/>
            <w:highlight w:val="white"/>
          </w:rPr>
          <w:fldChar w:fldCharType="end"/>
        </w:r>
      </w:ins>
      <w:ins w:id="381" w:author="Alejandro De La Vega" w:date="2016-02-09T20:41:00Z">
        <w:r w:rsidR="009C67DC" w:rsidRPr="00070689">
          <w:rPr>
            <w:rFonts w:ascii="Times" w:hAnsi="Times"/>
            <w:color w:val="333333"/>
            <w:sz w:val="24"/>
            <w:szCs w:val="24"/>
            <w:highlight w:val="white"/>
          </w:rPr>
          <w:t xml:space="preserve">, </w:t>
        </w:r>
        <w:r w:rsidR="009C67DC" w:rsidRPr="00E5257A">
          <w:rPr>
            <w:rFonts w:ascii="Times" w:hAnsi="Times"/>
            <w:color w:val="333333"/>
            <w:sz w:val="24"/>
            <w:szCs w:val="24"/>
            <w:highlight w:val="white"/>
          </w:rPr>
          <w:t>which</w:t>
        </w:r>
      </w:ins>
      <w:r w:rsidRPr="00070689">
        <w:rPr>
          <w:rFonts w:ascii="Times" w:hAnsi="Times"/>
          <w:color w:val="333333"/>
          <w:sz w:val="24"/>
          <w:szCs w:val="24"/>
          <w:highlight w:val="white"/>
        </w:rPr>
        <w:t xml:space="preserve"> was important because each region varied in the ratio of studies that activated it to the studies that did not. </w:t>
      </w:r>
    </w:p>
    <w:p w14:paraId="07327AFD" w14:textId="69DB9E74" w:rsidR="007F249F" w:rsidRPr="00620A9C" w:rsidRDefault="007F249F" w:rsidP="00884240">
      <w:pPr>
        <w:pStyle w:val="Normal1"/>
        <w:spacing w:after="160"/>
        <w:rPr>
          <w:rFonts w:ascii="Times" w:hAnsi="Times"/>
          <w:color w:val="333333"/>
          <w:sz w:val="24"/>
          <w:szCs w:val="24"/>
        </w:rPr>
      </w:pPr>
      <w:r w:rsidRPr="00070689">
        <w:rPr>
          <w:rFonts w:ascii="Times" w:hAnsi="Times"/>
          <w:color w:val="333333"/>
          <w:sz w:val="24"/>
          <w:szCs w:val="24"/>
          <w:highlight w:val="white"/>
        </w:rPr>
        <w:t xml:space="preserve">To generate functional </w:t>
      </w:r>
      <w:ins w:id="382" w:author="Alejandro De La Vega" w:date="2016-01-31T16:49:00Z">
        <w:r w:rsidR="003C2FF9" w:rsidRPr="00070689">
          <w:rPr>
            <w:rFonts w:ascii="Times" w:hAnsi="Times"/>
            <w:color w:val="333333"/>
            <w:sz w:val="24"/>
            <w:szCs w:val="24"/>
            <w:highlight w:val="white"/>
          </w:rPr>
          <w:t xml:space="preserve">preference </w:t>
        </w:r>
      </w:ins>
      <w:r w:rsidRPr="00070689">
        <w:rPr>
          <w:rFonts w:ascii="Times" w:hAnsi="Times"/>
          <w:color w:val="333333"/>
          <w:sz w:val="24"/>
          <w:szCs w:val="24"/>
          <w:highlight w:val="white"/>
        </w:rPr>
        <w:t xml:space="preserve">profiles, we extracted from the naive Bayes models the log odds-ratio </w:t>
      </w:r>
      <w:ins w:id="383" w:author="Alejandro De La Vega" w:date="2016-02-09T21:41:00Z">
        <w:r w:rsidR="00B42392" w:rsidRPr="00070689">
          <w:rPr>
            <w:rFonts w:ascii="Times" w:hAnsi="Times"/>
            <w:color w:val="333333"/>
            <w:sz w:val="24"/>
            <w:szCs w:val="24"/>
            <w:highlight w:val="white"/>
          </w:rPr>
          <w:t xml:space="preserve">(LOR) </w:t>
        </w:r>
      </w:ins>
      <w:r w:rsidRPr="00070689">
        <w:rPr>
          <w:rFonts w:ascii="Times" w:hAnsi="Times"/>
          <w:color w:val="333333"/>
          <w:sz w:val="24"/>
          <w:szCs w:val="24"/>
          <w:highlight w:val="white"/>
        </w:rPr>
        <w:t xml:space="preserve">of a </w:t>
      </w:r>
      <w:ins w:id="384" w:author="Alejandro De La Vega" w:date="2016-01-31T16:47:00Z">
        <w:r w:rsidR="003C2FF9" w:rsidRPr="00070689">
          <w:rPr>
            <w:rFonts w:ascii="Times" w:hAnsi="Times"/>
            <w:color w:val="333333"/>
            <w:sz w:val="24"/>
            <w:szCs w:val="24"/>
            <w:highlight w:val="white"/>
          </w:rPr>
          <w:t xml:space="preserve">topic </w:t>
        </w:r>
      </w:ins>
      <w:r w:rsidRPr="00070689">
        <w:rPr>
          <w:rFonts w:ascii="Times" w:hAnsi="Times"/>
          <w:color w:val="333333"/>
          <w:sz w:val="24"/>
          <w:szCs w:val="24"/>
          <w:highlight w:val="white"/>
        </w:rPr>
        <w:t>being present in active studies versus inactive studies</w:t>
      </w:r>
      <w:ins w:id="385" w:author="Alejandro De La Vega" w:date="2016-02-09T20:41:00Z">
        <w:r w:rsidR="009C67DC" w:rsidRPr="00070689">
          <w:rPr>
            <w:rFonts w:ascii="Times" w:hAnsi="Times"/>
            <w:color w:val="333333"/>
            <w:sz w:val="24"/>
            <w:szCs w:val="24"/>
            <w:highlight w:val="white"/>
          </w:rPr>
          <w:t xml:space="preserve">. </w:t>
        </w:r>
      </w:ins>
      <w:ins w:id="386" w:author="Alejandro De La Vega" w:date="2016-02-09T20:43:00Z">
        <w:r w:rsidR="009C67DC" w:rsidRPr="00070689">
          <w:rPr>
            <w:rFonts w:ascii="Times" w:hAnsi="Times"/>
            <w:color w:val="333333"/>
            <w:sz w:val="24"/>
            <w:szCs w:val="24"/>
            <w:highlight w:val="white"/>
          </w:rPr>
          <w:t xml:space="preserve">The </w:t>
        </w:r>
      </w:ins>
      <w:ins w:id="387" w:author="Alejandro De La Vega" w:date="2016-03-08T16:34:00Z">
        <w:r w:rsidR="00545025">
          <w:rPr>
            <w:rFonts w:ascii="Times" w:hAnsi="Times"/>
            <w:color w:val="333333"/>
            <w:sz w:val="24"/>
            <w:szCs w:val="24"/>
            <w:highlight w:val="white"/>
          </w:rPr>
          <w:t>LOR</w:t>
        </w:r>
      </w:ins>
      <w:ins w:id="388" w:author="Alejandro De La Vega" w:date="2016-03-08T16:35:00Z">
        <w:r w:rsidR="00545025">
          <w:rPr>
            <w:rFonts w:ascii="Times" w:hAnsi="Times"/>
            <w:color w:val="333333"/>
            <w:sz w:val="24"/>
            <w:szCs w:val="24"/>
            <w:highlight w:val="white"/>
          </w:rPr>
          <w:t xml:space="preserve"> </w:t>
        </w:r>
      </w:ins>
      <w:ins w:id="389" w:author="Alejandro De La Vega" w:date="2016-02-09T20:43:00Z">
        <w:r w:rsidR="009C67DC" w:rsidRPr="00070689">
          <w:rPr>
            <w:rFonts w:ascii="Times" w:hAnsi="Times"/>
            <w:color w:val="333333"/>
            <w:sz w:val="24"/>
            <w:szCs w:val="24"/>
            <w:highlight w:val="white"/>
          </w:rPr>
          <w:t>was defined as the</w:t>
        </w:r>
      </w:ins>
      <w:ins w:id="390" w:author="Alejandro De La Vega" w:date="2016-03-08T16:34:00Z">
        <w:r w:rsidR="00545025">
          <w:rPr>
            <w:rFonts w:ascii="Times" w:hAnsi="Times"/>
            <w:color w:val="333333"/>
            <w:sz w:val="24"/>
            <w:szCs w:val="24"/>
            <w:highlight w:val="white"/>
          </w:rPr>
          <w:t xml:space="preserve"> log of </w:t>
        </w:r>
      </w:ins>
      <w:ins w:id="391" w:author="Alejandro De La Vega" w:date="2016-03-08T16:35:00Z">
        <w:r w:rsidR="00545025">
          <w:rPr>
            <w:rFonts w:ascii="Times" w:hAnsi="Times"/>
            <w:color w:val="333333"/>
            <w:sz w:val="24"/>
            <w:szCs w:val="24"/>
            <w:highlight w:val="white"/>
          </w:rPr>
          <w:t xml:space="preserve">ratio between </w:t>
        </w:r>
      </w:ins>
      <w:ins w:id="392" w:author="Alejandro De La Vega" w:date="2016-03-08T16:34:00Z">
        <w:r w:rsidR="00545025">
          <w:rPr>
            <w:rFonts w:ascii="Times" w:hAnsi="Times"/>
            <w:color w:val="333333"/>
            <w:sz w:val="24"/>
            <w:szCs w:val="24"/>
            <w:highlight w:val="white"/>
          </w:rPr>
          <w:t>the</w:t>
        </w:r>
      </w:ins>
      <w:ins w:id="393" w:author="Alejandro De La Vega" w:date="2016-02-09T20:43:00Z">
        <w:r w:rsidR="009C67DC" w:rsidRPr="00070689">
          <w:rPr>
            <w:rFonts w:ascii="Times" w:hAnsi="Times"/>
            <w:color w:val="333333"/>
            <w:sz w:val="24"/>
            <w:szCs w:val="24"/>
            <w:highlight w:val="white"/>
          </w:rPr>
          <w:t xml:space="preserve"> probability of a </w:t>
        </w:r>
      </w:ins>
      <w:ins w:id="394" w:author="Alejandro De La Vega" w:date="2016-03-08T16:36:00Z">
        <w:r w:rsidR="00545025">
          <w:rPr>
            <w:rFonts w:ascii="Times" w:hAnsi="Times"/>
            <w:color w:val="333333"/>
            <w:sz w:val="24"/>
            <w:szCs w:val="24"/>
            <w:highlight w:val="white"/>
          </w:rPr>
          <w:t xml:space="preserve">given </w:t>
        </w:r>
      </w:ins>
      <w:ins w:id="395" w:author="Alejandro De La Vega" w:date="2016-02-09T20:43:00Z">
        <w:r w:rsidR="009C67DC" w:rsidRPr="00070689">
          <w:rPr>
            <w:rFonts w:ascii="Times" w:hAnsi="Times"/>
            <w:color w:val="333333"/>
            <w:sz w:val="24"/>
            <w:szCs w:val="24"/>
            <w:highlight w:val="white"/>
          </w:rPr>
          <w:t xml:space="preserve">topic in active studies </w:t>
        </w:r>
      </w:ins>
      <w:ins w:id="396" w:author="Alejandro De La Vega" w:date="2016-03-08T16:35:00Z">
        <w:r w:rsidR="00545025">
          <w:rPr>
            <w:rFonts w:ascii="Times" w:hAnsi="Times"/>
            <w:color w:val="333333"/>
            <w:sz w:val="24"/>
            <w:szCs w:val="24"/>
            <w:highlight w:val="white"/>
          </w:rPr>
          <w:t>and</w:t>
        </w:r>
      </w:ins>
      <w:ins w:id="397" w:author="Alejandro De La Vega" w:date="2016-02-09T20:43:00Z">
        <w:r w:rsidR="009C67DC" w:rsidRPr="00070689">
          <w:rPr>
            <w:rFonts w:ascii="Times" w:hAnsi="Times"/>
            <w:color w:val="333333"/>
            <w:sz w:val="24"/>
            <w:szCs w:val="24"/>
            <w:highlight w:val="white"/>
          </w:rPr>
          <w:t xml:space="preserve"> the probability of the topic in </w:t>
        </w:r>
      </w:ins>
      <w:ins w:id="398" w:author="Alejandro De La Vega" w:date="2016-02-09T20:44:00Z">
        <w:r w:rsidR="009C67DC" w:rsidRPr="00070689">
          <w:rPr>
            <w:rFonts w:ascii="Times" w:hAnsi="Times"/>
            <w:color w:val="333333"/>
            <w:sz w:val="24"/>
            <w:szCs w:val="24"/>
            <w:highlight w:val="white"/>
          </w:rPr>
          <w:t>inactive</w:t>
        </w:r>
      </w:ins>
      <w:ins w:id="399" w:author="Alejandro De La Vega" w:date="2016-02-09T20:43:00Z">
        <w:r w:rsidR="009C67DC" w:rsidRPr="00070689">
          <w:rPr>
            <w:rFonts w:ascii="Times" w:hAnsi="Times"/>
            <w:color w:val="333333"/>
            <w:sz w:val="24"/>
            <w:szCs w:val="24"/>
            <w:highlight w:val="white"/>
          </w:rPr>
          <w:t xml:space="preserve"> studies, for each region. </w:t>
        </w:r>
      </w:ins>
      <w:ins w:id="400" w:author="Alejandro De La Vega" w:date="2016-02-09T21:41:00Z">
        <w:r w:rsidR="00B42392" w:rsidRPr="00070689">
          <w:rPr>
            <w:rFonts w:ascii="Times" w:hAnsi="Times"/>
            <w:color w:val="333333"/>
            <w:sz w:val="24"/>
            <w:szCs w:val="24"/>
            <w:highlight w:val="white"/>
          </w:rPr>
          <w:t>LOR</w:t>
        </w:r>
      </w:ins>
      <w:r w:rsidRPr="00070689">
        <w:rPr>
          <w:rFonts w:ascii="Times" w:hAnsi="Times"/>
          <w:color w:val="333333"/>
          <w:sz w:val="24"/>
          <w:szCs w:val="24"/>
          <w:highlight w:val="white"/>
        </w:rPr>
        <w:t xml:space="preserve"> values above 0 indicate that a </w:t>
      </w:r>
      <w:ins w:id="401" w:author="Alejandro De La Vega" w:date="2016-02-09T20:18:00Z">
        <w:r w:rsidR="000B042F" w:rsidRPr="00070689">
          <w:rPr>
            <w:rFonts w:ascii="Times" w:hAnsi="Times"/>
            <w:color w:val="333333"/>
            <w:sz w:val="24"/>
            <w:szCs w:val="24"/>
            <w:highlight w:val="white"/>
          </w:rPr>
          <w:t>psychological topic</w:t>
        </w:r>
      </w:ins>
      <w:r w:rsidRPr="00070689">
        <w:rPr>
          <w:rFonts w:ascii="Times" w:hAnsi="Times"/>
          <w:color w:val="333333"/>
          <w:sz w:val="24"/>
          <w:szCs w:val="24"/>
          <w:highlight w:val="white"/>
        </w:rPr>
        <w:t xml:space="preserve"> is predictive of activation of a given region. To determine the significance of these associations, </w:t>
      </w:r>
      <w:r w:rsidRPr="00070689">
        <w:rPr>
          <w:rFonts w:ascii="Times" w:hAnsi="Times"/>
          <w:color w:val="333333"/>
          <w:sz w:val="24"/>
          <w:szCs w:val="24"/>
        </w:rPr>
        <w:t xml:space="preserve">we permuted the class labels indicating if a study activated a region and extracting the </w:t>
      </w:r>
      <w:ins w:id="402" w:author="Alejandro De La Vega" w:date="2016-02-09T21:41:00Z">
        <w:r w:rsidR="00B42392" w:rsidRPr="00070689">
          <w:rPr>
            <w:rFonts w:ascii="Times" w:hAnsi="Times"/>
            <w:color w:val="333333"/>
            <w:sz w:val="24"/>
            <w:szCs w:val="24"/>
          </w:rPr>
          <w:t>LOR</w:t>
        </w:r>
      </w:ins>
      <w:r w:rsidRPr="00070689">
        <w:rPr>
          <w:rFonts w:ascii="Times" w:hAnsi="Times"/>
          <w:color w:val="333333"/>
          <w:sz w:val="24"/>
          <w:szCs w:val="24"/>
        </w:rPr>
        <w:t xml:space="preserve"> for each </w:t>
      </w:r>
      <w:ins w:id="403" w:author="Alejandro De La Vega" w:date="2016-02-09T20:18:00Z">
        <w:r w:rsidR="000B042F" w:rsidRPr="00070689">
          <w:rPr>
            <w:rFonts w:ascii="Times" w:hAnsi="Times"/>
            <w:color w:val="333333"/>
            <w:sz w:val="24"/>
            <w:szCs w:val="24"/>
          </w:rPr>
          <w:t>topic,</w:t>
        </w:r>
      </w:ins>
      <w:r w:rsidRPr="00070689">
        <w:rPr>
          <w:rFonts w:ascii="Times" w:hAnsi="Times"/>
          <w:color w:val="333333"/>
          <w:sz w:val="24"/>
          <w:szCs w:val="24"/>
        </w:rPr>
        <w:t xml:space="preserve"> 1000 times. This resulted in a null distribution of </w:t>
      </w:r>
      <w:ins w:id="404" w:author="Alejandro De La Vega" w:date="2016-02-09T21:41:00Z">
        <w:r w:rsidR="00B42392" w:rsidRPr="00070689">
          <w:rPr>
            <w:rFonts w:ascii="Times" w:hAnsi="Times"/>
            <w:color w:val="333333"/>
            <w:sz w:val="24"/>
            <w:szCs w:val="24"/>
          </w:rPr>
          <w:t>LOR</w:t>
        </w:r>
      </w:ins>
      <w:r w:rsidRPr="00070689">
        <w:rPr>
          <w:rFonts w:ascii="Times" w:hAnsi="Times"/>
          <w:color w:val="333333"/>
          <w:sz w:val="24"/>
          <w:szCs w:val="24"/>
        </w:rPr>
        <w:t xml:space="preserve"> for each </w:t>
      </w:r>
      <w:ins w:id="405" w:author="Alejandro De La Vega" w:date="2016-02-09T20:18:00Z">
        <w:r w:rsidR="000B042F" w:rsidRPr="00070689">
          <w:rPr>
            <w:rFonts w:ascii="Times" w:hAnsi="Times"/>
            <w:color w:val="333333"/>
            <w:sz w:val="24"/>
            <w:szCs w:val="24"/>
          </w:rPr>
          <w:t>topic</w:t>
        </w:r>
      </w:ins>
      <w:r w:rsidRPr="00070689">
        <w:rPr>
          <w:rFonts w:ascii="Times" w:hAnsi="Times"/>
          <w:color w:val="333333"/>
          <w:sz w:val="24"/>
          <w:szCs w:val="24"/>
        </w:rPr>
        <w:t xml:space="preserve"> and each </w:t>
      </w:r>
      <w:ins w:id="406" w:author="Alejandro De La Vega" w:date="2016-02-09T20:18:00Z">
        <w:r w:rsidR="000B042F" w:rsidRPr="00070689">
          <w:rPr>
            <w:rFonts w:ascii="Times" w:hAnsi="Times"/>
            <w:color w:val="333333"/>
            <w:sz w:val="24"/>
            <w:szCs w:val="24"/>
          </w:rPr>
          <w:t>cluster</w:t>
        </w:r>
      </w:ins>
      <w:r w:rsidRPr="00070689">
        <w:rPr>
          <w:rFonts w:ascii="Times" w:hAnsi="Times"/>
          <w:color w:val="333333"/>
          <w:sz w:val="24"/>
          <w:szCs w:val="24"/>
        </w:rPr>
        <w:t>. Using this null distribution, we calculated p-values for each pairwise relationship between psychological concepts and regions, and reported associations significant at the p&lt;0.001 threshold.</w:t>
      </w:r>
      <w:ins w:id="407" w:author="Alejandro De La Vega" w:date="2016-02-05T20:39:00Z">
        <w:r w:rsidR="00A96D75" w:rsidRPr="00070689">
          <w:rPr>
            <w:rFonts w:ascii="Times" w:hAnsi="Times"/>
            <w:color w:val="333333"/>
            <w:sz w:val="24"/>
            <w:szCs w:val="24"/>
          </w:rPr>
          <w:t xml:space="preserve"> Finally, </w:t>
        </w:r>
      </w:ins>
      <w:ins w:id="408" w:author="Alejandro De La Vega" w:date="2016-02-05T20:42:00Z">
        <w:r w:rsidR="00A96D75" w:rsidRPr="00070689">
          <w:rPr>
            <w:rFonts w:ascii="Times" w:hAnsi="Times"/>
            <w:color w:val="333333"/>
            <w:sz w:val="24"/>
            <w:szCs w:val="24"/>
          </w:rPr>
          <w:t xml:space="preserve">to determine if certain topics showed greater preference for one </w:t>
        </w:r>
      </w:ins>
      <w:ins w:id="409" w:author="Alejandro De La Vega" w:date="2016-02-09T20:18:00Z">
        <w:r w:rsidR="000B042F" w:rsidRPr="00070689">
          <w:rPr>
            <w:rFonts w:ascii="Times" w:hAnsi="Times"/>
            <w:color w:val="333333"/>
            <w:sz w:val="24"/>
            <w:szCs w:val="24"/>
          </w:rPr>
          <w:t>cluster</w:t>
        </w:r>
      </w:ins>
      <w:ins w:id="410" w:author="Alejandro De La Vega" w:date="2016-02-05T20:42:00Z">
        <w:r w:rsidR="00A96D75" w:rsidRPr="00070689">
          <w:rPr>
            <w:rFonts w:ascii="Times" w:hAnsi="Times"/>
            <w:color w:val="333333"/>
            <w:sz w:val="24"/>
            <w:szCs w:val="24"/>
          </w:rPr>
          <w:t xml:space="preserve"> versus another, we conducted </w:t>
        </w:r>
        <w:commentRangeStart w:id="411"/>
        <w:r w:rsidR="00A96D75" w:rsidRPr="00070689">
          <w:rPr>
            <w:rFonts w:ascii="Times" w:hAnsi="Times"/>
            <w:color w:val="333333"/>
            <w:sz w:val="24"/>
            <w:szCs w:val="24"/>
          </w:rPr>
          <w:t xml:space="preserve">exploratory, post-hoc comparisons by </w:t>
        </w:r>
        <w:r w:rsidR="00884240" w:rsidRPr="00070689">
          <w:rPr>
            <w:rFonts w:ascii="Times" w:hAnsi="Times"/>
            <w:color w:val="333333"/>
            <w:sz w:val="24"/>
            <w:szCs w:val="24"/>
          </w:rPr>
          <w:t xml:space="preserve">determining if the </w:t>
        </w:r>
        <w:r w:rsidR="00A96D75" w:rsidRPr="00070689">
          <w:rPr>
            <w:rFonts w:ascii="Times" w:hAnsi="Times"/>
            <w:color w:val="333333"/>
            <w:sz w:val="24"/>
            <w:szCs w:val="24"/>
          </w:rPr>
          <w:t>95% confidence interval</w:t>
        </w:r>
      </w:ins>
      <w:ins w:id="412" w:author="Alejandro De La Vega" w:date="2016-02-05T20:53:00Z">
        <w:r w:rsidR="00884240" w:rsidRPr="00070689">
          <w:rPr>
            <w:rFonts w:ascii="Times" w:hAnsi="Times"/>
            <w:color w:val="333333"/>
            <w:sz w:val="24"/>
            <w:szCs w:val="24"/>
          </w:rPr>
          <w:t>s</w:t>
        </w:r>
      </w:ins>
      <w:ins w:id="413" w:author="Alejandro De La Vega" w:date="2016-02-05T20:42:00Z">
        <w:r w:rsidR="00A96D75" w:rsidRPr="00070689">
          <w:rPr>
            <w:rFonts w:ascii="Times" w:hAnsi="Times"/>
            <w:color w:val="333333"/>
            <w:sz w:val="24"/>
            <w:szCs w:val="24"/>
          </w:rPr>
          <w:t xml:space="preserve"> </w:t>
        </w:r>
      </w:ins>
      <w:ins w:id="414" w:author="Alejandro De La Vega" w:date="2016-02-05T20:43:00Z">
        <w:r w:rsidR="00A96D75" w:rsidRPr="00070689">
          <w:rPr>
            <w:rFonts w:ascii="Times" w:hAnsi="Times"/>
            <w:color w:val="333333"/>
            <w:sz w:val="24"/>
            <w:szCs w:val="24"/>
          </w:rPr>
          <w:t xml:space="preserve">(CI) </w:t>
        </w:r>
      </w:ins>
      <w:ins w:id="415" w:author="Alejandro De La Vega" w:date="2016-02-05T20:42:00Z">
        <w:r w:rsidR="00A96D75" w:rsidRPr="00070689">
          <w:rPr>
            <w:rFonts w:ascii="Times" w:hAnsi="Times"/>
            <w:color w:val="333333"/>
            <w:sz w:val="24"/>
            <w:szCs w:val="24"/>
          </w:rPr>
          <w:t xml:space="preserve">of the </w:t>
        </w:r>
      </w:ins>
      <w:ins w:id="416" w:author="Alejandro De La Vega" w:date="2016-02-09T21:41:00Z">
        <w:r w:rsidR="00B42392" w:rsidRPr="00070689">
          <w:rPr>
            <w:rFonts w:ascii="Times" w:hAnsi="Times"/>
            <w:color w:val="333333"/>
            <w:sz w:val="24"/>
            <w:szCs w:val="24"/>
          </w:rPr>
          <w:t>LOR</w:t>
        </w:r>
      </w:ins>
      <w:ins w:id="417" w:author="Alejandro De La Vega" w:date="2016-02-05T20:42:00Z">
        <w:r w:rsidR="00A96D75" w:rsidRPr="00070689">
          <w:rPr>
            <w:rFonts w:ascii="Times" w:hAnsi="Times"/>
            <w:color w:val="333333"/>
            <w:sz w:val="24"/>
            <w:szCs w:val="24"/>
          </w:rPr>
          <w:t xml:space="preserve"> of a specific topic </w:t>
        </w:r>
      </w:ins>
      <w:ins w:id="418" w:author="Alejandro De La Vega" w:date="2016-02-05T20:54:00Z">
        <w:r w:rsidR="00884240" w:rsidRPr="00070689">
          <w:rPr>
            <w:rFonts w:ascii="Times" w:hAnsi="Times"/>
            <w:color w:val="333333"/>
            <w:sz w:val="24"/>
            <w:szCs w:val="24"/>
          </w:rPr>
          <w:t>overlapped</w:t>
        </w:r>
      </w:ins>
      <w:ins w:id="419" w:author="Alejandro De La Vega" w:date="2016-02-05T20:53:00Z">
        <w:r w:rsidR="00884240" w:rsidRPr="00070689">
          <w:rPr>
            <w:rFonts w:ascii="Times" w:hAnsi="Times"/>
            <w:color w:val="333333"/>
            <w:sz w:val="24"/>
            <w:szCs w:val="24"/>
          </w:rPr>
          <w:t xml:space="preserve"> </w:t>
        </w:r>
      </w:ins>
      <w:ins w:id="420" w:author="Alejandro De La Vega" w:date="2016-02-05T20:42:00Z">
        <w:r w:rsidR="00A96D75" w:rsidRPr="00070689">
          <w:rPr>
            <w:rFonts w:ascii="Times" w:hAnsi="Times"/>
            <w:color w:val="333333"/>
            <w:sz w:val="24"/>
            <w:szCs w:val="24"/>
          </w:rPr>
          <w:t xml:space="preserve">between </w:t>
        </w:r>
      </w:ins>
      <w:ins w:id="421" w:author="Alejandro De La Vega" w:date="2016-02-05T20:54:00Z">
        <w:r w:rsidR="00884240" w:rsidRPr="00070689">
          <w:rPr>
            <w:rFonts w:ascii="Times" w:hAnsi="Times"/>
            <w:color w:val="333333"/>
            <w:sz w:val="24"/>
            <w:szCs w:val="24"/>
          </w:rPr>
          <w:t xml:space="preserve">two </w:t>
        </w:r>
      </w:ins>
      <w:ins w:id="422" w:author="Alejandro De La Vega" w:date="2016-02-05T20:42:00Z">
        <w:r w:rsidR="00A96D75" w:rsidRPr="00070689">
          <w:rPr>
            <w:rFonts w:ascii="Times" w:hAnsi="Times"/>
            <w:color w:val="333333"/>
            <w:sz w:val="24"/>
            <w:szCs w:val="24"/>
          </w:rPr>
          <w:t>regions.</w:t>
        </w:r>
      </w:ins>
      <w:ins w:id="423" w:author="Alejandro De La Vega" w:date="2016-02-05T20:45:00Z">
        <w:r w:rsidR="00A96D75" w:rsidRPr="00070689">
          <w:rPr>
            <w:rFonts w:ascii="Times" w:hAnsi="Times"/>
            <w:color w:val="333333"/>
            <w:sz w:val="24"/>
            <w:szCs w:val="24"/>
          </w:rPr>
          <w:t xml:space="preserve"> </w:t>
        </w:r>
      </w:ins>
      <w:ins w:id="424" w:author="Alejandro De La Vega" w:date="2016-02-05T20:48:00Z">
        <w:r w:rsidR="00A96D75" w:rsidRPr="00070689">
          <w:rPr>
            <w:rFonts w:ascii="Times" w:hAnsi="Times"/>
            <w:color w:val="333333"/>
            <w:sz w:val="24"/>
            <w:szCs w:val="24"/>
          </w:rPr>
          <w:t xml:space="preserve">We generated CIs using bootstrapping, sampling with replacement and </w:t>
        </w:r>
      </w:ins>
      <w:ins w:id="425" w:author="Alejandro De La Vega" w:date="2016-02-05T20:49:00Z">
        <w:r w:rsidR="00A96D75" w:rsidRPr="00070689">
          <w:rPr>
            <w:rFonts w:ascii="Times" w:hAnsi="Times"/>
            <w:color w:val="333333"/>
            <w:sz w:val="24"/>
            <w:szCs w:val="24"/>
          </w:rPr>
          <w:t>recalculating</w:t>
        </w:r>
      </w:ins>
      <w:ins w:id="426" w:author="Alejandro De La Vega" w:date="2016-02-05T20:48:00Z">
        <w:r w:rsidR="00A96D75" w:rsidRPr="00070689">
          <w:rPr>
            <w:rFonts w:ascii="Times" w:hAnsi="Times"/>
            <w:color w:val="333333"/>
            <w:sz w:val="24"/>
            <w:szCs w:val="24"/>
          </w:rPr>
          <w:t xml:space="preserve"> </w:t>
        </w:r>
      </w:ins>
      <w:ins w:id="427" w:author="Alejandro De La Vega" w:date="2016-02-05T20:49:00Z">
        <w:r w:rsidR="00A96D75" w:rsidRPr="00070689">
          <w:rPr>
            <w:rFonts w:ascii="Times" w:hAnsi="Times"/>
            <w:color w:val="333333"/>
            <w:sz w:val="24"/>
            <w:szCs w:val="24"/>
          </w:rPr>
          <w:t xml:space="preserve">log-odds ratios for each region 1000 times. </w:t>
        </w:r>
      </w:ins>
      <w:commentRangeEnd w:id="411"/>
      <w:ins w:id="428" w:author="Alejandro De La Vega" w:date="2016-03-08T16:37:00Z">
        <w:r w:rsidR="00DE5DC9">
          <w:rPr>
            <w:rStyle w:val="CommentReference"/>
            <w:rFonts w:ascii="Times" w:hAnsi="Times"/>
          </w:rPr>
          <w:commentReference w:id="411"/>
        </w:r>
      </w:ins>
    </w:p>
    <w:p w14:paraId="1D935BCA" w14:textId="77777777" w:rsidR="007F249F" w:rsidRPr="00070689" w:rsidRDefault="007F249F" w:rsidP="00F805D0">
      <w:pPr>
        <w:pStyle w:val="Normal1"/>
        <w:ind w:firstLine="0"/>
        <w:rPr>
          <w:rFonts w:ascii="Times" w:hAnsi="Times"/>
          <w:b/>
          <w:sz w:val="24"/>
          <w:szCs w:val="24"/>
        </w:rPr>
      </w:pPr>
    </w:p>
    <w:p w14:paraId="5D19364C" w14:textId="1F0ADB3B" w:rsidR="00E77236" w:rsidRPr="00070689" w:rsidRDefault="00E77236" w:rsidP="00F805D0">
      <w:pPr>
        <w:pStyle w:val="Normal1"/>
        <w:ind w:firstLine="0"/>
        <w:rPr>
          <w:rFonts w:ascii="Times" w:hAnsi="Times"/>
          <w:b/>
          <w:sz w:val="24"/>
          <w:szCs w:val="24"/>
        </w:rPr>
      </w:pPr>
      <w:r w:rsidRPr="00070689">
        <w:rPr>
          <w:rFonts w:ascii="Times" w:hAnsi="Times"/>
          <w:b/>
          <w:sz w:val="24"/>
          <w:szCs w:val="24"/>
        </w:rPr>
        <w:t>Results</w:t>
      </w:r>
      <w:r w:rsidRPr="00070689">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1">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070689">
        <w:rPr>
          <w:rFonts w:ascii="Times" w:hAnsi="Times"/>
          <w:sz w:val="24"/>
          <w:szCs w:val="24"/>
        </w:rPr>
        <w:t xml:space="preserve">Figure 1. Methods overview. A) Whole brain co-activation of MFC voxels was calculated and k-means clustering was applied resulting in spatially distinct clusters. B) For each cluster, </w:t>
      </w:r>
      <w:proofErr w:type="spellStart"/>
      <w:r w:rsidRPr="00070689">
        <w:rPr>
          <w:rFonts w:ascii="Times" w:hAnsi="Times"/>
          <w:sz w:val="24"/>
          <w:szCs w:val="24"/>
        </w:rPr>
        <w:t>threshold</w:t>
      </w:r>
      <w:r w:rsidR="000B2530" w:rsidRPr="00070689">
        <w:rPr>
          <w:rFonts w:ascii="Times" w:hAnsi="Times"/>
          <w:sz w:val="24"/>
          <w:szCs w:val="24"/>
        </w:rPr>
        <w:t>ed</w:t>
      </w:r>
      <w:proofErr w:type="spellEnd"/>
      <w:r w:rsidRPr="00070689">
        <w:rPr>
          <w:rFonts w:ascii="Times" w:hAnsi="Times"/>
          <w:sz w:val="24"/>
          <w:szCs w:val="24"/>
        </w:rPr>
        <w:t xml:space="preserve"> whole-brain co-activation maps were generated</w:t>
      </w:r>
      <w:r w:rsidR="00E62F82" w:rsidRPr="00070689">
        <w:rPr>
          <w:rFonts w:ascii="Times" w:hAnsi="Times"/>
          <w:sz w:val="24"/>
          <w:szCs w:val="24"/>
        </w:rPr>
        <w:t>.</w:t>
      </w:r>
      <w:r w:rsidRPr="00070689">
        <w:rPr>
          <w:rFonts w:ascii="Times" w:hAnsi="Times"/>
          <w:sz w:val="24"/>
          <w:szCs w:val="24"/>
        </w:rPr>
        <w:t xml:space="preserve"> C) We </w:t>
      </w:r>
      <w:ins w:id="430" w:author="Alejandro De La Vega" w:date="2016-01-31T16:19:00Z">
        <w:r w:rsidR="003C2FF9" w:rsidRPr="00070689">
          <w:rPr>
            <w:rFonts w:ascii="Times" w:hAnsi="Times"/>
            <w:sz w:val="24"/>
            <w:szCs w:val="24"/>
          </w:rPr>
          <w:t>generated</w:t>
        </w:r>
      </w:ins>
      <w:ins w:id="431" w:author="Alejandro De La Vega" w:date="2016-01-31T16:18:00Z">
        <w:r w:rsidR="003C2FF9" w:rsidRPr="00070689">
          <w:rPr>
            <w:rFonts w:ascii="Times" w:hAnsi="Times"/>
            <w:sz w:val="24"/>
            <w:szCs w:val="24"/>
          </w:rPr>
          <w:t xml:space="preserve"> functional preference profiles for </w:t>
        </w:r>
      </w:ins>
      <w:r w:rsidRPr="00070689">
        <w:rPr>
          <w:rFonts w:ascii="Times" w:hAnsi="Times"/>
          <w:sz w:val="24"/>
          <w:szCs w:val="24"/>
        </w:rPr>
        <w:t xml:space="preserve">each cluster by determining which </w:t>
      </w:r>
      <w:ins w:id="432" w:author="Alejandro De La Vega" w:date="2016-01-31T16:18:00Z">
        <w:r w:rsidR="003C2FF9" w:rsidRPr="00070689">
          <w:rPr>
            <w:rFonts w:ascii="Times" w:hAnsi="Times"/>
            <w:sz w:val="24"/>
            <w:szCs w:val="24"/>
          </w:rPr>
          <w:t xml:space="preserve">psychological </w:t>
        </w:r>
      </w:ins>
      <w:ins w:id="433" w:author="Alejandro De La Vega" w:date="2016-02-09T20:18:00Z">
        <w:r w:rsidR="000B042F" w:rsidRPr="00070689">
          <w:rPr>
            <w:rFonts w:ascii="Times" w:hAnsi="Times"/>
            <w:sz w:val="24"/>
            <w:szCs w:val="24"/>
          </w:rPr>
          <w:t>topics</w:t>
        </w:r>
      </w:ins>
      <w:r w:rsidRPr="00070689">
        <w:rPr>
          <w:rFonts w:ascii="Times" w:hAnsi="Times"/>
          <w:sz w:val="24"/>
          <w:szCs w:val="24"/>
        </w:rPr>
        <w:t xml:space="preserve"> best predicted their activation.</w:t>
      </w:r>
    </w:p>
    <w:p w14:paraId="2E358FB0" w14:textId="538F44ED" w:rsidR="0056695D" w:rsidRPr="00070689" w:rsidRDefault="006B0B75" w:rsidP="0096185D">
      <w:pPr>
        <w:pStyle w:val="Heading2"/>
        <w:spacing w:line="480" w:lineRule="auto"/>
        <w:rPr>
          <w:szCs w:val="24"/>
        </w:rPr>
      </w:pPr>
      <w:bookmarkStart w:id="434" w:name="h.7etsfdzi6lib" w:colFirst="0" w:colLast="0"/>
      <w:bookmarkEnd w:id="434"/>
      <w:r w:rsidRPr="00070689">
        <w:rPr>
          <w:szCs w:val="24"/>
        </w:rPr>
        <w:t xml:space="preserve">Functionally separable </w:t>
      </w:r>
      <w:ins w:id="435" w:author="Alejandro De La Vega" w:date="2016-02-05T16:38:00Z">
        <w:r w:rsidR="001F66B3" w:rsidRPr="00070689">
          <w:rPr>
            <w:szCs w:val="24"/>
          </w:rPr>
          <w:t xml:space="preserve">regions </w:t>
        </w:r>
      </w:ins>
      <w:r w:rsidRPr="00070689">
        <w:rPr>
          <w:szCs w:val="24"/>
        </w:rPr>
        <w:t>of medial frontal cortex</w:t>
      </w:r>
    </w:p>
    <w:p w14:paraId="68CC9BFC" w14:textId="6D04852F" w:rsidR="00D13DCA" w:rsidRPr="00070689" w:rsidRDefault="004507F2" w:rsidP="00DE5DC9">
      <w:pPr>
        <w:pStyle w:val="Normal1"/>
        <w:rPr>
          <w:rFonts w:ascii="Times" w:hAnsi="Times"/>
          <w:color w:val="333333"/>
          <w:sz w:val="24"/>
          <w:szCs w:val="24"/>
          <w:highlight w:val="white"/>
        </w:rPr>
      </w:pPr>
      <w:r w:rsidRPr="001C230A">
        <w:rPr>
          <w:rFonts w:ascii="Times" w:hAnsi="Times"/>
          <w:sz w:val="24"/>
          <w:szCs w:val="24"/>
        </w:rPr>
        <w:t>We identified</w:t>
      </w:r>
      <w:r w:rsidR="006B0B75" w:rsidRPr="001C230A">
        <w:rPr>
          <w:rFonts w:ascii="Times" w:hAnsi="Times"/>
          <w:sz w:val="24"/>
          <w:szCs w:val="24"/>
        </w:rPr>
        <w:t xml:space="preserve"> </w:t>
      </w:r>
      <w:r w:rsidRPr="001C230A">
        <w:rPr>
          <w:rFonts w:ascii="Times" w:hAnsi="Times"/>
          <w:sz w:val="24"/>
          <w:szCs w:val="24"/>
        </w:rPr>
        <w:t>spatially dissociable</w:t>
      </w:r>
      <w:r w:rsidR="006B0B75" w:rsidRPr="001C230A">
        <w:rPr>
          <w:rFonts w:ascii="Times" w:hAnsi="Times"/>
          <w:sz w:val="24"/>
          <w:szCs w:val="24"/>
        </w:rPr>
        <w:t xml:space="preserve"> regions on the basis of shared co</w:t>
      </w:r>
      <w:r w:rsidR="00987B14" w:rsidRPr="001C230A">
        <w:rPr>
          <w:rFonts w:ascii="Times" w:hAnsi="Times"/>
          <w:sz w:val="24"/>
          <w:szCs w:val="24"/>
        </w:rPr>
        <w:t>-</w:t>
      </w:r>
      <w:r w:rsidR="006B0B75" w:rsidRPr="001C230A">
        <w:rPr>
          <w:rFonts w:ascii="Times" w:hAnsi="Times"/>
          <w:sz w:val="24"/>
          <w:szCs w:val="24"/>
        </w:rPr>
        <w:t xml:space="preserve">activation profiles with the rest of the brain </w:t>
      </w:r>
      <w:r w:rsidR="008D6A5D" w:rsidRPr="001C230A">
        <w:rPr>
          <w:szCs w:val="24"/>
        </w:rPr>
        <w:fldChar w:fldCharType="begin"/>
      </w:r>
      <w:r w:rsidR="005E2031">
        <w:rPr>
          <w:rFonts w:ascii="Times" w:hAnsi="Times"/>
          <w:sz w:val="24"/>
          <w:szCs w:val="24"/>
        </w:rPr>
        <w:instrText xml:space="preserve"> ADDIN PAPERS2_CITATIONS &lt;citation&gt;&lt;uuid&gt;E5BDD31A-FDD2-468D-A0F1-2BD63AC29A23&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1C230A">
        <w:rPr>
          <w:szCs w:val="24"/>
        </w:rPr>
        <w:fldChar w:fldCharType="separate"/>
      </w:r>
      <w:r w:rsidR="00C366D9" w:rsidRPr="001C230A">
        <w:rPr>
          <w:rFonts w:ascii="Times" w:hAnsi="Times" w:cs="Cambria"/>
          <w:sz w:val="24"/>
          <w:szCs w:val="24"/>
        </w:rPr>
        <w:t>(Toro et al., 2008; Smith et al., 2009; Chang et al., 2013)</w:t>
      </w:r>
      <w:r w:rsidR="008D6A5D" w:rsidRPr="001C230A">
        <w:rPr>
          <w:szCs w:val="24"/>
        </w:rPr>
        <w:fldChar w:fldCharType="end"/>
      </w:r>
      <w:r w:rsidRPr="00070689">
        <w:rPr>
          <w:rFonts w:ascii="Times" w:hAnsi="Times"/>
          <w:sz w:val="24"/>
          <w:szCs w:val="24"/>
        </w:rPr>
        <w:t xml:space="preserve">, an </w:t>
      </w:r>
      <w:r w:rsidR="006B0B75" w:rsidRPr="00070689">
        <w:rPr>
          <w:rFonts w:ascii="Times" w:hAnsi="Times"/>
          <w:sz w:val="24"/>
          <w:szCs w:val="24"/>
        </w:rPr>
        <w:t>approach</w:t>
      </w:r>
      <w:r w:rsidRPr="00070689">
        <w:rPr>
          <w:rFonts w:ascii="Times" w:hAnsi="Times"/>
          <w:sz w:val="24"/>
          <w:szCs w:val="24"/>
        </w:rPr>
        <w:t xml:space="preserve"> that</w:t>
      </w:r>
      <w:r w:rsidR="006B0B75" w:rsidRPr="00E5257A">
        <w:rPr>
          <w:rFonts w:ascii="Times" w:hAnsi="Times"/>
          <w:sz w:val="24"/>
          <w:szCs w:val="24"/>
        </w:rPr>
        <w:t xml:space="preserve"> </w:t>
      </w:r>
      <w:r w:rsidR="002B4530" w:rsidRPr="001C230A">
        <w:rPr>
          <w:rFonts w:ascii="Times" w:hAnsi="Times"/>
          <w:sz w:val="24"/>
          <w:szCs w:val="24"/>
        </w:rPr>
        <w:t>exploits the likelihood of a voxel co</w:t>
      </w:r>
      <w:r w:rsidR="00373084" w:rsidRPr="001C230A">
        <w:rPr>
          <w:rFonts w:ascii="Times" w:hAnsi="Times"/>
          <w:sz w:val="24"/>
          <w:szCs w:val="24"/>
        </w:rPr>
        <w:t>-</w:t>
      </w:r>
      <w:r w:rsidR="002B4530" w:rsidRPr="001C230A">
        <w:rPr>
          <w:rFonts w:ascii="Times" w:hAnsi="Times"/>
          <w:sz w:val="24"/>
          <w:szCs w:val="24"/>
        </w:rPr>
        <w:t>activating with another voxel across studies in the meta-analy</w:t>
      </w:r>
      <w:r w:rsidR="00464E42" w:rsidRPr="001C230A">
        <w:rPr>
          <w:rFonts w:ascii="Times" w:hAnsi="Times"/>
          <w:sz w:val="24"/>
          <w:szCs w:val="24"/>
        </w:rPr>
        <w:t>tic</w:t>
      </w:r>
      <w:r w:rsidR="002B4530" w:rsidRPr="001C230A">
        <w:rPr>
          <w:rFonts w:ascii="Times" w:hAnsi="Times"/>
          <w:sz w:val="24"/>
          <w:szCs w:val="24"/>
        </w:rPr>
        <w:t xml:space="preserve"> database</w:t>
      </w:r>
      <w:r w:rsidR="007F249F" w:rsidRPr="001C230A">
        <w:rPr>
          <w:rFonts w:ascii="Times" w:hAnsi="Times"/>
          <w:sz w:val="24"/>
          <w:szCs w:val="24"/>
        </w:rPr>
        <w:t xml:space="preserve"> </w:t>
      </w:r>
      <w:r w:rsidR="007F249F" w:rsidRPr="001C230A">
        <w:rPr>
          <w:rFonts w:ascii="Times" w:hAnsi="Times"/>
          <w:color w:val="333333"/>
          <w:sz w:val="24"/>
          <w:szCs w:val="24"/>
          <w:highlight w:val="white"/>
        </w:rPr>
        <w:t>(Figure 2)</w:t>
      </w:r>
      <w:r w:rsidR="006B0B75" w:rsidRPr="001C230A">
        <w:rPr>
          <w:rFonts w:ascii="Times" w:hAnsi="Times"/>
          <w:color w:val="333333"/>
          <w:sz w:val="24"/>
          <w:szCs w:val="24"/>
          <w:highlight w:val="white"/>
        </w:rPr>
        <w:t xml:space="preserve">. Because structure-to-function mappings can be identified at </w:t>
      </w:r>
      <w:r w:rsidR="009470B9" w:rsidRPr="001C230A">
        <w:rPr>
          <w:rFonts w:ascii="Times" w:hAnsi="Times"/>
          <w:color w:val="333333"/>
          <w:sz w:val="24"/>
          <w:szCs w:val="24"/>
          <w:highlight w:val="white"/>
        </w:rPr>
        <w:t xml:space="preserve">multiple spatial </w:t>
      </w:r>
      <w:r w:rsidR="006B0B75" w:rsidRPr="001C230A">
        <w:rPr>
          <w:rFonts w:ascii="Times" w:hAnsi="Times"/>
          <w:color w:val="333333"/>
          <w:sz w:val="24"/>
          <w:szCs w:val="24"/>
          <w:highlight w:val="white"/>
        </w:rPr>
        <w:t xml:space="preserve">scales, we </w:t>
      </w:r>
      <w:r w:rsidR="009470B9" w:rsidRPr="001C230A">
        <w:rPr>
          <w:rFonts w:ascii="Times" w:hAnsi="Times"/>
          <w:color w:val="333333"/>
          <w:sz w:val="24"/>
          <w:szCs w:val="24"/>
          <w:highlight w:val="white"/>
        </w:rPr>
        <w:t xml:space="preserve">iteratively extracted </w:t>
      </w:r>
      <w:r w:rsidR="006B0B75" w:rsidRPr="001C230A">
        <w:rPr>
          <w:rFonts w:ascii="Times" w:hAnsi="Times"/>
          <w:color w:val="333333"/>
          <w:sz w:val="24"/>
          <w:szCs w:val="24"/>
          <w:highlight w:val="white"/>
        </w:rPr>
        <w:t>2</w:t>
      </w:r>
      <w:r w:rsidR="009470B9" w:rsidRPr="001C230A">
        <w:rPr>
          <w:rFonts w:ascii="Times" w:hAnsi="Times"/>
          <w:color w:val="333333"/>
          <w:sz w:val="24"/>
          <w:szCs w:val="24"/>
          <w:highlight w:val="white"/>
        </w:rPr>
        <w:t>-</w:t>
      </w:r>
      <w:r w:rsidR="006B0B75" w:rsidRPr="001C230A">
        <w:rPr>
          <w:rFonts w:ascii="Times" w:hAnsi="Times"/>
          <w:color w:val="333333"/>
          <w:sz w:val="24"/>
          <w:szCs w:val="24"/>
          <w:highlight w:val="white"/>
        </w:rPr>
        <w:t xml:space="preserve"> through 15</w:t>
      </w:r>
      <w:r w:rsidR="009470B9" w:rsidRPr="001C230A">
        <w:rPr>
          <w:rFonts w:ascii="Times" w:hAnsi="Times"/>
          <w:color w:val="333333"/>
          <w:sz w:val="24"/>
          <w:szCs w:val="24"/>
          <w:highlight w:val="white"/>
        </w:rPr>
        <w:t>-cluster solutions</w:t>
      </w:r>
      <w:r w:rsidR="00603CCE" w:rsidRPr="001C230A">
        <w:rPr>
          <w:rFonts w:ascii="Times" w:hAnsi="Times"/>
          <w:color w:val="333333"/>
          <w:sz w:val="24"/>
          <w:szCs w:val="24"/>
          <w:highlight w:val="white"/>
        </w:rPr>
        <w:t xml:space="preserve"> and </w:t>
      </w:r>
      <w:r w:rsidRPr="001C230A">
        <w:rPr>
          <w:rFonts w:ascii="Times" w:hAnsi="Times"/>
          <w:color w:val="333333"/>
          <w:sz w:val="24"/>
          <w:szCs w:val="24"/>
          <w:highlight w:val="white"/>
        </w:rPr>
        <w:t xml:space="preserve">assessed </w:t>
      </w:r>
      <w:r w:rsidR="00161ED9" w:rsidRPr="001C230A">
        <w:rPr>
          <w:rFonts w:ascii="Times" w:hAnsi="Times"/>
          <w:color w:val="333333"/>
          <w:sz w:val="24"/>
          <w:szCs w:val="24"/>
          <w:highlight w:val="white"/>
        </w:rPr>
        <w:t>the</w:t>
      </w:r>
      <w:r w:rsidR="00603CCE" w:rsidRPr="001C230A">
        <w:rPr>
          <w:rFonts w:ascii="Times" w:hAnsi="Times"/>
          <w:color w:val="333333"/>
          <w:sz w:val="24"/>
          <w:szCs w:val="24"/>
          <w:highlight w:val="white"/>
        </w:rPr>
        <w:t>ir</w:t>
      </w:r>
      <w:r w:rsidR="00161ED9" w:rsidRPr="001C230A">
        <w:rPr>
          <w:rFonts w:ascii="Times" w:hAnsi="Times"/>
          <w:color w:val="333333"/>
          <w:sz w:val="24"/>
          <w:szCs w:val="24"/>
          <w:highlight w:val="white"/>
        </w:rPr>
        <w:t xml:space="preserve"> validity </w:t>
      </w:r>
      <w:r w:rsidRPr="001C230A">
        <w:rPr>
          <w:rFonts w:ascii="Times" w:hAnsi="Times"/>
          <w:color w:val="333333"/>
          <w:sz w:val="24"/>
          <w:szCs w:val="24"/>
          <w:highlight w:val="white"/>
        </w:rPr>
        <w:t>using the</w:t>
      </w:r>
      <w:r w:rsidR="00161ED9" w:rsidRPr="001C230A">
        <w:rPr>
          <w:rFonts w:ascii="Times" w:hAnsi="Times"/>
          <w:color w:val="333333"/>
          <w:sz w:val="24"/>
          <w:szCs w:val="24"/>
          <w:highlight w:val="white"/>
        </w:rPr>
        <w:t xml:space="preserve"> silhouette </w:t>
      </w:r>
      <w:r w:rsidR="001127E3" w:rsidRPr="001C230A">
        <w:rPr>
          <w:rFonts w:ascii="Times" w:hAnsi="Times"/>
          <w:color w:val="333333"/>
          <w:sz w:val="24"/>
          <w:szCs w:val="24"/>
          <w:highlight w:val="white"/>
        </w:rPr>
        <w:t>score</w:t>
      </w:r>
      <w:r w:rsidR="00161ED9" w:rsidRPr="001C230A">
        <w:rPr>
          <w:rFonts w:ascii="Times" w:hAnsi="Times"/>
          <w:color w:val="333333"/>
          <w:sz w:val="24"/>
          <w:szCs w:val="24"/>
          <w:highlight w:val="white"/>
        </w:rPr>
        <w:t>—a commonly use</w:t>
      </w:r>
      <w:r w:rsidRPr="001C230A">
        <w:rPr>
          <w:rFonts w:ascii="Times" w:hAnsi="Times"/>
          <w:color w:val="333333"/>
          <w:sz w:val="24"/>
          <w:szCs w:val="24"/>
          <w:highlight w:val="white"/>
        </w:rPr>
        <w:t>d</w:t>
      </w:r>
      <w:r w:rsidR="00161ED9" w:rsidRPr="001C230A">
        <w:rPr>
          <w:rFonts w:ascii="Times" w:hAnsi="Times"/>
          <w:color w:val="333333"/>
          <w:sz w:val="24"/>
          <w:szCs w:val="24"/>
          <w:highlight w:val="white"/>
        </w:rPr>
        <w:t xml:space="preserve"> measure of inter-cluster coherence</w:t>
      </w:r>
      <w:r w:rsidR="001127E3" w:rsidRPr="001C230A">
        <w:rPr>
          <w:rFonts w:ascii="Times" w:hAnsi="Times"/>
          <w:color w:val="333333"/>
          <w:sz w:val="24"/>
          <w:szCs w:val="24"/>
          <w:highlight w:val="white"/>
        </w:rPr>
        <w:t>. P</w:t>
      </w:r>
      <w:r w:rsidR="00161ED9" w:rsidRPr="001C230A">
        <w:rPr>
          <w:rFonts w:ascii="Times" w:hAnsi="Times"/>
          <w:color w:val="333333"/>
          <w:sz w:val="24"/>
          <w:szCs w:val="24"/>
          <w:highlight w:val="white"/>
        </w:rPr>
        <w:t>ermutation</w:t>
      </w:r>
      <w:r w:rsidR="009470B9" w:rsidRPr="001C230A">
        <w:rPr>
          <w:rFonts w:ascii="Times" w:hAnsi="Times"/>
          <w:color w:val="333333"/>
          <w:sz w:val="24"/>
          <w:szCs w:val="24"/>
          <w:highlight w:val="white"/>
        </w:rPr>
        <w:t xml:space="preserve"> analyses </w:t>
      </w:r>
      <w:r w:rsidR="00C654F9" w:rsidRPr="001C230A">
        <w:rPr>
          <w:rFonts w:ascii="Times" w:hAnsi="Times"/>
          <w:color w:val="333333"/>
          <w:sz w:val="24"/>
          <w:szCs w:val="24"/>
          <w:highlight w:val="white"/>
        </w:rPr>
        <w:t xml:space="preserve">indicated that the </w:t>
      </w:r>
      <w:r w:rsidR="009470B9" w:rsidRPr="001C230A">
        <w:rPr>
          <w:rFonts w:ascii="Times" w:hAnsi="Times"/>
          <w:color w:val="333333"/>
          <w:sz w:val="24"/>
          <w:szCs w:val="24"/>
          <w:highlight w:val="white"/>
        </w:rPr>
        <w:t xml:space="preserve">null hypothesis </w:t>
      </w:r>
      <w:r w:rsidR="00C654F9" w:rsidRPr="001C230A">
        <w:rPr>
          <w:rFonts w:ascii="Times" w:hAnsi="Times"/>
          <w:color w:val="333333"/>
          <w:sz w:val="24"/>
          <w:szCs w:val="24"/>
          <w:highlight w:val="white"/>
        </w:rPr>
        <w:t>o</w:t>
      </w:r>
      <w:r w:rsidRPr="001C230A">
        <w:rPr>
          <w:rFonts w:ascii="Times" w:hAnsi="Times"/>
          <w:color w:val="333333"/>
          <w:sz w:val="24"/>
          <w:szCs w:val="24"/>
          <w:highlight w:val="white"/>
        </w:rPr>
        <w:t>f random</w:t>
      </w:r>
      <w:r w:rsidR="00C654F9" w:rsidRPr="001C230A">
        <w:rPr>
          <w:rFonts w:ascii="Times" w:hAnsi="Times"/>
          <w:color w:val="333333"/>
          <w:sz w:val="24"/>
          <w:szCs w:val="24"/>
          <w:highlight w:val="white"/>
        </w:rPr>
        <w:t xml:space="preserve"> clustering</w:t>
      </w:r>
      <w:r w:rsidR="009470B9" w:rsidRPr="001C230A">
        <w:rPr>
          <w:rFonts w:ascii="Times" w:hAnsi="Times"/>
          <w:color w:val="333333"/>
          <w:sz w:val="24"/>
          <w:szCs w:val="24"/>
          <w:highlight w:val="white"/>
        </w:rPr>
        <w:t xml:space="preserve"> </w:t>
      </w:r>
      <w:r w:rsidR="00C654F9" w:rsidRPr="001C230A">
        <w:rPr>
          <w:rFonts w:ascii="Times" w:hAnsi="Times"/>
          <w:color w:val="333333"/>
          <w:sz w:val="24"/>
          <w:szCs w:val="24"/>
          <w:highlight w:val="white"/>
        </w:rPr>
        <w:t>could be rejected for all solutions</w:t>
      </w:r>
      <w:r w:rsidRPr="001C230A">
        <w:rPr>
          <w:rFonts w:ascii="Times" w:hAnsi="Times"/>
          <w:color w:val="333333"/>
          <w:sz w:val="24"/>
          <w:szCs w:val="24"/>
          <w:highlight w:val="white"/>
        </w:rPr>
        <w:t xml:space="preserve">, </w:t>
      </w:r>
      <w:r w:rsidR="00C654F9" w:rsidRPr="001C230A">
        <w:rPr>
          <w:rFonts w:ascii="Times" w:hAnsi="Times"/>
          <w:color w:val="333333"/>
          <w:sz w:val="24"/>
          <w:szCs w:val="24"/>
          <w:highlight w:val="white"/>
        </w:rPr>
        <w:t>with si</w:t>
      </w:r>
      <w:r w:rsidR="009470B9" w:rsidRPr="001C230A">
        <w:rPr>
          <w:rFonts w:ascii="Times" w:hAnsi="Times"/>
          <w:color w:val="333333"/>
          <w:sz w:val="24"/>
          <w:szCs w:val="24"/>
          <w:highlight w:val="white"/>
        </w:rPr>
        <w:t>lhouette</w:t>
      </w:r>
      <w:r w:rsidR="00C654F9" w:rsidRPr="001C230A">
        <w:rPr>
          <w:rFonts w:ascii="Times" w:hAnsi="Times"/>
          <w:color w:val="333333"/>
          <w:sz w:val="24"/>
          <w:szCs w:val="24"/>
          <w:highlight w:val="white"/>
        </w:rPr>
        <w:t xml:space="preserve"> scores reaching</w:t>
      </w:r>
      <w:r w:rsidR="009470B9" w:rsidRPr="001C230A">
        <w:rPr>
          <w:rFonts w:ascii="Times" w:hAnsi="Times"/>
          <w:color w:val="333333"/>
          <w:sz w:val="24"/>
          <w:szCs w:val="24"/>
          <w:highlight w:val="white"/>
        </w:rPr>
        <w:t xml:space="preserve"> local maxima at 3</w:t>
      </w:r>
      <w:r w:rsidR="0018525A" w:rsidRPr="001C230A">
        <w:rPr>
          <w:rFonts w:ascii="Times" w:hAnsi="Times"/>
          <w:color w:val="333333"/>
          <w:sz w:val="24"/>
          <w:szCs w:val="24"/>
          <w:highlight w:val="white"/>
        </w:rPr>
        <w:t xml:space="preserve"> clusters</w:t>
      </w:r>
      <w:ins w:id="436" w:author="Alejandro De La Vega" w:date="2016-02-02T15:38:00Z">
        <w:r w:rsidR="00460A1C" w:rsidRPr="001C230A">
          <w:rPr>
            <w:rFonts w:ascii="Times" w:hAnsi="Times"/>
            <w:color w:val="333333"/>
            <w:sz w:val="24"/>
            <w:szCs w:val="24"/>
            <w:highlight w:val="white"/>
          </w:rPr>
          <w:t xml:space="preserve"> (Figure 2C).</w:t>
        </w:r>
      </w:ins>
      <w:ins w:id="437" w:author="Alejandro De La Vega" w:date="2016-02-02T15:39:00Z">
        <w:r w:rsidR="00290772">
          <w:rPr>
            <w:rFonts w:ascii="Times" w:hAnsi="Times"/>
            <w:color w:val="333333"/>
            <w:sz w:val="24"/>
            <w:szCs w:val="24"/>
            <w:highlight w:val="white"/>
          </w:rPr>
          <w:t xml:space="preserve"> </w:t>
        </w:r>
      </w:ins>
      <w:ins w:id="438" w:author="Alejandro De La Vega" w:date="2016-03-05T18:04:00Z">
        <w:r w:rsidR="00BA5AB1" w:rsidRPr="00BA5AB1">
          <w:rPr>
            <w:rFonts w:ascii="Times" w:hAnsi="Times"/>
            <w:color w:val="333333"/>
            <w:sz w:val="24"/>
            <w:szCs w:val="24"/>
            <w:highlight w:val="white"/>
          </w:rPr>
          <w:t>The plateauing of silhouette scores suggests that there is little objective basis for selecting one solution over another past around 9 clusters</w:t>
        </w:r>
      </w:ins>
      <w:ins w:id="439" w:author="Alejandro De La Vega" w:date="2016-03-08T16:40:00Z">
        <w:r w:rsidR="00290772">
          <w:rPr>
            <w:rFonts w:ascii="Times" w:hAnsi="Times"/>
            <w:color w:val="333333"/>
            <w:sz w:val="24"/>
            <w:szCs w:val="24"/>
            <w:highlight w:val="white"/>
          </w:rPr>
          <w:t xml:space="preserve"> (</w:t>
        </w:r>
        <w:proofErr w:type="spellStart"/>
        <w:r w:rsidR="00290772">
          <w:rPr>
            <w:rFonts w:ascii="Times" w:hAnsi="Times"/>
            <w:color w:val="333333"/>
            <w:sz w:val="24"/>
            <w:szCs w:val="24"/>
            <w:highlight w:val="white"/>
          </w:rPr>
          <w:t>Thirion</w:t>
        </w:r>
        <w:proofErr w:type="spellEnd"/>
        <w:r w:rsidR="00290772">
          <w:rPr>
            <w:rFonts w:ascii="Times" w:hAnsi="Times"/>
            <w:color w:val="333333"/>
            <w:sz w:val="24"/>
            <w:szCs w:val="24"/>
            <w:highlight w:val="white"/>
          </w:rPr>
          <w:t xml:space="preserve"> et al., 2014)</w:t>
        </w:r>
      </w:ins>
      <w:ins w:id="440" w:author="Alejandro De La Vega" w:date="2016-03-05T18:04:00Z">
        <w:r w:rsidR="00BA5AB1" w:rsidRPr="00BA5AB1">
          <w:rPr>
            <w:rFonts w:ascii="Times" w:hAnsi="Times"/>
            <w:color w:val="333333"/>
            <w:sz w:val="24"/>
            <w:szCs w:val="24"/>
            <w:highlight w:val="white"/>
          </w:rPr>
          <w:t>; we h</w:t>
        </w:r>
        <w:r w:rsidR="00290772">
          <w:rPr>
            <w:rFonts w:ascii="Times" w:hAnsi="Times"/>
            <w:color w:val="333333"/>
            <w:sz w:val="24"/>
            <w:szCs w:val="24"/>
            <w:highlight w:val="white"/>
          </w:rPr>
          <w:t>ave therefore opted to focus on the 3-cluster and</w:t>
        </w:r>
        <w:r w:rsidR="00BA5AB1" w:rsidRPr="00BA5AB1">
          <w:rPr>
            <w:rFonts w:ascii="Times" w:hAnsi="Times"/>
            <w:color w:val="333333"/>
            <w:sz w:val="24"/>
            <w:szCs w:val="24"/>
            <w:highlight w:val="white"/>
          </w:rPr>
          <w:t xml:space="preserve"> 9-cluster solution</w:t>
        </w:r>
      </w:ins>
      <w:ins w:id="441" w:author="Alejandro De La Vega" w:date="2016-03-08T16:40:00Z">
        <w:r w:rsidR="00290772">
          <w:rPr>
            <w:rFonts w:ascii="Times" w:hAnsi="Times"/>
            <w:color w:val="333333"/>
            <w:sz w:val="24"/>
            <w:szCs w:val="24"/>
            <w:highlight w:val="white"/>
          </w:rPr>
          <w:t>s</w:t>
        </w:r>
      </w:ins>
      <w:ins w:id="442" w:author="Alejandro De La Vega" w:date="2016-03-05T18:04:00Z">
        <w:r w:rsidR="00290772">
          <w:rPr>
            <w:rFonts w:ascii="Times" w:hAnsi="Times"/>
            <w:color w:val="333333"/>
            <w:sz w:val="24"/>
            <w:szCs w:val="24"/>
            <w:highlight w:val="white"/>
          </w:rPr>
          <w:t xml:space="preserve"> because they </w:t>
        </w:r>
      </w:ins>
      <w:ins w:id="443" w:author="Alejandro De La Vega" w:date="2016-03-08T16:40:00Z">
        <w:r w:rsidR="00290772">
          <w:rPr>
            <w:rFonts w:ascii="Times" w:hAnsi="Times"/>
            <w:color w:val="333333"/>
            <w:sz w:val="24"/>
            <w:szCs w:val="24"/>
            <w:highlight w:val="white"/>
          </w:rPr>
          <w:t>provide</w:t>
        </w:r>
      </w:ins>
      <w:ins w:id="444" w:author="Alejandro De La Vega" w:date="2016-03-05T18:04:00Z">
        <w:r w:rsidR="00BA5AB1" w:rsidRPr="00BA5AB1">
          <w:rPr>
            <w:rFonts w:ascii="Times" w:hAnsi="Times"/>
            <w:color w:val="333333"/>
            <w:sz w:val="24"/>
            <w:szCs w:val="24"/>
            <w:highlight w:val="white"/>
          </w:rPr>
          <w:t xml:space="preserve"> greater t</w:t>
        </w:r>
        <w:r w:rsidR="00BA5AB1">
          <w:rPr>
            <w:rFonts w:ascii="Times" w:hAnsi="Times"/>
            <w:color w:val="333333"/>
            <w:sz w:val="24"/>
            <w:szCs w:val="24"/>
            <w:highlight w:val="white"/>
          </w:rPr>
          <w:t>heoretical parsimony than</w:t>
        </w:r>
        <w:r w:rsidR="00BA5AB1" w:rsidRPr="00BA5AB1">
          <w:rPr>
            <w:rFonts w:ascii="Times" w:hAnsi="Times"/>
            <w:color w:val="333333"/>
            <w:sz w:val="24"/>
            <w:szCs w:val="24"/>
            <w:highlight w:val="white"/>
          </w:rPr>
          <w:t xml:space="preserve"> </w:t>
        </w:r>
      </w:ins>
      <w:ins w:id="445" w:author="Alejandro De La Vega" w:date="2016-03-05T18:05:00Z">
        <w:r w:rsidR="00BA5AB1">
          <w:rPr>
            <w:rFonts w:ascii="Times" w:hAnsi="Times"/>
            <w:color w:val="333333"/>
            <w:sz w:val="24"/>
            <w:szCs w:val="24"/>
            <w:highlight w:val="white"/>
          </w:rPr>
          <w:t>more fine-grained solutions</w:t>
        </w:r>
      </w:ins>
      <w:ins w:id="446" w:author="Alejandro De La Vega" w:date="2016-02-02T15:49:00Z">
        <w:r w:rsidR="00290772">
          <w:rPr>
            <w:rFonts w:ascii="Times" w:hAnsi="Times"/>
            <w:color w:val="333333"/>
            <w:sz w:val="24"/>
            <w:szCs w:val="24"/>
            <w:highlight w:val="white"/>
          </w:rPr>
          <w:t xml:space="preserve"> at two spatial scales.</w:t>
        </w:r>
      </w:ins>
    </w:p>
    <w:p w14:paraId="21F6CC8E" w14:textId="135AECDB" w:rsidR="00460A1C" w:rsidRPr="00070689" w:rsidRDefault="00510ECB" w:rsidP="001C230A">
      <w:pPr>
        <w:pStyle w:val="Normal1"/>
        <w:ind w:firstLine="0"/>
        <w:rPr>
          <w:ins w:id="447" w:author="Alejandro De La Vega" w:date="2016-02-02T15:46:00Z"/>
          <w:rFonts w:ascii="Times" w:hAnsi="Times"/>
          <w:color w:val="333333"/>
          <w:sz w:val="24"/>
          <w:szCs w:val="24"/>
          <w:highlight w:val="white"/>
        </w:rPr>
      </w:pPr>
      <w:r w:rsidRPr="002E75AA">
        <w:rPr>
          <w:rFonts w:ascii="Times" w:hAnsi="Times"/>
          <w:noProof/>
          <w:sz w:val="24"/>
          <w:szCs w:val="24"/>
        </w:rPr>
        <w:drawing>
          <wp:inline distT="0" distB="0" distL="0" distR="0" wp14:anchorId="6A55A74D" wp14:editId="451446D3">
            <wp:extent cx="6172200" cy="3191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2">
                      <a:extLst>
                        <a:ext uri="{28A0092B-C50C-407E-A947-70E740481C1C}">
                          <a14:useLocalDpi xmlns:a14="http://schemas.microsoft.com/office/drawing/2010/main" val="0"/>
                        </a:ext>
                      </a:extLst>
                    </a:blip>
                    <a:srcRect l="732" r="2560"/>
                    <a:stretch/>
                  </pic:blipFill>
                  <pic:spPr bwMode="auto">
                    <a:xfrm>
                      <a:off x="0" y="0"/>
                      <a:ext cx="6175639" cy="3192939"/>
                    </a:xfrm>
                    <a:prstGeom prst="rect">
                      <a:avLst/>
                    </a:prstGeom>
                    <a:ln>
                      <a:noFill/>
                    </a:ln>
                    <a:extLst>
                      <a:ext uri="{53640926-AAD7-44d8-BBD7-CCE9431645EC}">
                        <a14:shadowObscured xmlns:a14="http://schemas.microsoft.com/office/drawing/2010/main"/>
                      </a:ext>
                    </a:extLst>
                  </pic:spPr>
                </pic:pic>
              </a:graphicData>
            </a:graphic>
          </wp:inline>
        </w:drawing>
      </w:r>
      <w:r w:rsidR="00E77236" w:rsidRPr="00070689">
        <w:rPr>
          <w:rFonts w:ascii="Times" w:hAnsi="Times"/>
          <w:sz w:val="24"/>
          <w:szCs w:val="24"/>
        </w:rPr>
        <w:t xml:space="preserve">Figure 2. Co-activation-based clustering of MFC </w:t>
      </w:r>
      <w:ins w:id="448" w:author="Alejandro De La Vega" w:date="2016-02-09T20:20:00Z">
        <w:r w:rsidR="000B042F" w:rsidRPr="00070689">
          <w:rPr>
            <w:rFonts w:ascii="Times" w:hAnsi="Times"/>
            <w:sz w:val="24"/>
            <w:szCs w:val="24"/>
          </w:rPr>
          <w:t>results</w:t>
        </w:r>
      </w:ins>
      <w:r w:rsidR="00E77236" w:rsidRPr="00070689">
        <w:rPr>
          <w:rFonts w:ascii="Times" w:hAnsi="Times"/>
          <w:sz w:val="24"/>
          <w:szCs w:val="24"/>
        </w:rPr>
        <w:t xml:space="preserve">. A) </w:t>
      </w:r>
      <w:ins w:id="449" w:author="Alejandro De La Vega" w:date="2016-02-09T20:19:00Z">
        <w:r w:rsidR="000B042F" w:rsidRPr="002666F4">
          <w:rPr>
            <w:rFonts w:ascii="Times" w:hAnsi="Times"/>
            <w:sz w:val="24"/>
            <w:szCs w:val="24"/>
          </w:rPr>
          <w:t>Mid-</w:t>
        </w:r>
        <w:r w:rsidR="000B042F" w:rsidRPr="00E5257A">
          <w:rPr>
            <w:rFonts w:ascii="Times" w:hAnsi="Times"/>
            <w:sz w:val="24"/>
            <w:szCs w:val="24"/>
          </w:rPr>
          <w:t xml:space="preserve">sagittal view </w:t>
        </w:r>
      </w:ins>
      <w:ins w:id="450" w:author="Alejandro De La Vega" w:date="2016-02-09T20:21:00Z">
        <w:r w:rsidR="000B042F" w:rsidRPr="00E5257A">
          <w:rPr>
            <w:rFonts w:ascii="Times" w:hAnsi="Times"/>
            <w:sz w:val="24"/>
            <w:szCs w:val="24"/>
          </w:rPr>
          <w:t>at</w:t>
        </w:r>
      </w:ins>
      <w:ins w:id="451" w:author="Alejandro De La Vega" w:date="2016-02-09T20:19:00Z">
        <w:r w:rsidR="000B042F" w:rsidRPr="00070689">
          <w:rPr>
            <w:rFonts w:ascii="Times" w:hAnsi="Times"/>
            <w:sz w:val="24"/>
            <w:szCs w:val="24"/>
          </w:rPr>
          <w:t xml:space="preserve"> </w:t>
        </w:r>
      </w:ins>
      <w:ins w:id="452" w:author="Alejandro De La Vega" w:date="2016-02-09T20:20:00Z">
        <w:r w:rsidR="000B042F" w:rsidRPr="00070689">
          <w:rPr>
            <w:rFonts w:ascii="Times" w:hAnsi="Times"/>
            <w:sz w:val="24"/>
            <w:szCs w:val="24"/>
          </w:rPr>
          <w:t>three level</w:t>
        </w:r>
      </w:ins>
      <w:ins w:id="453" w:author="Alejandro De La Vega" w:date="2016-02-09T20:21:00Z">
        <w:r w:rsidR="000B042F" w:rsidRPr="00070689">
          <w:rPr>
            <w:rFonts w:ascii="Times" w:hAnsi="Times"/>
            <w:sz w:val="24"/>
            <w:szCs w:val="24"/>
          </w:rPr>
          <w:t>s</w:t>
        </w:r>
      </w:ins>
      <w:ins w:id="454" w:author="Alejandro De La Vega" w:date="2016-02-09T20:20:00Z">
        <w:r w:rsidR="000B042F" w:rsidRPr="00070689">
          <w:rPr>
            <w:rFonts w:ascii="Times" w:hAnsi="Times"/>
            <w:sz w:val="24"/>
            <w:szCs w:val="24"/>
          </w:rPr>
          <w:t xml:space="preserve"> at granularity: three broad zones, nine and twelve sub-regions</w:t>
        </w:r>
      </w:ins>
      <w:ins w:id="455" w:author="Alejandro De La Vega" w:date="2016-02-09T20:22:00Z">
        <w:r w:rsidR="000B042F" w:rsidRPr="00070689">
          <w:rPr>
            <w:rFonts w:ascii="Times" w:hAnsi="Times"/>
            <w:sz w:val="24"/>
            <w:szCs w:val="24"/>
          </w:rPr>
          <w:t>. Clusters in nine</w:t>
        </w:r>
      </w:ins>
      <w:ins w:id="456" w:author="Alejandro De La Vega" w:date="2016-02-09T20:23:00Z">
        <w:r w:rsidR="000B042F" w:rsidRPr="00070689">
          <w:rPr>
            <w:rFonts w:ascii="Times" w:hAnsi="Times"/>
            <w:sz w:val="24"/>
            <w:szCs w:val="24"/>
          </w:rPr>
          <w:t xml:space="preserve"> </w:t>
        </w:r>
      </w:ins>
      <w:ins w:id="457" w:author="Alejandro De La Vega" w:date="2016-02-09T20:22:00Z">
        <w:r w:rsidR="000B042F" w:rsidRPr="00070689">
          <w:rPr>
            <w:rFonts w:ascii="Times" w:hAnsi="Times"/>
            <w:sz w:val="24"/>
            <w:szCs w:val="24"/>
          </w:rPr>
          <w:t>sub</w:t>
        </w:r>
      </w:ins>
      <w:ins w:id="458" w:author="Alejandro De La Vega" w:date="2016-02-09T20:23:00Z">
        <w:r w:rsidR="000B042F" w:rsidRPr="00070689">
          <w:rPr>
            <w:rFonts w:ascii="Times" w:hAnsi="Times"/>
            <w:sz w:val="24"/>
            <w:szCs w:val="24"/>
          </w:rPr>
          <w:t>-</w:t>
        </w:r>
      </w:ins>
      <w:ins w:id="459" w:author="Alejandro De La Vega" w:date="2016-02-09T20:22:00Z">
        <w:r w:rsidR="000B042F" w:rsidRPr="00070689">
          <w:rPr>
            <w:rFonts w:ascii="Times" w:hAnsi="Times"/>
            <w:sz w:val="24"/>
            <w:szCs w:val="24"/>
          </w:rPr>
          <w:t>region solution are given subjective and alphanumeric names for reference.</w:t>
        </w:r>
      </w:ins>
      <w:ins w:id="460" w:author="Alejandro De La Vega" w:date="2016-02-09T20:21:00Z">
        <w:r w:rsidR="000B042F" w:rsidRPr="00070689">
          <w:rPr>
            <w:rFonts w:ascii="Times" w:hAnsi="Times"/>
            <w:sz w:val="24"/>
            <w:szCs w:val="24"/>
          </w:rPr>
          <w:t xml:space="preserve"> SMA/CCZ: supplementary motor area / caudal cingulate zone. pre-SMA:</w:t>
        </w:r>
      </w:ins>
      <w:ins w:id="461" w:author="Alejandro De La Vega" w:date="2016-02-09T20:22:00Z">
        <w:r w:rsidR="000B042F" w:rsidRPr="00070689">
          <w:rPr>
            <w:rFonts w:ascii="Times" w:hAnsi="Times"/>
            <w:sz w:val="24"/>
            <w:szCs w:val="24"/>
          </w:rPr>
          <w:t xml:space="preserve"> pre-supplementary motor area</w:t>
        </w:r>
      </w:ins>
      <w:ins w:id="462" w:author="Alejandro De La Vega" w:date="2016-02-09T20:21:00Z">
        <w:r w:rsidR="000B042F" w:rsidRPr="00070689">
          <w:rPr>
            <w:rFonts w:ascii="Times" w:hAnsi="Times"/>
            <w:sz w:val="24"/>
            <w:szCs w:val="24"/>
          </w:rPr>
          <w:t xml:space="preserve">; </w:t>
        </w:r>
      </w:ins>
      <w:ins w:id="463" w:author="Alejandro De La Vega" w:date="2016-02-09T20:23:00Z">
        <w:r w:rsidR="000B042F" w:rsidRPr="00070689">
          <w:rPr>
            <w:rFonts w:ascii="Times" w:hAnsi="Times"/>
            <w:sz w:val="24"/>
            <w:szCs w:val="24"/>
          </w:rPr>
          <w:t>MCC</w:t>
        </w:r>
      </w:ins>
      <w:ins w:id="464" w:author="Alejandro De La Vega" w:date="2016-02-09T20:21:00Z">
        <w:r w:rsidR="000B042F" w:rsidRPr="00070689">
          <w:rPr>
            <w:rFonts w:ascii="Times" w:hAnsi="Times"/>
            <w:sz w:val="24"/>
            <w:szCs w:val="24"/>
          </w:rPr>
          <w:t>:</w:t>
        </w:r>
      </w:ins>
      <w:ins w:id="465" w:author="Alejandro De La Vega" w:date="2016-02-09T20:23:00Z">
        <w:r w:rsidR="000B042F" w:rsidRPr="00070689">
          <w:rPr>
            <w:rFonts w:ascii="Times" w:hAnsi="Times"/>
            <w:sz w:val="24"/>
            <w:szCs w:val="24"/>
          </w:rPr>
          <w:t xml:space="preserve"> midcingulate cortex. </w:t>
        </w:r>
      </w:ins>
      <w:proofErr w:type="spellStart"/>
      <w:ins w:id="466" w:author="Alejandro De La Vega" w:date="2016-02-09T20:24:00Z">
        <w:r w:rsidR="000B042F" w:rsidRPr="00070689">
          <w:rPr>
            <w:rFonts w:ascii="Times" w:hAnsi="Times"/>
            <w:sz w:val="24"/>
            <w:szCs w:val="24"/>
          </w:rPr>
          <w:t>pgACC</w:t>
        </w:r>
        <w:proofErr w:type="spellEnd"/>
        <w:r w:rsidR="000B042F" w:rsidRPr="00070689">
          <w:rPr>
            <w:rFonts w:ascii="Times" w:hAnsi="Times"/>
            <w:sz w:val="24"/>
            <w:szCs w:val="24"/>
          </w:rPr>
          <w:t>: pre-</w:t>
        </w:r>
        <w:proofErr w:type="spellStart"/>
        <w:r w:rsidR="000B042F" w:rsidRPr="00070689">
          <w:rPr>
            <w:rFonts w:ascii="Times" w:hAnsi="Times"/>
            <w:sz w:val="24"/>
            <w:szCs w:val="24"/>
          </w:rPr>
          <w:t>genual</w:t>
        </w:r>
        <w:proofErr w:type="spellEnd"/>
        <w:r w:rsidR="000B042F" w:rsidRPr="00070689">
          <w:rPr>
            <w:rFonts w:ascii="Times" w:hAnsi="Times"/>
            <w:sz w:val="24"/>
            <w:szCs w:val="24"/>
          </w:rPr>
          <w:t xml:space="preserve"> </w:t>
        </w:r>
      </w:ins>
      <w:ins w:id="467" w:author="Alejandro De La Vega" w:date="2016-02-09T20:21:00Z">
        <w:r w:rsidR="000B042F" w:rsidRPr="00070689">
          <w:rPr>
            <w:rFonts w:ascii="Times" w:hAnsi="Times"/>
            <w:sz w:val="24"/>
            <w:szCs w:val="24"/>
          </w:rPr>
          <w:t>anterior cingulate cortex; dmPFC: dorsal medial PFC; vmPFC: ventromedial PFC</w:t>
        </w:r>
      </w:ins>
      <w:ins w:id="468" w:author="Alejandro De La Vega" w:date="2016-02-09T20:24:00Z">
        <w:r w:rsidR="000B042F" w:rsidRPr="00070689">
          <w:rPr>
            <w:rFonts w:ascii="Times" w:hAnsi="Times"/>
            <w:sz w:val="24"/>
            <w:szCs w:val="24"/>
          </w:rPr>
          <w:t xml:space="preserve">. </w:t>
        </w:r>
      </w:ins>
      <w:r w:rsidR="00E77236" w:rsidRPr="00070689">
        <w:rPr>
          <w:rFonts w:ascii="Times" w:hAnsi="Times"/>
          <w:sz w:val="24"/>
          <w:szCs w:val="24"/>
        </w:rPr>
        <w:t xml:space="preserve">B) </w:t>
      </w:r>
      <w:ins w:id="469" w:author="Alejandro De La Vega" w:date="2016-02-09T20:21:00Z">
        <w:r w:rsidR="000B042F" w:rsidRPr="00070689">
          <w:rPr>
            <w:rFonts w:ascii="Times" w:hAnsi="Times"/>
            <w:sz w:val="24"/>
            <w:szCs w:val="24"/>
          </w:rPr>
          <w:t>Axial view of n</w:t>
        </w:r>
      </w:ins>
      <w:r w:rsidR="00E77236" w:rsidRPr="00070689">
        <w:rPr>
          <w:rFonts w:ascii="Times" w:hAnsi="Times"/>
          <w:sz w:val="24"/>
          <w:szCs w:val="24"/>
        </w:rPr>
        <w:t>ine</w:t>
      </w:r>
      <w:ins w:id="470" w:author="Alejandro De La Vega" w:date="2016-01-31T16:59:00Z">
        <w:r w:rsidR="003C2FF9" w:rsidRPr="00070689">
          <w:rPr>
            <w:rFonts w:ascii="Times" w:hAnsi="Times"/>
            <w:sz w:val="24"/>
            <w:szCs w:val="24"/>
          </w:rPr>
          <w:t xml:space="preserve"> </w:t>
        </w:r>
      </w:ins>
      <w:ins w:id="471" w:author="Alejandro De La Vega" w:date="2016-02-09T20:21:00Z">
        <w:r w:rsidR="000B042F" w:rsidRPr="00070689">
          <w:rPr>
            <w:rFonts w:ascii="Times" w:hAnsi="Times"/>
            <w:sz w:val="24"/>
            <w:szCs w:val="24"/>
          </w:rPr>
          <w:t>sub-r</w:t>
        </w:r>
      </w:ins>
      <w:ins w:id="472" w:author="Alejandro De La Vega" w:date="2016-01-31T16:59:00Z">
        <w:r w:rsidR="003C2FF9" w:rsidRPr="00070689">
          <w:rPr>
            <w:rFonts w:ascii="Times" w:hAnsi="Times"/>
            <w:sz w:val="24"/>
            <w:szCs w:val="24"/>
          </w:rPr>
          <w:t>egions</w:t>
        </w:r>
      </w:ins>
      <w:ins w:id="473" w:author="Alejandro De La Vega" w:date="2016-02-09T20:21:00Z">
        <w:r w:rsidR="000B042F" w:rsidRPr="00070689">
          <w:rPr>
            <w:rFonts w:ascii="Times" w:hAnsi="Times"/>
            <w:sz w:val="24"/>
            <w:szCs w:val="24"/>
          </w:rPr>
          <w:t xml:space="preserve">. </w:t>
        </w:r>
      </w:ins>
      <w:ins w:id="474" w:author="Alejandro De La Vega" w:date="2016-01-31T16:56:00Z">
        <w:r w:rsidR="003C2FF9" w:rsidRPr="00070689">
          <w:rPr>
            <w:rFonts w:ascii="Times" w:hAnsi="Times"/>
            <w:sz w:val="24"/>
            <w:szCs w:val="24"/>
          </w:rPr>
          <w:t xml:space="preserve">C) </w:t>
        </w:r>
      </w:ins>
      <w:r w:rsidR="003C2FF9" w:rsidRPr="001C230A">
        <w:rPr>
          <w:rFonts w:ascii="Times" w:hAnsi="Times"/>
          <w:sz w:val="24"/>
          <w:szCs w:val="24"/>
        </w:rPr>
        <w:t xml:space="preserve">Silhouette scores of real (green) and permuted (blue) clustering solutions. Clustering was performed on permuted data </w:t>
      </w:r>
      <w:ins w:id="475" w:author="Alejandro De La Vega" w:date="2016-03-08T16:50:00Z">
        <w:r w:rsidR="00122CE8">
          <w:rPr>
            <w:rFonts w:ascii="Times" w:hAnsi="Times"/>
            <w:sz w:val="24"/>
            <w:szCs w:val="24"/>
          </w:rPr>
          <w:t>1000</w:t>
        </w:r>
        <w:r w:rsidR="00122CE8" w:rsidRPr="001C230A">
          <w:rPr>
            <w:rFonts w:ascii="Times" w:hAnsi="Times"/>
            <w:sz w:val="24"/>
            <w:szCs w:val="24"/>
          </w:rPr>
          <w:t xml:space="preserve"> </w:t>
        </w:r>
      </w:ins>
      <w:r w:rsidR="003C2FF9" w:rsidRPr="001C230A">
        <w:rPr>
          <w:rFonts w:ascii="Times" w:hAnsi="Times"/>
          <w:sz w:val="24"/>
          <w:szCs w:val="24"/>
        </w:rPr>
        <w:t>times for each k to compute a null distribution. We z-scored real clustering scores and determined they were all significantly greater than chance (p&lt;.0001). Silhouette scores reached local maxima at 3</w:t>
      </w:r>
      <w:ins w:id="476" w:author="Alejandro De La Vega" w:date="2016-03-08T16:49:00Z">
        <w:r w:rsidR="00122CE8">
          <w:rPr>
            <w:rFonts w:ascii="Times" w:hAnsi="Times"/>
            <w:sz w:val="24"/>
            <w:szCs w:val="24"/>
          </w:rPr>
          <w:t xml:space="preserve"> regions and </w:t>
        </w:r>
      </w:ins>
      <w:ins w:id="477" w:author="Alejandro De La Vega" w:date="2016-03-08T16:52:00Z">
        <w:r>
          <w:rPr>
            <w:rFonts w:ascii="Times" w:hAnsi="Times"/>
            <w:sz w:val="24"/>
            <w:szCs w:val="24"/>
          </w:rPr>
          <w:t>plateaued</w:t>
        </w:r>
      </w:ins>
      <w:ins w:id="478" w:author="Alejandro De La Vega" w:date="2016-03-08T16:49:00Z">
        <w:r w:rsidR="00122CE8">
          <w:rPr>
            <w:rFonts w:ascii="Times" w:hAnsi="Times"/>
            <w:sz w:val="24"/>
            <w:szCs w:val="24"/>
          </w:rPr>
          <w:t xml:space="preserve"> after 9. </w:t>
        </w:r>
      </w:ins>
      <w:ins w:id="479" w:author="Alejandro De La Vega" w:date="2016-02-02T15:41:00Z">
        <w:r w:rsidR="00460A1C" w:rsidRPr="00070689">
          <w:rPr>
            <w:rFonts w:ascii="Times" w:hAnsi="Times"/>
            <w:color w:val="333333"/>
            <w:sz w:val="24"/>
            <w:szCs w:val="24"/>
            <w:highlight w:val="white"/>
          </w:rPr>
          <w:t xml:space="preserve"> </w:t>
        </w:r>
      </w:ins>
    </w:p>
    <w:p w14:paraId="3ABD585B" w14:textId="14C29DD5" w:rsidR="001F66B3" w:rsidRPr="00070689" w:rsidRDefault="00460A1C" w:rsidP="001F66B3">
      <w:pPr>
        <w:pStyle w:val="Normal1"/>
        <w:ind w:firstLine="720"/>
        <w:rPr>
          <w:ins w:id="480" w:author="Alejandro De La Vega" w:date="2016-02-05T16:49:00Z"/>
          <w:rFonts w:ascii="Times" w:hAnsi="Times"/>
          <w:color w:val="333333"/>
          <w:sz w:val="24"/>
          <w:szCs w:val="24"/>
        </w:rPr>
      </w:pPr>
      <w:ins w:id="481" w:author="Alejandro De La Vega" w:date="2016-02-02T15:40:00Z">
        <w:r w:rsidRPr="00070689">
          <w:rPr>
            <w:rFonts w:ascii="Times" w:hAnsi="Times"/>
            <w:sz w:val="24"/>
            <w:szCs w:val="24"/>
          </w:rPr>
          <w:t xml:space="preserve">At the coarsest level, MFC divided into three broad bilateral clusters organized along the rostral-caudal axis. </w:t>
        </w:r>
      </w:ins>
      <w:r w:rsidRPr="00070689">
        <w:rPr>
          <w:rFonts w:ascii="Times" w:hAnsi="Times"/>
          <w:sz w:val="24"/>
          <w:szCs w:val="24"/>
        </w:rPr>
        <w:t>The nine-cluster solution revealed additional fine-grained topographical organization, with each of the three major zones fractionating into 2-4 smaller regions (84% of all voxels within each zone overlapped with its putative sub</w:t>
      </w:r>
      <w:ins w:id="482" w:author="Alejandro De La Vega" w:date="2016-02-05T16:49:00Z">
        <w:r w:rsidR="001F66B3" w:rsidRPr="00070689">
          <w:rPr>
            <w:rFonts w:ascii="Times" w:hAnsi="Times"/>
            <w:sz w:val="24"/>
            <w:szCs w:val="24"/>
          </w:rPr>
          <w:t>-</w:t>
        </w:r>
      </w:ins>
      <w:r w:rsidRPr="00070689">
        <w:rPr>
          <w:rFonts w:ascii="Times" w:hAnsi="Times"/>
          <w:sz w:val="24"/>
          <w:szCs w:val="24"/>
        </w:rPr>
        <w:t xml:space="preserve">regions). </w:t>
      </w:r>
      <w:ins w:id="483" w:author="Alejandro De La Vega" w:date="2016-02-02T15:40:00Z">
        <w:r w:rsidRPr="00070689">
          <w:rPr>
            <w:rFonts w:ascii="Times" w:hAnsi="Times"/>
            <w:sz w:val="24"/>
            <w:szCs w:val="24"/>
          </w:rPr>
          <w:t xml:space="preserve">We henceforth refer to </w:t>
        </w:r>
      </w:ins>
      <w:ins w:id="484" w:author="Alejandro De La Vega" w:date="2016-02-02T15:54:00Z">
        <w:r w:rsidRPr="00070689">
          <w:rPr>
            <w:rFonts w:ascii="Times" w:hAnsi="Times"/>
            <w:sz w:val="24"/>
            <w:szCs w:val="24"/>
          </w:rPr>
          <w:t xml:space="preserve">the clusters from the </w:t>
        </w:r>
      </w:ins>
      <w:ins w:id="485" w:author="Alejandro De La Vega" w:date="2016-02-02T15:55:00Z">
        <w:r w:rsidRPr="00070689">
          <w:rPr>
            <w:rFonts w:ascii="Times" w:hAnsi="Times"/>
            <w:sz w:val="24"/>
            <w:szCs w:val="24"/>
          </w:rPr>
          <w:t>3</w:t>
        </w:r>
      </w:ins>
      <w:ins w:id="486" w:author="Alejandro De La Vega" w:date="2016-02-02T15:54:00Z">
        <w:r w:rsidRPr="00070689">
          <w:rPr>
            <w:rFonts w:ascii="Times" w:hAnsi="Times"/>
            <w:sz w:val="24"/>
            <w:szCs w:val="24"/>
          </w:rPr>
          <w:t>-</w:t>
        </w:r>
      </w:ins>
      <w:ins w:id="487" w:author="Alejandro De La Vega" w:date="2016-02-02T15:55:00Z">
        <w:r w:rsidRPr="00070689">
          <w:rPr>
            <w:rFonts w:ascii="Times" w:hAnsi="Times"/>
            <w:sz w:val="24"/>
            <w:szCs w:val="24"/>
          </w:rPr>
          <w:t>cluster solution a</w:t>
        </w:r>
      </w:ins>
      <w:ins w:id="488" w:author="Alejandro De La Vega" w:date="2016-02-02T15:40:00Z">
        <w:r w:rsidRPr="00070689">
          <w:rPr>
            <w:rFonts w:ascii="Times" w:hAnsi="Times"/>
            <w:sz w:val="24"/>
            <w:szCs w:val="24"/>
          </w:rPr>
          <w:t>s “zones” to differentiate them from</w:t>
        </w:r>
      </w:ins>
      <w:ins w:id="489" w:author="Alejandro De La Vega" w:date="2016-02-02T15:42:00Z">
        <w:r w:rsidRPr="00070689">
          <w:rPr>
            <w:rFonts w:ascii="Times" w:hAnsi="Times"/>
            <w:sz w:val="24"/>
            <w:szCs w:val="24"/>
          </w:rPr>
          <w:t xml:space="preserve"> </w:t>
        </w:r>
      </w:ins>
      <w:ins w:id="490" w:author="Alejandro De La Vega" w:date="2016-02-05T16:49:00Z">
        <w:r w:rsidR="001F66B3" w:rsidRPr="00070689">
          <w:rPr>
            <w:rFonts w:ascii="Times" w:hAnsi="Times"/>
            <w:sz w:val="24"/>
            <w:szCs w:val="24"/>
          </w:rPr>
          <w:t>clusters</w:t>
        </w:r>
      </w:ins>
      <w:ins w:id="491" w:author="Alejandro De La Vega" w:date="2016-02-02T15:42:00Z">
        <w:r w:rsidRPr="00070689">
          <w:rPr>
            <w:rFonts w:ascii="Times" w:hAnsi="Times"/>
            <w:sz w:val="24"/>
            <w:szCs w:val="24"/>
          </w:rPr>
          <w:t xml:space="preserve"> in</w:t>
        </w:r>
      </w:ins>
      <w:ins w:id="492" w:author="Alejandro De La Vega" w:date="2016-02-02T15:40:00Z">
        <w:r w:rsidRPr="00070689">
          <w:rPr>
            <w:rFonts w:ascii="Times" w:hAnsi="Times"/>
            <w:sz w:val="24"/>
            <w:szCs w:val="24"/>
          </w:rPr>
          <w:t xml:space="preserve"> the </w:t>
        </w:r>
      </w:ins>
      <w:ins w:id="493" w:author="Alejandro De La Vega" w:date="2016-02-02T15:55:00Z">
        <w:r w:rsidRPr="00070689">
          <w:rPr>
            <w:rFonts w:ascii="Times" w:hAnsi="Times"/>
            <w:sz w:val="24"/>
            <w:szCs w:val="24"/>
          </w:rPr>
          <w:t>9</w:t>
        </w:r>
      </w:ins>
      <w:ins w:id="494" w:author="Alejandro De La Vega" w:date="2016-02-02T15:40:00Z">
        <w:r w:rsidRPr="00070689">
          <w:rPr>
            <w:rFonts w:ascii="Times" w:hAnsi="Times"/>
            <w:sz w:val="24"/>
            <w:szCs w:val="24"/>
          </w:rPr>
          <w:t xml:space="preserve">-cluster solution, which we refer to as “sub-regions”. </w:t>
        </w:r>
      </w:ins>
      <w:ins w:id="495" w:author="Alejandro De La Vega" w:date="2016-02-02T15:58:00Z">
        <w:r w:rsidRPr="00070689">
          <w:rPr>
            <w:rFonts w:ascii="Times" w:hAnsi="Times"/>
            <w:color w:val="333333"/>
            <w:sz w:val="24"/>
            <w:szCs w:val="24"/>
          </w:rPr>
          <w:t xml:space="preserve"> </w:t>
        </w:r>
      </w:ins>
    </w:p>
    <w:p w14:paraId="4176CAF1" w14:textId="56FFFF1E" w:rsidR="00460A1C" w:rsidRPr="00070689" w:rsidRDefault="001F66B3" w:rsidP="001F66B3">
      <w:pPr>
        <w:pStyle w:val="Normal1"/>
        <w:ind w:firstLine="720"/>
        <w:rPr>
          <w:ins w:id="496" w:author="Alejandro De La Vega" w:date="2016-02-02T17:43:00Z"/>
          <w:rFonts w:ascii="Times" w:hAnsi="Times"/>
          <w:sz w:val="24"/>
          <w:szCs w:val="24"/>
        </w:rPr>
      </w:pPr>
      <w:ins w:id="497" w:author="Alejandro De La Vega" w:date="2016-02-05T16:52:00Z">
        <w:r w:rsidRPr="00070689">
          <w:rPr>
            <w:rFonts w:ascii="Times" w:hAnsi="Times"/>
            <w:color w:val="333333"/>
            <w:sz w:val="24"/>
            <w:szCs w:val="24"/>
          </w:rPr>
          <w:t>To better understand the anatomical location of our clusters, we compared them to</w:t>
        </w:r>
      </w:ins>
      <w:ins w:id="498" w:author="Alejandro De La Vega" w:date="2016-02-05T16:53:00Z">
        <w:r w:rsidRPr="00070689">
          <w:rPr>
            <w:rFonts w:ascii="Times" w:hAnsi="Times"/>
            <w:color w:val="333333"/>
            <w:sz w:val="24"/>
            <w:szCs w:val="24"/>
          </w:rPr>
          <w:t xml:space="preserve"> </w:t>
        </w:r>
      </w:ins>
      <w:ins w:id="499" w:author="Alejandro De La Vega" w:date="2016-02-05T16:54:00Z">
        <w:r w:rsidRPr="00070689">
          <w:rPr>
            <w:rFonts w:ascii="Times" w:hAnsi="Times"/>
            <w:color w:val="333333"/>
            <w:sz w:val="24"/>
            <w:szCs w:val="24"/>
          </w:rPr>
          <w:t>previously</w:t>
        </w:r>
      </w:ins>
      <w:ins w:id="500" w:author="Alejandro De La Vega" w:date="2016-02-05T16:53:00Z">
        <w:r w:rsidRPr="00070689">
          <w:rPr>
            <w:rFonts w:ascii="Times" w:hAnsi="Times"/>
            <w:color w:val="333333"/>
            <w:sz w:val="24"/>
            <w:szCs w:val="24"/>
          </w:rPr>
          <w:t xml:space="preserve"> defined sub-regions </w:t>
        </w:r>
      </w:ins>
      <w:ins w:id="501" w:author="Alejandro De La Vega" w:date="2016-02-05T16:56:00Z">
        <w:r w:rsidRPr="00070689">
          <w:rPr>
            <w:rFonts w:ascii="Times" w:hAnsi="Times"/>
            <w:color w:val="333333"/>
            <w:sz w:val="24"/>
            <w:szCs w:val="24"/>
          </w:rPr>
          <w:t>from</w:t>
        </w:r>
      </w:ins>
      <w:ins w:id="502" w:author="Alejandro De La Vega" w:date="2016-02-05T16:53:00Z">
        <w:r w:rsidR="00122CE8">
          <w:rPr>
            <w:rFonts w:ascii="Times" w:hAnsi="Times"/>
            <w:color w:val="333333"/>
            <w:sz w:val="24"/>
            <w:szCs w:val="24"/>
          </w:rPr>
          <w:t xml:space="preserve"> the Harvard-Oxford (H-O) probabilistic </w:t>
        </w:r>
      </w:ins>
      <w:ins w:id="503" w:author="Alejandro De La Vega" w:date="2016-02-05T16:55:00Z">
        <w:r w:rsidRPr="00070689">
          <w:rPr>
            <w:rFonts w:ascii="Times" w:hAnsi="Times"/>
            <w:color w:val="333333"/>
            <w:sz w:val="24"/>
            <w:szCs w:val="24"/>
          </w:rPr>
          <w:t>structural</w:t>
        </w:r>
      </w:ins>
      <w:ins w:id="504" w:author="Alejandro De La Vega" w:date="2016-02-05T16:53:00Z">
        <w:r w:rsidRPr="00070689">
          <w:rPr>
            <w:rFonts w:ascii="Times" w:hAnsi="Times"/>
            <w:color w:val="333333"/>
            <w:sz w:val="24"/>
            <w:szCs w:val="24"/>
          </w:rPr>
          <w:t xml:space="preserve"> atlas </w:t>
        </w:r>
      </w:ins>
      <w:ins w:id="505" w:author="Alejandro De La Vega" w:date="2016-03-08T16:51:00Z">
        <w:r w:rsidR="00122CE8">
          <w:rPr>
            <w:rFonts w:ascii="Times" w:hAnsi="Times"/>
            <w:color w:val="333333"/>
            <w:sz w:val="24"/>
            <w:szCs w:val="24"/>
          </w:rPr>
          <w:t>and well-known cytoarchitechtonic studies</w:t>
        </w:r>
      </w:ins>
      <w:ins w:id="506" w:author="Alejandro De La Vega" w:date="2016-02-05T16:56:00Z">
        <w:r w:rsidRPr="00070689">
          <w:rPr>
            <w:rFonts w:ascii="Times" w:hAnsi="Times"/>
            <w:color w:val="333333"/>
            <w:sz w:val="24"/>
            <w:szCs w:val="24"/>
          </w:rPr>
          <w:t xml:space="preserve">. Although we did not expect our clusters to </w:t>
        </w:r>
      </w:ins>
      <w:ins w:id="507" w:author="Alejandro De La Vega" w:date="2016-02-05T17:27:00Z">
        <w:r w:rsidR="005451E2" w:rsidRPr="00070689">
          <w:rPr>
            <w:rFonts w:ascii="Times" w:hAnsi="Times"/>
            <w:color w:val="333333"/>
            <w:sz w:val="24"/>
            <w:szCs w:val="24"/>
          </w:rPr>
          <w:t xml:space="preserve">necessarily conform to </w:t>
        </w:r>
      </w:ins>
      <w:ins w:id="508" w:author="Alejandro De La Vega" w:date="2016-02-05T16:56:00Z">
        <w:r w:rsidRPr="00070689">
          <w:rPr>
            <w:rFonts w:ascii="Times" w:hAnsi="Times"/>
            <w:color w:val="333333"/>
            <w:sz w:val="24"/>
            <w:szCs w:val="24"/>
          </w:rPr>
          <w:t>mor</w:t>
        </w:r>
        <w:r w:rsidR="005451E2" w:rsidRPr="00070689">
          <w:rPr>
            <w:rFonts w:ascii="Times" w:hAnsi="Times"/>
            <w:color w:val="333333"/>
            <w:sz w:val="24"/>
            <w:szCs w:val="24"/>
          </w:rPr>
          <w:t>phologically derived regions</w:t>
        </w:r>
        <w:r w:rsidRPr="00070689">
          <w:rPr>
            <w:rFonts w:ascii="Times" w:hAnsi="Times"/>
            <w:color w:val="333333"/>
            <w:sz w:val="24"/>
            <w:szCs w:val="24"/>
          </w:rPr>
          <w:t xml:space="preserve">, we nonetheless </w:t>
        </w:r>
      </w:ins>
      <w:ins w:id="509" w:author="Alejandro De La Vega" w:date="2016-02-09T20:25:00Z">
        <w:r w:rsidR="000B042F" w:rsidRPr="00070689">
          <w:rPr>
            <w:rFonts w:ascii="Times" w:hAnsi="Times"/>
            <w:color w:val="333333"/>
            <w:sz w:val="24"/>
            <w:szCs w:val="24"/>
          </w:rPr>
          <w:t>observed</w:t>
        </w:r>
      </w:ins>
      <w:ins w:id="510" w:author="Alejandro De La Vega" w:date="2016-02-05T17:27:00Z">
        <w:r w:rsidR="005451E2" w:rsidRPr="00070689">
          <w:rPr>
            <w:rFonts w:ascii="Times" w:hAnsi="Times"/>
            <w:color w:val="333333"/>
            <w:sz w:val="24"/>
            <w:szCs w:val="24"/>
          </w:rPr>
          <w:t xml:space="preserve"> moderate </w:t>
        </w:r>
      </w:ins>
      <w:ins w:id="511" w:author="Alejandro De La Vega" w:date="2016-02-09T20:25:00Z">
        <w:r w:rsidR="000B042F" w:rsidRPr="00070689">
          <w:rPr>
            <w:rFonts w:ascii="Times" w:hAnsi="Times"/>
            <w:sz w:val="24"/>
            <w:szCs w:val="24"/>
          </w:rPr>
          <w:t>c</w:t>
        </w:r>
        <w:r w:rsidR="000B042F" w:rsidRPr="00070689">
          <w:rPr>
            <w:rFonts w:ascii="Times" w:hAnsi="Times"/>
            <w:color w:val="333333"/>
            <w:sz w:val="24"/>
            <w:szCs w:val="24"/>
          </w:rPr>
          <w:t>orrespondence</w:t>
        </w:r>
      </w:ins>
      <w:ins w:id="512" w:author="Alejandro De La Vega" w:date="2016-02-05T17:28:00Z">
        <w:r w:rsidR="00EA4DB1" w:rsidRPr="00070689">
          <w:rPr>
            <w:rFonts w:ascii="Times" w:hAnsi="Times"/>
            <w:color w:val="333333"/>
            <w:sz w:val="24"/>
            <w:szCs w:val="24"/>
          </w:rPr>
          <w:t>. Within</w:t>
        </w:r>
      </w:ins>
      <w:r w:rsidR="00685414" w:rsidRPr="00070689">
        <w:rPr>
          <w:rFonts w:ascii="Times" w:hAnsi="Times"/>
          <w:sz w:val="24"/>
          <w:szCs w:val="24"/>
        </w:rPr>
        <w:t xml:space="preserve"> the posterior zone, we </w:t>
      </w:r>
      <w:r w:rsidR="004507F2" w:rsidRPr="00070689">
        <w:rPr>
          <w:rFonts w:ascii="Times" w:hAnsi="Times"/>
          <w:sz w:val="24"/>
          <w:szCs w:val="24"/>
        </w:rPr>
        <w:t>identified</w:t>
      </w:r>
      <w:r w:rsidR="00685414" w:rsidRPr="00070689">
        <w:rPr>
          <w:rFonts w:ascii="Times" w:hAnsi="Times"/>
          <w:sz w:val="24"/>
          <w:szCs w:val="24"/>
        </w:rPr>
        <w:t xml:space="preserve"> two clusters</w:t>
      </w:r>
      <w:ins w:id="513" w:author="Alejandro De La Vega" w:date="2016-02-05T17:00:00Z">
        <w:r w:rsidRPr="00070689">
          <w:rPr>
            <w:rFonts w:ascii="Times" w:hAnsi="Times"/>
            <w:sz w:val="24"/>
            <w:szCs w:val="24"/>
          </w:rPr>
          <w:t xml:space="preserve"> (</w:t>
        </w:r>
      </w:ins>
      <w:ins w:id="514" w:author="Alejandro De La Vega" w:date="2016-02-05T17:01:00Z">
        <w:r w:rsidR="000B042F" w:rsidRPr="00070689">
          <w:rPr>
            <w:rFonts w:ascii="Times" w:hAnsi="Times"/>
            <w:sz w:val="24"/>
            <w:szCs w:val="24"/>
          </w:rPr>
          <w:t>Figure 2A</w:t>
        </w:r>
        <w:r w:rsidRPr="00070689">
          <w:rPr>
            <w:rFonts w:ascii="Times" w:hAnsi="Times"/>
            <w:sz w:val="24"/>
            <w:szCs w:val="24"/>
          </w:rPr>
          <w:t xml:space="preserve">; </w:t>
        </w:r>
      </w:ins>
      <w:ins w:id="515" w:author="Alejandro De La Vega" w:date="2016-02-05T17:00:00Z">
        <w:r w:rsidRPr="00070689">
          <w:rPr>
            <w:rFonts w:ascii="Times" w:hAnsi="Times"/>
            <w:sz w:val="24"/>
            <w:szCs w:val="24"/>
          </w:rPr>
          <w:t>SMA</w:t>
        </w:r>
      </w:ins>
      <w:ins w:id="516" w:author="Alejandro De La Vega" w:date="2016-02-05T17:17:00Z">
        <w:r w:rsidR="005451E2" w:rsidRPr="00070689">
          <w:rPr>
            <w:rFonts w:ascii="Times" w:hAnsi="Times"/>
            <w:sz w:val="24"/>
            <w:szCs w:val="24"/>
          </w:rPr>
          <w:t xml:space="preserve"> </w:t>
        </w:r>
      </w:ins>
      <w:ins w:id="517" w:author="Alejandro De La Vega" w:date="2016-02-05T17:00:00Z">
        <w:r w:rsidRPr="00070689">
          <w:rPr>
            <w:rFonts w:ascii="Times" w:hAnsi="Times"/>
            <w:sz w:val="24"/>
            <w:szCs w:val="24"/>
          </w:rPr>
          <w:t>[P1] &amp; pre-SMA[P2])</w:t>
        </w:r>
      </w:ins>
      <w:ins w:id="518" w:author="Alejandro De La Vega" w:date="2016-02-02T17:45:00Z">
        <w:r w:rsidR="00460A1C" w:rsidRPr="00070689">
          <w:rPr>
            <w:rFonts w:ascii="Times" w:hAnsi="Times"/>
            <w:sz w:val="24"/>
            <w:szCs w:val="24"/>
          </w:rPr>
          <w:t xml:space="preserve"> </w:t>
        </w:r>
      </w:ins>
      <w:ins w:id="519" w:author="Alejandro De La Vega" w:date="2016-02-05T16:59:00Z">
        <w:r w:rsidRPr="00070689">
          <w:rPr>
            <w:rFonts w:ascii="Times" w:hAnsi="Times"/>
            <w:sz w:val="24"/>
            <w:szCs w:val="24"/>
          </w:rPr>
          <w:t xml:space="preserve">with a high probability of occurring in SMA according to H-O. The two clusters </w:t>
        </w:r>
      </w:ins>
      <w:ins w:id="520" w:author="Alejandro De La Vega" w:date="2016-02-05T16:46:00Z">
        <w:r w:rsidRPr="00070689">
          <w:rPr>
            <w:rFonts w:ascii="Times" w:hAnsi="Times"/>
            <w:sz w:val="24"/>
            <w:szCs w:val="24"/>
          </w:rPr>
          <w:t>delineated</w:t>
        </w:r>
      </w:ins>
      <w:ins w:id="521" w:author="Alejandro De La Vega" w:date="2016-02-02T18:03:00Z">
        <w:r w:rsidR="00460A1C" w:rsidRPr="00070689">
          <w:rPr>
            <w:rFonts w:ascii="Times" w:hAnsi="Times"/>
            <w:sz w:val="24"/>
            <w:szCs w:val="24"/>
          </w:rPr>
          <w:t xml:space="preserve"> from each other </w:t>
        </w:r>
      </w:ins>
      <w:ins w:id="522" w:author="Alejandro De La Vega" w:date="2016-02-02T17:32:00Z">
        <w:r w:rsidR="00460A1C" w:rsidRPr="00070689">
          <w:rPr>
            <w:rFonts w:ascii="Times" w:hAnsi="Times"/>
            <w:sz w:val="24"/>
            <w:szCs w:val="24"/>
          </w:rPr>
          <w:t>near the vertical commissure anterior (VCA)</w:t>
        </w:r>
        <w:r w:rsidRPr="00070689">
          <w:rPr>
            <w:rFonts w:ascii="Times" w:hAnsi="Times"/>
            <w:sz w:val="24"/>
            <w:szCs w:val="24"/>
          </w:rPr>
          <w:t xml:space="preserve">, </w:t>
        </w:r>
      </w:ins>
      <w:ins w:id="523" w:author="Alejandro De La Vega" w:date="2016-02-02T18:06:00Z">
        <w:r w:rsidR="00460A1C" w:rsidRPr="00070689">
          <w:rPr>
            <w:rFonts w:ascii="Times" w:hAnsi="Times"/>
            <w:sz w:val="24"/>
            <w:szCs w:val="24"/>
          </w:rPr>
          <w:t xml:space="preserve">consistent with </w:t>
        </w:r>
      </w:ins>
      <w:ins w:id="524" w:author="Alejandro De La Vega" w:date="2016-02-05T16:46:00Z">
        <w:r w:rsidRPr="00070689">
          <w:rPr>
            <w:rFonts w:ascii="Times" w:hAnsi="Times"/>
            <w:sz w:val="24"/>
            <w:szCs w:val="24"/>
          </w:rPr>
          <w:t xml:space="preserve">cytoarchitechtonic delineations </w:t>
        </w:r>
      </w:ins>
      <w:r w:rsidR="00460A1C" w:rsidRPr="00070689">
        <w:rPr>
          <w:rFonts w:ascii="Times" w:hAnsi="Times"/>
          <w:sz w:val="24"/>
          <w:szCs w:val="24"/>
        </w:rPr>
        <w:fldChar w:fldCharType="begin"/>
      </w:r>
      <w:r w:rsidR="005E2031">
        <w:rPr>
          <w:rFonts w:ascii="Times" w:hAnsi="Times"/>
          <w:sz w:val="24"/>
          <w:szCs w:val="24"/>
        </w:rPr>
        <w:instrText xml:space="preserve"> ADDIN PAPERS2_CITATIONS &lt;citation&gt;&lt;uuid&gt;F9157C11-2D04-405A-B789-8CF455F14F6E&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460A1C" w:rsidRPr="00070689">
        <w:rPr>
          <w:rFonts w:ascii="Times" w:hAnsi="Times"/>
          <w:sz w:val="24"/>
          <w:szCs w:val="24"/>
        </w:rPr>
        <w:fldChar w:fldCharType="separate"/>
      </w:r>
      <w:ins w:id="525" w:author="Alejandro De La Vega" w:date="2016-02-08T20:38:00Z">
        <w:r w:rsidR="00E2184D" w:rsidRPr="001C230A">
          <w:rPr>
            <w:rFonts w:ascii="Times" w:hAnsi="Times" w:cs="Times"/>
            <w:sz w:val="24"/>
            <w:szCs w:val="24"/>
          </w:rPr>
          <w:t>(Picard and Strick, 1996)</w:t>
        </w:r>
      </w:ins>
      <w:ins w:id="526" w:author="Alejandro De La Vega" w:date="2016-02-02T17:32:00Z">
        <w:r w:rsidR="00460A1C" w:rsidRPr="00070689">
          <w:rPr>
            <w:rFonts w:ascii="Times" w:hAnsi="Times"/>
            <w:sz w:val="24"/>
            <w:szCs w:val="24"/>
          </w:rPr>
          <w:fldChar w:fldCharType="end"/>
        </w:r>
      </w:ins>
      <w:ins w:id="527" w:author="Alejandro De La Vega" w:date="2016-02-02T17:44:00Z">
        <w:r w:rsidRPr="00070689">
          <w:rPr>
            <w:rFonts w:ascii="Times" w:hAnsi="Times"/>
            <w:sz w:val="24"/>
            <w:szCs w:val="24"/>
          </w:rPr>
          <w:t xml:space="preserve">. </w:t>
        </w:r>
      </w:ins>
      <w:ins w:id="528" w:author="Alejandro De La Vega" w:date="2016-02-02T18:07:00Z">
        <w:r w:rsidR="00460A1C" w:rsidRPr="00070689">
          <w:rPr>
            <w:rFonts w:ascii="Times" w:hAnsi="Times"/>
            <w:sz w:val="24"/>
            <w:szCs w:val="24"/>
          </w:rPr>
          <w:t xml:space="preserve">However, </w:t>
        </w:r>
      </w:ins>
      <w:ins w:id="529" w:author="Alejandro De La Vega" w:date="2016-02-05T17:02:00Z">
        <w:r w:rsidR="005451E2" w:rsidRPr="00070689">
          <w:rPr>
            <w:rFonts w:ascii="Times" w:hAnsi="Times"/>
            <w:sz w:val="24"/>
            <w:szCs w:val="24"/>
          </w:rPr>
          <w:t>SMA</w:t>
        </w:r>
      </w:ins>
      <w:ins w:id="530" w:author="Alejandro De La Vega" w:date="2016-02-05T17:03:00Z">
        <w:r w:rsidRPr="002666F4">
          <w:rPr>
            <w:rFonts w:ascii="Times" w:hAnsi="Times"/>
            <w:sz w:val="24"/>
            <w:szCs w:val="24"/>
          </w:rPr>
          <w:t xml:space="preserve"> </w:t>
        </w:r>
      </w:ins>
      <w:ins w:id="531" w:author="Alejandro De La Vega" w:date="2016-02-05T17:02:00Z">
        <w:r w:rsidRPr="002666F4">
          <w:rPr>
            <w:rFonts w:ascii="Times" w:hAnsi="Times"/>
            <w:sz w:val="24"/>
            <w:szCs w:val="24"/>
          </w:rPr>
          <w:t>[P1]</w:t>
        </w:r>
      </w:ins>
      <w:ins w:id="532" w:author="Alejandro De La Vega" w:date="2016-02-02T18:07:00Z">
        <w:r w:rsidR="00460A1C" w:rsidRPr="00E5257A">
          <w:rPr>
            <w:rFonts w:ascii="Times" w:hAnsi="Times"/>
            <w:sz w:val="24"/>
            <w:szCs w:val="24"/>
          </w:rPr>
          <w:t xml:space="preserve"> </w:t>
        </w:r>
      </w:ins>
      <w:ins w:id="533" w:author="Alejandro De La Vega" w:date="2016-02-02T18:11:00Z">
        <w:r w:rsidR="00460A1C" w:rsidRPr="00E5257A">
          <w:rPr>
            <w:rFonts w:ascii="Times" w:hAnsi="Times"/>
            <w:sz w:val="24"/>
            <w:szCs w:val="24"/>
          </w:rPr>
          <w:t>spanned multiple cytoarchitechtonic areas, extending</w:t>
        </w:r>
      </w:ins>
      <w:ins w:id="534" w:author="Alejandro De La Vega" w:date="2016-02-02T17:58:00Z">
        <w:r w:rsidR="00460A1C" w:rsidRPr="00070689">
          <w:rPr>
            <w:rFonts w:ascii="Times" w:hAnsi="Times"/>
            <w:sz w:val="24"/>
            <w:szCs w:val="24"/>
          </w:rPr>
          <w:t xml:space="preserve"> ventrally to include </w:t>
        </w:r>
      </w:ins>
      <w:ins w:id="535" w:author="Alejandro De La Vega" w:date="2016-02-02T17:56:00Z">
        <w:r w:rsidR="00460A1C" w:rsidRPr="00070689">
          <w:rPr>
            <w:rFonts w:ascii="Times" w:hAnsi="Times"/>
            <w:sz w:val="24"/>
            <w:szCs w:val="24"/>
          </w:rPr>
          <w:t>portions of</w:t>
        </w:r>
      </w:ins>
      <w:ins w:id="536" w:author="Alejandro De La Vega" w:date="2016-02-02T17:57:00Z">
        <w:r w:rsidR="00460A1C" w:rsidRPr="00070689">
          <w:rPr>
            <w:rFonts w:ascii="Times" w:hAnsi="Times"/>
            <w:sz w:val="24"/>
            <w:szCs w:val="24"/>
          </w:rPr>
          <w:t xml:space="preserve"> Picard &amp; </w:t>
        </w:r>
        <w:proofErr w:type="spellStart"/>
        <w:r w:rsidR="00460A1C" w:rsidRPr="00070689">
          <w:rPr>
            <w:rFonts w:ascii="Times" w:hAnsi="Times"/>
            <w:sz w:val="24"/>
            <w:szCs w:val="24"/>
          </w:rPr>
          <w:t>Strick’s</w:t>
        </w:r>
      </w:ins>
      <w:proofErr w:type="spellEnd"/>
      <w:ins w:id="537" w:author="Alejandro De La Vega" w:date="2016-02-02T17:56:00Z">
        <w:r w:rsidR="00460A1C" w:rsidRPr="00070689">
          <w:rPr>
            <w:rFonts w:ascii="Times" w:hAnsi="Times"/>
            <w:sz w:val="24"/>
            <w:szCs w:val="24"/>
          </w:rPr>
          <w:t xml:space="preserve"> </w:t>
        </w:r>
      </w:ins>
      <w:ins w:id="538" w:author="Alejandro De La Vega" w:date="2016-02-02T17:57:00Z">
        <w:r w:rsidR="00460A1C" w:rsidRPr="00070689">
          <w:rPr>
            <w:rFonts w:ascii="Times" w:hAnsi="Times"/>
            <w:sz w:val="24"/>
            <w:szCs w:val="24"/>
          </w:rPr>
          <w:t xml:space="preserve">cingulate </w:t>
        </w:r>
      </w:ins>
      <w:ins w:id="539" w:author="Alejandro De La Vega" w:date="2016-02-02T18:02:00Z">
        <w:r w:rsidR="00460A1C" w:rsidRPr="00070689">
          <w:rPr>
            <w:rFonts w:ascii="Times" w:hAnsi="Times"/>
            <w:sz w:val="24"/>
            <w:szCs w:val="24"/>
          </w:rPr>
          <w:t>zones</w:t>
        </w:r>
        <w:r w:rsidRPr="00070689">
          <w:rPr>
            <w:rFonts w:ascii="Times" w:hAnsi="Times"/>
            <w:sz w:val="24"/>
            <w:szCs w:val="24"/>
          </w:rPr>
          <w:t xml:space="preserve">. </w:t>
        </w:r>
      </w:ins>
    </w:p>
    <w:p w14:paraId="4C64B1E5" w14:textId="3DBD6BEB" w:rsidR="00460A1C" w:rsidRPr="00070689" w:rsidRDefault="005451E2" w:rsidP="00460A1C">
      <w:pPr>
        <w:pStyle w:val="Normal1"/>
        <w:ind w:firstLine="720"/>
        <w:rPr>
          <w:ins w:id="540" w:author="Alejandro De La Vega" w:date="2016-02-02T17:18:00Z"/>
          <w:rFonts w:ascii="Times" w:hAnsi="Times"/>
          <w:sz w:val="24"/>
          <w:szCs w:val="24"/>
        </w:rPr>
      </w:pPr>
      <w:ins w:id="541" w:author="Alejandro De La Vega" w:date="2016-02-05T17:18:00Z">
        <w:r w:rsidRPr="00070689">
          <w:rPr>
            <w:rFonts w:ascii="Times" w:hAnsi="Times"/>
            <w:sz w:val="24"/>
            <w:szCs w:val="24"/>
          </w:rPr>
          <w:t xml:space="preserve">In </w:t>
        </w:r>
      </w:ins>
      <w:r w:rsidR="00685414" w:rsidRPr="00070689">
        <w:rPr>
          <w:rFonts w:ascii="Times" w:hAnsi="Times"/>
          <w:sz w:val="24"/>
          <w:szCs w:val="24"/>
        </w:rPr>
        <w:t>the middle</w:t>
      </w:r>
      <w:ins w:id="542" w:author="Alejandro De La Vega" w:date="2016-02-05T17:03:00Z">
        <w:r w:rsidR="001F66B3" w:rsidRPr="00070689">
          <w:rPr>
            <w:rFonts w:ascii="Times" w:hAnsi="Times"/>
            <w:sz w:val="24"/>
            <w:szCs w:val="24"/>
          </w:rPr>
          <w:t xml:space="preserve"> </w:t>
        </w:r>
      </w:ins>
      <w:r w:rsidR="00685414" w:rsidRPr="00070689">
        <w:rPr>
          <w:rFonts w:ascii="Times" w:hAnsi="Times"/>
          <w:sz w:val="24"/>
          <w:szCs w:val="24"/>
        </w:rPr>
        <w:t>zone,</w:t>
      </w:r>
      <w:r w:rsidR="004507F2" w:rsidRPr="00070689">
        <w:rPr>
          <w:rFonts w:ascii="Times" w:hAnsi="Times"/>
          <w:sz w:val="24"/>
          <w:szCs w:val="24"/>
        </w:rPr>
        <w:t xml:space="preserve"> we identified </w:t>
      </w:r>
      <w:ins w:id="543" w:author="Alejandro De La Vega" w:date="2016-02-02T18:50:00Z">
        <w:r w:rsidR="00460A1C" w:rsidRPr="00070689">
          <w:rPr>
            <w:rFonts w:ascii="Times" w:hAnsi="Times"/>
            <w:sz w:val="24"/>
            <w:szCs w:val="24"/>
          </w:rPr>
          <w:t xml:space="preserve">four </w:t>
        </w:r>
      </w:ins>
      <w:r w:rsidR="004507F2" w:rsidRPr="00070689">
        <w:rPr>
          <w:rFonts w:ascii="Times" w:hAnsi="Times"/>
          <w:sz w:val="24"/>
          <w:szCs w:val="24"/>
        </w:rPr>
        <w:t xml:space="preserve">clusters </w:t>
      </w:r>
      <w:ins w:id="544" w:author="Alejandro De La Vega" w:date="2016-02-02T18:50:00Z">
        <w:r w:rsidR="00460A1C" w:rsidRPr="00070689">
          <w:rPr>
            <w:rFonts w:ascii="Times" w:hAnsi="Times"/>
            <w:sz w:val="24"/>
            <w:szCs w:val="24"/>
          </w:rPr>
          <w:t xml:space="preserve">consistent </w:t>
        </w:r>
      </w:ins>
      <w:ins w:id="545" w:author="Alejandro De La Vega" w:date="2016-02-02T18:52:00Z">
        <w:r w:rsidR="00460A1C" w:rsidRPr="00070689">
          <w:rPr>
            <w:rFonts w:ascii="Times" w:hAnsi="Times"/>
            <w:sz w:val="24"/>
            <w:szCs w:val="24"/>
          </w:rPr>
          <w:t>with</w:t>
        </w:r>
      </w:ins>
      <w:ins w:id="546" w:author="Alejandro De La Vega" w:date="2016-02-02T18:50:00Z">
        <w:r w:rsidR="00460A1C" w:rsidRPr="00070689">
          <w:rPr>
            <w:rFonts w:ascii="Times" w:hAnsi="Times"/>
            <w:sz w:val="24"/>
            <w:szCs w:val="24"/>
          </w:rPr>
          <w:t xml:space="preserve"> midcingulate cortex (MCC)</w:t>
        </w:r>
      </w:ins>
      <w:ins w:id="547" w:author="Alejandro De La Vega" w:date="2016-02-05T17:08:00Z">
        <w:r w:rsidRPr="00070689">
          <w:rPr>
            <w:rFonts w:ascii="Times" w:hAnsi="Times"/>
            <w:sz w:val="24"/>
            <w:szCs w:val="24"/>
          </w:rPr>
          <w:t>.</w:t>
        </w:r>
      </w:ins>
      <w:ins w:id="548" w:author="Alejandro De La Vega" w:date="2016-02-02T18:54:00Z">
        <w:r w:rsidR="00460A1C" w:rsidRPr="00070689">
          <w:rPr>
            <w:rFonts w:ascii="Times" w:hAnsi="Times"/>
            <w:sz w:val="24"/>
            <w:szCs w:val="24"/>
          </w:rPr>
          <w:t xml:space="preserve"> In particular, </w:t>
        </w:r>
      </w:ins>
      <w:ins w:id="549" w:author="Alejandro De La Vega" w:date="2016-02-05T17:08:00Z">
        <w:r w:rsidRPr="00070689">
          <w:rPr>
            <w:rFonts w:ascii="Times" w:hAnsi="Times"/>
            <w:sz w:val="24"/>
            <w:szCs w:val="24"/>
          </w:rPr>
          <w:t xml:space="preserve">two </w:t>
        </w:r>
      </w:ins>
      <w:ins w:id="550" w:author="Alejandro De La Vega" w:date="2016-02-02T18:55:00Z">
        <w:r w:rsidR="00460A1C" w:rsidRPr="00070689">
          <w:rPr>
            <w:rFonts w:ascii="Times" w:hAnsi="Times"/>
            <w:sz w:val="24"/>
            <w:szCs w:val="24"/>
          </w:rPr>
          <w:t>anterior and</w:t>
        </w:r>
      </w:ins>
      <w:ins w:id="551" w:author="Alejandro De La Vega" w:date="2016-02-05T17:08:00Z">
        <w:r w:rsidRPr="00070689">
          <w:rPr>
            <w:rFonts w:ascii="Times" w:hAnsi="Times"/>
            <w:sz w:val="24"/>
            <w:szCs w:val="24"/>
          </w:rPr>
          <w:t xml:space="preserve"> two</w:t>
        </w:r>
      </w:ins>
      <w:ins w:id="552" w:author="Alejandro De La Vega" w:date="2016-02-02T18:55:00Z">
        <w:r w:rsidR="00460A1C" w:rsidRPr="00070689">
          <w:rPr>
            <w:rFonts w:ascii="Times" w:hAnsi="Times"/>
            <w:sz w:val="24"/>
            <w:szCs w:val="24"/>
          </w:rPr>
          <w:t xml:space="preserve"> posterior clusters delineated from each other a few millimeters anterior to the VCA, consistent with Vogt’s definition of anterior and posterior midcingulate cortex</w:t>
        </w:r>
      </w:ins>
      <w:ins w:id="553" w:author="Alejandro De La Vega" w:date="2016-02-05T17:08:00Z">
        <w:r w:rsidR="00C93C59" w:rsidRPr="00070689">
          <w:rPr>
            <w:rFonts w:ascii="Times" w:hAnsi="Times"/>
            <w:sz w:val="24"/>
            <w:szCs w:val="24"/>
          </w:rPr>
          <w:t xml:space="preserve"> (Vogt, 2009)</w:t>
        </w:r>
        <w:r w:rsidRPr="00070689">
          <w:rPr>
            <w:rFonts w:ascii="Times" w:hAnsi="Times"/>
            <w:sz w:val="24"/>
            <w:szCs w:val="24"/>
          </w:rPr>
          <w:t>.</w:t>
        </w:r>
      </w:ins>
      <w:ins w:id="554" w:author="Alejandro De La Vega" w:date="2016-02-02T18:55:00Z">
        <w:r w:rsidR="00460A1C" w:rsidRPr="00070689">
          <w:rPr>
            <w:rFonts w:ascii="Times" w:hAnsi="Times"/>
            <w:sz w:val="24"/>
            <w:szCs w:val="24"/>
          </w:rPr>
          <w:t xml:space="preserve">  </w:t>
        </w:r>
      </w:ins>
      <w:ins w:id="555" w:author="Alejandro De La Vega" w:date="2016-02-05T17:09:00Z">
        <w:r w:rsidRPr="00070689">
          <w:rPr>
            <w:rFonts w:ascii="Times" w:hAnsi="Times"/>
            <w:sz w:val="24"/>
            <w:szCs w:val="24"/>
          </w:rPr>
          <w:t>The t</w:t>
        </w:r>
      </w:ins>
      <w:ins w:id="556" w:author="Alejandro De La Vega" w:date="2016-02-05T17:08:00Z">
        <w:r w:rsidRPr="00070689">
          <w:rPr>
            <w:rFonts w:ascii="Times" w:hAnsi="Times"/>
            <w:sz w:val="24"/>
            <w:szCs w:val="24"/>
          </w:rPr>
          <w:t>wo dorsal clusters (</w:t>
        </w:r>
        <w:proofErr w:type="spellStart"/>
        <w:r w:rsidRPr="00070689">
          <w:rPr>
            <w:rFonts w:ascii="Times" w:hAnsi="Times"/>
            <w:sz w:val="24"/>
            <w:szCs w:val="24"/>
          </w:rPr>
          <w:t>pdMCC</w:t>
        </w:r>
        <w:proofErr w:type="spellEnd"/>
        <w:r w:rsidRPr="00070689">
          <w:rPr>
            <w:rFonts w:ascii="Times" w:hAnsi="Times"/>
            <w:sz w:val="24"/>
            <w:szCs w:val="24"/>
          </w:rPr>
          <w:t xml:space="preserve"> [M1] &amp; </w:t>
        </w:r>
        <w:proofErr w:type="spellStart"/>
        <w:r w:rsidRPr="00070689">
          <w:rPr>
            <w:rFonts w:ascii="Times" w:hAnsi="Times"/>
            <w:sz w:val="24"/>
            <w:szCs w:val="24"/>
          </w:rPr>
          <w:t>adMCC</w:t>
        </w:r>
        <w:proofErr w:type="spellEnd"/>
        <w:r w:rsidRPr="00070689">
          <w:rPr>
            <w:rFonts w:ascii="Times" w:hAnsi="Times"/>
            <w:sz w:val="24"/>
            <w:szCs w:val="24"/>
          </w:rPr>
          <w:t xml:space="preserve"> [M2])</w:t>
        </w:r>
      </w:ins>
      <w:ins w:id="557" w:author="Alejandro De La Vega" w:date="2016-02-02T18:56:00Z">
        <w:r w:rsidR="00460A1C" w:rsidRPr="00070689">
          <w:rPr>
            <w:rFonts w:ascii="Times" w:hAnsi="Times"/>
            <w:sz w:val="24"/>
            <w:szCs w:val="24"/>
          </w:rPr>
          <w:t xml:space="preserve"> </w:t>
        </w:r>
      </w:ins>
      <w:ins w:id="558" w:author="Alejandro De La Vega" w:date="2016-02-05T17:09:00Z">
        <w:r w:rsidRPr="00070689">
          <w:rPr>
            <w:rFonts w:ascii="Times" w:hAnsi="Times"/>
            <w:sz w:val="24"/>
            <w:szCs w:val="24"/>
          </w:rPr>
          <w:t xml:space="preserve">showed a high </w:t>
        </w:r>
      </w:ins>
      <w:ins w:id="559" w:author="Alejandro De La Vega" w:date="2016-02-05T17:10:00Z">
        <w:r w:rsidRPr="00070689">
          <w:rPr>
            <w:rFonts w:ascii="Times" w:hAnsi="Times"/>
            <w:sz w:val="24"/>
            <w:szCs w:val="24"/>
          </w:rPr>
          <w:t>probability</w:t>
        </w:r>
      </w:ins>
      <w:ins w:id="560" w:author="Alejandro De La Vega" w:date="2016-02-05T17:09:00Z">
        <w:r w:rsidRPr="00070689">
          <w:rPr>
            <w:rFonts w:ascii="Times" w:hAnsi="Times"/>
            <w:sz w:val="24"/>
            <w:szCs w:val="24"/>
          </w:rPr>
          <w:t xml:space="preserve"> </w:t>
        </w:r>
      </w:ins>
      <w:ins w:id="561" w:author="Alejandro De La Vega" w:date="2016-02-05T17:10:00Z">
        <w:r w:rsidRPr="00070689">
          <w:rPr>
            <w:rFonts w:ascii="Times" w:hAnsi="Times"/>
            <w:sz w:val="24"/>
            <w:szCs w:val="24"/>
          </w:rPr>
          <w:t xml:space="preserve">of occurring </w:t>
        </w:r>
      </w:ins>
      <w:ins w:id="562" w:author="Alejandro De La Vega" w:date="2016-02-02T18:29:00Z">
        <w:r w:rsidRPr="00070689">
          <w:rPr>
            <w:rFonts w:ascii="Times" w:hAnsi="Times"/>
            <w:sz w:val="24"/>
            <w:szCs w:val="24"/>
          </w:rPr>
          <w:t>in H-</w:t>
        </w:r>
      </w:ins>
      <w:ins w:id="563" w:author="Alejandro De La Vega" w:date="2016-02-05T17:10:00Z">
        <w:r w:rsidRPr="00070689">
          <w:rPr>
            <w:rFonts w:ascii="Times" w:hAnsi="Times"/>
            <w:sz w:val="24"/>
            <w:szCs w:val="24"/>
          </w:rPr>
          <w:t>O’s</w:t>
        </w:r>
      </w:ins>
      <w:ins w:id="564" w:author="Alejandro De La Vega" w:date="2016-02-02T18:51:00Z">
        <w:r w:rsidR="00460A1C" w:rsidRPr="00070689">
          <w:rPr>
            <w:rFonts w:ascii="Times" w:hAnsi="Times"/>
            <w:sz w:val="24"/>
            <w:szCs w:val="24"/>
          </w:rPr>
          <w:t xml:space="preserve"> paracingulate gyrus, whereas the two </w:t>
        </w:r>
      </w:ins>
      <w:ins w:id="565" w:author="Alejandro De La Vega" w:date="2016-02-02T18:54:00Z">
        <w:r w:rsidR="00460A1C" w:rsidRPr="00070689">
          <w:rPr>
            <w:rFonts w:ascii="Times" w:hAnsi="Times"/>
            <w:sz w:val="24"/>
            <w:szCs w:val="24"/>
          </w:rPr>
          <w:t xml:space="preserve">ventral </w:t>
        </w:r>
      </w:ins>
      <w:ins w:id="566" w:author="Alejandro De La Vega" w:date="2016-02-02T18:51:00Z">
        <w:r w:rsidR="00460A1C" w:rsidRPr="00070689">
          <w:rPr>
            <w:rFonts w:ascii="Times" w:hAnsi="Times"/>
            <w:sz w:val="24"/>
            <w:szCs w:val="24"/>
          </w:rPr>
          <w:t xml:space="preserve">clusters </w:t>
        </w:r>
      </w:ins>
      <w:ins w:id="567" w:author="Alejandro De La Vega" w:date="2016-02-05T17:10:00Z">
        <w:r w:rsidRPr="00070689">
          <w:rPr>
            <w:rFonts w:ascii="Times" w:hAnsi="Times"/>
            <w:sz w:val="24"/>
            <w:szCs w:val="24"/>
          </w:rPr>
          <w:t>(</w:t>
        </w:r>
        <w:proofErr w:type="spellStart"/>
        <w:r w:rsidRPr="00070689">
          <w:rPr>
            <w:rFonts w:ascii="Times" w:hAnsi="Times"/>
            <w:sz w:val="24"/>
            <w:szCs w:val="24"/>
          </w:rPr>
          <w:t>pvMCC</w:t>
        </w:r>
        <w:proofErr w:type="spellEnd"/>
        <w:r w:rsidRPr="00070689">
          <w:rPr>
            <w:rFonts w:ascii="Times" w:hAnsi="Times"/>
            <w:sz w:val="24"/>
            <w:szCs w:val="24"/>
          </w:rPr>
          <w:t xml:space="preserve"> [M3] &amp; </w:t>
        </w:r>
        <w:proofErr w:type="spellStart"/>
        <w:r w:rsidRPr="00070689">
          <w:rPr>
            <w:rFonts w:ascii="Times" w:hAnsi="Times"/>
            <w:sz w:val="24"/>
            <w:szCs w:val="24"/>
          </w:rPr>
          <w:t>avMCC</w:t>
        </w:r>
        <w:proofErr w:type="spellEnd"/>
        <w:r w:rsidRPr="00070689">
          <w:rPr>
            <w:rFonts w:ascii="Times" w:hAnsi="Times"/>
            <w:sz w:val="24"/>
            <w:szCs w:val="24"/>
          </w:rPr>
          <w:t xml:space="preserve"> [M4]) </w:t>
        </w:r>
      </w:ins>
      <w:ins w:id="568" w:author="Alejandro De La Vega" w:date="2016-02-02T18:51:00Z">
        <w:r w:rsidR="00460A1C" w:rsidRPr="00070689">
          <w:rPr>
            <w:rFonts w:ascii="Times" w:hAnsi="Times"/>
            <w:sz w:val="24"/>
            <w:szCs w:val="24"/>
          </w:rPr>
          <w:t xml:space="preserve">showed </w:t>
        </w:r>
      </w:ins>
      <w:ins w:id="569" w:author="Alejandro De La Vega" w:date="2016-02-02T18:29:00Z">
        <w:r w:rsidR="00460A1C" w:rsidRPr="00070689">
          <w:rPr>
            <w:rFonts w:ascii="Times" w:hAnsi="Times"/>
            <w:sz w:val="24"/>
            <w:szCs w:val="24"/>
          </w:rPr>
          <w:t xml:space="preserve">a high probability of </w:t>
        </w:r>
      </w:ins>
      <w:ins w:id="570" w:author="Alejandro De La Vega" w:date="2016-02-02T18:51:00Z">
        <w:r w:rsidR="00460A1C" w:rsidRPr="00070689">
          <w:rPr>
            <w:rFonts w:ascii="Times" w:hAnsi="Times"/>
            <w:sz w:val="24"/>
            <w:szCs w:val="24"/>
          </w:rPr>
          <w:t>occurring</w:t>
        </w:r>
      </w:ins>
      <w:ins w:id="571" w:author="Alejandro De La Vega" w:date="2016-02-02T18:29:00Z">
        <w:r w:rsidR="00460A1C" w:rsidRPr="00070689">
          <w:rPr>
            <w:rFonts w:ascii="Times" w:hAnsi="Times"/>
            <w:sz w:val="24"/>
            <w:szCs w:val="24"/>
          </w:rPr>
          <w:t xml:space="preserve"> </w:t>
        </w:r>
      </w:ins>
      <w:ins w:id="572" w:author="Alejandro De La Vega" w:date="2016-02-02T18:51:00Z">
        <w:r w:rsidR="00460A1C" w:rsidRPr="00070689">
          <w:rPr>
            <w:rFonts w:ascii="Times" w:hAnsi="Times"/>
            <w:sz w:val="24"/>
            <w:szCs w:val="24"/>
          </w:rPr>
          <w:t>the cingulate gyrus proper</w:t>
        </w:r>
      </w:ins>
      <w:ins w:id="573" w:author="Alejandro De La Vega" w:date="2016-02-05T17:11:00Z">
        <w:r w:rsidRPr="00070689">
          <w:rPr>
            <w:rFonts w:ascii="Times" w:hAnsi="Times"/>
            <w:sz w:val="24"/>
            <w:szCs w:val="24"/>
          </w:rPr>
          <w:t xml:space="preserve">. Unlike some cytoarchitechtonic studies, we did not identify any regions </w:t>
        </w:r>
      </w:ins>
      <w:ins w:id="574" w:author="Alejandro De La Vega" w:date="2016-02-05T17:16:00Z">
        <w:r w:rsidRPr="00070689">
          <w:rPr>
            <w:rFonts w:ascii="Times" w:hAnsi="Times"/>
            <w:sz w:val="24"/>
            <w:szCs w:val="24"/>
          </w:rPr>
          <w:t>e</w:t>
        </w:r>
      </w:ins>
      <w:ins w:id="575" w:author="Alejandro De La Vega" w:date="2016-02-02T18:37:00Z">
        <w:r w:rsidR="00460A1C" w:rsidRPr="00070689">
          <w:rPr>
            <w:rFonts w:ascii="Times" w:hAnsi="Times"/>
            <w:sz w:val="24"/>
            <w:szCs w:val="24"/>
          </w:rPr>
          <w:t xml:space="preserve">xclusively were located in the </w:t>
        </w:r>
      </w:ins>
      <w:ins w:id="576" w:author="Alejandro De La Vega" w:date="2016-02-05T17:17:00Z">
        <w:r w:rsidRPr="00070689">
          <w:rPr>
            <w:rFonts w:ascii="Times" w:hAnsi="Times"/>
            <w:sz w:val="24"/>
            <w:szCs w:val="24"/>
          </w:rPr>
          <w:t>cingulate sulcus</w:t>
        </w:r>
      </w:ins>
      <w:ins w:id="577" w:author="Alejandro De La Vega" w:date="2016-02-02T18:37:00Z">
        <w:r w:rsidR="00460A1C" w:rsidRPr="00070689">
          <w:rPr>
            <w:rFonts w:ascii="Times" w:hAnsi="Times"/>
            <w:sz w:val="24"/>
            <w:szCs w:val="24"/>
          </w:rPr>
          <w:t>, such as the</w:t>
        </w:r>
      </w:ins>
      <w:ins w:id="578" w:author="Alejandro De La Vega" w:date="2016-02-02T18:39:00Z">
        <w:r w:rsidR="00460A1C" w:rsidRPr="00070689">
          <w:rPr>
            <w:rFonts w:ascii="Times" w:hAnsi="Times"/>
            <w:sz w:val="24"/>
            <w:szCs w:val="24"/>
          </w:rPr>
          <w:t xml:space="preserve"> </w:t>
        </w:r>
      </w:ins>
      <w:ins w:id="579" w:author="Alejandro De La Vega" w:date="2016-02-05T17:16:00Z">
        <w:r w:rsidRPr="00070689">
          <w:rPr>
            <w:rFonts w:ascii="Times" w:hAnsi="Times"/>
            <w:sz w:val="24"/>
            <w:szCs w:val="24"/>
          </w:rPr>
          <w:t>rostral cingulate zone</w:t>
        </w:r>
      </w:ins>
      <w:ins w:id="580" w:author="Alejandro De La Vega" w:date="2016-02-02T18:39:00Z">
        <w:r w:rsidR="00460A1C" w:rsidRPr="00070689">
          <w:rPr>
            <w:rFonts w:ascii="Times" w:hAnsi="Times"/>
            <w:sz w:val="24"/>
            <w:szCs w:val="24"/>
          </w:rPr>
          <w:t xml:space="preserve">. </w:t>
        </w:r>
      </w:ins>
    </w:p>
    <w:p w14:paraId="58861F74" w14:textId="57723073" w:rsidR="006C7AB3" w:rsidRPr="00070689" w:rsidRDefault="005451E2" w:rsidP="005451E2">
      <w:pPr>
        <w:pStyle w:val="Normal1"/>
        <w:ind w:firstLine="720"/>
        <w:rPr>
          <w:rFonts w:ascii="Times" w:hAnsi="Times"/>
          <w:sz w:val="24"/>
          <w:szCs w:val="24"/>
        </w:rPr>
      </w:pPr>
      <w:ins w:id="581" w:author="Alejandro De La Vega" w:date="2016-02-05T17:18:00Z">
        <w:r w:rsidRPr="00E5257A">
          <w:rPr>
            <w:rFonts w:ascii="Times" w:hAnsi="Times"/>
            <w:sz w:val="24"/>
            <w:szCs w:val="24"/>
          </w:rPr>
          <w:t xml:space="preserve">In </w:t>
        </w:r>
      </w:ins>
      <w:r w:rsidR="004507F2" w:rsidRPr="00070689">
        <w:rPr>
          <w:rFonts w:ascii="Times" w:hAnsi="Times"/>
          <w:sz w:val="24"/>
          <w:szCs w:val="24"/>
        </w:rPr>
        <w:t>the anterior zone,</w:t>
      </w:r>
      <w:ins w:id="582" w:author="Alejandro De La Vega" w:date="2016-02-05T17:18:00Z">
        <w:r w:rsidRPr="00070689">
          <w:rPr>
            <w:rFonts w:ascii="Times" w:hAnsi="Times"/>
            <w:sz w:val="24"/>
            <w:szCs w:val="24"/>
          </w:rPr>
          <w:t xml:space="preserve"> the most dorsal cluster (dmPFC [A1]) </w:t>
        </w:r>
      </w:ins>
      <w:ins w:id="583" w:author="Alejandro De La Vega" w:date="2016-02-05T17:20:00Z">
        <w:r w:rsidRPr="00070689">
          <w:rPr>
            <w:rFonts w:ascii="Times" w:hAnsi="Times"/>
            <w:sz w:val="24"/>
            <w:szCs w:val="24"/>
          </w:rPr>
          <w:t>included</w:t>
        </w:r>
      </w:ins>
      <w:ins w:id="584" w:author="Alejandro De La Vega" w:date="2016-02-05T17:18:00Z">
        <w:r w:rsidRPr="00070689">
          <w:rPr>
            <w:rFonts w:ascii="Times" w:hAnsi="Times"/>
            <w:sz w:val="24"/>
            <w:szCs w:val="24"/>
          </w:rPr>
          <w:t xml:space="preserve"> medial aspects of </w:t>
        </w:r>
      </w:ins>
      <w:ins w:id="585" w:author="Alejandro De La Vega" w:date="2016-02-05T17:20:00Z">
        <w:r w:rsidRPr="00070689">
          <w:rPr>
            <w:rFonts w:ascii="Times" w:hAnsi="Times"/>
            <w:sz w:val="24"/>
            <w:szCs w:val="24"/>
          </w:rPr>
          <w:t>H-O’s</w:t>
        </w:r>
      </w:ins>
      <w:ins w:id="586" w:author="Alejandro De La Vega" w:date="2016-02-05T17:18:00Z">
        <w:r w:rsidRPr="00070689">
          <w:rPr>
            <w:rFonts w:ascii="Times" w:hAnsi="Times"/>
            <w:sz w:val="24"/>
            <w:szCs w:val="24"/>
          </w:rPr>
          <w:t xml:space="preserve"> frontal pole and superior frontal gyrus, and was entirely outside of the anterior cingulate gyrus. </w:t>
        </w:r>
      </w:ins>
      <w:ins w:id="587" w:author="Alejandro De La Vega" w:date="2016-02-05T17:22:00Z">
        <w:r w:rsidRPr="00070689">
          <w:rPr>
            <w:rFonts w:ascii="Times" w:hAnsi="Times"/>
            <w:sz w:val="24"/>
            <w:szCs w:val="24"/>
          </w:rPr>
          <w:t>Ventrally, we identified a second cluster (</w:t>
        </w:r>
        <w:proofErr w:type="spellStart"/>
        <w:r w:rsidRPr="00070689">
          <w:rPr>
            <w:rFonts w:ascii="Times" w:hAnsi="Times"/>
            <w:sz w:val="24"/>
            <w:szCs w:val="24"/>
          </w:rPr>
          <w:t>pgACC</w:t>
        </w:r>
        <w:proofErr w:type="spellEnd"/>
        <w:r w:rsidRPr="00070689">
          <w:rPr>
            <w:rFonts w:ascii="Times" w:hAnsi="Times"/>
            <w:sz w:val="24"/>
            <w:szCs w:val="24"/>
          </w:rPr>
          <w:t xml:space="preserve"> [A2]) which was primarily located within </w:t>
        </w:r>
      </w:ins>
      <w:proofErr w:type="spellStart"/>
      <w:ins w:id="588" w:author="Alejandro De La Vega" w:date="2016-02-06T17:15:00Z">
        <w:r w:rsidR="00190783" w:rsidRPr="00070689">
          <w:rPr>
            <w:rFonts w:ascii="Times" w:hAnsi="Times"/>
            <w:sz w:val="24"/>
            <w:szCs w:val="24"/>
          </w:rPr>
          <w:t>pregenual</w:t>
        </w:r>
      </w:ins>
      <w:proofErr w:type="spellEnd"/>
      <w:ins w:id="589" w:author="Alejandro De La Vega" w:date="2016-02-05T17:22:00Z">
        <w:r w:rsidRPr="00070689">
          <w:rPr>
            <w:rFonts w:ascii="Times" w:hAnsi="Times"/>
            <w:sz w:val="24"/>
            <w:szCs w:val="24"/>
          </w:rPr>
          <w:t xml:space="preserve"> aspects of the anterior cingulate gyrus</w:t>
        </w:r>
      </w:ins>
      <w:ins w:id="590" w:author="Alejandro De La Vega" w:date="2016-02-05T17:23:00Z">
        <w:r w:rsidRPr="00070689">
          <w:rPr>
            <w:rFonts w:ascii="Times" w:hAnsi="Times"/>
            <w:sz w:val="24"/>
            <w:szCs w:val="24"/>
          </w:rPr>
          <w:t xml:space="preserve">, but also included </w:t>
        </w:r>
      </w:ins>
      <w:proofErr w:type="spellStart"/>
      <w:ins w:id="591" w:author="Alejandro De La Vega" w:date="2016-02-06T17:15:00Z">
        <w:r w:rsidR="00190783" w:rsidRPr="00070689">
          <w:rPr>
            <w:rFonts w:ascii="Times" w:hAnsi="Times"/>
            <w:sz w:val="24"/>
            <w:szCs w:val="24"/>
          </w:rPr>
          <w:t>pregenual</w:t>
        </w:r>
      </w:ins>
      <w:proofErr w:type="spellEnd"/>
      <w:ins w:id="592" w:author="Alejandro De La Vega" w:date="2016-02-05T17:23:00Z">
        <w:r w:rsidRPr="00070689">
          <w:rPr>
            <w:rFonts w:ascii="Times" w:hAnsi="Times"/>
            <w:sz w:val="24"/>
            <w:szCs w:val="24"/>
          </w:rPr>
          <w:t xml:space="preserve"> portions of paracingulate gyrus. Finally, the most ventral cluster (vmPFC [A3]) </w:t>
        </w:r>
      </w:ins>
      <w:ins w:id="593" w:author="Alejandro De La Vega" w:date="2016-02-05T17:24:00Z">
        <w:r w:rsidRPr="00070689">
          <w:rPr>
            <w:rFonts w:ascii="Times" w:hAnsi="Times"/>
            <w:sz w:val="24"/>
            <w:szCs w:val="24"/>
          </w:rPr>
          <w:t>encompassed</w:t>
        </w:r>
      </w:ins>
      <w:ins w:id="594" w:author="Alejandro De La Vega" w:date="2016-02-05T17:23:00Z">
        <w:r w:rsidRPr="00070689">
          <w:rPr>
            <w:rFonts w:ascii="Times" w:hAnsi="Times"/>
            <w:sz w:val="24"/>
            <w:szCs w:val="24"/>
          </w:rPr>
          <w:t xml:space="preserve"> </w:t>
        </w:r>
      </w:ins>
      <w:ins w:id="595" w:author="Alejandro De La Vega" w:date="2016-02-05T17:24:00Z">
        <w:r w:rsidRPr="00070689">
          <w:rPr>
            <w:rFonts w:ascii="Times" w:hAnsi="Times"/>
            <w:sz w:val="24"/>
            <w:szCs w:val="24"/>
          </w:rPr>
          <w:t xml:space="preserve">both </w:t>
        </w:r>
        <w:proofErr w:type="spellStart"/>
        <w:r w:rsidRPr="00070689">
          <w:rPr>
            <w:rFonts w:ascii="Times" w:hAnsi="Times"/>
            <w:sz w:val="24"/>
            <w:szCs w:val="24"/>
          </w:rPr>
          <w:t>pregenual</w:t>
        </w:r>
        <w:proofErr w:type="spellEnd"/>
        <w:r w:rsidRPr="00070689">
          <w:rPr>
            <w:rFonts w:ascii="Times" w:hAnsi="Times"/>
            <w:sz w:val="24"/>
            <w:szCs w:val="24"/>
          </w:rPr>
          <w:t xml:space="preserve"> aspects of the ACC and </w:t>
        </w:r>
      </w:ins>
      <w:ins w:id="596" w:author="Alejandro De La Vega" w:date="2016-02-05T17:26:00Z">
        <w:r w:rsidRPr="00070689">
          <w:rPr>
            <w:rFonts w:ascii="Times" w:hAnsi="Times"/>
            <w:sz w:val="24"/>
            <w:szCs w:val="24"/>
          </w:rPr>
          <w:t>medial OFC, similar to the v</w:t>
        </w:r>
      </w:ins>
      <w:ins w:id="597" w:author="Alejandro De La Vega" w:date="2016-02-02T19:05:00Z">
        <w:r w:rsidR="006D4008" w:rsidRPr="00070689">
          <w:rPr>
            <w:rFonts w:ascii="Times" w:hAnsi="Times"/>
            <w:sz w:val="24"/>
            <w:szCs w:val="24"/>
          </w:rPr>
          <w:t>mPFC area of interest used in cytoarchtechtonic studies</w:t>
        </w:r>
      </w:ins>
      <w:ins w:id="598" w:author="Alejandro De La Vega" w:date="2016-02-05T17:26:00Z">
        <w:r w:rsidR="000B042F" w:rsidRPr="00070689">
          <w:rPr>
            <w:rFonts w:ascii="Times" w:hAnsi="Times"/>
            <w:sz w:val="24"/>
            <w:szCs w:val="24"/>
          </w:rPr>
          <w:t xml:space="preserve"> </w:t>
        </w:r>
      </w:ins>
      <w:r w:rsidR="000B042F" w:rsidRPr="00070689">
        <w:rPr>
          <w:rFonts w:ascii="Times" w:hAnsi="Times"/>
          <w:sz w:val="24"/>
          <w:szCs w:val="24"/>
        </w:rPr>
        <w:fldChar w:fldCharType="begin"/>
      </w:r>
      <w:r w:rsidR="005E2031">
        <w:rPr>
          <w:rFonts w:ascii="Times" w:hAnsi="Times"/>
          <w:sz w:val="24"/>
          <w:szCs w:val="24"/>
        </w:rPr>
        <w:instrText xml:space="preserve"> ADDIN PAPERS2_CITATIONS &lt;citation&gt;&lt;uuid&gt;F1A3CE16-11F8-4AD1-8902-B6D27B125643&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070689">
        <w:rPr>
          <w:rFonts w:ascii="Times" w:hAnsi="Times"/>
          <w:sz w:val="24"/>
          <w:szCs w:val="24"/>
        </w:rPr>
        <w:fldChar w:fldCharType="separate"/>
      </w:r>
      <w:ins w:id="599" w:author="Alejandro De La Vega" w:date="2016-02-09T21:00:00Z">
        <w:r w:rsidR="00C93C59" w:rsidRPr="001C230A">
          <w:rPr>
            <w:rFonts w:ascii="Times" w:hAnsi="Times" w:cs="Cambria"/>
            <w:sz w:val="24"/>
            <w:szCs w:val="24"/>
          </w:rPr>
          <w:t>(Mackey and Petrides, 2014)</w:t>
        </w:r>
      </w:ins>
      <w:ins w:id="600" w:author="Alejandro De La Vega" w:date="2016-02-09T20:26:00Z">
        <w:r w:rsidR="000B042F" w:rsidRPr="00070689">
          <w:rPr>
            <w:rFonts w:ascii="Times" w:hAnsi="Times"/>
            <w:sz w:val="24"/>
            <w:szCs w:val="24"/>
          </w:rPr>
          <w:fldChar w:fldCharType="end"/>
        </w:r>
      </w:ins>
      <w:ins w:id="601" w:author="Alejandro De La Vega" w:date="2016-02-02T19:05:00Z">
        <w:r w:rsidR="006D4008" w:rsidRPr="00070689">
          <w:rPr>
            <w:rFonts w:ascii="Times" w:hAnsi="Times"/>
            <w:sz w:val="24"/>
            <w:szCs w:val="24"/>
          </w:rPr>
          <w:t xml:space="preserve">. </w:t>
        </w:r>
      </w:ins>
    </w:p>
    <w:p w14:paraId="2448C550" w14:textId="77D50658" w:rsidR="00E036ED" w:rsidRPr="00070689" w:rsidRDefault="00897E52" w:rsidP="00EB0085">
      <w:pPr>
        <w:pStyle w:val="Normal1"/>
        <w:ind w:firstLine="720"/>
        <w:rPr>
          <w:rFonts w:ascii="Times" w:hAnsi="Times"/>
          <w:sz w:val="24"/>
          <w:szCs w:val="24"/>
        </w:rPr>
      </w:pPr>
      <w:ins w:id="602" w:author="Alejandro De La Vega" w:date="2016-02-05T17:28:00Z">
        <w:r w:rsidRPr="00070689">
          <w:rPr>
            <w:rFonts w:ascii="Times" w:hAnsi="Times"/>
            <w:sz w:val="24"/>
            <w:szCs w:val="24"/>
          </w:rPr>
          <w:t xml:space="preserve">Next, to provide </w:t>
        </w:r>
      </w:ins>
      <w:r w:rsidR="00EB0085" w:rsidRPr="00070689">
        <w:rPr>
          <w:rFonts w:ascii="Times" w:hAnsi="Times"/>
          <w:sz w:val="24"/>
          <w:szCs w:val="24"/>
        </w:rPr>
        <w:t xml:space="preserve">direct insight </w:t>
      </w:r>
      <w:r w:rsidR="006C7AB3" w:rsidRPr="00070689">
        <w:rPr>
          <w:rFonts w:ascii="Times" w:hAnsi="Times"/>
          <w:sz w:val="24"/>
          <w:szCs w:val="24"/>
        </w:rPr>
        <w:t xml:space="preserve">into the functions of </w:t>
      </w:r>
      <w:r w:rsidR="00EB0085" w:rsidRPr="00070689">
        <w:rPr>
          <w:rFonts w:ascii="Times" w:hAnsi="Times"/>
          <w:sz w:val="24"/>
          <w:szCs w:val="24"/>
        </w:rPr>
        <w:t xml:space="preserve">the </w:t>
      </w:r>
      <w:ins w:id="603" w:author="Alejandro De La Vega" w:date="2016-02-05T17:28:00Z">
        <w:r w:rsidRPr="00070689">
          <w:rPr>
            <w:rFonts w:ascii="Times" w:hAnsi="Times"/>
            <w:sz w:val="24"/>
            <w:szCs w:val="24"/>
          </w:rPr>
          <w:t>clusters we identified,</w:t>
        </w:r>
      </w:ins>
      <w:r w:rsidR="00EB0085" w:rsidRPr="00070689">
        <w:rPr>
          <w:rFonts w:ascii="Times" w:hAnsi="Times"/>
          <w:sz w:val="24"/>
          <w:szCs w:val="24"/>
        </w:rPr>
        <w:t xml:space="preserve"> we applied two</w:t>
      </w:r>
      <w:r w:rsidR="006C7AB3" w:rsidRPr="00070689">
        <w:rPr>
          <w:rFonts w:ascii="Times" w:hAnsi="Times"/>
          <w:sz w:val="24"/>
          <w:szCs w:val="24"/>
        </w:rPr>
        <w:t xml:space="preserve"> approaches</w:t>
      </w:r>
      <w:ins w:id="604" w:author="Alejandro De La Vega" w:date="2016-02-05T17:29:00Z">
        <w:r w:rsidRPr="00070689">
          <w:rPr>
            <w:rFonts w:ascii="Times" w:hAnsi="Times"/>
            <w:sz w:val="24"/>
            <w:szCs w:val="24"/>
          </w:rPr>
          <w:t>.</w:t>
        </w:r>
      </w:ins>
      <w:r w:rsidR="006C7AB3" w:rsidRPr="00070689">
        <w:rPr>
          <w:rFonts w:ascii="Times" w:hAnsi="Times"/>
          <w:sz w:val="24"/>
          <w:szCs w:val="24"/>
        </w:rPr>
        <w:t xml:space="preserve"> First</w:t>
      </w:r>
      <w:r w:rsidR="00EB0085" w:rsidRPr="00070689">
        <w:rPr>
          <w:rFonts w:ascii="Times" w:hAnsi="Times"/>
          <w:sz w:val="24"/>
          <w:szCs w:val="24"/>
        </w:rPr>
        <w:t xml:space="preserve">, we </w:t>
      </w:r>
      <w:r w:rsidR="008C34CC" w:rsidRPr="00070689">
        <w:rPr>
          <w:rFonts w:ascii="Times" w:hAnsi="Times"/>
          <w:sz w:val="24"/>
          <w:szCs w:val="24"/>
        </w:rPr>
        <w:t>determine</w:t>
      </w:r>
      <w:r w:rsidR="00EB0085" w:rsidRPr="00070689">
        <w:rPr>
          <w:rFonts w:ascii="Times" w:hAnsi="Times"/>
          <w:sz w:val="24"/>
          <w:szCs w:val="24"/>
        </w:rPr>
        <w:t>d</w:t>
      </w:r>
      <w:r w:rsidR="008C34CC" w:rsidRPr="00070689">
        <w:rPr>
          <w:rFonts w:ascii="Times" w:hAnsi="Times"/>
          <w:sz w:val="24"/>
          <w:szCs w:val="24"/>
        </w:rPr>
        <w:t xml:space="preserve"> which </w:t>
      </w:r>
      <w:r w:rsidR="006C7AB3" w:rsidRPr="00070689">
        <w:rPr>
          <w:rFonts w:ascii="Times" w:hAnsi="Times"/>
          <w:sz w:val="24"/>
          <w:szCs w:val="24"/>
        </w:rPr>
        <w:t>other</w:t>
      </w:r>
      <w:r w:rsidR="008C34CC" w:rsidRPr="00070689">
        <w:rPr>
          <w:rFonts w:ascii="Times" w:hAnsi="Times"/>
          <w:sz w:val="24"/>
          <w:szCs w:val="24"/>
        </w:rPr>
        <w:t xml:space="preserve"> brain </w:t>
      </w:r>
      <w:r w:rsidR="006C7AB3" w:rsidRPr="00070689">
        <w:rPr>
          <w:rFonts w:ascii="Times" w:hAnsi="Times"/>
          <w:sz w:val="24"/>
          <w:szCs w:val="24"/>
        </w:rPr>
        <w:t xml:space="preserve">regions co-activate with each </w:t>
      </w:r>
      <w:ins w:id="605" w:author="Alejandro De La Vega" w:date="2016-02-05T17:29:00Z">
        <w:r w:rsidRPr="00070689">
          <w:rPr>
            <w:rFonts w:ascii="Times" w:hAnsi="Times"/>
            <w:sz w:val="24"/>
            <w:szCs w:val="24"/>
          </w:rPr>
          <w:t>cluster</w:t>
        </w:r>
      </w:ins>
      <w:r w:rsidR="006C7AB3" w:rsidRPr="00070689">
        <w:rPr>
          <w:rFonts w:ascii="Times" w:hAnsi="Times"/>
          <w:sz w:val="24"/>
          <w:szCs w:val="24"/>
        </w:rPr>
        <w:t xml:space="preserve">, </w:t>
      </w:r>
      <w:r w:rsidR="00EB0085" w:rsidRPr="00070689">
        <w:rPr>
          <w:rFonts w:ascii="Times" w:hAnsi="Times"/>
          <w:sz w:val="24"/>
          <w:szCs w:val="24"/>
        </w:rPr>
        <w:t>in order to reveal the</w:t>
      </w:r>
      <w:ins w:id="606" w:author="Alejandro De La Vega" w:date="2016-02-05T17:30:00Z">
        <w:r w:rsidRPr="00070689">
          <w:rPr>
            <w:rFonts w:ascii="Times" w:hAnsi="Times"/>
            <w:sz w:val="24"/>
            <w:szCs w:val="24"/>
          </w:rPr>
          <w:t>ir</w:t>
        </w:r>
      </w:ins>
      <w:r w:rsidR="00EB0085" w:rsidRPr="00070689">
        <w:rPr>
          <w:rFonts w:ascii="Times" w:hAnsi="Times"/>
          <w:sz w:val="24"/>
          <w:szCs w:val="24"/>
        </w:rPr>
        <w:t xml:space="preserve"> functional networks.</w:t>
      </w:r>
      <w:r w:rsidR="006C7AB3" w:rsidRPr="00070689">
        <w:rPr>
          <w:rFonts w:ascii="Times" w:hAnsi="Times"/>
          <w:sz w:val="24"/>
          <w:szCs w:val="24"/>
        </w:rPr>
        <w:t xml:space="preserve"> Second, we </w:t>
      </w:r>
      <w:r w:rsidR="00EB0085" w:rsidRPr="00070689">
        <w:rPr>
          <w:rFonts w:ascii="Times" w:hAnsi="Times"/>
          <w:sz w:val="24"/>
          <w:szCs w:val="24"/>
        </w:rPr>
        <w:t xml:space="preserve">probed semantic </w:t>
      </w:r>
      <w:r w:rsidR="006C7AB3" w:rsidRPr="00070689">
        <w:rPr>
          <w:rFonts w:ascii="Times" w:hAnsi="Times"/>
          <w:sz w:val="24"/>
          <w:szCs w:val="24"/>
        </w:rPr>
        <w:t xml:space="preserve">metadata from </w:t>
      </w:r>
      <w:proofErr w:type="spellStart"/>
      <w:r w:rsidR="006C7AB3" w:rsidRPr="00070689">
        <w:rPr>
          <w:rFonts w:ascii="Times" w:hAnsi="Times"/>
          <w:sz w:val="24"/>
          <w:szCs w:val="24"/>
        </w:rPr>
        <w:t>Neurosynth</w:t>
      </w:r>
      <w:proofErr w:type="spellEnd"/>
      <w:r w:rsidR="006C7AB3" w:rsidRPr="00070689">
        <w:rPr>
          <w:rFonts w:ascii="Times" w:hAnsi="Times"/>
          <w:sz w:val="24"/>
          <w:szCs w:val="24"/>
        </w:rPr>
        <w:t xml:space="preserve"> </w:t>
      </w:r>
      <w:r w:rsidR="00EB0085" w:rsidRPr="00070689">
        <w:rPr>
          <w:rFonts w:ascii="Times" w:hAnsi="Times"/>
          <w:sz w:val="24"/>
          <w:szCs w:val="24"/>
        </w:rPr>
        <w:t xml:space="preserve">to determine which </w:t>
      </w:r>
      <w:r w:rsidR="006C7AB3" w:rsidRPr="00070689">
        <w:rPr>
          <w:rFonts w:ascii="Times" w:hAnsi="Times"/>
          <w:sz w:val="24"/>
          <w:szCs w:val="24"/>
        </w:rPr>
        <w:t xml:space="preserve">psychological </w:t>
      </w:r>
      <w:ins w:id="607" w:author="Alejandro De La Vega" w:date="2016-02-05T17:30:00Z">
        <w:r w:rsidRPr="00070689">
          <w:rPr>
            <w:rFonts w:ascii="Times" w:hAnsi="Times"/>
            <w:sz w:val="24"/>
            <w:szCs w:val="24"/>
          </w:rPr>
          <w:t xml:space="preserve">states </w:t>
        </w:r>
      </w:ins>
      <w:r w:rsidR="00EB0085" w:rsidRPr="00070689">
        <w:rPr>
          <w:rFonts w:ascii="Times" w:hAnsi="Times"/>
          <w:sz w:val="24"/>
          <w:szCs w:val="24"/>
        </w:rPr>
        <w:t xml:space="preserve">predict </w:t>
      </w:r>
      <w:ins w:id="608" w:author="Alejandro De La Vega" w:date="2016-02-05T17:31:00Z">
        <w:r w:rsidRPr="00070689">
          <w:rPr>
            <w:rFonts w:ascii="Times" w:hAnsi="Times"/>
            <w:sz w:val="24"/>
            <w:szCs w:val="24"/>
          </w:rPr>
          <w:t xml:space="preserve">the </w:t>
        </w:r>
        <w:proofErr w:type="spellStart"/>
        <w:r w:rsidRPr="00070689">
          <w:rPr>
            <w:rFonts w:ascii="Times" w:hAnsi="Times"/>
            <w:sz w:val="24"/>
            <w:szCs w:val="24"/>
          </w:rPr>
          <w:t>activaton</w:t>
        </w:r>
        <w:proofErr w:type="spellEnd"/>
        <w:r w:rsidRPr="00070689">
          <w:rPr>
            <w:rFonts w:ascii="Times" w:hAnsi="Times"/>
            <w:sz w:val="24"/>
            <w:szCs w:val="24"/>
          </w:rPr>
          <w:t xml:space="preserve"> of each cluster.</w:t>
        </w:r>
      </w:ins>
    </w:p>
    <w:p w14:paraId="14BA16D9" w14:textId="6D3E7EDD" w:rsidR="009E7445" w:rsidRPr="00070689" w:rsidRDefault="006B0B75" w:rsidP="0096185D">
      <w:pPr>
        <w:pStyle w:val="Heading2"/>
        <w:spacing w:line="480" w:lineRule="auto"/>
        <w:rPr>
          <w:szCs w:val="24"/>
        </w:rPr>
      </w:pPr>
      <w:r w:rsidRPr="00070689">
        <w:rPr>
          <w:szCs w:val="24"/>
        </w:rPr>
        <w:t>Meta-analytic co</w:t>
      </w:r>
      <w:r w:rsidR="00932323" w:rsidRPr="00070689">
        <w:rPr>
          <w:szCs w:val="24"/>
        </w:rPr>
        <w:t>-</w:t>
      </w:r>
      <w:r w:rsidRPr="00070689">
        <w:rPr>
          <w:szCs w:val="24"/>
        </w:rPr>
        <w:t>activation profiles</w:t>
      </w:r>
    </w:p>
    <w:p w14:paraId="420B4538" w14:textId="1CF109E4" w:rsidR="009E7445" w:rsidRPr="00070689" w:rsidRDefault="008C34CC" w:rsidP="002F0AC8">
      <w:pPr>
        <w:pStyle w:val="CommentText"/>
        <w:spacing w:line="480" w:lineRule="auto"/>
        <w:ind w:firstLine="720"/>
      </w:pPr>
      <w:r w:rsidRPr="00070689">
        <w:t>W</w:t>
      </w:r>
      <w:r w:rsidR="001832A3" w:rsidRPr="00070689">
        <w:t xml:space="preserve">e directly contrasted co-activation patterns of the three functional zones---i.e., we sought to identify voxels that co-activated to a stronger degree with </w:t>
      </w:r>
      <w:r w:rsidR="00AC22AF" w:rsidRPr="00070689">
        <w:t>each</w:t>
      </w:r>
      <w:r w:rsidR="001832A3" w:rsidRPr="00070689">
        <w:t xml:space="preserve"> zone than with the other two (</w:t>
      </w:r>
      <w:r w:rsidR="007F249F" w:rsidRPr="00070689">
        <w:t>Figure 4</w:t>
      </w:r>
      <w:r w:rsidR="00744B80" w:rsidRPr="00070689">
        <w:t>A</w:t>
      </w:r>
      <w:r w:rsidR="00C15F07" w:rsidRPr="00070689">
        <w:t>). The posterior zone</w:t>
      </w:r>
      <w:r w:rsidR="002F0AC8" w:rsidRPr="00070689">
        <w:t xml:space="preserve"> </w:t>
      </w:r>
      <w:r w:rsidR="00C15F07" w:rsidRPr="00070689">
        <w:t>showed</w:t>
      </w:r>
      <w:r w:rsidR="00AC22AF" w:rsidRPr="00070689">
        <w:t xml:space="preserve"> greater</w:t>
      </w:r>
      <w:r w:rsidR="00C15F07" w:rsidRPr="00070689">
        <w:t xml:space="preserve"> </w:t>
      </w:r>
      <w:r w:rsidR="00477060" w:rsidRPr="00070689">
        <w:t xml:space="preserve">bilateral </w:t>
      </w:r>
      <w:r w:rsidR="00C15F07" w:rsidRPr="00070689">
        <w:t xml:space="preserve">co-activation with </w:t>
      </w:r>
      <w:r w:rsidR="00744B80" w:rsidRPr="00070689">
        <w:t>primary motor cortex (PMC)</w:t>
      </w:r>
      <w:r w:rsidR="00C15F07" w:rsidRPr="00070689">
        <w:t xml:space="preserve"> </w:t>
      </w:r>
      <w:r w:rsidR="002F0AC8" w:rsidRPr="00070689">
        <w:t xml:space="preserve">and </w:t>
      </w:r>
      <w:r w:rsidR="00744B80" w:rsidRPr="00070689">
        <w:t>superior parietal cortex (SPC)</w:t>
      </w:r>
      <w:r w:rsidR="00C15F07" w:rsidRPr="00070689">
        <w:t xml:space="preserve">, </w:t>
      </w:r>
      <w:r w:rsidR="002F0AC8" w:rsidRPr="00070689">
        <w:t>anterior</w:t>
      </w:r>
      <w:r w:rsidR="00C15F07" w:rsidRPr="00070689">
        <w:t xml:space="preserve"> cerebellum, </w:t>
      </w:r>
      <w:r w:rsidR="00262111" w:rsidRPr="00070689">
        <w:t>and posterior insula (</w:t>
      </w:r>
      <w:proofErr w:type="spellStart"/>
      <w:r w:rsidR="00262111" w:rsidRPr="00070689">
        <w:t>pIns</w:t>
      </w:r>
      <w:proofErr w:type="spellEnd"/>
      <w:r w:rsidR="00262111" w:rsidRPr="00070689">
        <w:t xml:space="preserve">) as well subcortical regions such as the </w:t>
      </w:r>
      <w:r w:rsidR="00C15F07" w:rsidRPr="00070689">
        <w:t xml:space="preserve">thalamus and </w:t>
      </w:r>
      <w:ins w:id="609" w:author="Alejandro De La Vega" w:date="2016-02-05T19:43:00Z">
        <w:r w:rsidR="00F14318" w:rsidRPr="00070689">
          <w:t>dorsal striatum (DS)</w:t>
        </w:r>
      </w:ins>
      <w:r w:rsidR="00262111" w:rsidRPr="00070689">
        <w:t>—a co-activation pattern consistent with motor</w:t>
      </w:r>
      <w:r w:rsidR="00AC22AF" w:rsidRPr="00070689">
        <w:t>ic</w:t>
      </w:r>
      <w:r w:rsidR="00262111" w:rsidRPr="00070689">
        <w:t xml:space="preserve"> function. </w:t>
      </w:r>
      <w:r w:rsidR="00C15F07" w:rsidRPr="00070689">
        <w:t>The middle zone co-activat</w:t>
      </w:r>
      <w:r w:rsidRPr="00070689">
        <w:t>ed</w:t>
      </w:r>
      <w:r w:rsidR="00C15F07" w:rsidRPr="00070689">
        <w:t xml:space="preserve"> with </w:t>
      </w:r>
      <w:r w:rsidR="00477060" w:rsidRPr="00070689">
        <w:t xml:space="preserve">anterior aspects of the thalamus </w:t>
      </w:r>
      <w:r w:rsidR="00195B6B" w:rsidRPr="00070689">
        <w:t xml:space="preserve">as well as regions in the </w:t>
      </w:r>
      <w:proofErr w:type="spellStart"/>
      <w:r w:rsidR="00195B6B" w:rsidRPr="00070689">
        <w:t>frontoparietal</w:t>
      </w:r>
      <w:proofErr w:type="spellEnd"/>
      <w:r w:rsidR="00195B6B" w:rsidRPr="00070689">
        <w:t xml:space="preserve"> control network such as </w:t>
      </w:r>
      <w:r w:rsidR="00477060" w:rsidRPr="00070689">
        <w:t>dorso</w:t>
      </w:r>
      <w:r w:rsidR="00C15F07" w:rsidRPr="00070689">
        <w:t>lateral prefrontal cortex</w:t>
      </w:r>
      <w:r w:rsidR="003F4860" w:rsidRPr="00070689">
        <w:t xml:space="preserve"> (DLPFC)</w:t>
      </w:r>
      <w:r w:rsidR="00195B6B" w:rsidRPr="00070689">
        <w:t>,</w:t>
      </w:r>
      <w:r w:rsidR="00477060" w:rsidRPr="00070689">
        <w:t xml:space="preserve"> anterior insula</w:t>
      </w:r>
      <w:r w:rsidR="003F4860" w:rsidRPr="00070689">
        <w:t xml:space="preserve"> (</w:t>
      </w:r>
      <w:proofErr w:type="spellStart"/>
      <w:r w:rsidR="003F4860" w:rsidRPr="00070689">
        <w:t>aIns</w:t>
      </w:r>
      <w:proofErr w:type="spellEnd"/>
      <w:r w:rsidR="003F4860" w:rsidRPr="00070689">
        <w:t>)</w:t>
      </w:r>
      <w:r w:rsidR="00195B6B" w:rsidRPr="00070689">
        <w:t xml:space="preserve"> and </w:t>
      </w:r>
      <w:r w:rsidR="00562923" w:rsidRPr="00070689">
        <w:t>SPC</w:t>
      </w:r>
      <w:r w:rsidR="00195B6B" w:rsidRPr="00070689">
        <w:t>.</w:t>
      </w:r>
      <w:r w:rsidR="00C15F07" w:rsidRPr="00070689">
        <w:t xml:space="preserve"> Finally, the anterior zone showed a qualitatively different pattern, co-</w:t>
      </w:r>
      <w:r w:rsidR="002F0AC8" w:rsidRPr="00070689">
        <w:t xml:space="preserve">activating </w:t>
      </w:r>
      <w:r w:rsidR="00AC22AF" w:rsidRPr="00070689">
        <w:t xml:space="preserve">to a greater extent </w:t>
      </w:r>
      <w:r w:rsidR="002F0AC8" w:rsidRPr="00070689">
        <w:t>with default network regions</w:t>
      </w:r>
      <w:r w:rsidR="003F4860" w:rsidRPr="00070689">
        <w:t xml:space="preserve"> such as angular gyrus, hippocampus and posterior cingulate cortex (PCC)</w:t>
      </w:r>
      <w:r w:rsidR="002F0AC8" w:rsidRPr="00070689">
        <w:t xml:space="preserve"> </w:t>
      </w:r>
      <w:r w:rsidR="002F0AC8" w:rsidRPr="00620A9C">
        <w:fldChar w:fldCharType="begin"/>
      </w:r>
      <w:r w:rsidR="005E2031">
        <w:instrText xml:space="preserve"> ADDIN PAPERS2_CITATIONS &lt;citation&gt;&lt;uuid&gt;E9FC7592-BB51-4944-9A2B-251D07922C6A&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620A9C">
        <w:fldChar w:fldCharType="separate"/>
      </w:r>
      <w:r w:rsidR="00C366D9" w:rsidRPr="00070689">
        <w:rPr>
          <w:rFonts w:cs="Times"/>
        </w:rPr>
        <w:t>(Andrews-Hanna, 2012)</w:t>
      </w:r>
      <w:r w:rsidR="002F0AC8" w:rsidRPr="00620A9C">
        <w:fldChar w:fldCharType="end"/>
      </w:r>
      <w:r w:rsidR="003F4860" w:rsidRPr="00070689">
        <w:t xml:space="preserve">. </w:t>
      </w:r>
      <w:r w:rsidR="00C15F07" w:rsidRPr="00070689">
        <w:t>The anterior zone</w:t>
      </w:r>
      <w:r w:rsidR="00D21095" w:rsidRPr="00070689">
        <w:t xml:space="preserve"> also</w:t>
      </w:r>
      <w:r w:rsidR="00C15F07" w:rsidRPr="00070689">
        <w:t xml:space="preserve"> </w:t>
      </w:r>
      <w:r w:rsidR="00910101" w:rsidRPr="00070689">
        <w:t xml:space="preserve">showed </w:t>
      </w:r>
      <w:r w:rsidR="00AC22AF" w:rsidRPr="00070689">
        <w:t>greater</w:t>
      </w:r>
      <w:r w:rsidR="00910101" w:rsidRPr="00070689">
        <w:t xml:space="preserve"> co-activation with subcortical regions important for affect-- the amygdala and ventral striatum (VS)</w:t>
      </w:r>
      <w:r w:rsidR="00477060" w:rsidRPr="00070689">
        <w:t>.</w:t>
      </w:r>
      <w:r w:rsidR="00C15F07" w:rsidRPr="00070689">
        <w:t xml:space="preserve">  </w:t>
      </w:r>
    </w:p>
    <w:p w14:paraId="3C7658B1" w14:textId="291FEDA8" w:rsidR="00E77236" w:rsidRPr="00070689" w:rsidRDefault="00505EF5" w:rsidP="000B2530">
      <w:pPr>
        <w:pStyle w:val="CommentText"/>
        <w:spacing w:line="480" w:lineRule="auto"/>
        <w:ind w:hanging="90"/>
      </w:pPr>
      <w:ins w:id="610" w:author="Alejandro De La Vega" w:date="2016-02-03T17:32:00Z">
        <w:r w:rsidRPr="000D4A3D">
          <w:rPr>
            <w:noProof/>
          </w:rPr>
          <w:drawing>
            <wp:inline distT="0" distB="0" distL="0" distR="0" wp14:anchorId="482C6293" wp14:editId="3296FCF8">
              <wp:extent cx="59436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ronal_Subcort.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ins>
      <w:r w:rsidR="007F249F" w:rsidRPr="00070689">
        <w:t xml:space="preserve">Figure </w:t>
      </w:r>
      <w:ins w:id="611" w:author="Alejandro De La Vega" w:date="2016-01-31T17:01:00Z">
        <w:r w:rsidR="00E322FE" w:rsidRPr="00070689">
          <w:t>3</w:t>
        </w:r>
      </w:ins>
      <w:r w:rsidR="00E77236" w:rsidRPr="00070689">
        <w:t xml:space="preserve">. </w:t>
      </w:r>
      <w:ins w:id="612" w:author="Alejandro De La Vega" w:date="2016-01-31T17:07:00Z">
        <w:r w:rsidR="00E322FE" w:rsidRPr="00070689">
          <w:t xml:space="preserve">Meta-analytic </w:t>
        </w:r>
      </w:ins>
      <w:r w:rsidR="00E77236" w:rsidRPr="00070689">
        <w:t xml:space="preserve">co-activation </w:t>
      </w:r>
      <w:ins w:id="613" w:author="Alejandro De La Vega" w:date="2016-01-31T17:06:00Z">
        <w:r w:rsidR="00E322FE" w:rsidRPr="00070689">
          <w:t xml:space="preserve">contrasts for </w:t>
        </w:r>
      </w:ins>
      <w:r w:rsidR="00E77236" w:rsidRPr="00070689">
        <w:t xml:space="preserve">(A) </w:t>
      </w:r>
      <w:ins w:id="614" w:author="Alejandro De La Vega" w:date="2016-01-31T17:07:00Z">
        <w:r w:rsidR="00E322FE" w:rsidRPr="00070689">
          <w:t xml:space="preserve">three </w:t>
        </w:r>
      </w:ins>
      <w:ins w:id="615" w:author="Alejandro De La Vega" w:date="2016-02-03T17:32:00Z">
        <w:r w:rsidRPr="00070689">
          <w:t>zones</w:t>
        </w:r>
      </w:ins>
      <w:ins w:id="616" w:author="Alejandro De La Vega" w:date="2016-01-31T17:07:00Z">
        <w:r w:rsidR="00E322FE" w:rsidRPr="00070689">
          <w:t xml:space="preserve"> and B) nine </w:t>
        </w:r>
      </w:ins>
      <w:ins w:id="617" w:author="Alejandro De La Vega" w:date="2016-02-03T17:32:00Z">
        <w:r w:rsidRPr="00070689">
          <w:t>sub-regions</w:t>
        </w:r>
      </w:ins>
      <w:ins w:id="618" w:author="Alejandro De La Vega" w:date="2016-01-31T17:08:00Z">
        <w:r w:rsidR="00E322FE" w:rsidRPr="00070689">
          <w:t xml:space="preserve">. </w:t>
        </w:r>
      </w:ins>
      <w:r w:rsidR="001832A3" w:rsidRPr="00070689">
        <w:t xml:space="preserve">Colored voxels indicate significantly greater co-activation with the seed region of the same color (at right) than </w:t>
      </w:r>
      <w:ins w:id="619" w:author="Alejandro De La Vega" w:date="2016-01-31T17:08:00Z">
        <w:r w:rsidR="00E322FE" w:rsidRPr="00070689">
          <w:t>control regions in the same row</w:t>
        </w:r>
      </w:ins>
      <w:r w:rsidR="001832A3" w:rsidRPr="00070689">
        <w:t xml:space="preserve">. </w:t>
      </w:r>
      <w:r w:rsidR="00E77236" w:rsidRPr="00070689">
        <w:t>The three zones showed distinct co-activation patterns</w:t>
      </w:r>
      <w:r w:rsidR="007801A0" w:rsidRPr="00070689">
        <w:t>,</w:t>
      </w:r>
      <w:r w:rsidR="00E77236" w:rsidRPr="00070689">
        <w:t xml:space="preserve"> while sub-regions within each zone showed fine-grained co-activation differences. Images are presented using neurological convention and were whole-brain corrected using </w:t>
      </w:r>
      <w:r w:rsidR="00963610" w:rsidRPr="00070689">
        <w:t xml:space="preserve">a </w:t>
      </w:r>
      <w:r w:rsidR="00E77236" w:rsidRPr="00070689">
        <w:t>false d</w:t>
      </w:r>
      <w:r w:rsidR="00963610" w:rsidRPr="00070689">
        <w:t>iscovery</w:t>
      </w:r>
      <w:r w:rsidR="00E77236" w:rsidRPr="00070689">
        <w:t xml:space="preserve"> rate </w:t>
      </w:r>
      <w:r w:rsidR="00963610" w:rsidRPr="00070689">
        <w:t>(FDR)</w:t>
      </w:r>
      <w:r w:rsidR="00E77236" w:rsidRPr="00070689">
        <w:t xml:space="preserve"> </w:t>
      </w:r>
      <w:r w:rsidR="00963610" w:rsidRPr="00070689">
        <w:t>of q = 0.01</w:t>
      </w:r>
      <w:r w:rsidR="00E77236" w:rsidRPr="00070689">
        <w:t xml:space="preserve">. </w:t>
      </w:r>
      <w:ins w:id="620" w:author="Alejandro De La Vega" w:date="2016-02-03T17:34:00Z">
        <w:r w:rsidRPr="00070689">
          <w:t>Major subcortical</w:t>
        </w:r>
      </w:ins>
      <w:ins w:id="621" w:author="Alejandro De La Vega" w:date="2016-02-03T17:33:00Z">
        <w:r w:rsidRPr="00070689">
          <w:t xml:space="preserve"> structures are labeled; </w:t>
        </w:r>
        <w:proofErr w:type="spellStart"/>
        <w:r w:rsidRPr="00070689">
          <w:t>Thal</w:t>
        </w:r>
        <w:proofErr w:type="spellEnd"/>
        <w:r w:rsidRPr="00070689">
          <w:t xml:space="preserve">: thalamus, </w:t>
        </w:r>
        <w:proofErr w:type="spellStart"/>
        <w:r w:rsidRPr="00070689">
          <w:t>Hipp</w:t>
        </w:r>
        <w:proofErr w:type="spellEnd"/>
        <w:r w:rsidRPr="00070689">
          <w:t xml:space="preserve">: hippocampus; </w:t>
        </w:r>
        <w:proofErr w:type="spellStart"/>
        <w:r w:rsidRPr="00070689">
          <w:t>Amyg</w:t>
        </w:r>
        <w:proofErr w:type="spellEnd"/>
        <w:r w:rsidRPr="00070689">
          <w:t xml:space="preserve">: amygdala; DS: dorsal striatum; VS: </w:t>
        </w:r>
      </w:ins>
      <w:ins w:id="622" w:author="Alejandro De La Vega" w:date="2016-02-03T17:34:00Z">
        <w:r w:rsidRPr="00070689">
          <w:t>ventral striatum.</w:t>
        </w:r>
      </w:ins>
    </w:p>
    <w:p w14:paraId="17F7B2FE" w14:textId="21D829E9" w:rsidR="00A35936" w:rsidRPr="00070689" w:rsidRDefault="00262111" w:rsidP="00C87897">
      <w:pPr>
        <w:pStyle w:val="CommentText"/>
        <w:spacing w:line="480" w:lineRule="auto"/>
        <w:ind w:firstLine="720"/>
      </w:pPr>
      <w:r w:rsidRPr="00070689">
        <w:t xml:space="preserve">To understand the differences in co-activation found within each zone, </w:t>
      </w:r>
      <w:r w:rsidR="00CE4D23" w:rsidRPr="00070689">
        <w:t xml:space="preserve">we directly contrasted </w:t>
      </w:r>
      <w:ins w:id="623" w:author="Alejandro De La Vega" w:date="2016-02-05T19:45:00Z">
        <w:r w:rsidR="00F14318" w:rsidRPr="00070689">
          <w:t xml:space="preserve">the </w:t>
        </w:r>
      </w:ins>
      <w:r w:rsidR="00CE4D23" w:rsidRPr="00070689">
        <w:t xml:space="preserve">co-activation patterns of each zone’s sub-regions </w:t>
      </w:r>
      <w:r w:rsidR="00477060" w:rsidRPr="00070689">
        <w:t>(</w:t>
      </w:r>
      <w:r w:rsidR="007F249F" w:rsidRPr="00070689">
        <w:t>Figure 4</w:t>
      </w:r>
      <w:r w:rsidR="00477060" w:rsidRPr="00070689">
        <w:t xml:space="preserve">B). In the posterior zone, </w:t>
      </w:r>
      <w:ins w:id="624" w:author="Alejandro De La Vega" w:date="2016-02-05T19:44:00Z">
        <w:r w:rsidR="00F14318" w:rsidRPr="00070689">
          <w:t>SMA [P1]</w:t>
        </w:r>
      </w:ins>
      <w:r w:rsidR="00477060" w:rsidRPr="00070689">
        <w:t xml:space="preserve"> showed greater co-activation with somatosensory </w:t>
      </w:r>
      <w:r w:rsidRPr="00070689">
        <w:t>cortices</w:t>
      </w:r>
      <w:r w:rsidR="00477060" w:rsidRPr="00070689">
        <w:t xml:space="preserve"> and </w:t>
      </w:r>
      <w:proofErr w:type="spellStart"/>
      <w:r w:rsidR="003F4860" w:rsidRPr="00070689">
        <w:t>pIns</w:t>
      </w:r>
      <w:proofErr w:type="spellEnd"/>
      <w:r w:rsidR="003F4860" w:rsidRPr="00070689">
        <w:t xml:space="preserve"> while</w:t>
      </w:r>
      <w:r w:rsidR="00477060" w:rsidRPr="00070689">
        <w:t xml:space="preserve"> </w:t>
      </w:r>
      <w:ins w:id="625" w:author="Alejandro De La Vega" w:date="2016-02-05T19:44:00Z">
        <w:r w:rsidR="00F14318" w:rsidRPr="00070689">
          <w:t>pre-SMA [P2]</w:t>
        </w:r>
      </w:ins>
      <w:r w:rsidR="00477060" w:rsidRPr="00070689">
        <w:t xml:space="preserve"> showed greater co-activation with posterior </w:t>
      </w:r>
      <w:r w:rsidR="00910101" w:rsidRPr="00070689">
        <w:t xml:space="preserve">DLPFC, including the </w:t>
      </w:r>
      <w:r w:rsidR="00477060" w:rsidRPr="00070689">
        <w:t>inferior frontal junction (IFJ)</w:t>
      </w:r>
      <w:r w:rsidR="00910101" w:rsidRPr="00070689">
        <w:t xml:space="preserve">, </w:t>
      </w:r>
      <w:r w:rsidR="00477060" w:rsidRPr="00070689">
        <w:t>as well as</w:t>
      </w:r>
      <w:r w:rsidR="00910101" w:rsidRPr="00070689">
        <w:t xml:space="preserve"> </w:t>
      </w:r>
      <w:proofErr w:type="spellStart"/>
      <w:r w:rsidR="00910101" w:rsidRPr="00070689">
        <w:t>aIns</w:t>
      </w:r>
      <w:proofErr w:type="spellEnd"/>
      <w:r w:rsidR="00893479" w:rsidRPr="00070689">
        <w:t xml:space="preserve">— </w:t>
      </w:r>
      <w:r w:rsidR="00477060" w:rsidRPr="00070689">
        <w:t xml:space="preserve">regions associated with goal-directed cognition </w:t>
      </w:r>
      <w:r w:rsidR="0088605C" w:rsidRPr="001C230A">
        <w:fldChar w:fldCharType="begin"/>
      </w:r>
      <w:r w:rsidR="005E2031">
        <w:instrText xml:space="preserve"> ADDIN PAPERS2_CITATIONS &lt;citation&gt;&lt;uuid&gt;F674064A-5751-469A-B692-983A4DCB9DBD&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1C230A">
        <w:fldChar w:fldCharType="separate"/>
      </w:r>
      <w:r w:rsidR="00C366D9" w:rsidRPr="00070689">
        <w:rPr>
          <w:rFonts w:cs="Times"/>
        </w:rPr>
        <w:t>(Nelson et al., 2010b; Chang et al., 2013)</w:t>
      </w:r>
      <w:r w:rsidR="0088605C" w:rsidRPr="001C230A">
        <w:fldChar w:fldCharType="end"/>
      </w:r>
      <w:r w:rsidR="00477060" w:rsidRPr="00070689">
        <w:t xml:space="preserve">. </w:t>
      </w:r>
      <w:r w:rsidR="003078D2" w:rsidRPr="00070689">
        <w:t>Within the middle zone, we found that all four sub-regio</w:t>
      </w:r>
      <w:r w:rsidR="00DF1BE3" w:rsidRPr="00070689">
        <w:t>ns strongly co-activated with</w:t>
      </w:r>
      <w:r w:rsidR="00477060" w:rsidRPr="00070689">
        <w:t xml:space="preserve"> various aspects of the insula</w:t>
      </w:r>
      <w:r w:rsidR="00195B6B" w:rsidRPr="00070689">
        <w:t xml:space="preserve">. </w:t>
      </w:r>
      <w:r w:rsidR="00477060" w:rsidRPr="00070689">
        <w:t xml:space="preserve">However, </w:t>
      </w:r>
      <w:proofErr w:type="spellStart"/>
      <w:ins w:id="626" w:author="Alejandro De La Vega" w:date="2016-02-05T19:46:00Z">
        <w:r w:rsidR="00F14318" w:rsidRPr="00070689">
          <w:t>pvMCC</w:t>
        </w:r>
        <w:proofErr w:type="spellEnd"/>
        <w:r w:rsidR="00F14318" w:rsidRPr="00070689">
          <w:t xml:space="preserve"> [M3]</w:t>
        </w:r>
      </w:ins>
      <w:r w:rsidR="00477060" w:rsidRPr="00070689">
        <w:t xml:space="preserve"> </w:t>
      </w:r>
      <w:r w:rsidR="00904295" w:rsidRPr="00070689">
        <w:t>was</w:t>
      </w:r>
      <w:r w:rsidR="00477060" w:rsidRPr="00070689">
        <w:t xml:space="preserve"> more strongly co-activated with </w:t>
      </w:r>
      <w:proofErr w:type="spellStart"/>
      <w:r w:rsidR="00195B6B" w:rsidRPr="00070689">
        <w:t>pIns</w:t>
      </w:r>
      <w:proofErr w:type="spellEnd"/>
      <w:ins w:id="627" w:author="Alejandro De La Vega" w:date="2016-02-05T19:46:00Z">
        <w:r w:rsidR="00F14318" w:rsidRPr="00070689">
          <w:t xml:space="preserve">, </w:t>
        </w:r>
      </w:ins>
      <w:r w:rsidR="00195B6B" w:rsidRPr="00070689">
        <w:t>SII and the brain stem—</w:t>
      </w:r>
      <w:r w:rsidR="002202AC" w:rsidRPr="00070689">
        <w:t>important</w:t>
      </w:r>
      <w:r w:rsidR="00195B6B" w:rsidRPr="00070689">
        <w:t xml:space="preserve"> regions for pain processing</w:t>
      </w:r>
      <w:ins w:id="628" w:author="Alejandro De La Vega" w:date="2016-02-09T20:55:00Z">
        <w:r w:rsidR="00C93C59" w:rsidRPr="00070689">
          <w:t xml:space="preserve"> </w:t>
        </w:r>
      </w:ins>
      <w:r w:rsidR="00C93C59" w:rsidRPr="00620A9C">
        <w:fldChar w:fldCharType="begin"/>
      </w:r>
      <w:r w:rsidR="005E2031">
        <w:instrText xml:space="preserve"> ADDIN PAPERS2_CITATIONS &lt;citation&gt;&lt;uuid&gt;9AF2131F-7E2E-456E-87A3-3F9587C5929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C93C59" w:rsidRPr="00620A9C">
        <w:fldChar w:fldCharType="separate"/>
      </w:r>
      <w:ins w:id="629" w:author="Alejandro De La Vega" w:date="2016-02-09T21:00:00Z">
        <w:r w:rsidR="00C93C59" w:rsidRPr="00070689">
          <w:rPr>
            <w:rFonts w:cs="Times"/>
          </w:rPr>
          <w:t>(Vogt, 2005; Wager et al., 2013)</w:t>
        </w:r>
      </w:ins>
      <w:ins w:id="630" w:author="Alejandro De La Vega" w:date="2016-02-09T20:56:00Z">
        <w:r w:rsidR="00C93C59" w:rsidRPr="00620A9C">
          <w:fldChar w:fldCharType="end"/>
        </w:r>
      </w:ins>
      <w:r w:rsidR="00477060" w:rsidRPr="00070689">
        <w:t>.  In contrast</w:t>
      </w:r>
      <w:ins w:id="631" w:author="Alejandro De La Vega" w:date="2016-02-05T19:46:00Z">
        <w:r w:rsidR="00F14318" w:rsidRPr="00070689">
          <w:t xml:space="preserve">, </w:t>
        </w:r>
        <w:proofErr w:type="spellStart"/>
        <w:r w:rsidR="00F14318" w:rsidRPr="00070689">
          <w:t>avMCC</w:t>
        </w:r>
        <w:proofErr w:type="spellEnd"/>
        <w:r w:rsidR="00F14318" w:rsidRPr="00070689">
          <w:t xml:space="preserve"> [M4]</w:t>
        </w:r>
      </w:ins>
      <w:r w:rsidR="00477060" w:rsidRPr="00070689">
        <w:t xml:space="preserve"> co-act</w:t>
      </w:r>
      <w:r w:rsidR="00195B6B" w:rsidRPr="00070689">
        <w:t>ivated m</w:t>
      </w:r>
      <w:r w:rsidR="000B2530" w:rsidRPr="00070689">
        <w:t xml:space="preserve">ore strongly with ventral </w:t>
      </w:r>
      <w:proofErr w:type="spellStart"/>
      <w:ins w:id="632" w:author="Alejandro De La Vega" w:date="2016-02-05T19:47:00Z">
        <w:r w:rsidR="00F14318" w:rsidRPr="00070689">
          <w:t>aIns</w:t>
        </w:r>
        <w:proofErr w:type="spellEnd"/>
        <w:r w:rsidR="00F14318" w:rsidRPr="00070689">
          <w:t xml:space="preserve"> and</w:t>
        </w:r>
      </w:ins>
      <w:r w:rsidR="00195B6B" w:rsidRPr="00070689">
        <w:t xml:space="preserve"> lateral OFC—regions previously associated with</w:t>
      </w:r>
      <w:ins w:id="633" w:author="Alejandro De La Vega" w:date="2016-02-09T20:29:00Z">
        <w:r w:rsidR="000B042F" w:rsidRPr="00070689">
          <w:t xml:space="preserve"> </w:t>
        </w:r>
      </w:ins>
      <w:r w:rsidR="00477060" w:rsidRPr="00070689">
        <w:t>reward-driven learning</w:t>
      </w:r>
      <w:ins w:id="634" w:author="Alejandro De La Vega" w:date="2016-02-09T20:29:00Z">
        <w:r w:rsidR="000B042F" w:rsidRPr="00070689">
          <w:t xml:space="preserve"> </w:t>
        </w:r>
      </w:ins>
      <w:r w:rsidR="000B042F" w:rsidRPr="00620A9C">
        <w:fldChar w:fldCharType="begin"/>
      </w:r>
      <w:r w:rsidR="005E2031">
        <w:instrText xml:space="preserve"> ADDIN PAPERS2_CITATIONS &lt;citation&gt;&lt;uuid&gt;F6CA86E4-FBA8-46DB-9D73-5B591D9871C6&lt;/uuid&gt;&lt;priority&gt;0&lt;/priority&gt;&lt;publications&gt;&lt;publication&gt;&lt;uuid&gt;9E87E89E-EC16-4FAC-AB15-05E6789588DF&lt;/uuid&gt;&lt;volume&gt;18&lt;/volume&gt;&lt;doi&gt;10.1038/nn.3982&lt;/doi&gt;&lt;startpage&gt;620&lt;/startpage&gt;&lt;publication_date&gt;99201505011200000000222000&lt;/publication_date&gt;&lt;url&gt;http://www.nature.com/doifinder/10.1038/nn.3982&lt;/url&gt;&lt;type&gt;400&lt;/type&gt;&lt;title&gt;What the orbitofrontal cortex does not do&lt;/title&gt;&lt;publisher&gt;Nature Publishing Group&lt;/publisher&gt;&lt;number&gt;5&lt;/number&gt;&lt;subtype&gt;400&lt;/subtype&gt;&lt;endpage&gt;627&lt;/endpage&gt;&lt;bundle&gt;&lt;publication&gt;&lt;publisher&gt;Nature Publishing Group&lt;/publisher&gt;&lt;title&gt;Nature Neuroscience&lt;/title&gt;&lt;type&gt;-100&lt;/type&gt;&lt;subtype&gt;-100&lt;/subtype&gt;&lt;uuid&gt;6F802B6E-4FED-4E5C-819C-52A8B4816D54&lt;/uuid&gt;&lt;/publication&gt;&lt;/bundle&gt;&lt;authors&gt;&lt;author&gt;&lt;firstName&gt;Thomas&lt;/firstName&gt;&lt;middleNames&gt;A&lt;/middleNames&gt;&lt;lastName&gt;Stalnaker&lt;/lastName&gt;&lt;/author&gt;&lt;author&gt;&lt;firstName&gt;Nisha&lt;/firstName&gt;&lt;middleNames&gt;K&lt;/middleNames&gt;&lt;lastName&gt;Cooch&lt;/lastName&gt;&lt;/author&gt;&lt;author&gt;&lt;firstName&gt;Geoffrey&lt;/firstName&gt;&lt;lastName&gt;Schoenbaum&lt;/lastName&gt;&lt;/author&gt;&lt;/authors&gt;&lt;/publication&gt;&lt;/publications&gt;&lt;cites&gt;&lt;/cites&gt;&lt;/citation&gt;</w:instrText>
      </w:r>
      <w:r w:rsidR="000B042F" w:rsidRPr="00620A9C">
        <w:fldChar w:fldCharType="separate"/>
      </w:r>
      <w:ins w:id="635" w:author="Alejandro De La Vega" w:date="2016-02-09T21:00:00Z">
        <w:r w:rsidR="00C93C59" w:rsidRPr="00070689">
          <w:rPr>
            <w:rFonts w:cs="Times"/>
          </w:rPr>
          <w:t>(Stalnaker et al., 2015)</w:t>
        </w:r>
      </w:ins>
      <w:ins w:id="636" w:author="Alejandro De La Vega" w:date="2016-02-09T20:29:00Z">
        <w:r w:rsidR="000B042F" w:rsidRPr="00620A9C">
          <w:fldChar w:fldCharType="end"/>
        </w:r>
      </w:ins>
      <w:r w:rsidR="00477060" w:rsidRPr="00070689">
        <w:t xml:space="preserve">. In contrast, both </w:t>
      </w:r>
      <w:ins w:id="637" w:author="Alejandro De La Vega" w:date="2016-02-05T19:47:00Z">
        <w:r w:rsidR="00F14318" w:rsidRPr="00070689">
          <w:t>dorsal MCC [M1 &amp; M2]</w:t>
        </w:r>
      </w:ins>
      <w:ins w:id="638" w:author="Alejandro De La Vega" w:date="2016-02-06T21:02:00Z">
        <w:r w:rsidR="00935379" w:rsidRPr="00070689">
          <w:t xml:space="preserve"> clusters</w:t>
        </w:r>
      </w:ins>
      <w:r w:rsidR="00195B6B" w:rsidRPr="00070689">
        <w:t xml:space="preserve"> </w:t>
      </w:r>
      <w:r w:rsidR="00477060" w:rsidRPr="00070689">
        <w:t xml:space="preserve">were </w:t>
      </w:r>
      <w:ins w:id="639" w:author="Alejandro De La Vega" w:date="2016-02-06T21:02:00Z">
        <w:r w:rsidR="00935379" w:rsidRPr="00070689">
          <w:t xml:space="preserve">more strongly </w:t>
        </w:r>
      </w:ins>
      <w:r w:rsidR="00477060" w:rsidRPr="00070689">
        <w:t xml:space="preserve">associated with </w:t>
      </w:r>
      <w:r w:rsidR="00195B6B" w:rsidRPr="00070689">
        <w:t xml:space="preserve">dorsal </w:t>
      </w:r>
      <w:proofErr w:type="spellStart"/>
      <w:r w:rsidR="00195B6B" w:rsidRPr="00070689">
        <w:t>aIns</w:t>
      </w:r>
      <w:proofErr w:type="spellEnd"/>
      <w:ins w:id="640" w:author="Alejandro De La Vega" w:date="2016-02-05T19:47:00Z">
        <w:r w:rsidR="00F14318" w:rsidRPr="00070689">
          <w:t xml:space="preserve"> and </w:t>
        </w:r>
      </w:ins>
      <w:proofErr w:type="spellStart"/>
      <w:r w:rsidR="0052209F" w:rsidRPr="00070689">
        <w:t>frontoparietal</w:t>
      </w:r>
      <w:proofErr w:type="spellEnd"/>
      <w:r w:rsidR="0052209F" w:rsidRPr="00070689">
        <w:t xml:space="preserve"> control regions </w:t>
      </w:r>
      <w:r w:rsidR="00195B6B" w:rsidRPr="00070689">
        <w:t>(</w:t>
      </w:r>
      <w:proofErr w:type="spellStart"/>
      <w:r w:rsidR="00195B6B" w:rsidRPr="00070689">
        <w:t>e.g</w:t>
      </w:r>
      <w:proofErr w:type="spellEnd"/>
      <w:r w:rsidR="00195B6B" w:rsidRPr="00070689">
        <w:t xml:space="preserve"> DLPFC, SPC)</w:t>
      </w:r>
      <w:r w:rsidR="00477060" w:rsidRPr="00070689">
        <w:t xml:space="preserve">. However, </w:t>
      </w:r>
      <w:proofErr w:type="spellStart"/>
      <w:ins w:id="641" w:author="Alejandro De La Vega" w:date="2016-02-05T19:48:00Z">
        <w:r w:rsidR="00F14318" w:rsidRPr="00070689">
          <w:t>adMCC</w:t>
        </w:r>
        <w:proofErr w:type="spellEnd"/>
        <w:r w:rsidR="00F14318" w:rsidRPr="00070689">
          <w:t xml:space="preserve"> [M2]’s</w:t>
        </w:r>
      </w:ins>
      <w:r w:rsidR="00477060" w:rsidRPr="00070689">
        <w:t xml:space="preserve"> co-activation extended anterior</w:t>
      </w:r>
      <w:r w:rsidR="00195B6B" w:rsidRPr="00070689">
        <w:t>ly into the</w:t>
      </w:r>
      <w:r w:rsidR="00477060" w:rsidRPr="00070689">
        <w:t xml:space="preserve"> frontal pole, whereas</w:t>
      </w:r>
      <w:ins w:id="642" w:author="Alejandro De La Vega" w:date="2016-02-05T19:48:00Z">
        <w:r w:rsidR="00F14318" w:rsidRPr="00070689">
          <w:t xml:space="preserve"> </w:t>
        </w:r>
        <w:proofErr w:type="spellStart"/>
        <w:r w:rsidR="00F14318" w:rsidRPr="00070689">
          <w:t>pdMCC</w:t>
        </w:r>
        <w:proofErr w:type="spellEnd"/>
        <w:r w:rsidR="00F14318" w:rsidRPr="00070689">
          <w:t xml:space="preserve"> [M1]</w:t>
        </w:r>
      </w:ins>
      <w:r w:rsidR="00477060" w:rsidRPr="00070689">
        <w:t xml:space="preserve"> more strongly co-activated with motor cortices</w:t>
      </w:r>
      <w:ins w:id="643" w:author="Alejandro De La Vega" w:date="2016-02-09T20:30:00Z">
        <w:r w:rsidR="000B042F" w:rsidRPr="00070689">
          <w:t>.</w:t>
        </w:r>
      </w:ins>
      <w:ins w:id="644" w:author="Alejandro De La Vega" w:date="2016-03-08T16:56:00Z">
        <w:r w:rsidR="00510ECB">
          <w:t xml:space="preserve"> Subcortically, </w:t>
        </w:r>
        <w:proofErr w:type="spellStart"/>
        <w:r w:rsidR="00510ECB">
          <w:t>pvMCC</w:t>
        </w:r>
        <w:proofErr w:type="spellEnd"/>
        <w:r w:rsidR="00510ECB">
          <w:t xml:space="preserve"> [M</w:t>
        </w:r>
      </w:ins>
      <w:ins w:id="645" w:author="Alejandro De La Vega" w:date="2016-03-08T16:58:00Z">
        <w:r w:rsidR="00510ECB">
          <w:t>3</w:t>
        </w:r>
      </w:ins>
      <w:ins w:id="646" w:author="Alejandro De La Vega" w:date="2016-03-08T16:56:00Z">
        <w:r w:rsidR="00510ECB">
          <w:t>] showed greater co-</w:t>
        </w:r>
      </w:ins>
      <w:ins w:id="647" w:author="Alejandro De La Vega" w:date="2016-03-08T16:58:00Z">
        <w:r w:rsidR="00510ECB">
          <w:t>activation</w:t>
        </w:r>
      </w:ins>
      <w:ins w:id="648" w:author="Alejandro De La Vega" w:date="2016-03-08T16:56:00Z">
        <w:r w:rsidR="00510ECB">
          <w:t xml:space="preserve"> </w:t>
        </w:r>
      </w:ins>
      <w:ins w:id="649" w:author="Alejandro De La Vega" w:date="2016-03-08T16:57:00Z">
        <w:r w:rsidR="00510ECB">
          <w:t>with</w:t>
        </w:r>
      </w:ins>
      <w:ins w:id="650" w:author="Alejandro De La Vega" w:date="2016-03-08T16:56:00Z">
        <w:r w:rsidR="00510ECB">
          <w:t xml:space="preserve"> </w:t>
        </w:r>
      </w:ins>
      <w:ins w:id="651" w:author="Alejandro De La Vega" w:date="2016-03-08T16:57:00Z">
        <w:r w:rsidR="00510ECB">
          <w:t>the thalamus and dorsal striatum</w:t>
        </w:r>
      </w:ins>
      <w:ins w:id="652" w:author="Alejandro De La Vega" w:date="2016-03-08T16:56:00Z">
        <w:r w:rsidR="00510ECB">
          <w:t xml:space="preserve"> </w:t>
        </w:r>
      </w:ins>
      <w:ins w:id="653" w:author="Alejandro De La Vega" w:date="2016-03-08T16:58:00Z">
        <w:r w:rsidR="00510ECB">
          <w:t xml:space="preserve">while </w:t>
        </w:r>
        <w:proofErr w:type="spellStart"/>
        <w:r w:rsidR="00510ECB">
          <w:t>avMCC</w:t>
        </w:r>
        <w:proofErr w:type="spellEnd"/>
        <w:r w:rsidR="00510ECB">
          <w:t xml:space="preserve"> showed greater co-activation with the left amygdala. However, </w:t>
        </w:r>
        <w:proofErr w:type="spellStart"/>
        <w:r w:rsidR="00510ECB">
          <w:t>daMCC</w:t>
        </w:r>
        <w:proofErr w:type="spellEnd"/>
        <w:r w:rsidR="00510ECB">
          <w:t xml:space="preserve"> [M2] also </w:t>
        </w:r>
      </w:ins>
      <w:ins w:id="654" w:author="Alejandro De La Vega" w:date="2016-03-08T16:59:00Z">
        <w:r w:rsidR="00510ECB">
          <w:t xml:space="preserve">showed robust co-activation with </w:t>
        </w:r>
        <w:proofErr w:type="spellStart"/>
        <w:r w:rsidR="00510ECB">
          <w:t>portons</w:t>
        </w:r>
        <w:proofErr w:type="spellEnd"/>
        <w:r w:rsidR="00510ECB">
          <w:t xml:space="preserve"> of thalamus and dorsal striatum. </w:t>
        </w:r>
      </w:ins>
    </w:p>
    <w:p w14:paraId="073D6D24" w14:textId="043018B9" w:rsidR="00104D1A" w:rsidRPr="00070689" w:rsidRDefault="00A35936" w:rsidP="0096185D">
      <w:pPr>
        <w:pStyle w:val="Normal1"/>
        <w:ind w:firstLine="720"/>
        <w:rPr>
          <w:rFonts w:ascii="Times" w:hAnsi="Times"/>
          <w:sz w:val="24"/>
          <w:szCs w:val="24"/>
        </w:rPr>
      </w:pPr>
      <w:r w:rsidRPr="00070689">
        <w:rPr>
          <w:rFonts w:ascii="Times" w:hAnsi="Times"/>
          <w:sz w:val="24"/>
          <w:szCs w:val="24"/>
        </w:rPr>
        <w:t xml:space="preserve">Within the anterior </w:t>
      </w:r>
      <w:r w:rsidR="00195B6B" w:rsidRPr="00070689">
        <w:rPr>
          <w:rFonts w:ascii="Times" w:hAnsi="Times"/>
          <w:sz w:val="24"/>
          <w:szCs w:val="24"/>
        </w:rPr>
        <w:t xml:space="preserve">zone, </w:t>
      </w:r>
      <w:proofErr w:type="spellStart"/>
      <w:ins w:id="655" w:author="Alejandro De La Vega" w:date="2016-02-05T19:48:00Z">
        <w:r w:rsidR="00F14318" w:rsidRPr="00070689">
          <w:rPr>
            <w:rFonts w:ascii="Times" w:hAnsi="Times"/>
            <w:sz w:val="24"/>
            <w:szCs w:val="24"/>
          </w:rPr>
          <w:t>pgACC</w:t>
        </w:r>
        <w:proofErr w:type="spellEnd"/>
        <w:r w:rsidR="00F14318" w:rsidRPr="00070689">
          <w:rPr>
            <w:rFonts w:ascii="Times" w:hAnsi="Times"/>
            <w:sz w:val="24"/>
            <w:szCs w:val="24"/>
          </w:rPr>
          <w:t xml:space="preserve"> [A2] </w:t>
        </w:r>
      </w:ins>
      <w:r w:rsidR="00477060" w:rsidRPr="00070689">
        <w:rPr>
          <w:rFonts w:ascii="Times" w:hAnsi="Times"/>
          <w:sz w:val="24"/>
          <w:szCs w:val="24"/>
        </w:rPr>
        <w:t xml:space="preserve">did not show many </w:t>
      </w:r>
      <w:r w:rsidR="00195B6B" w:rsidRPr="00070689">
        <w:rPr>
          <w:rFonts w:ascii="Times" w:hAnsi="Times"/>
          <w:sz w:val="24"/>
          <w:szCs w:val="24"/>
        </w:rPr>
        <w:t xml:space="preserve">co-activation </w:t>
      </w:r>
      <w:r w:rsidR="00477060" w:rsidRPr="00070689">
        <w:rPr>
          <w:rFonts w:ascii="Times" w:hAnsi="Times"/>
          <w:sz w:val="24"/>
          <w:szCs w:val="24"/>
        </w:rPr>
        <w:t>differences</w:t>
      </w:r>
      <w:r w:rsidR="00A465AC" w:rsidRPr="00070689">
        <w:rPr>
          <w:rFonts w:ascii="Times" w:hAnsi="Times"/>
          <w:sz w:val="24"/>
          <w:szCs w:val="24"/>
        </w:rPr>
        <w:t xml:space="preserve"> </w:t>
      </w:r>
      <w:r w:rsidR="00477060" w:rsidRPr="00070689">
        <w:rPr>
          <w:rFonts w:ascii="Times" w:hAnsi="Times"/>
          <w:sz w:val="24"/>
          <w:szCs w:val="24"/>
        </w:rPr>
        <w:t xml:space="preserve">from its </w:t>
      </w:r>
      <w:r w:rsidR="00195B6B" w:rsidRPr="00070689">
        <w:rPr>
          <w:rFonts w:ascii="Times" w:hAnsi="Times"/>
          <w:sz w:val="24"/>
          <w:szCs w:val="24"/>
        </w:rPr>
        <w:t>neighbors.</w:t>
      </w:r>
      <w:r w:rsidR="00445634" w:rsidRPr="00070689">
        <w:rPr>
          <w:rFonts w:ascii="Times" w:hAnsi="Times"/>
          <w:sz w:val="24"/>
          <w:szCs w:val="24"/>
        </w:rPr>
        <w:t xml:space="preserve"> Surprisingly, b</w:t>
      </w:r>
      <w:r w:rsidR="00363EE3" w:rsidRPr="00070689">
        <w:rPr>
          <w:rFonts w:ascii="Times" w:hAnsi="Times"/>
          <w:sz w:val="24"/>
          <w:szCs w:val="24"/>
        </w:rPr>
        <w:t xml:space="preserve">oth dmPFC </w:t>
      </w:r>
      <w:ins w:id="656" w:author="Alejandro De La Vega" w:date="2016-02-05T19:48:00Z">
        <w:r w:rsidR="00F14318" w:rsidRPr="00070689">
          <w:rPr>
            <w:rFonts w:ascii="Times" w:hAnsi="Times"/>
            <w:sz w:val="24"/>
            <w:szCs w:val="24"/>
          </w:rPr>
          <w:t xml:space="preserve">[A1] </w:t>
        </w:r>
      </w:ins>
      <w:r w:rsidR="00363EE3" w:rsidRPr="00070689">
        <w:rPr>
          <w:rFonts w:ascii="Times" w:hAnsi="Times"/>
          <w:sz w:val="24"/>
          <w:szCs w:val="24"/>
        </w:rPr>
        <w:t xml:space="preserve">and vmPFC </w:t>
      </w:r>
      <w:ins w:id="657" w:author="Alejandro De La Vega" w:date="2016-02-05T19:49:00Z">
        <w:r w:rsidR="00F14318" w:rsidRPr="00070689">
          <w:rPr>
            <w:rFonts w:ascii="Times" w:hAnsi="Times"/>
            <w:sz w:val="24"/>
            <w:szCs w:val="24"/>
          </w:rPr>
          <w:t xml:space="preserve">[V3] </w:t>
        </w:r>
      </w:ins>
      <w:r w:rsidR="00363EE3" w:rsidRPr="00070689">
        <w:rPr>
          <w:rFonts w:ascii="Times" w:hAnsi="Times"/>
          <w:sz w:val="24"/>
          <w:szCs w:val="24"/>
        </w:rPr>
        <w:t>showed</w:t>
      </w:r>
      <w:r w:rsidR="00195B6B" w:rsidRPr="00070689">
        <w:rPr>
          <w:rFonts w:ascii="Times" w:hAnsi="Times"/>
          <w:sz w:val="24"/>
          <w:szCs w:val="24"/>
        </w:rPr>
        <w:t xml:space="preserve"> greater co-activation with PC</w:t>
      </w:r>
      <w:r w:rsidR="00776733" w:rsidRPr="00070689">
        <w:rPr>
          <w:rFonts w:ascii="Times" w:hAnsi="Times"/>
          <w:sz w:val="24"/>
          <w:szCs w:val="24"/>
        </w:rPr>
        <w:t>C</w:t>
      </w:r>
      <w:r w:rsidR="00195B6B" w:rsidRPr="00070689">
        <w:rPr>
          <w:rFonts w:ascii="Times" w:hAnsi="Times"/>
          <w:sz w:val="24"/>
          <w:szCs w:val="24"/>
        </w:rPr>
        <w:t xml:space="preserve"> – a key default network region</w:t>
      </w:r>
      <w:r w:rsidR="00363EE3" w:rsidRPr="00070689">
        <w:rPr>
          <w:rFonts w:ascii="Times" w:hAnsi="Times"/>
          <w:sz w:val="24"/>
          <w:szCs w:val="24"/>
        </w:rPr>
        <w:t xml:space="preserve">. </w:t>
      </w:r>
      <w:r w:rsidR="00195B6B" w:rsidRPr="00070689">
        <w:rPr>
          <w:rFonts w:ascii="Times" w:hAnsi="Times"/>
          <w:sz w:val="24"/>
          <w:szCs w:val="24"/>
        </w:rPr>
        <w:t xml:space="preserve">In addition, </w:t>
      </w:r>
      <w:r w:rsidRPr="00070689">
        <w:rPr>
          <w:rFonts w:ascii="Times" w:hAnsi="Times"/>
          <w:sz w:val="24"/>
          <w:szCs w:val="24"/>
        </w:rPr>
        <w:t xml:space="preserve">dmPFC </w:t>
      </w:r>
      <w:ins w:id="658" w:author="Alejandro De La Vega" w:date="2016-02-05T19:49:00Z">
        <w:r w:rsidR="00F14318" w:rsidRPr="00070689">
          <w:rPr>
            <w:rFonts w:ascii="Times" w:hAnsi="Times"/>
            <w:sz w:val="24"/>
            <w:szCs w:val="24"/>
          </w:rPr>
          <w:t xml:space="preserve">[A1] </w:t>
        </w:r>
      </w:ins>
      <w:r w:rsidR="00195B6B" w:rsidRPr="00070689">
        <w:rPr>
          <w:rFonts w:ascii="Times" w:hAnsi="Times"/>
          <w:sz w:val="24"/>
          <w:szCs w:val="24"/>
        </w:rPr>
        <w:t>robustly co-activated with portions of the so-</w:t>
      </w:r>
      <w:r w:rsidRPr="00070689">
        <w:rPr>
          <w:rFonts w:ascii="Times" w:hAnsi="Times"/>
          <w:sz w:val="24"/>
          <w:szCs w:val="24"/>
        </w:rPr>
        <w:t>called ‘</w:t>
      </w:r>
      <w:proofErr w:type="spellStart"/>
      <w:r w:rsidRPr="00070689">
        <w:rPr>
          <w:rFonts w:ascii="Times" w:hAnsi="Times"/>
          <w:sz w:val="24"/>
          <w:szCs w:val="24"/>
        </w:rPr>
        <w:t>mentalizing</w:t>
      </w:r>
      <w:proofErr w:type="spellEnd"/>
      <w:r w:rsidRPr="00070689">
        <w:rPr>
          <w:rFonts w:ascii="Times" w:hAnsi="Times"/>
          <w:sz w:val="24"/>
          <w:szCs w:val="24"/>
        </w:rPr>
        <w:t xml:space="preserve">’ network, such as the tempo-parietal junction (TPJ) </w:t>
      </w:r>
      <w:r w:rsidR="00DF1BE3" w:rsidRPr="002666F4">
        <w:rPr>
          <w:rFonts w:ascii="Times" w:hAnsi="Times"/>
          <w:sz w:val="24"/>
          <w:szCs w:val="24"/>
        </w:rPr>
        <w:fldChar w:fldCharType="begin"/>
      </w:r>
      <w:r w:rsidR="005E2031">
        <w:rPr>
          <w:rFonts w:ascii="Times" w:hAnsi="Times"/>
          <w:sz w:val="24"/>
          <w:szCs w:val="24"/>
        </w:rPr>
        <w:instrText xml:space="preserve"> ADDIN PAPERS2_CITATIONS &lt;citation&gt;&lt;uuid&gt;5154FAD0-C864-43A7-BF59-FC5A0230C12D&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2666F4">
        <w:rPr>
          <w:rFonts w:ascii="Times" w:hAnsi="Times"/>
          <w:sz w:val="24"/>
          <w:szCs w:val="24"/>
        </w:rPr>
        <w:fldChar w:fldCharType="separate"/>
      </w:r>
      <w:r w:rsidR="00C366D9" w:rsidRPr="002666F4">
        <w:rPr>
          <w:rFonts w:ascii="Times" w:hAnsi="Times" w:cs="Cambria"/>
          <w:sz w:val="24"/>
          <w:szCs w:val="24"/>
        </w:rPr>
        <w:t>(Carter and Huettel, 2013)</w:t>
      </w:r>
      <w:r w:rsidR="00DF1BE3" w:rsidRPr="002666F4">
        <w:rPr>
          <w:rFonts w:ascii="Times" w:hAnsi="Times"/>
          <w:sz w:val="24"/>
          <w:szCs w:val="24"/>
        </w:rPr>
        <w:fldChar w:fldCharType="end"/>
      </w:r>
      <w:r w:rsidR="00195B6B" w:rsidRPr="00070689">
        <w:rPr>
          <w:rFonts w:ascii="Times" w:hAnsi="Times"/>
          <w:sz w:val="24"/>
          <w:szCs w:val="24"/>
        </w:rPr>
        <w:t xml:space="preserve"> and</w:t>
      </w:r>
      <w:r w:rsidR="00C87897" w:rsidRPr="002666F4">
        <w:rPr>
          <w:rFonts w:ascii="Times" w:hAnsi="Times"/>
          <w:sz w:val="24"/>
          <w:szCs w:val="24"/>
        </w:rPr>
        <w:t xml:space="preserve"> the</w:t>
      </w:r>
      <w:r w:rsidR="00195B6B" w:rsidRPr="002666F4">
        <w:rPr>
          <w:rFonts w:ascii="Times" w:hAnsi="Times"/>
          <w:sz w:val="24"/>
          <w:szCs w:val="24"/>
        </w:rPr>
        <w:t xml:space="preserve"> </w:t>
      </w:r>
      <w:r w:rsidRPr="00E5257A">
        <w:rPr>
          <w:rFonts w:ascii="Times" w:hAnsi="Times"/>
          <w:sz w:val="24"/>
          <w:szCs w:val="24"/>
        </w:rPr>
        <w:t>superior temporal sulcus (STS)</w:t>
      </w:r>
      <w:r w:rsidR="00DF1BE3" w:rsidRPr="00E5257A">
        <w:rPr>
          <w:rFonts w:ascii="Times" w:hAnsi="Times"/>
          <w:sz w:val="24"/>
          <w:szCs w:val="24"/>
        </w:rPr>
        <w:t xml:space="preserve"> </w:t>
      </w:r>
      <w:r w:rsidR="00DF1BE3" w:rsidRPr="002666F4">
        <w:rPr>
          <w:rFonts w:ascii="Times" w:hAnsi="Times"/>
          <w:sz w:val="24"/>
          <w:szCs w:val="24"/>
        </w:rPr>
        <w:fldChar w:fldCharType="begin"/>
      </w:r>
      <w:r w:rsidR="005E2031">
        <w:rPr>
          <w:rFonts w:ascii="Times" w:hAnsi="Times"/>
          <w:sz w:val="24"/>
          <w:szCs w:val="24"/>
        </w:rPr>
        <w:instrText xml:space="preserve"> ADDIN PAPERS2_CITATIONS &lt;citation&gt;&lt;uuid&gt;8ED01F30-4E07-4BF8-A1C1-D094AAE9F6FB&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2666F4">
        <w:rPr>
          <w:rFonts w:ascii="Times" w:hAnsi="Times"/>
          <w:sz w:val="24"/>
          <w:szCs w:val="24"/>
        </w:rPr>
        <w:fldChar w:fldCharType="separate"/>
      </w:r>
      <w:r w:rsidR="00C366D9" w:rsidRPr="002666F4">
        <w:rPr>
          <w:rFonts w:ascii="Times" w:hAnsi="Times" w:cs="Cambria"/>
          <w:sz w:val="24"/>
          <w:szCs w:val="24"/>
        </w:rPr>
        <w:t>(Zilbovicius et al., 2006)</w:t>
      </w:r>
      <w:r w:rsidR="00DF1BE3" w:rsidRPr="002666F4">
        <w:rPr>
          <w:rFonts w:ascii="Times" w:hAnsi="Times"/>
          <w:sz w:val="24"/>
          <w:szCs w:val="24"/>
        </w:rPr>
        <w:fldChar w:fldCharType="end"/>
      </w:r>
      <w:r w:rsidR="00195B6B" w:rsidRPr="00070689">
        <w:rPr>
          <w:rFonts w:ascii="Times" w:hAnsi="Times"/>
          <w:sz w:val="24"/>
          <w:szCs w:val="24"/>
        </w:rPr>
        <w:t xml:space="preserve">, as well as lateral PFC, including inferior and middle frontal </w:t>
      </w:r>
      <w:proofErr w:type="spellStart"/>
      <w:r w:rsidR="00195B6B" w:rsidRPr="00070689">
        <w:rPr>
          <w:rFonts w:ascii="Times" w:hAnsi="Times"/>
          <w:sz w:val="24"/>
          <w:szCs w:val="24"/>
        </w:rPr>
        <w:t>gyri</w:t>
      </w:r>
      <w:proofErr w:type="spellEnd"/>
      <w:r w:rsidR="00195B6B" w:rsidRPr="00070689">
        <w:rPr>
          <w:rFonts w:ascii="Times" w:hAnsi="Times"/>
          <w:sz w:val="24"/>
          <w:szCs w:val="24"/>
        </w:rPr>
        <w:t>.</w:t>
      </w:r>
      <w:r w:rsidR="00363EE3" w:rsidRPr="002666F4">
        <w:rPr>
          <w:rFonts w:ascii="Times" w:hAnsi="Times"/>
          <w:sz w:val="24"/>
          <w:szCs w:val="24"/>
        </w:rPr>
        <w:t xml:space="preserve"> Finally, vmPFC</w:t>
      </w:r>
      <w:ins w:id="659" w:author="Alejandro De La Vega" w:date="2016-02-05T19:50:00Z">
        <w:r w:rsidR="00F14318" w:rsidRPr="001C230A">
          <w:rPr>
            <w:rFonts w:ascii="Times" w:hAnsi="Times"/>
            <w:sz w:val="24"/>
            <w:szCs w:val="24"/>
          </w:rPr>
          <w:t xml:space="preserve"> [A3]</w:t>
        </w:r>
      </w:ins>
      <w:r w:rsidR="00363EE3" w:rsidRPr="00070689">
        <w:rPr>
          <w:rFonts w:ascii="Times" w:hAnsi="Times"/>
          <w:sz w:val="24"/>
          <w:szCs w:val="24"/>
        </w:rPr>
        <w:t xml:space="preserve"> showed strong </w:t>
      </w:r>
      <w:r w:rsidR="00195B6B" w:rsidRPr="00070689">
        <w:rPr>
          <w:rFonts w:ascii="Times" w:hAnsi="Times"/>
          <w:sz w:val="24"/>
          <w:szCs w:val="24"/>
        </w:rPr>
        <w:t>co-activation with subcortical regions, including VS and the amygdala, extending into the hippocampus. As a whole, these</w:t>
      </w:r>
      <w:r w:rsidR="00104D1A" w:rsidRPr="00070689">
        <w:rPr>
          <w:rFonts w:ascii="Times" w:hAnsi="Times"/>
          <w:sz w:val="24"/>
          <w:szCs w:val="24"/>
        </w:rPr>
        <w:t xml:space="preserve"> co-activation patterns </w:t>
      </w:r>
      <w:r w:rsidR="00195B6B" w:rsidRPr="00E5257A">
        <w:rPr>
          <w:rFonts w:ascii="Times" w:hAnsi="Times"/>
          <w:sz w:val="24"/>
          <w:szCs w:val="24"/>
        </w:rPr>
        <w:t>demonstrate</w:t>
      </w:r>
      <w:r w:rsidR="00104D1A" w:rsidRPr="00070689">
        <w:rPr>
          <w:rFonts w:ascii="Times" w:hAnsi="Times"/>
          <w:sz w:val="24"/>
          <w:szCs w:val="24"/>
        </w:rPr>
        <w:t xml:space="preserve"> </w:t>
      </w:r>
      <w:r w:rsidR="00195B6B" w:rsidRPr="00070689">
        <w:rPr>
          <w:rFonts w:ascii="Times" w:hAnsi="Times"/>
          <w:sz w:val="24"/>
          <w:szCs w:val="24"/>
        </w:rPr>
        <w:t xml:space="preserve">that the regions we identified are involved with distinct functional networks, and suggest that </w:t>
      </w:r>
      <w:r w:rsidR="000123FD" w:rsidRPr="00070689">
        <w:rPr>
          <w:rFonts w:ascii="Times" w:hAnsi="Times"/>
          <w:sz w:val="24"/>
          <w:szCs w:val="24"/>
        </w:rPr>
        <w:t xml:space="preserve">there are likely </w:t>
      </w:r>
      <w:r w:rsidR="00195B6B" w:rsidRPr="00070689">
        <w:rPr>
          <w:rFonts w:ascii="Times" w:hAnsi="Times"/>
          <w:sz w:val="24"/>
          <w:szCs w:val="24"/>
        </w:rPr>
        <w:t>broad functiona</w:t>
      </w:r>
      <w:r w:rsidR="00C30F82" w:rsidRPr="00070689">
        <w:rPr>
          <w:rFonts w:ascii="Times" w:hAnsi="Times"/>
          <w:sz w:val="24"/>
          <w:szCs w:val="24"/>
        </w:rPr>
        <w:t>l differences across MFC zon</w:t>
      </w:r>
      <w:r w:rsidR="008010F9" w:rsidRPr="00070689">
        <w:rPr>
          <w:rFonts w:ascii="Times" w:hAnsi="Times"/>
          <w:sz w:val="24"/>
          <w:szCs w:val="24"/>
        </w:rPr>
        <w:t>es</w:t>
      </w:r>
      <w:r w:rsidR="00E80C21" w:rsidRPr="00070689">
        <w:rPr>
          <w:rFonts w:ascii="Times" w:hAnsi="Times"/>
          <w:sz w:val="24"/>
          <w:szCs w:val="24"/>
        </w:rPr>
        <w:t>,</w:t>
      </w:r>
      <w:r w:rsidR="008010F9" w:rsidRPr="00070689">
        <w:rPr>
          <w:rFonts w:ascii="Times" w:hAnsi="Times"/>
          <w:sz w:val="24"/>
          <w:szCs w:val="24"/>
        </w:rPr>
        <w:t xml:space="preserve"> accompanied by fine-grained differences within each </w:t>
      </w:r>
      <w:proofErr w:type="spellStart"/>
      <w:r w:rsidR="0049485E" w:rsidRPr="00070689">
        <w:rPr>
          <w:rFonts w:ascii="Times" w:hAnsi="Times"/>
          <w:sz w:val="24"/>
          <w:szCs w:val="24"/>
        </w:rPr>
        <w:t>subregion</w:t>
      </w:r>
      <w:proofErr w:type="spellEnd"/>
      <w:r w:rsidR="008010F9" w:rsidRPr="00070689">
        <w:rPr>
          <w:rFonts w:ascii="Times" w:hAnsi="Times"/>
          <w:sz w:val="24"/>
          <w:szCs w:val="24"/>
        </w:rPr>
        <w:t>.</w:t>
      </w:r>
    </w:p>
    <w:p w14:paraId="471F7061" w14:textId="75618CDC" w:rsidR="009E7445" w:rsidRPr="00070689" w:rsidRDefault="006B0B75" w:rsidP="0096185D">
      <w:pPr>
        <w:pStyle w:val="Heading2"/>
        <w:spacing w:line="480" w:lineRule="auto"/>
        <w:rPr>
          <w:szCs w:val="24"/>
        </w:rPr>
      </w:pPr>
      <w:bookmarkStart w:id="660" w:name="h.721q8a50h6b7" w:colFirst="0" w:colLast="0"/>
      <w:bookmarkEnd w:id="660"/>
      <w:r w:rsidRPr="00070689">
        <w:rPr>
          <w:szCs w:val="24"/>
        </w:rPr>
        <w:t xml:space="preserve">Meta-analytic functional </w:t>
      </w:r>
      <w:ins w:id="661" w:author="Alejandro De La Vega" w:date="2016-02-05T16:38:00Z">
        <w:r w:rsidR="001F66B3" w:rsidRPr="00070689">
          <w:rPr>
            <w:szCs w:val="24"/>
          </w:rPr>
          <w:t>preference profiles</w:t>
        </w:r>
      </w:ins>
    </w:p>
    <w:p w14:paraId="6755F9E9" w14:textId="06F59226" w:rsidR="0058308B" w:rsidRDefault="006B0B75" w:rsidP="00566111">
      <w:pPr>
        <w:pStyle w:val="Normal1"/>
        <w:rPr>
          <w:ins w:id="662" w:author="Alejandro De La Vega" w:date="2016-03-08T18:49:00Z"/>
          <w:rFonts w:ascii="Times" w:hAnsi="Times"/>
          <w:color w:val="333333"/>
          <w:sz w:val="24"/>
          <w:szCs w:val="24"/>
        </w:rPr>
      </w:pPr>
      <w:r w:rsidRPr="00070689">
        <w:rPr>
          <w:rFonts w:ascii="Times" w:hAnsi="Times"/>
          <w:sz w:val="24"/>
          <w:szCs w:val="24"/>
        </w:rPr>
        <w:tab/>
      </w:r>
      <w:ins w:id="663" w:author="Alejandro De La Vega" w:date="2016-02-05T19:51:00Z">
        <w:r w:rsidR="00F14318" w:rsidRPr="00070689">
          <w:rPr>
            <w:rFonts w:ascii="Times" w:hAnsi="Times"/>
            <w:sz w:val="24"/>
            <w:szCs w:val="24"/>
          </w:rPr>
          <w:t xml:space="preserve">Next, </w:t>
        </w:r>
      </w:ins>
      <w:r w:rsidRPr="00070689">
        <w:rPr>
          <w:rFonts w:ascii="Times" w:hAnsi="Times"/>
          <w:sz w:val="24"/>
          <w:szCs w:val="24"/>
        </w:rPr>
        <w:t xml:space="preserve">we </w:t>
      </w:r>
      <w:r w:rsidR="005A6338" w:rsidRPr="00070689">
        <w:rPr>
          <w:rFonts w:ascii="Times" w:hAnsi="Times"/>
          <w:sz w:val="24"/>
          <w:szCs w:val="24"/>
        </w:rPr>
        <w:t xml:space="preserve">used a data-driven approach that </w:t>
      </w:r>
      <w:r w:rsidR="0002234A" w:rsidRPr="00070689">
        <w:rPr>
          <w:rFonts w:ascii="Times" w:hAnsi="Times"/>
          <w:sz w:val="24"/>
          <w:szCs w:val="24"/>
        </w:rPr>
        <w:t xml:space="preserve">surveyed a broad range of </w:t>
      </w:r>
      <w:r w:rsidR="00195B6B" w:rsidRPr="00070689">
        <w:rPr>
          <w:rFonts w:ascii="Times" w:hAnsi="Times"/>
          <w:sz w:val="24"/>
          <w:szCs w:val="24"/>
        </w:rPr>
        <w:t>psychological</w:t>
      </w:r>
      <w:r w:rsidR="001A0C27" w:rsidRPr="00070689">
        <w:rPr>
          <w:rFonts w:ascii="Times" w:hAnsi="Times"/>
          <w:sz w:val="24"/>
          <w:szCs w:val="24"/>
        </w:rPr>
        <w:t xml:space="preserve"> states</w:t>
      </w:r>
      <w:r w:rsidR="0002234A" w:rsidRPr="00070689">
        <w:rPr>
          <w:rFonts w:ascii="Times" w:hAnsi="Times"/>
          <w:sz w:val="24"/>
          <w:szCs w:val="24"/>
        </w:rPr>
        <w:t xml:space="preserve"> </w:t>
      </w:r>
      <w:r w:rsidR="00195B6B" w:rsidRPr="00070689">
        <w:rPr>
          <w:rFonts w:ascii="Times" w:hAnsi="Times"/>
          <w:sz w:val="24"/>
          <w:szCs w:val="24"/>
        </w:rPr>
        <w:t>to</w:t>
      </w:r>
      <w:r w:rsidR="0002234A" w:rsidRPr="00070689">
        <w:rPr>
          <w:rFonts w:ascii="Times" w:hAnsi="Times"/>
          <w:sz w:val="24"/>
          <w:szCs w:val="24"/>
        </w:rPr>
        <w:t xml:space="preserve"> </w:t>
      </w:r>
      <w:ins w:id="664" w:author="Alejandro De La Vega" w:date="2016-02-09T20:31:00Z">
        <w:r w:rsidR="000B042F" w:rsidRPr="00070689">
          <w:rPr>
            <w:rFonts w:ascii="Times" w:hAnsi="Times"/>
            <w:sz w:val="24"/>
            <w:szCs w:val="24"/>
          </w:rPr>
          <w:t>determine if MFC clusters are differentially re</w:t>
        </w:r>
        <w:r w:rsidR="00CC2414">
          <w:rPr>
            <w:rFonts w:ascii="Times" w:hAnsi="Times"/>
            <w:sz w:val="24"/>
            <w:szCs w:val="24"/>
          </w:rPr>
          <w:t>cruited by psychological states</w:t>
        </w:r>
      </w:ins>
      <w:r w:rsidR="00195B6B" w:rsidRPr="00070689">
        <w:rPr>
          <w:rFonts w:ascii="Times" w:hAnsi="Times"/>
          <w:sz w:val="24"/>
          <w:szCs w:val="24"/>
        </w:rPr>
        <w:t xml:space="preserve">. For each cluster, we trained a multivariate classifier to predict which studies activated the cluster using </w:t>
      </w:r>
      <w:r w:rsidR="0013377B" w:rsidRPr="00070689">
        <w:rPr>
          <w:rFonts w:ascii="Times" w:hAnsi="Times"/>
          <w:sz w:val="24"/>
          <w:szCs w:val="24"/>
        </w:rPr>
        <w:t>a set of 35</w:t>
      </w:r>
      <w:r w:rsidR="00026443" w:rsidRPr="00070689">
        <w:rPr>
          <w:rFonts w:ascii="Times" w:hAnsi="Times"/>
          <w:sz w:val="24"/>
          <w:szCs w:val="24"/>
        </w:rPr>
        <w:t xml:space="preserve"> </w:t>
      </w:r>
      <w:r w:rsidR="00195B6B" w:rsidRPr="00070689">
        <w:rPr>
          <w:rFonts w:ascii="Times" w:hAnsi="Times"/>
          <w:sz w:val="24"/>
          <w:szCs w:val="24"/>
        </w:rPr>
        <w:t>psychological</w:t>
      </w:r>
      <w:r w:rsidR="00026443" w:rsidRPr="00070689">
        <w:rPr>
          <w:rFonts w:ascii="Times" w:hAnsi="Times"/>
          <w:sz w:val="24"/>
          <w:szCs w:val="24"/>
        </w:rPr>
        <w:t xml:space="preserve"> </w:t>
      </w:r>
      <w:ins w:id="665" w:author="Alejandro De La Vega" w:date="2016-02-05T19:52:00Z">
        <w:r w:rsidR="00F14318" w:rsidRPr="00070689">
          <w:rPr>
            <w:rFonts w:ascii="Times" w:hAnsi="Times"/>
            <w:sz w:val="24"/>
            <w:szCs w:val="24"/>
          </w:rPr>
          <w:t xml:space="preserve">topics </w:t>
        </w:r>
      </w:ins>
      <w:r w:rsidR="00195B6B" w:rsidRPr="00070689">
        <w:rPr>
          <w:rFonts w:ascii="Times" w:hAnsi="Times"/>
          <w:sz w:val="24"/>
          <w:szCs w:val="24"/>
        </w:rPr>
        <w:t>derived</w:t>
      </w:r>
      <w:r w:rsidR="00026443" w:rsidRPr="00070689">
        <w:rPr>
          <w:rFonts w:ascii="Times" w:hAnsi="Times"/>
          <w:sz w:val="24"/>
          <w:szCs w:val="24"/>
        </w:rPr>
        <w:t xml:space="preserve"> </w:t>
      </w:r>
      <w:r w:rsidR="00195B6B" w:rsidRPr="00070689">
        <w:rPr>
          <w:rFonts w:ascii="Times" w:hAnsi="Times"/>
          <w:sz w:val="24"/>
          <w:szCs w:val="24"/>
        </w:rPr>
        <w:t>by applying a</w:t>
      </w:r>
      <w:r w:rsidR="00026443" w:rsidRPr="00070689">
        <w:rPr>
          <w:rFonts w:ascii="Times" w:hAnsi="Times"/>
          <w:sz w:val="24"/>
          <w:szCs w:val="24"/>
        </w:rPr>
        <w:t xml:space="preserve"> standard topic modeling approach to the </w:t>
      </w:r>
      <w:ins w:id="666" w:author="Alejandro De La Vega" w:date="2016-02-05T19:53:00Z">
        <w:r w:rsidR="00F14318" w:rsidRPr="00070689">
          <w:rPr>
            <w:rFonts w:ascii="Times" w:hAnsi="Times"/>
            <w:sz w:val="24"/>
            <w:szCs w:val="24"/>
          </w:rPr>
          <w:t xml:space="preserve">abstracts </w:t>
        </w:r>
      </w:ins>
      <w:r w:rsidR="00026443" w:rsidRPr="00070689">
        <w:rPr>
          <w:rFonts w:ascii="Times" w:hAnsi="Times"/>
          <w:sz w:val="24"/>
          <w:szCs w:val="24"/>
        </w:rPr>
        <w:t>of articles in the d</w:t>
      </w:r>
      <w:r w:rsidR="00195B6B" w:rsidRPr="00070689">
        <w:rPr>
          <w:rFonts w:ascii="Times" w:hAnsi="Times"/>
          <w:sz w:val="24"/>
          <w:szCs w:val="24"/>
        </w:rPr>
        <w:t xml:space="preserve">atabase </w:t>
      </w:r>
      <w:r w:rsidR="006E5BEF" w:rsidRPr="00E5257A">
        <w:rPr>
          <w:rFonts w:ascii="Times" w:hAnsi="Times"/>
          <w:sz w:val="24"/>
          <w:szCs w:val="24"/>
        </w:rPr>
        <w:fldChar w:fldCharType="begin"/>
      </w:r>
      <w:r w:rsidR="005E2031">
        <w:rPr>
          <w:rFonts w:ascii="Times" w:hAnsi="Times"/>
          <w:sz w:val="24"/>
          <w:szCs w:val="24"/>
        </w:rPr>
        <w:instrText xml:space="preserve"> ADDIN PAPERS2_CITATIONS &lt;citation&gt;&lt;uuid&gt;3E3D5698-B82B-4291-A6A8-52FC868CE5F1&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E5257A">
        <w:rPr>
          <w:rFonts w:ascii="Times" w:hAnsi="Times"/>
          <w:sz w:val="24"/>
          <w:szCs w:val="24"/>
        </w:rPr>
        <w:fldChar w:fldCharType="separate"/>
      </w:r>
      <w:ins w:id="667" w:author="Alejandro De La Vega" w:date="2016-02-08T20:38:00Z">
        <w:r w:rsidR="00E2184D" w:rsidRPr="001C230A">
          <w:rPr>
            <w:rFonts w:ascii="Times" w:hAnsi="Times" w:cs="Times"/>
            <w:sz w:val="24"/>
            <w:szCs w:val="24"/>
          </w:rPr>
          <w:t>(Poldrack et al., 2012b)</w:t>
        </w:r>
      </w:ins>
      <w:r w:rsidR="006E5BEF" w:rsidRPr="00E5257A">
        <w:rPr>
          <w:rFonts w:ascii="Times" w:hAnsi="Times"/>
          <w:sz w:val="24"/>
          <w:szCs w:val="24"/>
        </w:rPr>
        <w:fldChar w:fldCharType="end"/>
      </w:r>
      <w:r w:rsidR="006E5BEF" w:rsidRPr="00070689">
        <w:rPr>
          <w:rFonts w:ascii="Times" w:hAnsi="Times"/>
          <w:sz w:val="24"/>
          <w:szCs w:val="24"/>
        </w:rPr>
        <w:t xml:space="preserve"> </w:t>
      </w:r>
      <w:r w:rsidR="00026443" w:rsidRPr="00E5257A">
        <w:rPr>
          <w:rFonts w:ascii="Times" w:hAnsi="Times"/>
          <w:sz w:val="24"/>
          <w:szCs w:val="24"/>
        </w:rPr>
        <w:t>(</w:t>
      </w:r>
      <w:r w:rsidR="007F249F" w:rsidRPr="00E5257A">
        <w:rPr>
          <w:rFonts w:ascii="Times" w:hAnsi="Times"/>
          <w:sz w:val="24"/>
          <w:szCs w:val="24"/>
        </w:rPr>
        <w:t>Table 1</w:t>
      </w:r>
      <w:r w:rsidR="00195B6B" w:rsidRPr="00070689">
        <w:rPr>
          <w:rFonts w:ascii="Times" w:hAnsi="Times"/>
          <w:sz w:val="24"/>
          <w:szCs w:val="24"/>
        </w:rPr>
        <w:t>). From the resulting fitted classifiers,</w:t>
      </w:r>
      <w:r w:rsidR="006706F2" w:rsidRPr="00070689">
        <w:rPr>
          <w:rFonts w:ascii="Times" w:hAnsi="Times"/>
          <w:sz w:val="24"/>
          <w:szCs w:val="24"/>
        </w:rPr>
        <w:t xml:space="preserve"> we </w:t>
      </w:r>
      <w:r w:rsidR="00195B6B" w:rsidRPr="00070689">
        <w:rPr>
          <w:rFonts w:ascii="Times" w:hAnsi="Times"/>
          <w:sz w:val="24"/>
          <w:szCs w:val="24"/>
        </w:rPr>
        <w:t>calculated the</w:t>
      </w:r>
      <w:r w:rsidR="006706F2" w:rsidRPr="00070689">
        <w:rPr>
          <w:rFonts w:ascii="Times" w:hAnsi="Times"/>
          <w:sz w:val="24"/>
          <w:szCs w:val="24"/>
        </w:rPr>
        <w:t xml:space="preserve"> </w:t>
      </w:r>
      <w:r w:rsidR="00195B6B" w:rsidRPr="00070689">
        <w:rPr>
          <w:rFonts w:ascii="Times" w:hAnsi="Times"/>
          <w:sz w:val="24"/>
          <w:szCs w:val="24"/>
        </w:rPr>
        <w:t xml:space="preserve">extent to which each </w:t>
      </w:r>
      <w:ins w:id="668" w:author="Alejandro De La Vega" w:date="2016-02-05T19:53:00Z">
        <w:r w:rsidR="00F14318" w:rsidRPr="00070689">
          <w:rPr>
            <w:rFonts w:ascii="Times" w:hAnsi="Times"/>
            <w:sz w:val="24"/>
            <w:szCs w:val="24"/>
          </w:rPr>
          <w:t>topic</w:t>
        </w:r>
      </w:ins>
      <w:r w:rsidR="00195B6B" w:rsidRPr="00070689">
        <w:rPr>
          <w:rFonts w:ascii="Times" w:hAnsi="Times"/>
          <w:sz w:val="24"/>
          <w:szCs w:val="24"/>
        </w:rPr>
        <w:t xml:space="preserve"> predicted activity in each cluster </w:t>
      </w:r>
      <w:ins w:id="669" w:author="Alejandro De La Vega" w:date="2016-03-08T18:48:00Z">
        <w:r w:rsidR="0058308B">
          <w:rPr>
            <w:rFonts w:ascii="Times" w:hAnsi="Times"/>
            <w:sz w:val="24"/>
            <w:szCs w:val="24"/>
          </w:rPr>
          <w:t xml:space="preserve">(measured as the log odds-ratio [LOR]) </w:t>
        </w:r>
      </w:ins>
      <w:r w:rsidR="00195B6B" w:rsidRPr="00070689">
        <w:rPr>
          <w:rFonts w:ascii="Times" w:hAnsi="Times"/>
          <w:sz w:val="24"/>
          <w:szCs w:val="24"/>
        </w:rPr>
        <w:t>and restricted interpretation to significant associations (p&lt;0.001).</w:t>
      </w:r>
      <w:ins w:id="670" w:author="Alejandro De La Vega" w:date="2016-03-08T18:50:00Z">
        <w:r w:rsidR="0058308B">
          <w:rPr>
            <w:rFonts w:ascii="Times" w:hAnsi="Times"/>
            <w:sz w:val="24"/>
            <w:szCs w:val="24"/>
          </w:rPr>
          <w:t xml:space="preserve"> W</w:t>
        </w:r>
      </w:ins>
      <w:ins w:id="671" w:author="Alejandro De La Vega" w:date="2016-03-08T18:48:00Z">
        <w:r w:rsidR="0058308B">
          <w:rPr>
            <w:rFonts w:ascii="Times" w:hAnsi="Times"/>
            <w:color w:val="333333"/>
            <w:sz w:val="24"/>
            <w:szCs w:val="24"/>
          </w:rPr>
          <w:t>e additionally report 95% confidence intervals of LORs whenever we comparatively discuss sets of regions.</w:t>
        </w:r>
      </w:ins>
      <w:ins w:id="672" w:author="Alejandro De La Vega" w:date="2016-03-08T17:00:00Z">
        <w:r w:rsidR="00665160">
          <w:rPr>
            <w:rFonts w:ascii="Times" w:hAnsi="Times"/>
            <w:color w:val="333333"/>
            <w:sz w:val="24"/>
            <w:szCs w:val="24"/>
          </w:rPr>
          <w:t xml:space="preserve"> </w:t>
        </w:r>
      </w:ins>
      <w:ins w:id="673" w:author="Alejandro De La Vega" w:date="2016-03-14T19:41:00Z">
        <w:r w:rsidR="002F4550">
          <w:rPr>
            <w:rFonts w:ascii="Times" w:hAnsi="Times"/>
            <w:color w:val="333333"/>
            <w:sz w:val="24"/>
            <w:szCs w:val="24"/>
          </w:rPr>
          <w:t>As these comparisons are post-hoc and exploratory, caution interpretation is warranted.</w:t>
        </w:r>
      </w:ins>
    </w:p>
    <w:p w14:paraId="4EB1331F" w14:textId="68613D14" w:rsidR="00F14318" w:rsidRPr="00070689" w:rsidRDefault="00F14318" w:rsidP="00566111">
      <w:pPr>
        <w:pStyle w:val="Normal1"/>
        <w:rPr>
          <w:ins w:id="674" w:author="Alejandro De La Vega" w:date="2016-02-05T19:54:00Z"/>
          <w:rFonts w:ascii="Times" w:hAnsi="Times"/>
          <w:color w:val="333333"/>
          <w:sz w:val="24"/>
          <w:szCs w:val="24"/>
        </w:rPr>
      </w:pPr>
      <w:ins w:id="675" w:author="Alejandro De La Vega" w:date="2016-02-05T19:54:00Z">
        <w:r w:rsidRPr="00070689">
          <w:rPr>
            <w:rFonts w:ascii="Times" w:hAnsi="Times"/>
            <w:color w:val="333333"/>
            <w:sz w:val="24"/>
            <w:szCs w:val="24"/>
          </w:rPr>
          <w:t xml:space="preserve">Although </w:t>
        </w:r>
      </w:ins>
      <w:ins w:id="676" w:author="Alejandro De La Vega" w:date="2016-02-05T20:01:00Z">
        <w:r w:rsidR="00566111" w:rsidRPr="00070689">
          <w:rPr>
            <w:rFonts w:ascii="Times" w:hAnsi="Times"/>
            <w:color w:val="333333"/>
            <w:sz w:val="24"/>
            <w:szCs w:val="24"/>
          </w:rPr>
          <w:t xml:space="preserve">the following results demonstrate </w:t>
        </w:r>
      </w:ins>
      <w:ins w:id="677" w:author="Alejandro De La Vega" w:date="2016-02-05T20:50:00Z">
        <w:r w:rsidR="00185EB4" w:rsidRPr="00070689">
          <w:rPr>
            <w:rFonts w:ascii="Times" w:hAnsi="Times"/>
            <w:color w:val="333333"/>
            <w:sz w:val="24"/>
            <w:szCs w:val="24"/>
          </w:rPr>
          <w:t xml:space="preserve">relatively high loadings </w:t>
        </w:r>
      </w:ins>
      <w:ins w:id="678" w:author="Alejandro De La Vega" w:date="2016-02-05T20:01:00Z">
        <w:r w:rsidR="00566111" w:rsidRPr="00070689">
          <w:rPr>
            <w:rFonts w:ascii="Times" w:hAnsi="Times"/>
            <w:color w:val="333333"/>
            <w:sz w:val="24"/>
            <w:szCs w:val="24"/>
          </w:rPr>
          <w:t xml:space="preserve">between specific </w:t>
        </w:r>
      </w:ins>
      <w:ins w:id="679" w:author="Alejandro De La Vega" w:date="2016-02-05T20:02:00Z">
        <w:r w:rsidR="00566111" w:rsidRPr="00070689">
          <w:rPr>
            <w:rFonts w:ascii="Times" w:hAnsi="Times"/>
            <w:color w:val="333333"/>
            <w:sz w:val="24"/>
            <w:szCs w:val="24"/>
          </w:rPr>
          <w:t xml:space="preserve">topics and regions (e.g. ‘motor’ and SMA), </w:t>
        </w:r>
      </w:ins>
      <w:ins w:id="680" w:author="Alejandro De La Vega" w:date="2016-02-05T19:54:00Z">
        <w:r w:rsidRPr="00070689">
          <w:rPr>
            <w:rFonts w:ascii="Times" w:hAnsi="Times"/>
            <w:color w:val="333333"/>
            <w:sz w:val="24"/>
            <w:szCs w:val="24"/>
          </w:rPr>
          <w:t>classification using all 35 topics yield</w:t>
        </w:r>
      </w:ins>
      <w:ins w:id="681" w:author="Alejandro De La Vega" w:date="2016-02-05T19:57:00Z">
        <w:r w:rsidRPr="00070689">
          <w:rPr>
            <w:rFonts w:ascii="Times" w:hAnsi="Times"/>
            <w:color w:val="333333"/>
            <w:sz w:val="24"/>
            <w:szCs w:val="24"/>
          </w:rPr>
          <w:t>ed</w:t>
        </w:r>
      </w:ins>
      <w:ins w:id="682" w:author="Alejandro De La Vega" w:date="2016-02-05T19:54:00Z">
        <w:r w:rsidRPr="00070689">
          <w:rPr>
            <w:rFonts w:ascii="Times" w:hAnsi="Times"/>
            <w:color w:val="333333"/>
            <w:sz w:val="24"/>
            <w:szCs w:val="24"/>
          </w:rPr>
          <w:t xml:space="preserve"> </w:t>
        </w:r>
      </w:ins>
      <w:ins w:id="683" w:author="Alejandro De La Vega" w:date="2016-02-05T19:55:00Z">
        <w:r w:rsidRPr="00070689">
          <w:rPr>
            <w:rFonts w:ascii="Times" w:hAnsi="Times"/>
            <w:color w:val="333333"/>
            <w:sz w:val="24"/>
            <w:szCs w:val="24"/>
          </w:rPr>
          <w:t>much</w:t>
        </w:r>
      </w:ins>
      <w:ins w:id="684" w:author="Alejandro De La Vega" w:date="2016-02-05T19:54:00Z">
        <w:r w:rsidRPr="00070689">
          <w:rPr>
            <w:rFonts w:ascii="Times" w:hAnsi="Times"/>
            <w:color w:val="333333"/>
            <w:sz w:val="24"/>
            <w:szCs w:val="24"/>
          </w:rPr>
          <w:t xml:space="preserve"> </w:t>
        </w:r>
      </w:ins>
      <w:ins w:id="685" w:author="Alejandro De La Vega" w:date="2016-02-05T19:57:00Z">
        <w:r w:rsidRPr="00070689">
          <w:rPr>
            <w:rFonts w:ascii="Times" w:hAnsi="Times"/>
            <w:color w:val="333333"/>
            <w:sz w:val="24"/>
            <w:szCs w:val="24"/>
          </w:rPr>
          <w:t xml:space="preserve">better </w:t>
        </w:r>
      </w:ins>
      <w:ins w:id="686" w:author="Alejandro De La Vega" w:date="2016-02-05T19:59:00Z">
        <w:r w:rsidRPr="00070689">
          <w:rPr>
            <w:rFonts w:ascii="Times" w:hAnsi="Times"/>
            <w:color w:val="333333"/>
            <w:sz w:val="24"/>
            <w:szCs w:val="24"/>
          </w:rPr>
          <w:t>performance</w:t>
        </w:r>
      </w:ins>
      <w:ins w:id="687" w:author="Alejandro De La Vega" w:date="2016-02-05T19:57:00Z">
        <w:r w:rsidRPr="00070689">
          <w:rPr>
            <w:rFonts w:ascii="Times" w:hAnsi="Times"/>
            <w:color w:val="333333"/>
            <w:sz w:val="24"/>
            <w:szCs w:val="24"/>
          </w:rPr>
          <w:t xml:space="preserve"> (</w:t>
        </w:r>
      </w:ins>
      <w:ins w:id="688" w:author="Alejandro De La Vega" w:date="2016-02-05T19:58:00Z">
        <w:r w:rsidRPr="00070689">
          <w:rPr>
            <w:rFonts w:ascii="Times" w:hAnsi="Times"/>
            <w:color w:val="333333"/>
            <w:sz w:val="24"/>
            <w:szCs w:val="24"/>
          </w:rPr>
          <w:t xml:space="preserve">mean </w:t>
        </w:r>
      </w:ins>
      <w:ins w:id="689" w:author="Alejandro De La Vega" w:date="2016-02-05T19:56:00Z">
        <w:r w:rsidRPr="00070689">
          <w:rPr>
            <w:rFonts w:ascii="Times" w:hAnsi="Times"/>
            <w:color w:val="333333"/>
            <w:sz w:val="24"/>
            <w:szCs w:val="24"/>
          </w:rPr>
          <w:t xml:space="preserve">AUC-ROC: </w:t>
        </w:r>
      </w:ins>
      <w:ins w:id="690" w:author="Alejandro De La Vega" w:date="2016-02-05T19:57:00Z">
        <w:r w:rsidRPr="00070689">
          <w:rPr>
            <w:rFonts w:ascii="Times" w:hAnsi="Times"/>
            <w:color w:val="333333"/>
            <w:sz w:val="24"/>
            <w:szCs w:val="24"/>
          </w:rPr>
          <w:t>0.61)</w:t>
        </w:r>
      </w:ins>
      <w:ins w:id="691" w:author="Alejandro De La Vega" w:date="2016-02-05T19:58:00Z">
        <w:r w:rsidRPr="00070689">
          <w:rPr>
            <w:rFonts w:ascii="Times" w:hAnsi="Times"/>
            <w:color w:val="333333"/>
            <w:sz w:val="24"/>
            <w:szCs w:val="24"/>
          </w:rPr>
          <w:t xml:space="preserve"> than when using only the </w:t>
        </w:r>
      </w:ins>
      <w:ins w:id="692" w:author="Alejandro De La Vega" w:date="2016-02-05T20:02:00Z">
        <w:r w:rsidR="00566111" w:rsidRPr="00070689">
          <w:rPr>
            <w:rFonts w:ascii="Times" w:hAnsi="Times"/>
            <w:color w:val="333333"/>
            <w:sz w:val="24"/>
            <w:szCs w:val="24"/>
          </w:rPr>
          <w:t>most predictive</w:t>
        </w:r>
      </w:ins>
      <w:ins w:id="693" w:author="Alejandro De La Vega" w:date="2016-02-05T19:58:00Z">
        <w:r w:rsidRPr="00070689">
          <w:rPr>
            <w:rFonts w:ascii="Times" w:hAnsi="Times"/>
            <w:color w:val="333333"/>
            <w:sz w:val="24"/>
            <w:szCs w:val="24"/>
          </w:rPr>
          <w:t xml:space="preserve"> topic of each region (mean AUC-ROC</w:t>
        </w:r>
        <w:r w:rsidR="00566111" w:rsidRPr="00070689">
          <w:rPr>
            <w:rFonts w:ascii="Times" w:hAnsi="Times"/>
            <w:color w:val="333333"/>
            <w:sz w:val="24"/>
            <w:szCs w:val="24"/>
          </w:rPr>
          <w:t xml:space="preserve">: 0.54). </w:t>
        </w:r>
      </w:ins>
      <w:ins w:id="694" w:author="Alejandro De La Vega" w:date="2016-02-05T20:03:00Z">
        <w:r w:rsidR="00566111" w:rsidRPr="00070689">
          <w:rPr>
            <w:rFonts w:ascii="Times" w:hAnsi="Times"/>
            <w:color w:val="333333"/>
            <w:sz w:val="24"/>
            <w:szCs w:val="24"/>
          </w:rPr>
          <w:t>The relatively poor performance using only one topic suggests low selectivity between psychological state</w:t>
        </w:r>
      </w:ins>
      <w:ins w:id="695" w:author="Alejandro De La Vega" w:date="2016-02-09T20:32:00Z">
        <w:r w:rsidR="000B042F" w:rsidRPr="00070689">
          <w:rPr>
            <w:rFonts w:ascii="Times" w:hAnsi="Times"/>
            <w:color w:val="333333"/>
            <w:sz w:val="24"/>
            <w:szCs w:val="24"/>
          </w:rPr>
          <w:t>s</w:t>
        </w:r>
      </w:ins>
      <w:ins w:id="696" w:author="Alejandro De La Vega" w:date="2016-02-05T20:03:00Z">
        <w:r w:rsidR="00566111" w:rsidRPr="00070689">
          <w:rPr>
            <w:rFonts w:ascii="Times" w:hAnsi="Times"/>
            <w:color w:val="333333"/>
            <w:sz w:val="24"/>
            <w:szCs w:val="24"/>
          </w:rPr>
          <w:t xml:space="preserve"> and any one region. </w:t>
        </w:r>
      </w:ins>
    </w:p>
    <w:p w14:paraId="1E55052F" w14:textId="6F69E2DE" w:rsidR="006C18A7" w:rsidRPr="00070689" w:rsidRDefault="00D12B9B" w:rsidP="0096185D">
      <w:pPr>
        <w:pStyle w:val="Normal1"/>
        <w:rPr>
          <w:rFonts w:ascii="Times" w:hAnsi="Times"/>
          <w:sz w:val="24"/>
          <w:szCs w:val="24"/>
        </w:rPr>
      </w:pPr>
      <w:r w:rsidRPr="00070689">
        <w:rPr>
          <w:rFonts w:ascii="Times" w:hAnsi="Times"/>
          <w:sz w:val="24"/>
          <w:szCs w:val="24"/>
        </w:rPr>
        <w:t xml:space="preserve">Across the three </w:t>
      </w:r>
      <w:r w:rsidR="00195B6B" w:rsidRPr="00070689">
        <w:rPr>
          <w:rFonts w:ascii="Times" w:hAnsi="Times"/>
          <w:sz w:val="24"/>
          <w:szCs w:val="24"/>
        </w:rPr>
        <w:t>broad MFC zones,</w:t>
      </w:r>
      <w:r w:rsidRPr="00070689">
        <w:rPr>
          <w:rFonts w:ascii="Times" w:hAnsi="Times"/>
          <w:sz w:val="24"/>
          <w:szCs w:val="24"/>
        </w:rPr>
        <w:t xml:space="preserve"> we observed distinct </w:t>
      </w:r>
      <w:r w:rsidR="00195B6B" w:rsidRPr="00070689">
        <w:rPr>
          <w:rFonts w:ascii="Times" w:hAnsi="Times"/>
          <w:sz w:val="24"/>
          <w:szCs w:val="24"/>
        </w:rPr>
        <w:t xml:space="preserve">functional </w:t>
      </w:r>
      <w:r w:rsidRPr="00070689">
        <w:rPr>
          <w:rFonts w:ascii="Times" w:hAnsi="Times"/>
          <w:sz w:val="24"/>
          <w:szCs w:val="24"/>
        </w:rPr>
        <w:t>patterns, consistent with their divergent patte</w:t>
      </w:r>
      <w:r w:rsidR="00026443" w:rsidRPr="00070689">
        <w:rPr>
          <w:rFonts w:ascii="Times" w:hAnsi="Times"/>
          <w:sz w:val="24"/>
          <w:szCs w:val="24"/>
        </w:rPr>
        <w:t>rns of functional co-activation (</w:t>
      </w:r>
      <w:r w:rsidR="007F249F" w:rsidRPr="00070689">
        <w:rPr>
          <w:rFonts w:ascii="Times" w:hAnsi="Times"/>
          <w:sz w:val="24"/>
          <w:szCs w:val="24"/>
        </w:rPr>
        <w:t xml:space="preserve">Figure </w:t>
      </w:r>
      <w:ins w:id="697" w:author="Alejandro De La Vega" w:date="2016-02-26T19:16:00Z">
        <w:r w:rsidR="00F84754">
          <w:rPr>
            <w:rFonts w:ascii="Times" w:hAnsi="Times"/>
            <w:sz w:val="24"/>
            <w:szCs w:val="24"/>
          </w:rPr>
          <w:t>4</w:t>
        </w:r>
      </w:ins>
      <w:r w:rsidR="006B0B75" w:rsidRPr="00070689">
        <w:rPr>
          <w:rFonts w:ascii="Times" w:hAnsi="Times"/>
          <w:sz w:val="24"/>
          <w:szCs w:val="24"/>
        </w:rPr>
        <w:t xml:space="preserve">). </w:t>
      </w:r>
      <w:r w:rsidRPr="00070689">
        <w:rPr>
          <w:rFonts w:ascii="Times" w:hAnsi="Times"/>
          <w:sz w:val="24"/>
          <w:szCs w:val="24"/>
        </w:rPr>
        <w:t xml:space="preserve">The </w:t>
      </w:r>
      <w:r w:rsidR="00CF3004" w:rsidRPr="00070689">
        <w:rPr>
          <w:rFonts w:ascii="Times" w:hAnsi="Times"/>
          <w:sz w:val="24"/>
          <w:szCs w:val="24"/>
        </w:rPr>
        <w:t>posterior</w:t>
      </w:r>
      <w:r w:rsidRPr="00070689">
        <w:rPr>
          <w:rFonts w:ascii="Times" w:hAnsi="Times"/>
          <w:sz w:val="24"/>
          <w:szCs w:val="24"/>
        </w:rPr>
        <w:t xml:space="preserve"> zone</w:t>
      </w:r>
      <w:r w:rsidR="006B0B75" w:rsidRPr="00070689">
        <w:rPr>
          <w:rFonts w:ascii="Times" w:hAnsi="Times"/>
          <w:sz w:val="24"/>
          <w:szCs w:val="24"/>
        </w:rPr>
        <w:t xml:space="preserve"> was primaril</w:t>
      </w:r>
      <w:r w:rsidR="000B2530" w:rsidRPr="00070689">
        <w:rPr>
          <w:rFonts w:ascii="Times" w:hAnsi="Times"/>
          <w:sz w:val="24"/>
          <w:szCs w:val="24"/>
        </w:rPr>
        <w:t>y involved with motor function (including gaze)</w:t>
      </w:r>
      <w:r w:rsidR="00CF3004" w:rsidRPr="00070689">
        <w:rPr>
          <w:rFonts w:ascii="Times" w:hAnsi="Times"/>
          <w:sz w:val="24"/>
          <w:szCs w:val="24"/>
        </w:rPr>
        <w:t xml:space="preserve"> consistent with its co-activation with </w:t>
      </w:r>
      <w:r w:rsidR="00195B6B" w:rsidRPr="00070689">
        <w:rPr>
          <w:rFonts w:ascii="Times" w:hAnsi="Times"/>
          <w:sz w:val="24"/>
          <w:szCs w:val="24"/>
        </w:rPr>
        <w:t>motor regions</w:t>
      </w:r>
      <w:r w:rsidR="00CF3004" w:rsidRPr="00070689">
        <w:rPr>
          <w:rFonts w:ascii="Times" w:hAnsi="Times"/>
          <w:sz w:val="24"/>
          <w:szCs w:val="24"/>
        </w:rPr>
        <w:t xml:space="preserve">. </w:t>
      </w:r>
      <w:r w:rsidR="004423BC" w:rsidRPr="00070689">
        <w:rPr>
          <w:rFonts w:ascii="Times" w:hAnsi="Times"/>
          <w:sz w:val="24"/>
          <w:szCs w:val="24"/>
        </w:rPr>
        <w:t xml:space="preserve">The middle zone was </w:t>
      </w:r>
      <w:r w:rsidR="00E50118" w:rsidRPr="00070689">
        <w:rPr>
          <w:rFonts w:ascii="Times" w:hAnsi="Times"/>
          <w:sz w:val="24"/>
          <w:szCs w:val="24"/>
        </w:rPr>
        <w:t>primarily</w:t>
      </w:r>
      <w:r w:rsidR="004423BC" w:rsidRPr="00070689">
        <w:rPr>
          <w:rFonts w:ascii="Times" w:hAnsi="Times"/>
          <w:sz w:val="24"/>
          <w:szCs w:val="24"/>
        </w:rPr>
        <w:t xml:space="preserve"> associated with </w:t>
      </w:r>
      <w:r w:rsidR="006B0B75" w:rsidRPr="00070689">
        <w:rPr>
          <w:rFonts w:ascii="Times" w:hAnsi="Times"/>
          <w:sz w:val="24"/>
          <w:szCs w:val="24"/>
        </w:rPr>
        <w:t xml:space="preserve">various facets of cognitive control, but </w:t>
      </w:r>
      <w:r w:rsidR="004423BC" w:rsidRPr="00070689">
        <w:rPr>
          <w:rFonts w:ascii="Times" w:hAnsi="Times"/>
          <w:sz w:val="24"/>
          <w:szCs w:val="24"/>
        </w:rPr>
        <w:t xml:space="preserve">was </w:t>
      </w:r>
      <w:r w:rsidR="006B0B75" w:rsidRPr="00070689">
        <w:rPr>
          <w:rFonts w:ascii="Times" w:hAnsi="Times"/>
          <w:sz w:val="24"/>
          <w:szCs w:val="24"/>
        </w:rPr>
        <w:t xml:space="preserve">also </w:t>
      </w:r>
      <w:r w:rsidR="000B2530" w:rsidRPr="00070689">
        <w:rPr>
          <w:rFonts w:ascii="Times" w:hAnsi="Times"/>
          <w:sz w:val="24"/>
          <w:szCs w:val="24"/>
        </w:rPr>
        <w:t xml:space="preserve">implicated in negative affect—pain and fear – as well as </w:t>
      </w:r>
      <w:r w:rsidR="004423BC" w:rsidRPr="00070689">
        <w:rPr>
          <w:rFonts w:ascii="Times" w:hAnsi="Times"/>
          <w:sz w:val="24"/>
          <w:szCs w:val="24"/>
        </w:rPr>
        <w:t>decision-making</w:t>
      </w:r>
      <w:r w:rsidR="006B0B75" w:rsidRPr="00070689">
        <w:rPr>
          <w:rFonts w:ascii="Times" w:hAnsi="Times"/>
          <w:sz w:val="24"/>
          <w:szCs w:val="24"/>
        </w:rPr>
        <w:t>.</w:t>
      </w:r>
      <w:r w:rsidR="00195B6B" w:rsidRPr="00070689">
        <w:rPr>
          <w:rFonts w:ascii="Times" w:hAnsi="Times"/>
          <w:sz w:val="24"/>
          <w:szCs w:val="24"/>
        </w:rPr>
        <w:t xml:space="preserve"> Consistent with its distinct pattern of co-activation, the anterior</w:t>
      </w:r>
      <w:r w:rsidR="002547A7" w:rsidRPr="00070689">
        <w:rPr>
          <w:rFonts w:ascii="Times" w:hAnsi="Times"/>
          <w:sz w:val="24"/>
          <w:szCs w:val="24"/>
        </w:rPr>
        <w:t xml:space="preserve"> zone </w:t>
      </w:r>
      <w:r w:rsidR="00195B6B" w:rsidRPr="00070689">
        <w:rPr>
          <w:rFonts w:ascii="Times" w:hAnsi="Times"/>
          <w:sz w:val="24"/>
          <w:szCs w:val="24"/>
        </w:rPr>
        <w:t xml:space="preserve">showed a </w:t>
      </w:r>
      <w:r w:rsidR="000B2530" w:rsidRPr="00070689">
        <w:rPr>
          <w:rFonts w:ascii="Times" w:hAnsi="Times"/>
          <w:sz w:val="24"/>
          <w:szCs w:val="24"/>
        </w:rPr>
        <w:t>robust</w:t>
      </w:r>
      <w:r w:rsidR="00195B6B" w:rsidRPr="00070689">
        <w:rPr>
          <w:rFonts w:ascii="Times" w:hAnsi="Times"/>
          <w:sz w:val="24"/>
          <w:szCs w:val="24"/>
        </w:rPr>
        <w:t xml:space="preserve"> shift away from goal-directed cognition and was</w:t>
      </w:r>
      <w:r w:rsidR="002547A7" w:rsidRPr="00070689">
        <w:rPr>
          <w:rFonts w:ascii="Times" w:hAnsi="Times"/>
          <w:sz w:val="24"/>
          <w:szCs w:val="24"/>
        </w:rPr>
        <w:t xml:space="preserve"> strongly associated with affective processes, such as reward</w:t>
      </w:r>
      <w:r w:rsidR="00026443" w:rsidRPr="00070689">
        <w:rPr>
          <w:rFonts w:ascii="Times" w:hAnsi="Times"/>
          <w:sz w:val="24"/>
          <w:szCs w:val="24"/>
        </w:rPr>
        <w:t>, fear</w:t>
      </w:r>
      <w:r w:rsidR="002547A7" w:rsidRPr="00070689">
        <w:rPr>
          <w:rFonts w:ascii="Times" w:hAnsi="Times"/>
          <w:sz w:val="24"/>
          <w:szCs w:val="24"/>
        </w:rPr>
        <w:t xml:space="preserve"> and decision-making</w:t>
      </w:r>
      <w:r w:rsidR="00195B6B" w:rsidRPr="00070689">
        <w:rPr>
          <w:rFonts w:ascii="Times" w:hAnsi="Times"/>
          <w:sz w:val="24"/>
          <w:szCs w:val="24"/>
        </w:rPr>
        <w:t>, as well as</w:t>
      </w:r>
      <w:r w:rsidR="000B2530" w:rsidRPr="00070689">
        <w:rPr>
          <w:rFonts w:ascii="Times" w:hAnsi="Times"/>
          <w:sz w:val="24"/>
          <w:szCs w:val="24"/>
        </w:rPr>
        <w:t xml:space="preserve"> internally oriented processes such as episodic memory and</w:t>
      </w:r>
      <w:r w:rsidR="00195B6B" w:rsidRPr="00070689">
        <w:rPr>
          <w:rFonts w:ascii="Times" w:hAnsi="Times"/>
          <w:sz w:val="24"/>
          <w:szCs w:val="24"/>
        </w:rPr>
        <w:t xml:space="preserve"> social processing. </w:t>
      </w:r>
    </w:p>
    <w:p w14:paraId="048355AC" w14:textId="2EBE4BF5" w:rsidR="007F249F" w:rsidRPr="00070689" w:rsidRDefault="00210C11" w:rsidP="00BD2E7C">
      <w:pPr>
        <w:pStyle w:val="Normal1"/>
        <w:ind w:firstLine="0"/>
        <w:rPr>
          <w:rFonts w:ascii="Times" w:hAnsi="Times"/>
          <w:sz w:val="24"/>
          <w:szCs w:val="24"/>
        </w:rPr>
      </w:pPr>
      <w:r w:rsidRPr="001C230A">
        <w:rPr>
          <w:rFonts w:ascii="Times" w:hAnsi="Times"/>
          <w:bCs/>
          <w:noProof/>
          <w:sz w:val="24"/>
          <w:szCs w:val="24"/>
        </w:rPr>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7F249F" w:rsidRPr="00070689">
        <w:rPr>
          <w:rFonts w:ascii="Times" w:hAnsi="Times"/>
          <w:bCs/>
          <w:sz w:val="24"/>
          <w:szCs w:val="24"/>
        </w:rPr>
        <w:t xml:space="preserve">Figure </w:t>
      </w:r>
      <w:ins w:id="698" w:author="Alejandro De La Vega" w:date="2016-01-31T17:01:00Z">
        <w:r w:rsidR="00E322FE" w:rsidRPr="00070689">
          <w:rPr>
            <w:rFonts w:ascii="Times" w:hAnsi="Times"/>
            <w:bCs/>
            <w:sz w:val="24"/>
            <w:szCs w:val="24"/>
          </w:rPr>
          <w:t>4</w:t>
        </w:r>
      </w:ins>
      <w:r w:rsidR="00E77236" w:rsidRPr="002666F4">
        <w:rPr>
          <w:rFonts w:ascii="Times" w:hAnsi="Times"/>
          <w:sz w:val="24"/>
          <w:szCs w:val="24"/>
        </w:rPr>
        <w:t xml:space="preserve">. Functional </w:t>
      </w:r>
      <w:ins w:id="699" w:author="Alejandro De La Vega" w:date="2016-02-29T17:44:00Z">
        <w:r w:rsidR="00727A6A">
          <w:rPr>
            <w:rFonts w:ascii="Times" w:hAnsi="Times"/>
            <w:sz w:val="24"/>
            <w:szCs w:val="24"/>
          </w:rPr>
          <w:t>preference</w:t>
        </w:r>
        <w:r w:rsidR="00727A6A" w:rsidRPr="002666F4">
          <w:rPr>
            <w:rFonts w:ascii="Times" w:hAnsi="Times"/>
            <w:sz w:val="24"/>
            <w:szCs w:val="24"/>
          </w:rPr>
          <w:t xml:space="preserve"> </w:t>
        </w:r>
      </w:ins>
      <w:r w:rsidR="00E77236" w:rsidRPr="002666F4">
        <w:rPr>
          <w:rFonts w:ascii="Times" w:hAnsi="Times"/>
          <w:sz w:val="24"/>
          <w:szCs w:val="24"/>
        </w:rPr>
        <w:t>profile</w:t>
      </w:r>
      <w:ins w:id="700" w:author="Alejandro De La Vega" w:date="2016-02-29T17:44:00Z">
        <w:r w:rsidR="00727A6A">
          <w:rPr>
            <w:rFonts w:ascii="Times" w:hAnsi="Times"/>
            <w:sz w:val="24"/>
            <w:szCs w:val="24"/>
          </w:rPr>
          <w:t>s</w:t>
        </w:r>
      </w:ins>
      <w:r w:rsidR="00E77236" w:rsidRPr="002666F4">
        <w:rPr>
          <w:rFonts w:ascii="Times" w:hAnsi="Times"/>
          <w:sz w:val="24"/>
          <w:szCs w:val="24"/>
        </w:rPr>
        <w:t xml:space="preserve"> of MFC clusters. Each cluster was profiled to determine which psychological concepts best predicted its activation. Top) Each of the three functional zo</w:t>
      </w:r>
      <w:r w:rsidR="00E77236" w:rsidRPr="00070689">
        <w:rPr>
          <w:rFonts w:ascii="Times" w:hAnsi="Times"/>
          <w:sz w:val="24"/>
          <w:szCs w:val="24"/>
        </w:rPr>
        <w:t>nes we identified showed distinct functional profiles with broad shifts across cognitive domains Bottom) Within each zone, sub-regions showed fine-grained shifts in functional</w:t>
      </w:r>
      <w:r w:rsidR="00E80C21" w:rsidRPr="00070689">
        <w:rPr>
          <w:rFonts w:ascii="Times" w:hAnsi="Times"/>
          <w:sz w:val="24"/>
          <w:szCs w:val="24"/>
        </w:rPr>
        <w:t xml:space="preserve"> profile</w:t>
      </w:r>
      <w:r w:rsidR="00E77236" w:rsidRPr="00070689">
        <w:rPr>
          <w:rFonts w:ascii="Times" w:hAnsi="Times"/>
          <w:sz w:val="24"/>
          <w:szCs w:val="24"/>
        </w:rPr>
        <w:t>. Strength of associations is measured in log</w:t>
      </w:r>
      <w:ins w:id="701" w:author="Alejandro De La Vega" w:date="2016-02-09T21:42:00Z">
        <w:r w:rsidR="00B42392" w:rsidRPr="00070689">
          <w:rPr>
            <w:rFonts w:ascii="Times" w:hAnsi="Times"/>
            <w:sz w:val="24"/>
            <w:szCs w:val="24"/>
          </w:rPr>
          <w:t xml:space="preserve"> </w:t>
        </w:r>
      </w:ins>
      <w:r w:rsidR="00E77236" w:rsidRPr="00070689">
        <w:rPr>
          <w:rFonts w:ascii="Times" w:hAnsi="Times"/>
          <w:sz w:val="24"/>
          <w:szCs w:val="24"/>
        </w:rPr>
        <w:t>odds</w:t>
      </w:r>
      <w:ins w:id="702" w:author="Alejandro De La Vega" w:date="2016-02-09T21:42:00Z">
        <w:r w:rsidR="00B42392" w:rsidRPr="00070689">
          <w:rPr>
            <w:rFonts w:ascii="Times" w:hAnsi="Times"/>
            <w:sz w:val="24"/>
            <w:szCs w:val="24"/>
          </w:rPr>
          <w:t>-</w:t>
        </w:r>
      </w:ins>
      <w:r w:rsidR="00E77236" w:rsidRPr="00070689">
        <w:rPr>
          <w:rFonts w:ascii="Times" w:hAnsi="Times"/>
          <w:sz w:val="24"/>
          <w:szCs w:val="24"/>
        </w:rPr>
        <w:t>ratio</w:t>
      </w:r>
      <w:ins w:id="703" w:author="Alejandro De La Vega" w:date="2016-02-09T21:42:00Z">
        <w:r w:rsidR="00B42392" w:rsidRPr="00070689">
          <w:rPr>
            <w:rFonts w:ascii="Times" w:hAnsi="Times"/>
            <w:sz w:val="24"/>
            <w:szCs w:val="24"/>
          </w:rPr>
          <w:t xml:space="preserve"> (LOR)</w:t>
        </w:r>
      </w:ins>
      <w:r w:rsidR="00E80C21" w:rsidRPr="00070689">
        <w:rPr>
          <w:rFonts w:ascii="Times" w:hAnsi="Times"/>
          <w:sz w:val="24"/>
          <w:szCs w:val="24"/>
        </w:rPr>
        <w:t>,</w:t>
      </w:r>
      <w:r w:rsidR="00E77236" w:rsidRPr="00070689">
        <w:rPr>
          <w:rFonts w:ascii="Times" w:hAnsi="Times"/>
          <w:sz w:val="24"/>
          <w:szCs w:val="24"/>
        </w:rPr>
        <w:t xml:space="preserve"> and permutation</w:t>
      </w:r>
      <w:r w:rsidR="00E80C21" w:rsidRPr="00070689">
        <w:rPr>
          <w:rFonts w:ascii="Times" w:hAnsi="Times"/>
          <w:sz w:val="24"/>
          <w:szCs w:val="24"/>
        </w:rPr>
        <w:t>-</w:t>
      </w:r>
      <w:r w:rsidR="00E77236" w:rsidRPr="00070689">
        <w:rPr>
          <w:rFonts w:ascii="Times" w:hAnsi="Times"/>
          <w:sz w:val="24"/>
          <w:szCs w:val="24"/>
        </w:rPr>
        <w:t xml:space="preserve">based significance </w:t>
      </w:r>
      <w:r w:rsidR="00E80C21" w:rsidRPr="00070689">
        <w:rPr>
          <w:rFonts w:ascii="Times" w:hAnsi="Times"/>
          <w:sz w:val="24"/>
          <w:szCs w:val="24"/>
        </w:rPr>
        <w:t>(</w:t>
      </w:r>
      <w:r w:rsidR="0013377B" w:rsidRPr="00070689">
        <w:rPr>
          <w:rFonts w:ascii="Times" w:hAnsi="Times"/>
          <w:sz w:val="24"/>
          <w:szCs w:val="24"/>
        </w:rPr>
        <w:t>p&lt;0.00</w:t>
      </w:r>
      <w:r w:rsidR="00E77236" w:rsidRPr="00070689">
        <w:rPr>
          <w:rFonts w:ascii="Times" w:hAnsi="Times"/>
          <w:sz w:val="24"/>
          <w:szCs w:val="24"/>
        </w:rPr>
        <w:t>1</w:t>
      </w:r>
      <w:r w:rsidR="00E80C21" w:rsidRPr="00070689">
        <w:rPr>
          <w:rFonts w:ascii="Times" w:hAnsi="Times"/>
          <w:sz w:val="24"/>
          <w:szCs w:val="24"/>
        </w:rPr>
        <w:t>)</w:t>
      </w:r>
      <w:r w:rsidR="00E77236" w:rsidRPr="00070689">
        <w:rPr>
          <w:rFonts w:ascii="Times" w:hAnsi="Times"/>
          <w:sz w:val="24"/>
          <w:szCs w:val="24"/>
        </w:rPr>
        <w:t xml:space="preserve"> is indicated next to each psychological concept by color-coded dots corresponding to each region. </w:t>
      </w:r>
    </w:p>
    <w:p w14:paraId="44E857D2" w14:textId="66548FF6" w:rsidR="004D2409" w:rsidRPr="00070689" w:rsidRDefault="00195B6B" w:rsidP="00873E71">
      <w:pPr>
        <w:pStyle w:val="Normal1"/>
        <w:ind w:firstLine="720"/>
        <w:rPr>
          <w:ins w:id="704" w:author="Alejandro De La Vega" w:date="2016-02-05T21:03:00Z"/>
          <w:rFonts w:ascii="Times" w:hAnsi="Times"/>
          <w:sz w:val="24"/>
          <w:szCs w:val="24"/>
        </w:rPr>
      </w:pPr>
      <w:r w:rsidRPr="00070689">
        <w:rPr>
          <w:rFonts w:ascii="Times" w:hAnsi="Times"/>
          <w:sz w:val="24"/>
          <w:szCs w:val="24"/>
        </w:rPr>
        <w:t xml:space="preserve">Inspection at a finer spatial scale revealed that sub-regions within each zone showed more subtle </w:t>
      </w:r>
      <w:r w:rsidR="007B2210" w:rsidRPr="00070689">
        <w:rPr>
          <w:rFonts w:ascii="Times" w:hAnsi="Times"/>
          <w:sz w:val="24"/>
          <w:szCs w:val="24"/>
        </w:rPr>
        <w:t xml:space="preserve">patterns of psychological </w:t>
      </w:r>
      <w:r w:rsidR="000D7123" w:rsidRPr="00070689">
        <w:rPr>
          <w:rFonts w:ascii="Times" w:hAnsi="Times"/>
          <w:sz w:val="24"/>
          <w:szCs w:val="24"/>
        </w:rPr>
        <w:t>function</w:t>
      </w:r>
      <w:r w:rsidRPr="00070689">
        <w:rPr>
          <w:rFonts w:ascii="Times" w:hAnsi="Times"/>
          <w:sz w:val="24"/>
          <w:szCs w:val="24"/>
        </w:rPr>
        <w:t xml:space="preserve">, </w:t>
      </w:r>
      <w:r w:rsidR="000D7123" w:rsidRPr="00070689">
        <w:rPr>
          <w:rFonts w:ascii="Times" w:hAnsi="Times"/>
          <w:sz w:val="24"/>
          <w:szCs w:val="24"/>
        </w:rPr>
        <w:t>similar to the</w:t>
      </w:r>
      <w:r w:rsidRPr="00070689">
        <w:rPr>
          <w:rFonts w:ascii="Times" w:hAnsi="Times"/>
          <w:sz w:val="24"/>
          <w:szCs w:val="24"/>
        </w:rPr>
        <w:t xml:space="preserve"> fine-grained </w:t>
      </w:r>
      <w:r w:rsidR="007B2210" w:rsidRPr="00070689">
        <w:rPr>
          <w:rFonts w:ascii="Times" w:hAnsi="Times"/>
          <w:sz w:val="24"/>
          <w:szCs w:val="24"/>
        </w:rPr>
        <w:t xml:space="preserve">variations </w:t>
      </w:r>
      <w:r w:rsidRPr="00070689">
        <w:rPr>
          <w:rFonts w:ascii="Times" w:hAnsi="Times"/>
          <w:sz w:val="24"/>
          <w:szCs w:val="24"/>
        </w:rPr>
        <w:t xml:space="preserve">in co-activation </w:t>
      </w:r>
      <w:r w:rsidR="000D7123" w:rsidRPr="00070689">
        <w:rPr>
          <w:rFonts w:ascii="Times" w:hAnsi="Times"/>
          <w:sz w:val="24"/>
          <w:szCs w:val="24"/>
        </w:rPr>
        <w:t>previously observed</w:t>
      </w:r>
      <w:r w:rsidR="007B2210" w:rsidRPr="00070689">
        <w:rPr>
          <w:rFonts w:ascii="Times" w:hAnsi="Times"/>
          <w:sz w:val="24"/>
          <w:szCs w:val="24"/>
        </w:rPr>
        <w:t xml:space="preserve"> for each sub</w:t>
      </w:r>
      <w:ins w:id="705" w:author="Alejandro De La Vega" w:date="2016-02-05T20:51:00Z">
        <w:r w:rsidR="00185EB4" w:rsidRPr="00070689">
          <w:rPr>
            <w:rFonts w:ascii="Times" w:hAnsi="Times"/>
            <w:sz w:val="24"/>
            <w:szCs w:val="24"/>
          </w:rPr>
          <w:t>-</w:t>
        </w:r>
      </w:ins>
      <w:r w:rsidR="007B2210" w:rsidRPr="00070689">
        <w:rPr>
          <w:rFonts w:ascii="Times" w:hAnsi="Times"/>
          <w:sz w:val="24"/>
          <w:szCs w:val="24"/>
        </w:rPr>
        <w:t>region</w:t>
      </w:r>
      <w:r w:rsidRPr="00070689">
        <w:rPr>
          <w:rFonts w:ascii="Times" w:hAnsi="Times"/>
          <w:sz w:val="24"/>
          <w:szCs w:val="24"/>
        </w:rPr>
        <w:t>.</w:t>
      </w:r>
      <w:r w:rsidR="001165B6" w:rsidRPr="00070689">
        <w:rPr>
          <w:rFonts w:ascii="Times" w:hAnsi="Times"/>
          <w:sz w:val="24"/>
          <w:szCs w:val="24"/>
        </w:rPr>
        <w:t xml:space="preserve"> </w:t>
      </w:r>
      <w:r w:rsidR="002C2843" w:rsidRPr="00070689">
        <w:rPr>
          <w:rFonts w:ascii="Times" w:hAnsi="Times"/>
          <w:sz w:val="24"/>
          <w:szCs w:val="24"/>
        </w:rPr>
        <w:t>In</w:t>
      </w:r>
      <w:r w:rsidRPr="00070689">
        <w:rPr>
          <w:rFonts w:ascii="Times" w:hAnsi="Times"/>
          <w:sz w:val="24"/>
          <w:szCs w:val="24"/>
        </w:rPr>
        <w:t xml:space="preserve"> </w:t>
      </w:r>
      <w:r w:rsidR="00026443" w:rsidRPr="00070689">
        <w:rPr>
          <w:rFonts w:ascii="Times" w:hAnsi="Times"/>
          <w:sz w:val="24"/>
          <w:szCs w:val="24"/>
        </w:rPr>
        <w:t>the posterior zone</w:t>
      </w:r>
      <w:ins w:id="706" w:author="Alejandro De La Vega" w:date="2016-02-05T21:04:00Z">
        <w:r w:rsidR="004D2409" w:rsidRPr="00070689">
          <w:rPr>
            <w:rFonts w:ascii="Times" w:hAnsi="Times"/>
            <w:sz w:val="24"/>
            <w:szCs w:val="24"/>
          </w:rPr>
          <w:t xml:space="preserve"> (Figure 4, bottom left)</w:t>
        </w:r>
      </w:ins>
      <w:r w:rsidR="00026443" w:rsidRPr="00070689">
        <w:rPr>
          <w:rFonts w:ascii="Times" w:hAnsi="Times"/>
          <w:sz w:val="24"/>
          <w:szCs w:val="24"/>
        </w:rPr>
        <w:t xml:space="preserve">, </w:t>
      </w:r>
      <w:r w:rsidR="00873E71" w:rsidRPr="00070689">
        <w:rPr>
          <w:rFonts w:ascii="Times" w:hAnsi="Times"/>
          <w:sz w:val="24"/>
          <w:szCs w:val="24"/>
        </w:rPr>
        <w:t xml:space="preserve">activity in </w:t>
      </w:r>
      <w:r w:rsidR="00026443" w:rsidRPr="00070689">
        <w:rPr>
          <w:rFonts w:ascii="Times" w:hAnsi="Times"/>
          <w:sz w:val="24"/>
          <w:szCs w:val="24"/>
        </w:rPr>
        <w:t>b</w:t>
      </w:r>
      <w:r w:rsidR="001165B6" w:rsidRPr="00070689">
        <w:rPr>
          <w:rFonts w:ascii="Times" w:hAnsi="Times"/>
          <w:sz w:val="24"/>
          <w:szCs w:val="24"/>
        </w:rPr>
        <w:t>oth</w:t>
      </w:r>
      <w:r w:rsidR="006B0B75" w:rsidRPr="00070689">
        <w:rPr>
          <w:rFonts w:ascii="Times" w:hAnsi="Times"/>
          <w:sz w:val="24"/>
          <w:szCs w:val="24"/>
        </w:rPr>
        <w:t xml:space="preserve"> </w:t>
      </w:r>
      <w:r w:rsidRPr="00070689">
        <w:rPr>
          <w:rFonts w:ascii="Times" w:hAnsi="Times"/>
          <w:sz w:val="24"/>
          <w:szCs w:val="24"/>
        </w:rPr>
        <w:t xml:space="preserve">clusters </w:t>
      </w:r>
      <w:r w:rsidR="00873E71" w:rsidRPr="00070689">
        <w:rPr>
          <w:rFonts w:ascii="Times" w:hAnsi="Times"/>
          <w:sz w:val="24"/>
          <w:szCs w:val="24"/>
        </w:rPr>
        <w:t>was</w:t>
      </w:r>
      <w:r w:rsidR="006B0B75" w:rsidRPr="00070689">
        <w:rPr>
          <w:rFonts w:ascii="Times" w:hAnsi="Times"/>
          <w:sz w:val="24"/>
          <w:szCs w:val="24"/>
        </w:rPr>
        <w:t xml:space="preserve"> simila</w:t>
      </w:r>
      <w:r w:rsidR="00026443" w:rsidRPr="00070689">
        <w:rPr>
          <w:rFonts w:ascii="Times" w:hAnsi="Times"/>
          <w:sz w:val="24"/>
          <w:szCs w:val="24"/>
        </w:rPr>
        <w:t xml:space="preserve">rly </w:t>
      </w:r>
      <w:r w:rsidR="00873E71" w:rsidRPr="00070689">
        <w:rPr>
          <w:rFonts w:ascii="Times" w:hAnsi="Times"/>
          <w:sz w:val="24"/>
          <w:szCs w:val="24"/>
        </w:rPr>
        <w:t>predicted</w:t>
      </w:r>
      <w:r w:rsidR="00026443" w:rsidRPr="00070689">
        <w:rPr>
          <w:rFonts w:ascii="Times" w:hAnsi="Times"/>
          <w:sz w:val="24"/>
          <w:szCs w:val="24"/>
        </w:rPr>
        <w:t xml:space="preserve"> </w:t>
      </w:r>
      <w:r w:rsidR="00873E71" w:rsidRPr="00070689">
        <w:rPr>
          <w:rFonts w:ascii="Times" w:hAnsi="Times"/>
          <w:sz w:val="24"/>
          <w:szCs w:val="24"/>
        </w:rPr>
        <w:t>by</w:t>
      </w:r>
      <w:r w:rsidR="00026443" w:rsidRPr="00070689">
        <w:rPr>
          <w:rFonts w:ascii="Times" w:hAnsi="Times"/>
          <w:sz w:val="24"/>
          <w:szCs w:val="24"/>
        </w:rPr>
        <w:t xml:space="preserve"> motor function </w:t>
      </w:r>
      <w:r w:rsidRPr="00070689">
        <w:rPr>
          <w:rFonts w:ascii="Times" w:hAnsi="Times"/>
          <w:sz w:val="24"/>
          <w:szCs w:val="24"/>
        </w:rPr>
        <w:t>and switching. H</w:t>
      </w:r>
      <w:r w:rsidR="00026443" w:rsidRPr="00070689">
        <w:rPr>
          <w:rFonts w:ascii="Times" w:hAnsi="Times"/>
          <w:sz w:val="24"/>
          <w:szCs w:val="24"/>
        </w:rPr>
        <w:t xml:space="preserve">owever, </w:t>
      </w:r>
      <w:ins w:id="707" w:author="Alejandro De La Vega" w:date="2016-02-05T21:05:00Z">
        <w:r w:rsidR="004D2409" w:rsidRPr="00070689">
          <w:rPr>
            <w:rFonts w:ascii="Times" w:hAnsi="Times"/>
            <w:sz w:val="24"/>
            <w:szCs w:val="24"/>
          </w:rPr>
          <w:t xml:space="preserve">exploratory post-hoc tests indicated </w:t>
        </w:r>
      </w:ins>
      <w:ins w:id="708" w:author="Alejandro De La Vega" w:date="2016-02-05T20:51:00Z">
        <w:r w:rsidR="00185EB4" w:rsidRPr="00070689">
          <w:rPr>
            <w:rFonts w:ascii="Times" w:hAnsi="Times"/>
            <w:sz w:val="24"/>
            <w:szCs w:val="24"/>
          </w:rPr>
          <w:t>SMA [P1]</w:t>
        </w:r>
      </w:ins>
      <w:r w:rsidR="006B0B75" w:rsidRPr="00070689">
        <w:rPr>
          <w:rFonts w:ascii="Times" w:hAnsi="Times"/>
          <w:sz w:val="24"/>
          <w:szCs w:val="24"/>
        </w:rPr>
        <w:t xml:space="preserve"> </w:t>
      </w:r>
      <w:ins w:id="709" w:author="Alejandro De La Vega" w:date="2016-02-05T21:05:00Z">
        <w:r w:rsidR="004D2409" w:rsidRPr="00070689">
          <w:rPr>
            <w:rFonts w:ascii="Times" w:hAnsi="Times"/>
            <w:sz w:val="24"/>
            <w:szCs w:val="24"/>
          </w:rPr>
          <w:t>was more strongly associated with pain</w:t>
        </w:r>
      </w:ins>
      <w:r w:rsidR="006B0B75" w:rsidRPr="00070689">
        <w:rPr>
          <w:rFonts w:ascii="Times" w:hAnsi="Times"/>
          <w:sz w:val="24"/>
          <w:szCs w:val="24"/>
        </w:rPr>
        <w:t xml:space="preserve">, </w:t>
      </w:r>
      <w:r w:rsidRPr="00070689">
        <w:rPr>
          <w:rFonts w:ascii="Times" w:hAnsi="Times"/>
          <w:sz w:val="24"/>
          <w:szCs w:val="24"/>
        </w:rPr>
        <w:t>while</w:t>
      </w:r>
      <w:r w:rsidR="006B0B75" w:rsidRPr="00070689">
        <w:rPr>
          <w:rFonts w:ascii="Times" w:hAnsi="Times"/>
          <w:sz w:val="24"/>
          <w:szCs w:val="24"/>
        </w:rPr>
        <w:t xml:space="preserve"> </w:t>
      </w:r>
      <w:ins w:id="710" w:author="Alejandro De La Vega" w:date="2016-02-05T20:52:00Z">
        <w:r w:rsidR="00185EB4" w:rsidRPr="00070689">
          <w:rPr>
            <w:rFonts w:ascii="Times" w:hAnsi="Times"/>
            <w:sz w:val="24"/>
            <w:szCs w:val="24"/>
          </w:rPr>
          <w:t>pre-SMA [P2]</w:t>
        </w:r>
      </w:ins>
      <w:r w:rsidR="006B0B75" w:rsidRPr="00070689">
        <w:rPr>
          <w:rFonts w:ascii="Times" w:hAnsi="Times"/>
          <w:sz w:val="24"/>
          <w:szCs w:val="24"/>
        </w:rPr>
        <w:t xml:space="preserve"> </w:t>
      </w:r>
      <w:ins w:id="711" w:author="Alejandro De La Vega" w:date="2016-02-05T21:06:00Z">
        <w:r w:rsidR="004D2409" w:rsidRPr="00070689">
          <w:rPr>
            <w:rFonts w:ascii="Times" w:hAnsi="Times"/>
            <w:sz w:val="24"/>
            <w:szCs w:val="24"/>
          </w:rPr>
          <w:t xml:space="preserve">was more strongly associated with </w:t>
        </w:r>
      </w:ins>
      <w:r w:rsidR="00026443" w:rsidRPr="00070689">
        <w:rPr>
          <w:rFonts w:ascii="Times" w:hAnsi="Times"/>
          <w:sz w:val="24"/>
          <w:szCs w:val="24"/>
        </w:rPr>
        <w:t>working memory (WM)</w:t>
      </w:r>
      <w:ins w:id="712" w:author="Alejandro De La Vega" w:date="2016-02-05T21:13:00Z">
        <w:r w:rsidR="004D2409" w:rsidRPr="00070689">
          <w:rPr>
            <w:rFonts w:ascii="Times" w:hAnsi="Times"/>
            <w:sz w:val="24"/>
            <w:szCs w:val="24"/>
          </w:rPr>
          <w:t xml:space="preserve"> </w:t>
        </w:r>
      </w:ins>
      <w:ins w:id="713" w:author="Alejandro De La Vega" w:date="2016-02-05T21:06:00Z">
        <w:r w:rsidR="004D2409" w:rsidRPr="00070689">
          <w:rPr>
            <w:rFonts w:ascii="Times" w:hAnsi="Times"/>
            <w:sz w:val="24"/>
            <w:szCs w:val="24"/>
          </w:rPr>
          <w:t>(95% CI</w:t>
        </w:r>
      </w:ins>
      <w:ins w:id="714" w:author="Alejandro De La Vega" w:date="2016-02-05T21:11:00Z">
        <w:r w:rsidR="004D2409" w:rsidRPr="00070689">
          <w:rPr>
            <w:rFonts w:ascii="Times" w:hAnsi="Times"/>
            <w:sz w:val="24"/>
            <w:szCs w:val="24"/>
          </w:rPr>
          <w:t xml:space="preserve"> </w:t>
        </w:r>
      </w:ins>
      <w:ins w:id="715" w:author="Alejandro De La Vega" w:date="2016-02-09T21:41:00Z">
        <w:r w:rsidR="00B42392" w:rsidRPr="00070689">
          <w:rPr>
            <w:rFonts w:ascii="Times" w:hAnsi="Times"/>
            <w:sz w:val="24"/>
            <w:szCs w:val="24"/>
          </w:rPr>
          <w:t>LOR</w:t>
        </w:r>
      </w:ins>
      <w:ins w:id="716" w:author="Alejandro De La Vega" w:date="2016-02-05T21:11:00Z">
        <w:r w:rsidR="004D2409" w:rsidRPr="00070689">
          <w:rPr>
            <w:rFonts w:ascii="Times" w:hAnsi="Times"/>
            <w:sz w:val="24"/>
            <w:szCs w:val="24"/>
          </w:rPr>
          <w:t>.</w:t>
        </w:r>
      </w:ins>
      <w:ins w:id="717" w:author="Alejandro De La Vega" w:date="2016-02-05T21:06:00Z">
        <w:r w:rsidR="004D2409" w:rsidRPr="00070689">
          <w:rPr>
            <w:rFonts w:ascii="Times" w:hAnsi="Times"/>
            <w:sz w:val="24"/>
            <w:szCs w:val="24"/>
          </w:rPr>
          <w:t xml:space="preserve"> ‘pain’: SMA</w:t>
        </w:r>
      </w:ins>
      <w:ins w:id="718" w:author="Alejandro De La Vega" w:date="2016-02-05T21:08:00Z">
        <w:r w:rsidR="004D2409" w:rsidRPr="00070689">
          <w:rPr>
            <w:rFonts w:ascii="Times" w:hAnsi="Times"/>
            <w:sz w:val="24"/>
            <w:szCs w:val="24"/>
          </w:rPr>
          <w:t xml:space="preserve"> [</w:t>
        </w:r>
      </w:ins>
      <w:ins w:id="719" w:author="Alejandro De La Vega" w:date="2016-02-05T21:06:00Z">
        <w:r w:rsidR="004D2409" w:rsidRPr="00070689">
          <w:rPr>
            <w:rFonts w:ascii="Times" w:hAnsi="Times"/>
            <w:sz w:val="24"/>
            <w:szCs w:val="24"/>
          </w:rPr>
          <w:t>0.6, 1.</w:t>
        </w:r>
      </w:ins>
      <w:ins w:id="720" w:author="Alejandro De La Vega" w:date="2016-02-05T21:08:00Z">
        <w:r w:rsidR="004D2409" w:rsidRPr="00070689">
          <w:rPr>
            <w:rFonts w:ascii="Times" w:hAnsi="Times"/>
            <w:sz w:val="24"/>
            <w:szCs w:val="24"/>
          </w:rPr>
          <w:t>1]</w:t>
        </w:r>
      </w:ins>
      <w:ins w:id="721" w:author="Alejandro De La Vega" w:date="2016-02-05T21:06:00Z">
        <w:r w:rsidR="004D2409" w:rsidRPr="00070689">
          <w:rPr>
            <w:rFonts w:ascii="Times" w:hAnsi="Times"/>
            <w:sz w:val="24"/>
            <w:szCs w:val="24"/>
          </w:rPr>
          <w:t>, pre-SMA</w:t>
        </w:r>
      </w:ins>
      <w:ins w:id="722" w:author="Alejandro De La Vega" w:date="2016-02-05T21:08:00Z">
        <w:r w:rsidR="004D2409" w:rsidRPr="00070689">
          <w:rPr>
            <w:rFonts w:ascii="Times" w:hAnsi="Times"/>
            <w:sz w:val="24"/>
            <w:szCs w:val="24"/>
          </w:rPr>
          <w:t xml:space="preserve"> [-0.1, 0.4]; </w:t>
        </w:r>
      </w:ins>
      <w:ins w:id="723" w:author="Alejandro De La Vega" w:date="2016-02-05T21:09:00Z">
        <w:r w:rsidR="004D2409" w:rsidRPr="00070689">
          <w:rPr>
            <w:rFonts w:ascii="Times" w:hAnsi="Times"/>
            <w:sz w:val="24"/>
            <w:szCs w:val="24"/>
          </w:rPr>
          <w:t>‘WM’, SMA [-</w:t>
        </w:r>
      </w:ins>
      <w:ins w:id="724" w:author="Alejandro De La Vega" w:date="2016-02-05T21:10:00Z">
        <w:r w:rsidR="004D2409" w:rsidRPr="00070689">
          <w:rPr>
            <w:rFonts w:ascii="Times" w:hAnsi="Times"/>
            <w:sz w:val="24"/>
            <w:szCs w:val="24"/>
          </w:rPr>
          <w:t>0</w:t>
        </w:r>
      </w:ins>
      <w:ins w:id="725" w:author="Alejandro De La Vega" w:date="2016-02-05T21:09:00Z">
        <w:r w:rsidR="004D2409" w:rsidRPr="00070689">
          <w:rPr>
            <w:rFonts w:ascii="Times" w:hAnsi="Times"/>
            <w:sz w:val="24"/>
            <w:szCs w:val="24"/>
          </w:rPr>
          <w:t>.2, 0.1], pre-SMA [</w:t>
        </w:r>
      </w:ins>
      <w:ins w:id="726" w:author="Alejandro De La Vega" w:date="2016-02-05T21:10:00Z">
        <w:r w:rsidR="004D2409" w:rsidRPr="00070689">
          <w:rPr>
            <w:rFonts w:ascii="Times" w:hAnsi="Times"/>
            <w:sz w:val="24"/>
            <w:szCs w:val="24"/>
          </w:rPr>
          <w:t xml:space="preserve">0.2, 0.4]). </w:t>
        </w:r>
      </w:ins>
    </w:p>
    <w:p w14:paraId="3D3A2820" w14:textId="00A0FA61" w:rsidR="009E7445" w:rsidRPr="00070689" w:rsidRDefault="00873E71" w:rsidP="003078F4">
      <w:pPr>
        <w:pStyle w:val="Normal1"/>
        <w:ind w:firstLine="720"/>
        <w:rPr>
          <w:rFonts w:ascii="Times" w:hAnsi="Times"/>
          <w:sz w:val="24"/>
          <w:szCs w:val="24"/>
        </w:rPr>
      </w:pPr>
      <w:r w:rsidRPr="00070689">
        <w:rPr>
          <w:rFonts w:ascii="Times" w:hAnsi="Times"/>
          <w:sz w:val="24"/>
          <w:szCs w:val="24"/>
        </w:rPr>
        <w:t>In the middle zone</w:t>
      </w:r>
      <w:ins w:id="727" w:author="Alejandro De La Vega" w:date="2016-02-05T21:14:00Z">
        <w:r w:rsidR="003078F4" w:rsidRPr="00070689">
          <w:rPr>
            <w:rFonts w:ascii="Times" w:hAnsi="Times"/>
            <w:sz w:val="24"/>
            <w:szCs w:val="24"/>
          </w:rPr>
          <w:t xml:space="preserve"> (Figure 4, bottom middle),</w:t>
        </w:r>
      </w:ins>
      <w:r w:rsidRPr="00070689">
        <w:rPr>
          <w:rFonts w:ascii="Times" w:hAnsi="Times"/>
          <w:sz w:val="24"/>
          <w:szCs w:val="24"/>
        </w:rPr>
        <w:t xml:space="preserve"> activity in all four sub-regions was</w:t>
      </w:r>
      <w:ins w:id="728" w:author="Alejandro De La Vega" w:date="2016-02-05T21:21:00Z">
        <w:r w:rsidR="003078F4" w:rsidRPr="00070689">
          <w:rPr>
            <w:rFonts w:ascii="Times" w:hAnsi="Times"/>
            <w:sz w:val="24"/>
            <w:szCs w:val="24"/>
          </w:rPr>
          <w:t xml:space="preserve"> significantly</w:t>
        </w:r>
      </w:ins>
      <w:r w:rsidRPr="00070689">
        <w:rPr>
          <w:rFonts w:ascii="Times" w:hAnsi="Times"/>
          <w:sz w:val="24"/>
          <w:szCs w:val="24"/>
        </w:rPr>
        <w:t xml:space="preserve"> predicted by aspects of cognitive control (</w:t>
      </w:r>
      <w:r w:rsidR="000B2530" w:rsidRPr="00070689">
        <w:rPr>
          <w:rFonts w:ascii="Times" w:hAnsi="Times"/>
          <w:sz w:val="24"/>
          <w:szCs w:val="24"/>
        </w:rPr>
        <w:t xml:space="preserve">i.e. </w:t>
      </w:r>
      <w:r w:rsidRPr="00070689">
        <w:rPr>
          <w:rFonts w:ascii="Times" w:hAnsi="Times"/>
          <w:sz w:val="24"/>
          <w:szCs w:val="24"/>
        </w:rPr>
        <w:t>conflict and inhibition) and pain</w:t>
      </w:r>
      <w:ins w:id="729" w:author="Alejandro De La Vega" w:date="2016-02-05T21:22:00Z">
        <w:r w:rsidR="003078F4" w:rsidRPr="00070689">
          <w:rPr>
            <w:rFonts w:ascii="Times" w:hAnsi="Times"/>
            <w:sz w:val="24"/>
            <w:szCs w:val="24"/>
          </w:rPr>
          <w:t>. However, post-hoc exploratory tests indicated</w:t>
        </w:r>
      </w:ins>
      <w:r w:rsidRPr="00070689">
        <w:rPr>
          <w:rFonts w:ascii="Times" w:hAnsi="Times"/>
          <w:sz w:val="24"/>
          <w:szCs w:val="24"/>
        </w:rPr>
        <w:t xml:space="preserve"> </w:t>
      </w:r>
      <w:ins w:id="730" w:author="Alejandro De La Vega" w:date="2016-02-05T21:16:00Z">
        <w:r w:rsidR="003078F4" w:rsidRPr="00070689">
          <w:rPr>
            <w:rFonts w:ascii="Times" w:hAnsi="Times"/>
            <w:sz w:val="24"/>
            <w:szCs w:val="24"/>
          </w:rPr>
          <w:t xml:space="preserve">dorsal MCC (M1 &amp; M2) </w:t>
        </w:r>
      </w:ins>
      <w:r w:rsidRPr="00070689">
        <w:rPr>
          <w:rFonts w:ascii="Times" w:hAnsi="Times"/>
          <w:sz w:val="24"/>
          <w:szCs w:val="24"/>
        </w:rPr>
        <w:t xml:space="preserve">was </w:t>
      </w:r>
      <w:ins w:id="731" w:author="Alejandro De La Vega" w:date="2016-02-05T21:22:00Z">
        <w:r w:rsidR="003078F4" w:rsidRPr="00070689">
          <w:rPr>
            <w:rFonts w:ascii="Times" w:hAnsi="Times"/>
            <w:sz w:val="24"/>
            <w:szCs w:val="24"/>
          </w:rPr>
          <w:t>more strongly associated with WM than ventral MCC (M3 &amp; M4)</w:t>
        </w:r>
      </w:ins>
      <w:ins w:id="732" w:author="Alejandro De La Vega" w:date="2016-02-05T21:25:00Z">
        <w:r w:rsidR="003078F4" w:rsidRPr="00070689">
          <w:rPr>
            <w:rFonts w:ascii="Times" w:hAnsi="Times"/>
            <w:sz w:val="24"/>
            <w:szCs w:val="24"/>
          </w:rPr>
          <w:t xml:space="preserve"> </w:t>
        </w:r>
      </w:ins>
      <w:ins w:id="733" w:author="Alejandro De La Vega" w:date="2016-02-09T21:25:00Z">
        <w:r w:rsidR="00B42392" w:rsidRPr="00070689">
          <w:rPr>
            <w:rFonts w:ascii="Times" w:hAnsi="Times"/>
            <w:sz w:val="24"/>
            <w:szCs w:val="24"/>
          </w:rPr>
          <w:t>(</w:t>
        </w:r>
      </w:ins>
      <w:ins w:id="734" w:author="Alejandro De La Vega" w:date="2016-02-09T21:42:00Z">
        <w:r w:rsidR="00B42392" w:rsidRPr="00070689">
          <w:rPr>
            <w:rFonts w:ascii="Times" w:hAnsi="Times"/>
            <w:sz w:val="24"/>
            <w:szCs w:val="24"/>
          </w:rPr>
          <w:t xml:space="preserve">95% CI LOR. </w:t>
        </w:r>
      </w:ins>
      <w:ins w:id="735" w:author="Alejandro De La Vega" w:date="2016-02-09T21:25:00Z">
        <w:r w:rsidR="002B3B88" w:rsidRPr="00070689">
          <w:rPr>
            <w:rFonts w:ascii="Times" w:hAnsi="Times"/>
            <w:sz w:val="24"/>
            <w:szCs w:val="24"/>
          </w:rPr>
          <w:t>‘</w:t>
        </w:r>
      </w:ins>
      <w:proofErr w:type="spellStart"/>
      <w:ins w:id="736" w:author="Alejandro De La Vega" w:date="2016-02-09T21:26:00Z">
        <w:r w:rsidR="00B42392" w:rsidRPr="00070689">
          <w:rPr>
            <w:rFonts w:ascii="Times" w:hAnsi="Times"/>
            <w:sz w:val="24"/>
            <w:szCs w:val="24"/>
          </w:rPr>
          <w:t>pdMCC</w:t>
        </w:r>
      </w:ins>
      <w:proofErr w:type="spellEnd"/>
      <w:ins w:id="737" w:author="Alejandro De La Vega" w:date="2016-02-09T21:25:00Z">
        <w:r w:rsidR="002B3B88" w:rsidRPr="00070689">
          <w:rPr>
            <w:rFonts w:ascii="Times" w:hAnsi="Times"/>
            <w:sz w:val="24"/>
            <w:szCs w:val="24"/>
          </w:rPr>
          <w:t xml:space="preserve"> [</w:t>
        </w:r>
      </w:ins>
      <w:ins w:id="738" w:author="Alejandro De La Vega" w:date="2016-02-09T21:29:00Z">
        <w:r w:rsidR="00B42392" w:rsidRPr="00070689">
          <w:rPr>
            <w:rFonts w:ascii="Times" w:hAnsi="Times"/>
            <w:sz w:val="24"/>
            <w:szCs w:val="24"/>
          </w:rPr>
          <w:t>0.5, 0.8</w:t>
        </w:r>
      </w:ins>
      <w:ins w:id="739" w:author="Alejandro De La Vega" w:date="2016-02-09T21:25:00Z">
        <w:r w:rsidR="002B3B88" w:rsidRPr="00070689">
          <w:rPr>
            <w:rFonts w:ascii="Times" w:hAnsi="Times"/>
            <w:sz w:val="24"/>
            <w:szCs w:val="24"/>
          </w:rPr>
          <w:t xml:space="preserve">], </w:t>
        </w:r>
      </w:ins>
      <w:proofErr w:type="spellStart"/>
      <w:ins w:id="740" w:author="Alejandro De La Vega" w:date="2016-02-09T21:26:00Z">
        <w:r w:rsidR="00B42392" w:rsidRPr="00070689">
          <w:rPr>
            <w:rFonts w:ascii="Times" w:hAnsi="Times"/>
            <w:sz w:val="24"/>
            <w:szCs w:val="24"/>
          </w:rPr>
          <w:t>adMCC</w:t>
        </w:r>
      </w:ins>
      <w:proofErr w:type="spellEnd"/>
      <w:ins w:id="741" w:author="Alejandro De La Vega" w:date="2016-02-09T21:25:00Z">
        <w:r w:rsidR="00B42392" w:rsidRPr="00070689">
          <w:rPr>
            <w:rFonts w:ascii="Times" w:hAnsi="Times"/>
            <w:sz w:val="24"/>
            <w:szCs w:val="24"/>
          </w:rPr>
          <w:t xml:space="preserve"> [0.4, 0.6</w:t>
        </w:r>
        <w:r w:rsidR="002B3B88" w:rsidRPr="00070689">
          <w:rPr>
            <w:rFonts w:ascii="Times" w:hAnsi="Times"/>
            <w:sz w:val="24"/>
            <w:szCs w:val="24"/>
          </w:rPr>
          <w:t>]</w:t>
        </w:r>
      </w:ins>
      <w:ins w:id="742" w:author="Alejandro De La Vega" w:date="2016-02-09T21:27:00Z">
        <w:r w:rsidR="00B42392" w:rsidRPr="00070689">
          <w:rPr>
            <w:rFonts w:ascii="Times" w:hAnsi="Times"/>
            <w:sz w:val="24"/>
            <w:szCs w:val="24"/>
          </w:rPr>
          <w:t xml:space="preserve">, </w:t>
        </w:r>
      </w:ins>
      <w:proofErr w:type="spellStart"/>
      <w:ins w:id="743" w:author="Alejandro De La Vega" w:date="2016-02-09T21:28:00Z">
        <w:r w:rsidR="00B42392" w:rsidRPr="00070689">
          <w:rPr>
            <w:rFonts w:ascii="Times" w:hAnsi="Times"/>
            <w:sz w:val="24"/>
            <w:szCs w:val="24"/>
          </w:rPr>
          <w:t>p</w:t>
        </w:r>
      </w:ins>
      <w:ins w:id="744" w:author="Alejandro De La Vega" w:date="2016-02-09T21:27:00Z">
        <w:r w:rsidR="00B42392" w:rsidRPr="00070689">
          <w:rPr>
            <w:rFonts w:ascii="Times" w:hAnsi="Times"/>
            <w:sz w:val="24"/>
            <w:szCs w:val="24"/>
          </w:rPr>
          <w:t>vMCC</w:t>
        </w:r>
        <w:proofErr w:type="spellEnd"/>
        <w:r w:rsidR="00B42392" w:rsidRPr="00070689">
          <w:rPr>
            <w:rFonts w:ascii="Times" w:hAnsi="Times"/>
            <w:sz w:val="24"/>
            <w:szCs w:val="24"/>
          </w:rPr>
          <w:t xml:space="preserve"> [0, 0.15], </w:t>
        </w:r>
        <w:proofErr w:type="spellStart"/>
        <w:r w:rsidR="00B42392" w:rsidRPr="00070689">
          <w:rPr>
            <w:rFonts w:ascii="Times" w:hAnsi="Times"/>
            <w:sz w:val="24"/>
            <w:szCs w:val="24"/>
          </w:rPr>
          <w:t>avMCC</w:t>
        </w:r>
        <w:proofErr w:type="spellEnd"/>
        <w:r w:rsidR="00B42392" w:rsidRPr="00070689">
          <w:rPr>
            <w:rFonts w:ascii="Times" w:hAnsi="Times"/>
            <w:sz w:val="24"/>
            <w:szCs w:val="24"/>
          </w:rPr>
          <w:t xml:space="preserve"> [0, 0.3]) </w:t>
        </w:r>
      </w:ins>
      <w:ins w:id="745" w:author="Alejandro De La Vega" w:date="2016-02-05T21:22:00Z">
        <w:r w:rsidR="00935379" w:rsidRPr="00070689">
          <w:rPr>
            <w:rFonts w:ascii="Times" w:hAnsi="Times"/>
            <w:sz w:val="24"/>
            <w:szCs w:val="24"/>
          </w:rPr>
          <w:t xml:space="preserve">whereas </w:t>
        </w:r>
      </w:ins>
      <w:ins w:id="746" w:author="Alejandro De La Vega" w:date="2016-02-05T21:24:00Z">
        <w:r w:rsidR="003078F4" w:rsidRPr="00070689">
          <w:rPr>
            <w:rFonts w:ascii="Times" w:hAnsi="Times"/>
            <w:sz w:val="24"/>
            <w:szCs w:val="24"/>
          </w:rPr>
          <w:t>ve</w:t>
        </w:r>
      </w:ins>
      <w:ins w:id="747" w:author="Alejandro De La Vega" w:date="2016-02-05T21:16:00Z">
        <w:r w:rsidR="003078F4" w:rsidRPr="00070689">
          <w:rPr>
            <w:rFonts w:ascii="Times" w:hAnsi="Times"/>
            <w:sz w:val="24"/>
            <w:szCs w:val="24"/>
          </w:rPr>
          <w:t>ntral MCC</w:t>
        </w:r>
      </w:ins>
      <w:ins w:id="748" w:author="Alejandro De La Vega" w:date="2016-02-05T21:24:00Z">
        <w:r w:rsidR="003078F4" w:rsidRPr="00070689">
          <w:rPr>
            <w:rFonts w:ascii="Times" w:hAnsi="Times"/>
            <w:sz w:val="24"/>
            <w:szCs w:val="24"/>
          </w:rPr>
          <w:t xml:space="preserve"> showed a stronger</w:t>
        </w:r>
      </w:ins>
      <w:r w:rsidRPr="00070689">
        <w:rPr>
          <w:rFonts w:ascii="Times" w:hAnsi="Times"/>
          <w:sz w:val="24"/>
          <w:szCs w:val="24"/>
        </w:rPr>
        <w:t xml:space="preserve"> association with</w:t>
      </w:r>
      <w:ins w:id="749" w:author="Alejandro De La Vega" w:date="2016-02-05T21:24:00Z">
        <w:r w:rsidR="003078F4" w:rsidRPr="00070689">
          <w:rPr>
            <w:rFonts w:ascii="Times" w:hAnsi="Times"/>
            <w:sz w:val="24"/>
            <w:szCs w:val="24"/>
          </w:rPr>
          <w:t xml:space="preserve"> </w:t>
        </w:r>
      </w:ins>
      <w:ins w:id="750" w:author="Alejandro De La Vega" w:date="2016-02-09T21:24:00Z">
        <w:r w:rsidR="002B3B88" w:rsidRPr="00070689">
          <w:rPr>
            <w:rFonts w:ascii="Times" w:hAnsi="Times"/>
            <w:sz w:val="24"/>
            <w:szCs w:val="24"/>
          </w:rPr>
          <w:t>affect</w:t>
        </w:r>
      </w:ins>
      <w:ins w:id="751" w:author="Alejandro De La Vega" w:date="2016-02-05T21:24:00Z">
        <w:r w:rsidR="003078F4" w:rsidRPr="00070689">
          <w:rPr>
            <w:rFonts w:ascii="Times" w:hAnsi="Times"/>
            <w:sz w:val="24"/>
            <w:szCs w:val="24"/>
          </w:rPr>
          <w:t xml:space="preserve"> </w:t>
        </w:r>
      </w:ins>
      <w:ins w:id="752" w:author="Alejandro De La Vega" w:date="2016-02-09T21:32:00Z">
        <w:r w:rsidR="00B42392" w:rsidRPr="00070689">
          <w:rPr>
            <w:rFonts w:ascii="Times" w:hAnsi="Times"/>
            <w:sz w:val="24"/>
            <w:szCs w:val="24"/>
          </w:rPr>
          <w:t>(</w:t>
        </w:r>
      </w:ins>
      <w:ins w:id="753" w:author="Alejandro De La Vega" w:date="2016-02-09T21:42:00Z">
        <w:r w:rsidR="00B42392" w:rsidRPr="00070689">
          <w:rPr>
            <w:rFonts w:ascii="Times" w:hAnsi="Times"/>
            <w:sz w:val="24"/>
            <w:szCs w:val="24"/>
          </w:rPr>
          <w:t xml:space="preserve">95% CI LOR. </w:t>
        </w:r>
      </w:ins>
      <w:ins w:id="754" w:author="Alejandro De La Vega" w:date="2016-02-09T21:32:00Z">
        <w:r w:rsidR="00B42392" w:rsidRPr="00070689">
          <w:rPr>
            <w:rFonts w:ascii="Times" w:hAnsi="Times"/>
            <w:sz w:val="24"/>
            <w:szCs w:val="24"/>
          </w:rPr>
          <w:t>‘</w:t>
        </w:r>
      </w:ins>
      <w:ins w:id="755" w:author="Alejandro De La Vega" w:date="2016-02-09T21:38:00Z">
        <w:r w:rsidR="00B42392" w:rsidRPr="00070689">
          <w:rPr>
            <w:rFonts w:ascii="Times" w:hAnsi="Times"/>
            <w:sz w:val="24"/>
            <w:szCs w:val="24"/>
          </w:rPr>
          <w:t>fear’</w:t>
        </w:r>
      </w:ins>
      <w:ins w:id="756" w:author="Alejandro De La Vega" w:date="2016-02-09T21:32:00Z">
        <w:r w:rsidR="00B42392" w:rsidRPr="00070689">
          <w:rPr>
            <w:rFonts w:ascii="Times" w:hAnsi="Times"/>
            <w:sz w:val="24"/>
            <w:szCs w:val="24"/>
          </w:rPr>
          <w:t xml:space="preserve">: </w:t>
        </w:r>
        <w:proofErr w:type="spellStart"/>
        <w:r w:rsidR="00B42392" w:rsidRPr="00070689">
          <w:rPr>
            <w:rFonts w:ascii="Times" w:hAnsi="Times"/>
            <w:sz w:val="24"/>
            <w:szCs w:val="24"/>
          </w:rPr>
          <w:t>pdMCC</w:t>
        </w:r>
        <w:proofErr w:type="spellEnd"/>
        <w:r w:rsidR="00B42392" w:rsidRPr="00070689">
          <w:rPr>
            <w:rFonts w:ascii="Times" w:hAnsi="Times"/>
            <w:sz w:val="24"/>
            <w:szCs w:val="24"/>
          </w:rPr>
          <w:t xml:space="preserve"> [-0.1</w:t>
        </w:r>
      </w:ins>
      <w:ins w:id="757" w:author="Alejandro De La Vega" w:date="2016-02-09T21:35:00Z">
        <w:r w:rsidR="00B42392" w:rsidRPr="00070689">
          <w:rPr>
            <w:rFonts w:ascii="Times" w:hAnsi="Times"/>
            <w:sz w:val="24"/>
            <w:szCs w:val="24"/>
          </w:rPr>
          <w:t>, 0.4</w:t>
        </w:r>
      </w:ins>
      <w:ins w:id="758" w:author="Alejandro De La Vega" w:date="2016-02-09T21:32:00Z">
        <w:r w:rsidR="00B42392" w:rsidRPr="00070689">
          <w:rPr>
            <w:rFonts w:ascii="Times" w:hAnsi="Times"/>
            <w:sz w:val="24"/>
            <w:szCs w:val="24"/>
          </w:rPr>
          <w:t xml:space="preserve">], </w:t>
        </w:r>
        <w:proofErr w:type="spellStart"/>
        <w:r w:rsidR="00B42392" w:rsidRPr="00070689">
          <w:rPr>
            <w:rFonts w:ascii="Times" w:hAnsi="Times"/>
            <w:sz w:val="24"/>
            <w:szCs w:val="24"/>
          </w:rPr>
          <w:t>adMCC</w:t>
        </w:r>
        <w:proofErr w:type="spellEnd"/>
        <w:r w:rsidR="00B42392" w:rsidRPr="00070689">
          <w:rPr>
            <w:rFonts w:ascii="Times" w:hAnsi="Times"/>
            <w:sz w:val="24"/>
            <w:szCs w:val="24"/>
          </w:rPr>
          <w:t xml:space="preserve"> [</w:t>
        </w:r>
      </w:ins>
      <w:ins w:id="759" w:author="Alejandro De La Vega" w:date="2016-02-09T21:35:00Z">
        <w:r w:rsidR="00B42392" w:rsidRPr="00070689">
          <w:rPr>
            <w:rFonts w:ascii="Times" w:hAnsi="Times"/>
            <w:sz w:val="24"/>
            <w:szCs w:val="24"/>
          </w:rPr>
          <w:t>-0.4, 0.2</w:t>
        </w:r>
      </w:ins>
      <w:ins w:id="760" w:author="Alejandro De La Vega" w:date="2016-02-09T21:32:00Z">
        <w:r w:rsidR="00B42392" w:rsidRPr="00070689">
          <w:rPr>
            <w:rFonts w:ascii="Times" w:hAnsi="Times"/>
            <w:sz w:val="24"/>
            <w:szCs w:val="24"/>
          </w:rPr>
          <w:t xml:space="preserve">], </w:t>
        </w:r>
        <w:proofErr w:type="spellStart"/>
        <w:r w:rsidR="00B42392" w:rsidRPr="00070689">
          <w:rPr>
            <w:rFonts w:ascii="Times" w:hAnsi="Times"/>
            <w:sz w:val="24"/>
            <w:szCs w:val="24"/>
          </w:rPr>
          <w:t>pvMCC</w:t>
        </w:r>
        <w:proofErr w:type="spellEnd"/>
        <w:r w:rsidR="00B42392" w:rsidRPr="00070689">
          <w:rPr>
            <w:rFonts w:ascii="Times" w:hAnsi="Times"/>
            <w:sz w:val="24"/>
            <w:szCs w:val="24"/>
          </w:rPr>
          <w:t xml:space="preserve"> [</w:t>
        </w:r>
      </w:ins>
      <w:ins w:id="761" w:author="Alejandro De La Vega" w:date="2016-02-09T21:35:00Z">
        <w:r w:rsidR="00B42392" w:rsidRPr="00070689">
          <w:rPr>
            <w:rFonts w:ascii="Times" w:hAnsi="Times"/>
            <w:sz w:val="24"/>
            <w:szCs w:val="24"/>
          </w:rPr>
          <w:t>0.7, 1.2</w:t>
        </w:r>
      </w:ins>
      <w:ins w:id="762" w:author="Alejandro De La Vega" w:date="2016-02-09T21:32:00Z">
        <w:r w:rsidR="00B42392" w:rsidRPr="00070689">
          <w:rPr>
            <w:rFonts w:ascii="Times" w:hAnsi="Times"/>
            <w:sz w:val="24"/>
            <w:szCs w:val="24"/>
          </w:rPr>
          <w:t xml:space="preserve">], </w:t>
        </w:r>
        <w:proofErr w:type="spellStart"/>
        <w:r w:rsidR="00B42392" w:rsidRPr="00070689">
          <w:rPr>
            <w:rFonts w:ascii="Times" w:hAnsi="Times"/>
            <w:sz w:val="24"/>
            <w:szCs w:val="24"/>
          </w:rPr>
          <w:t>avMCC</w:t>
        </w:r>
        <w:proofErr w:type="spellEnd"/>
        <w:r w:rsidR="00B42392" w:rsidRPr="00070689">
          <w:rPr>
            <w:rFonts w:ascii="Times" w:hAnsi="Times"/>
            <w:sz w:val="24"/>
            <w:szCs w:val="24"/>
          </w:rPr>
          <w:t xml:space="preserve"> [</w:t>
        </w:r>
      </w:ins>
      <w:ins w:id="763" w:author="Alejandro De La Vega" w:date="2016-02-09T21:36:00Z">
        <w:r w:rsidR="00B42392" w:rsidRPr="00070689">
          <w:rPr>
            <w:rFonts w:ascii="Times" w:hAnsi="Times"/>
            <w:sz w:val="24"/>
            <w:szCs w:val="24"/>
          </w:rPr>
          <w:t>0.4, 0.9</w:t>
        </w:r>
      </w:ins>
      <w:ins w:id="764" w:author="Alejandro De La Vega" w:date="2016-02-09T21:32:00Z">
        <w:r w:rsidR="00B42392" w:rsidRPr="00070689">
          <w:rPr>
            <w:rFonts w:ascii="Times" w:hAnsi="Times"/>
            <w:sz w:val="24"/>
            <w:szCs w:val="24"/>
          </w:rPr>
          <w:t>]</w:t>
        </w:r>
      </w:ins>
      <w:ins w:id="765" w:author="Alejandro De La Vega" w:date="2016-02-09T21:36:00Z">
        <w:r w:rsidR="00B42392" w:rsidRPr="00070689">
          <w:rPr>
            <w:rFonts w:ascii="Times" w:hAnsi="Times"/>
            <w:sz w:val="24"/>
            <w:szCs w:val="24"/>
          </w:rPr>
          <w:t>; ‘</w:t>
        </w:r>
      </w:ins>
      <w:ins w:id="766" w:author="Alejandro De La Vega" w:date="2016-02-09T21:38:00Z">
        <w:r w:rsidR="00B42392" w:rsidRPr="00070689">
          <w:rPr>
            <w:rFonts w:ascii="Times" w:hAnsi="Times"/>
            <w:sz w:val="24"/>
            <w:szCs w:val="24"/>
          </w:rPr>
          <w:t>reward</w:t>
        </w:r>
      </w:ins>
      <w:ins w:id="767" w:author="Alejandro De La Vega" w:date="2016-02-09T21:36:00Z">
        <w:r w:rsidR="00B42392" w:rsidRPr="00070689">
          <w:rPr>
            <w:rFonts w:ascii="Times" w:hAnsi="Times"/>
            <w:sz w:val="24"/>
            <w:szCs w:val="24"/>
          </w:rPr>
          <w:t xml:space="preserve">: </w:t>
        </w:r>
        <w:proofErr w:type="spellStart"/>
        <w:r w:rsidR="00B42392" w:rsidRPr="00070689">
          <w:rPr>
            <w:rFonts w:ascii="Times" w:hAnsi="Times"/>
            <w:sz w:val="24"/>
            <w:szCs w:val="24"/>
          </w:rPr>
          <w:t>pdMCC</w:t>
        </w:r>
        <w:proofErr w:type="spellEnd"/>
        <w:r w:rsidR="00B42392" w:rsidRPr="00070689">
          <w:rPr>
            <w:rFonts w:ascii="Times" w:hAnsi="Times"/>
            <w:sz w:val="24"/>
            <w:szCs w:val="24"/>
          </w:rPr>
          <w:t xml:space="preserve"> [-0.4, 0.1], </w:t>
        </w:r>
        <w:proofErr w:type="spellStart"/>
        <w:r w:rsidR="00B42392" w:rsidRPr="00070689">
          <w:rPr>
            <w:rFonts w:ascii="Times" w:hAnsi="Times"/>
            <w:sz w:val="24"/>
            <w:szCs w:val="24"/>
          </w:rPr>
          <w:t>adMCC</w:t>
        </w:r>
        <w:proofErr w:type="spellEnd"/>
        <w:r w:rsidR="00B42392" w:rsidRPr="00070689">
          <w:rPr>
            <w:rFonts w:ascii="Times" w:hAnsi="Times"/>
            <w:sz w:val="24"/>
            <w:szCs w:val="24"/>
          </w:rPr>
          <w:t xml:space="preserve"> [-0.4, 0.1], </w:t>
        </w:r>
        <w:proofErr w:type="spellStart"/>
        <w:r w:rsidR="00B42392" w:rsidRPr="00070689">
          <w:rPr>
            <w:rFonts w:ascii="Times" w:hAnsi="Times"/>
            <w:sz w:val="24"/>
            <w:szCs w:val="24"/>
          </w:rPr>
          <w:t>pvMCC</w:t>
        </w:r>
        <w:proofErr w:type="spellEnd"/>
        <w:r w:rsidR="00B42392" w:rsidRPr="00070689">
          <w:rPr>
            <w:rFonts w:ascii="Times" w:hAnsi="Times"/>
            <w:sz w:val="24"/>
            <w:szCs w:val="24"/>
          </w:rPr>
          <w:t xml:space="preserve"> [0.</w:t>
        </w:r>
      </w:ins>
      <w:ins w:id="768" w:author="Alejandro De La Vega" w:date="2016-02-09T21:39:00Z">
        <w:r w:rsidR="00B42392" w:rsidRPr="00070689">
          <w:rPr>
            <w:rFonts w:ascii="Times" w:hAnsi="Times"/>
            <w:sz w:val="24"/>
            <w:szCs w:val="24"/>
          </w:rPr>
          <w:t>3</w:t>
        </w:r>
      </w:ins>
      <w:ins w:id="769" w:author="Alejandro De La Vega" w:date="2016-02-09T21:36:00Z">
        <w:r w:rsidR="00B42392" w:rsidRPr="00070689">
          <w:rPr>
            <w:rFonts w:ascii="Times" w:hAnsi="Times"/>
            <w:sz w:val="24"/>
            <w:szCs w:val="24"/>
          </w:rPr>
          <w:t xml:space="preserve">, </w:t>
        </w:r>
      </w:ins>
      <w:ins w:id="770" w:author="Alejandro De La Vega" w:date="2016-02-09T21:39:00Z">
        <w:r w:rsidR="00B42392" w:rsidRPr="00070689">
          <w:rPr>
            <w:rFonts w:ascii="Times" w:hAnsi="Times"/>
            <w:sz w:val="24"/>
            <w:szCs w:val="24"/>
          </w:rPr>
          <w:t>0.7</w:t>
        </w:r>
      </w:ins>
      <w:ins w:id="771" w:author="Alejandro De La Vega" w:date="2016-02-09T21:36:00Z">
        <w:r w:rsidR="00B42392" w:rsidRPr="00070689">
          <w:rPr>
            <w:rFonts w:ascii="Times" w:hAnsi="Times"/>
            <w:sz w:val="24"/>
            <w:szCs w:val="24"/>
          </w:rPr>
          <w:t xml:space="preserve">], </w:t>
        </w:r>
        <w:proofErr w:type="spellStart"/>
        <w:r w:rsidR="00B42392" w:rsidRPr="00070689">
          <w:rPr>
            <w:rFonts w:ascii="Times" w:hAnsi="Times"/>
            <w:sz w:val="24"/>
            <w:szCs w:val="24"/>
          </w:rPr>
          <w:t>avMCC</w:t>
        </w:r>
        <w:proofErr w:type="spellEnd"/>
        <w:r w:rsidR="00B42392" w:rsidRPr="00070689">
          <w:rPr>
            <w:rFonts w:ascii="Times" w:hAnsi="Times"/>
            <w:sz w:val="24"/>
            <w:szCs w:val="24"/>
          </w:rPr>
          <w:t xml:space="preserve"> [0.3, 0.8]; ‘pain</w:t>
        </w:r>
      </w:ins>
      <w:ins w:id="772" w:author="Alejandro De La Vega" w:date="2016-02-09T21:37:00Z">
        <w:r w:rsidR="00B42392" w:rsidRPr="00070689">
          <w:rPr>
            <w:rFonts w:ascii="Times" w:hAnsi="Times"/>
            <w:sz w:val="24"/>
            <w:szCs w:val="24"/>
          </w:rPr>
          <w:t>’</w:t>
        </w:r>
      </w:ins>
      <w:ins w:id="773" w:author="Alejandro De La Vega" w:date="2016-02-09T21:36:00Z">
        <w:r w:rsidR="00B42392" w:rsidRPr="00070689">
          <w:rPr>
            <w:rFonts w:ascii="Times" w:hAnsi="Times"/>
            <w:sz w:val="24"/>
            <w:szCs w:val="24"/>
          </w:rPr>
          <w:t xml:space="preserve">: </w:t>
        </w:r>
        <w:proofErr w:type="spellStart"/>
        <w:r w:rsidR="00B42392" w:rsidRPr="00070689">
          <w:rPr>
            <w:rFonts w:ascii="Times" w:hAnsi="Times"/>
            <w:sz w:val="24"/>
            <w:szCs w:val="24"/>
          </w:rPr>
          <w:t>pdMCC</w:t>
        </w:r>
        <w:proofErr w:type="spellEnd"/>
        <w:r w:rsidR="00B42392" w:rsidRPr="00070689">
          <w:rPr>
            <w:rFonts w:ascii="Times" w:hAnsi="Times"/>
            <w:sz w:val="24"/>
            <w:szCs w:val="24"/>
          </w:rPr>
          <w:t xml:space="preserve"> [0.3, 0.8], </w:t>
        </w:r>
        <w:proofErr w:type="spellStart"/>
        <w:r w:rsidR="00B42392" w:rsidRPr="00070689">
          <w:rPr>
            <w:rFonts w:ascii="Times" w:hAnsi="Times"/>
            <w:sz w:val="24"/>
            <w:szCs w:val="24"/>
          </w:rPr>
          <w:t>adMCC</w:t>
        </w:r>
        <w:proofErr w:type="spellEnd"/>
        <w:r w:rsidR="00B42392" w:rsidRPr="00070689">
          <w:rPr>
            <w:rFonts w:ascii="Times" w:hAnsi="Times"/>
            <w:sz w:val="24"/>
            <w:szCs w:val="24"/>
          </w:rPr>
          <w:t xml:space="preserve"> [</w:t>
        </w:r>
      </w:ins>
      <w:ins w:id="774" w:author="Alejandro De La Vega" w:date="2016-02-09T21:39:00Z">
        <w:r w:rsidR="00B42392" w:rsidRPr="00070689">
          <w:rPr>
            <w:rFonts w:ascii="Times" w:hAnsi="Times"/>
            <w:sz w:val="24"/>
            <w:szCs w:val="24"/>
          </w:rPr>
          <w:t>0.2</w:t>
        </w:r>
      </w:ins>
      <w:ins w:id="775" w:author="Alejandro De La Vega" w:date="2016-02-09T21:36:00Z">
        <w:r w:rsidR="00B42392" w:rsidRPr="00070689">
          <w:rPr>
            <w:rFonts w:ascii="Times" w:hAnsi="Times"/>
            <w:sz w:val="24"/>
            <w:szCs w:val="24"/>
          </w:rPr>
          <w:t>, 0.</w:t>
        </w:r>
      </w:ins>
      <w:ins w:id="776" w:author="Alejandro De La Vega" w:date="2016-02-09T21:39:00Z">
        <w:r w:rsidR="00B42392" w:rsidRPr="00070689">
          <w:rPr>
            <w:rFonts w:ascii="Times" w:hAnsi="Times"/>
            <w:sz w:val="24"/>
            <w:szCs w:val="24"/>
          </w:rPr>
          <w:t>7</w:t>
        </w:r>
      </w:ins>
      <w:ins w:id="777" w:author="Alejandro De La Vega" w:date="2016-02-09T21:36:00Z">
        <w:r w:rsidR="00B42392" w:rsidRPr="00070689">
          <w:rPr>
            <w:rFonts w:ascii="Times" w:hAnsi="Times"/>
            <w:sz w:val="24"/>
            <w:szCs w:val="24"/>
          </w:rPr>
          <w:t xml:space="preserve">], </w:t>
        </w:r>
        <w:proofErr w:type="spellStart"/>
        <w:r w:rsidR="00B42392" w:rsidRPr="00070689">
          <w:rPr>
            <w:rFonts w:ascii="Times" w:hAnsi="Times"/>
            <w:sz w:val="24"/>
            <w:szCs w:val="24"/>
          </w:rPr>
          <w:t>pvMCC</w:t>
        </w:r>
        <w:proofErr w:type="spellEnd"/>
        <w:r w:rsidR="00B42392" w:rsidRPr="00070689">
          <w:rPr>
            <w:rFonts w:ascii="Times" w:hAnsi="Times"/>
            <w:sz w:val="24"/>
            <w:szCs w:val="24"/>
          </w:rPr>
          <w:t xml:space="preserve"> [</w:t>
        </w:r>
      </w:ins>
      <w:ins w:id="778" w:author="Alejandro De La Vega" w:date="2016-02-09T21:40:00Z">
        <w:r w:rsidR="00B42392" w:rsidRPr="00070689">
          <w:rPr>
            <w:rFonts w:ascii="Times" w:hAnsi="Times"/>
            <w:sz w:val="24"/>
            <w:szCs w:val="24"/>
          </w:rPr>
          <w:t>1.1, 1.5</w:t>
        </w:r>
      </w:ins>
      <w:ins w:id="779" w:author="Alejandro De La Vega" w:date="2016-02-09T21:36:00Z">
        <w:r w:rsidR="00B42392" w:rsidRPr="00070689">
          <w:rPr>
            <w:rFonts w:ascii="Times" w:hAnsi="Times"/>
            <w:sz w:val="24"/>
            <w:szCs w:val="24"/>
          </w:rPr>
          <w:t xml:space="preserve">], </w:t>
        </w:r>
        <w:proofErr w:type="spellStart"/>
        <w:r w:rsidR="00B42392" w:rsidRPr="00070689">
          <w:rPr>
            <w:rFonts w:ascii="Times" w:hAnsi="Times"/>
            <w:sz w:val="24"/>
            <w:szCs w:val="24"/>
          </w:rPr>
          <w:t>avMCC</w:t>
        </w:r>
        <w:proofErr w:type="spellEnd"/>
        <w:r w:rsidR="00B42392" w:rsidRPr="00070689">
          <w:rPr>
            <w:rFonts w:ascii="Times" w:hAnsi="Times"/>
            <w:sz w:val="24"/>
            <w:szCs w:val="24"/>
          </w:rPr>
          <w:t xml:space="preserve"> [0.</w:t>
        </w:r>
      </w:ins>
      <w:ins w:id="780" w:author="Alejandro De La Vega" w:date="2016-02-09T21:40:00Z">
        <w:r w:rsidR="00B42392" w:rsidRPr="00070689">
          <w:rPr>
            <w:rFonts w:ascii="Times" w:hAnsi="Times"/>
            <w:sz w:val="24"/>
            <w:szCs w:val="24"/>
          </w:rPr>
          <w:t>6</w:t>
        </w:r>
      </w:ins>
      <w:ins w:id="781" w:author="Alejandro De La Vega" w:date="2016-02-09T21:36:00Z">
        <w:r w:rsidR="00B42392" w:rsidRPr="00070689">
          <w:rPr>
            <w:rFonts w:ascii="Times" w:hAnsi="Times"/>
            <w:sz w:val="24"/>
            <w:szCs w:val="24"/>
          </w:rPr>
          <w:t xml:space="preserve">, </w:t>
        </w:r>
      </w:ins>
      <w:ins w:id="782" w:author="Alejandro De La Vega" w:date="2016-02-09T21:40:00Z">
        <w:r w:rsidR="00B42392" w:rsidRPr="00070689">
          <w:rPr>
            <w:rFonts w:ascii="Times" w:hAnsi="Times"/>
            <w:sz w:val="24"/>
            <w:szCs w:val="24"/>
          </w:rPr>
          <w:t>1.1</w:t>
        </w:r>
      </w:ins>
      <w:ins w:id="783" w:author="Alejandro De La Vega" w:date="2016-02-09T21:36:00Z">
        <w:r w:rsidR="00B42392" w:rsidRPr="00070689">
          <w:rPr>
            <w:rFonts w:ascii="Times" w:hAnsi="Times"/>
            <w:sz w:val="24"/>
            <w:szCs w:val="24"/>
          </w:rPr>
          <w:t>]</w:t>
        </w:r>
      </w:ins>
      <w:ins w:id="784" w:author="Alejandro De La Vega" w:date="2016-02-09T21:32:00Z">
        <w:r w:rsidR="00B42392" w:rsidRPr="00070689">
          <w:rPr>
            <w:rFonts w:ascii="Times" w:hAnsi="Times"/>
            <w:sz w:val="24"/>
            <w:szCs w:val="24"/>
          </w:rPr>
          <w:t xml:space="preserve">). </w:t>
        </w:r>
      </w:ins>
      <w:ins w:id="785" w:author="Alejandro De La Vega" w:date="2016-02-05T21:26:00Z">
        <w:r w:rsidR="003078F4" w:rsidRPr="00070689">
          <w:rPr>
            <w:rFonts w:ascii="Times" w:hAnsi="Times"/>
            <w:sz w:val="24"/>
            <w:szCs w:val="24"/>
          </w:rPr>
          <w:t xml:space="preserve">Finally, both anterior clusters showed a greater association with decision-making than their posterior counterparts </w:t>
        </w:r>
      </w:ins>
      <w:ins w:id="786" w:author="Alejandro De La Vega" w:date="2016-02-09T21:40:00Z">
        <w:r w:rsidR="00B42392" w:rsidRPr="00070689">
          <w:rPr>
            <w:rFonts w:ascii="Times" w:hAnsi="Times"/>
            <w:sz w:val="24"/>
            <w:szCs w:val="24"/>
          </w:rPr>
          <w:t>(</w:t>
        </w:r>
      </w:ins>
      <w:ins w:id="787" w:author="Alejandro De La Vega" w:date="2016-02-09T21:42:00Z">
        <w:r w:rsidR="00B42392" w:rsidRPr="00070689">
          <w:rPr>
            <w:rFonts w:ascii="Times" w:hAnsi="Times"/>
            <w:sz w:val="24"/>
            <w:szCs w:val="24"/>
          </w:rPr>
          <w:t>95% CI LOR.</w:t>
        </w:r>
      </w:ins>
      <w:ins w:id="788" w:author="Alejandro De La Vega" w:date="2016-02-09T21:40:00Z">
        <w:r w:rsidR="00B42392" w:rsidRPr="00070689">
          <w:rPr>
            <w:rFonts w:ascii="Times" w:hAnsi="Times"/>
            <w:sz w:val="24"/>
            <w:szCs w:val="24"/>
          </w:rPr>
          <w:t xml:space="preserve"> </w:t>
        </w:r>
        <w:proofErr w:type="spellStart"/>
        <w:r w:rsidR="00B42392" w:rsidRPr="00070689">
          <w:rPr>
            <w:rFonts w:ascii="Times" w:hAnsi="Times"/>
            <w:sz w:val="24"/>
            <w:szCs w:val="24"/>
          </w:rPr>
          <w:t>pdMCC</w:t>
        </w:r>
        <w:proofErr w:type="spellEnd"/>
        <w:r w:rsidR="00B42392" w:rsidRPr="00070689">
          <w:rPr>
            <w:rFonts w:ascii="Times" w:hAnsi="Times"/>
            <w:sz w:val="24"/>
            <w:szCs w:val="24"/>
          </w:rPr>
          <w:t xml:space="preserve"> [-0.2, 0.3], </w:t>
        </w:r>
        <w:proofErr w:type="spellStart"/>
        <w:r w:rsidR="00B42392" w:rsidRPr="00070689">
          <w:rPr>
            <w:rFonts w:ascii="Times" w:hAnsi="Times"/>
            <w:sz w:val="24"/>
            <w:szCs w:val="24"/>
          </w:rPr>
          <w:t>adMCC</w:t>
        </w:r>
        <w:proofErr w:type="spellEnd"/>
        <w:r w:rsidR="00B42392" w:rsidRPr="00070689">
          <w:rPr>
            <w:rFonts w:ascii="Times" w:hAnsi="Times"/>
            <w:sz w:val="24"/>
            <w:szCs w:val="24"/>
          </w:rPr>
          <w:t xml:space="preserve"> [</w:t>
        </w:r>
      </w:ins>
      <w:ins w:id="789" w:author="Alejandro De La Vega" w:date="2016-02-09T21:43:00Z">
        <w:r w:rsidR="00B42392" w:rsidRPr="00070689">
          <w:rPr>
            <w:rFonts w:ascii="Times" w:hAnsi="Times"/>
            <w:sz w:val="24"/>
            <w:szCs w:val="24"/>
          </w:rPr>
          <w:t>0.3, 0.8</w:t>
        </w:r>
      </w:ins>
      <w:ins w:id="790" w:author="Alejandro De La Vega" w:date="2016-02-09T21:40:00Z">
        <w:r w:rsidR="00B42392" w:rsidRPr="00070689">
          <w:rPr>
            <w:rFonts w:ascii="Times" w:hAnsi="Times"/>
            <w:sz w:val="24"/>
            <w:szCs w:val="24"/>
          </w:rPr>
          <w:t xml:space="preserve">], </w:t>
        </w:r>
        <w:proofErr w:type="spellStart"/>
        <w:r w:rsidR="00B42392" w:rsidRPr="00070689">
          <w:rPr>
            <w:rFonts w:ascii="Times" w:hAnsi="Times"/>
            <w:sz w:val="24"/>
            <w:szCs w:val="24"/>
          </w:rPr>
          <w:t>pvMCC</w:t>
        </w:r>
        <w:proofErr w:type="spellEnd"/>
        <w:r w:rsidR="00B42392" w:rsidRPr="00070689">
          <w:rPr>
            <w:rFonts w:ascii="Times" w:hAnsi="Times"/>
            <w:sz w:val="24"/>
            <w:szCs w:val="24"/>
          </w:rPr>
          <w:t xml:space="preserve"> [-0.2, 0.4], </w:t>
        </w:r>
        <w:proofErr w:type="spellStart"/>
        <w:r w:rsidR="00B42392" w:rsidRPr="00070689">
          <w:rPr>
            <w:rFonts w:ascii="Times" w:hAnsi="Times"/>
            <w:sz w:val="24"/>
            <w:szCs w:val="24"/>
          </w:rPr>
          <w:t>avMCC</w:t>
        </w:r>
        <w:proofErr w:type="spellEnd"/>
        <w:r w:rsidR="00B42392" w:rsidRPr="00070689">
          <w:rPr>
            <w:rFonts w:ascii="Times" w:hAnsi="Times"/>
            <w:sz w:val="24"/>
            <w:szCs w:val="24"/>
          </w:rPr>
          <w:t xml:space="preserve"> [0.6, 1.1])</w:t>
        </w:r>
      </w:ins>
    </w:p>
    <w:p w14:paraId="6A8FF062" w14:textId="32CC7AC8" w:rsidR="009E7445" w:rsidRPr="00070689" w:rsidRDefault="00527EA3" w:rsidP="0096185D">
      <w:pPr>
        <w:pStyle w:val="Normal1"/>
        <w:ind w:firstLine="720"/>
        <w:rPr>
          <w:rFonts w:ascii="Times" w:hAnsi="Times"/>
          <w:sz w:val="24"/>
          <w:szCs w:val="24"/>
        </w:rPr>
      </w:pPr>
      <w:r w:rsidRPr="00070689">
        <w:rPr>
          <w:rFonts w:ascii="Times" w:hAnsi="Times"/>
          <w:sz w:val="24"/>
          <w:szCs w:val="24"/>
        </w:rPr>
        <w:t>In the anterior zone</w:t>
      </w:r>
      <w:ins w:id="791" w:author="Alejandro De La Vega" w:date="2016-02-05T21:34:00Z">
        <w:r w:rsidR="003078F4" w:rsidRPr="00070689">
          <w:rPr>
            <w:rFonts w:ascii="Times" w:hAnsi="Times"/>
            <w:sz w:val="24"/>
            <w:szCs w:val="24"/>
          </w:rPr>
          <w:t xml:space="preserve"> (Figure 4, bottom right)</w:t>
        </w:r>
      </w:ins>
      <w:r w:rsidRPr="00070689">
        <w:rPr>
          <w:rFonts w:ascii="Times" w:hAnsi="Times"/>
          <w:sz w:val="24"/>
          <w:szCs w:val="24"/>
        </w:rPr>
        <w:t xml:space="preserve">, activity </w:t>
      </w:r>
      <w:r w:rsidR="000B2530" w:rsidRPr="00070689">
        <w:rPr>
          <w:rFonts w:ascii="Times" w:hAnsi="Times"/>
          <w:sz w:val="24"/>
          <w:szCs w:val="24"/>
        </w:rPr>
        <w:t xml:space="preserve">across </w:t>
      </w:r>
      <w:r w:rsidRPr="00070689">
        <w:rPr>
          <w:rFonts w:ascii="Times" w:hAnsi="Times"/>
          <w:sz w:val="24"/>
          <w:szCs w:val="24"/>
        </w:rPr>
        <w:t>all three sub-regions was significantly predicted by episodic memory and social processing; h</w:t>
      </w:r>
      <w:r w:rsidR="006B0B75" w:rsidRPr="00070689">
        <w:rPr>
          <w:rFonts w:ascii="Times" w:hAnsi="Times"/>
          <w:sz w:val="24"/>
          <w:szCs w:val="24"/>
        </w:rPr>
        <w:t xml:space="preserve">owever, </w:t>
      </w:r>
      <w:r w:rsidRPr="00070689">
        <w:rPr>
          <w:rFonts w:ascii="Times" w:hAnsi="Times"/>
          <w:sz w:val="24"/>
          <w:szCs w:val="24"/>
        </w:rPr>
        <w:t>the</w:t>
      </w:r>
      <w:r w:rsidR="00026443" w:rsidRPr="00070689">
        <w:rPr>
          <w:rFonts w:ascii="Times" w:hAnsi="Times"/>
          <w:sz w:val="24"/>
          <w:szCs w:val="24"/>
        </w:rPr>
        <w:t xml:space="preserve"> </w:t>
      </w:r>
      <w:r w:rsidRPr="00070689">
        <w:rPr>
          <w:rFonts w:ascii="Times" w:hAnsi="Times"/>
          <w:sz w:val="24"/>
          <w:szCs w:val="24"/>
        </w:rPr>
        <w:t>association with social processing</w:t>
      </w:r>
      <w:r w:rsidR="00026443" w:rsidRPr="00070689">
        <w:rPr>
          <w:rFonts w:ascii="Times" w:hAnsi="Times"/>
          <w:sz w:val="24"/>
          <w:szCs w:val="24"/>
        </w:rPr>
        <w:t xml:space="preserve"> </w:t>
      </w:r>
      <w:r w:rsidR="007B2210" w:rsidRPr="00070689">
        <w:rPr>
          <w:rFonts w:ascii="Times" w:hAnsi="Times"/>
          <w:sz w:val="24"/>
          <w:szCs w:val="24"/>
        </w:rPr>
        <w:t xml:space="preserve">was maximal for </w:t>
      </w:r>
      <w:r w:rsidR="00026443" w:rsidRPr="00070689">
        <w:rPr>
          <w:rFonts w:ascii="Times" w:hAnsi="Times"/>
          <w:sz w:val="24"/>
          <w:szCs w:val="24"/>
        </w:rPr>
        <w:t>dmPFC</w:t>
      </w:r>
      <w:ins w:id="792" w:author="Alejandro De La Vega" w:date="2016-02-05T21:30:00Z">
        <w:r w:rsidR="003078F4" w:rsidRPr="00070689">
          <w:rPr>
            <w:rFonts w:ascii="Times" w:hAnsi="Times"/>
            <w:sz w:val="24"/>
            <w:szCs w:val="24"/>
          </w:rPr>
          <w:t xml:space="preserve"> [A3]</w:t>
        </w:r>
      </w:ins>
      <w:ins w:id="793" w:author="Alejandro De La Vega" w:date="2016-02-09T21:44:00Z">
        <w:r w:rsidR="00B42392" w:rsidRPr="00070689">
          <w:rPr>
            <w:rFonts w:ascii="Times" w:hAnsi="Times"/>
            <w:sz w:val="24"/>
            <w:szCs w:val="24"/>
          </w:rPr>
          <w:t xml:space="preserve"> (95% CI LOR. dmPFC [</w:t>
        </w:r>
      </w:ins>
      <w:ins w:id="794" w:author="Alejandro De La Vega" w:date="2016-02-09T21:45:00Z">
        <w:r w:rsidR="00B42392" w:rsidRPr="00070689">
          <w:rPr>
            <w:rFonts w:ascii="Times" w:hAnsi="Times"/>
            <w:sz w:val="24"/>
            <w:szCs w:val="24"/>
          </w:rPr>
          <w:t>1.3, 1.7</w:t>
        </w:r>
      </w:ins>
      <w:ins w:id="795" w:author="Alejandro De La Vega" w:date="2016-02-09T21:44:00Z">
        <w:r w:rsidR="00B42392" w:rsidRPr="00070689">
          <w:rPr>
            <w:rFonts w:ascii="Times" w:hAnsi="Times"/>
            <w:sz w:val="24"/>
            <w:szCs w:val="24"/>
          </w:rPr>
          <w:t xml:space="preserve">], </w:t>
        </w:r>
        <w:proofErr w:type="spellStart"/>
        <w:r w:rsidR="00B42392" w:rsidRPr="00070689">
          <w:rPr>
            <w:rFonts w:ascii="Times" w:hAnsi="Times"/>
            <w:sz w:val="24"/>
            <w:szCs w:val="24"/>
          </w:rPr>
          <w:t>pgACC</w:t>
        </w:r>
        <w:proofErr w:type="spellEnd"/>
        <w:r w:rsidR="00B42392" w:rsidRPr="00070689">
          <w:rPr>
            <w:rFonts w:ascii="Times" w:hAnsi="Times"/>
            <w:sz w:val="24"/>
            <w:szCs w:val="24"/>
          </w:rPr>
          <w:t xml:space="preserve"> [0.</w:t>
        </w:r>
      </w:ins>
      <w:ins w:id="796" w:author="Alejandro De La Vega" w:date="2016-02-09T21:45:00Z">
        <w:r w:rsidR="00B42392" w:rsidRPr="00070689">
          <w:rPr>
            <w:rFonts w:ascii="Times" w:hAnsi="Times"/>
            <w:sz w:val="24"/>
            <w:szCs w:val="24"/>
          </w:rPr>
          <w:t>7</w:t>
        </w:r>
      </w:ins>
      <w:ins w:id="797" w:author="Alejandro De La Vega" w:date="2016-02-09T21:44:00Z">
        <w:r w:rsidR="00B42392" w:rsidRPr="00070689">
          <w:rPr>
            <w:rFonts w:ascii="Times" w:hAnsi="Times"/>
            <w:sz w:val="24"/>
            <w:szCs w:val="24"/>
          </w:rPr>
          <w:t xml:space="preserve">, 1], vmPFC [0.6, </w:t>
        </w:r>
      </w:ins>
      <w:ins w:id="798" w:author="Alejandro De La Vega" w:date="2016-02-09T21:45:00Z">
        <w:r w:rsidR="00B42392" w:rsidRPr="00070689">
          <w:rPr>
            <w:rFonts w:ascii="Times" w:hAnsi="Times"/>
            <w:sz w:val="24"/>
            <w:szCs w:val="24"/>
          </w:rPr>
          <w:t>1</w:t>
        </w:r>
      </w:ins>
      <w:ins w:id="799" w:author="Alejandro De La Vega" w:date="2016-02-09T21:44:00Z">
        <w:r w:rsidR="00B42392" w:rsidRPr="00070689">
          <w:rPr>
            <w:rFonts w:ascii="Times" w:hAnsi="Times"/>
            <w:sz w:val="24"/>
            <w:szCs w:val="24"/>
          </w:rPr>
          <w:t xml:space="preserve">]). </w:t>
        </w:r>
      </w:ins>
      <w:r w:rsidRPr="002666F4">
        <w:rPr>
          <w:rFonts w:ascii="Times" w:hAnsi="Times"/>
          <w:sz w:val="24"/>
          <w:szCs w:val="24"/>
        </w:rPr>
        <w:t>In contrast, the reverse was true for reward and decision-making</w:t>
      </w:r>
      <w:ins w:id="800" w:author="Alejandro De La Vega" w:date="2016-02-05T21:30:00Z">
        <w:r w:rsidR="003078F4" w:rsidRPr="002666F4">
          <w:rPr>
            <w:rFonts w:ascii="Times" w:hAnsi="Times"/>
            <w:sz w:val="24"/>
            <w:szCs w:val="24"/>
          </w:rPr>
          <w:t xml:space="preserve">; we observed a </w:t>
        </w:r>
        <w:r w:rsidR="003078F4" w:rsidRPr="00E5257A">
          <w:rPr>
            <w:rFonts w:ascii="Times" w:hAnsi="Times"/>
            <w:sz w:val="24"/>
            <w:szCs w:val="24"/>
          </w:rPr>
          <w:t>gradient such that</w:t>
        </w:r>
      </w:ins>
      <w:ins w:id="801" w:author="Alejandro De La Vega" w:date="2016-02-05T21:33:00Z">
        <w:r w:rsidR="003078F4" w:rsidRPr="00070689">
          <w:rPr>
            <w:rFonts w:ascii="Times" w:hAnsi="Times"/>
            <w:sz w:val="24"/>
            <w:szCs w:val="24"/>
          </w:rPr>
          <w:t xml:space="preserve"> the association with reward and fear was greatest going ventrally, reaching a maximum in vmPFC</w:t>
        </w:r>
      </w:ins>
      <w:ins w:id="802" w:author="Alejandro De La Vega" w:date="2016-02-09T21:46:00Z">
        <w:r w:rsidR="00B42392" w:rsidRPr="00070689">
          <w:rPr>
            <w:rFonts w:ascii="Times" w:hAnsi="Times"/>
            <w:sz w:val="24"/>
            <w:szCs w:val="24"/>
          </w:rPr>
          <w:t xml:space="preserve"> (95% CI LOR. ‘reward’: dmPFC [-0.4, 0.3], </w:t>
        </w:r>
        <w:proofErr w:type="spellStart"/>
        <w:r w:rsidR="00B42392" w:rsidRPr="00070689">
          <w:rPr>
            <w:rFonts w:ascii="Times" w:hAnsi="Times"/>
            <w:sz w:val="24"/>
            <w:szCs w:val="24"/>
          </w:rPr>
          <w:t>pgACC</w:t>
        </w:r>
        <w:proofErr w:type="spellEnd"/>
        <w:r w:rsidR="00B42392" w:rsidRPr="00070689">
          <w:rPr>
            <w:rFonts w:ascii="Times" w:hAnsi="Times"/>
            <w:sz w:val="24"/>
            <w:szCs w:val="24"/>
          </w:rPr>
          <w:t xml:space="preserve"> [0.5, 1], vmPFC [</w:t>
        </w:r>
      </w:ins>
      <w:ins w:id="803" w:author="Alejandro De La Vega" w:date="2016-02-09T21:47:00Z">
        <w:r w:rsidR="00B42392" w:rsidRPr="00070689">
          <w:rPr>
            <w:rFonts w:ascii="Times" w:hAnsi="Times"/>
            <w:sz w:val="24"/>
            <w:szCs w:val="24"/>
          </w:rPr>
          <w:t>1.2, 1.7</w:t>
        </w:r>
      </w:ins>
      <w:ins w:id="804" w:author="Alejandro De La Vega" w:date="2016-02-09T21:46:00Z">
        <w:r w:rsidR="00B42392" w:rsidRPr="00070689">
          <w:rPr>
            <w:rFonts w:ascii="Times" w:hAnsi="Times"/>
            <w:sz w:val="24"/>
            <w:szCs w:val="24"/>
          </w:rPr>
          <w:t>]; ‘fear</w:t>
        </w:r>
      </w:ins>
      <w:ins w:id="805" w:author="Alejandro De La Vega" w:date="2016-02-09T21:47:00Z">
        <w:r w:rsidR="00B42392" w:rsidRPr="00070689">
          <w:rPr>
            <w:rFonts w:ascii="Times" w:hAnsi="Times"/>
            <w:sz w:val="24"/>
            <w:szCs w:val="24"/>
          </w:rPr>
          <w:t>’</w:t>
        </w:r>
      </w:ins>
      <w:ins w:id="806" w:author="Alejandro De La Vega" w:date="2016-02-09T21:46:00Z">
        <w:r w:rsidR="00B42392" w:rsidRPr="00070689">
          <w:rPr>
            <w:rFonts w:ascii="Times" w:hAnsi="Times"/>
            <w:sz w:val="24"/>
            <w:szCs w:val="24"/>
          </w:rPr>
          <w:t xml:space="preserve">: dmPFC [-0.4, 0.3], </w:t>
        </w:r>
        <w:proofErr w:type="spellStart"/>
        <w:r w:rsidR="00B42392" w:rsidRPr="00070689">
          <w:rPr>
            <w:rFonts w:ascii="Times" w:hAnsi="Times"/>
            <w:sz w:val="24"/>
            <w:szCs w:val="24"/>
          </w:rPr>
          <w:t>pgACC</w:t>
        </w:r>
        <w:proofErr w:type="spellEnd"/>
        <w:r w:rsidR="00B42392" w:rsidRPr="00070689">
          <w:rPr>
            <w:rFonts w:ascii="Times" w:hAnsi="Times"/>
            <w:sz w:val="24"/>
            <w:szCs w:val="24"/>
          </w:rPr>
          <w:t xml:space="preserve"> [0.2, 0.7], vmPFC [0.8, 1.3]).</w:t>
        </w:r>
      </w:ins>
      <w:r w:rsidR="00026443" w:rsidRPr="00070689">
        <w:rPr>
          <w:rFonts w:ascii="Times" w:hAnsi="Times"/>
          <w:sz w:val="24"/>
          <w:szCs w:val="24"/>
        </w:rPr>
        <w:t xml:space="preserve"> </w:t>
      </w:r>
      <w:r w:rsidRPr="00070689">
        <w:rPr>
          <w:rFonts w:ascii="Times" w:hAnsi="Times"/>
          <w:sz w:val="24"/>
          <w:szCs w:val="24"/>
        </w:rPr>
        <w:t>Interestingly, no region in the anterior zone was significantly associated with pain processing, suggesting fear and pain have dissociable associations in MFC.</w:t>
      </w:r>
      <w:r w:rsidR="00026443" w:rsidRPr="00070689">
        <w:rPr>
          <w:rFonts w:ascii="Times" w:hAnsi="Times"/>
          <w:sz w:val="24"/>
          <w:szCs w:val="24"/>
        </w:rPr>
        <w:t xml:space="preserve"> </w:t>
      </w:r>
    </w:p>
    <w:p w14:paraId="44A1EDB3" w14:textId="77777777" w:rsidR="007F249F" w:rsidRPr="00E5257A" w:rsidRDefault="007F249F" w:rsidP="0096185D">
      <w:pPr>
        <w:pStyle w:val="Normal1"/>
        <w:ind w:firstLine="720"/>
        <w:rPr>
          <w:rFonts w:ascii="Times" w:hAnsi="Times"/>
          <w:sz w:val="24"/>
          <w:szCs w:val="24"/>
        </w:rPr>
      </w:pPr>
    </w:p>
    <w:tbl>
      <w:tblPr>
        <w:tblW w:w="9600" w:type="dxa"/>
        <w:tblInd w:w="93" w:type="dxa"/>
        <w:tblLook w:val="04A0" w:firstRow="1" w:lastRow="0" w:firstColumn="1" w:lastColumn="0" w:noHBand="0" w:noVBand="1"/>
      </w:tblPr>
      <w:tblGrid>
        <w:gridCol w:w="1599"/>
        <w:gridCol w:w="8001"/>
      </w:tblGrid>
      <w:tr w:rsidR="007F249F" w:rsidRPr="00E5257A" w14:paraId="5C84D181" w14:textId="77777777" w:rsidTr="00B505AD">
        <w:trPr>
          <w:trHeight w:val="320"/>
        </w:trPr>
        <w:tc>
          <w:tcPr>
            <w:tcW w:w="1599" w:type="dxa"/>
            <w:tcBorders>
              <w:top w:val="nil"/>
              <w:left w:val="nil"/>
              <w:bottom w:val="nil"/>
              <w:right w:val="nil"/>
            </w:tcBorders>
            <w:shd w:val="clear" w:color="auto" w:fill="auto"/>
            <w:vAlign w:val="center"/>
            <w:hideMark/>
          </w:tcPr>
          <w:p w14:paraId="39C2A6CE" w14:textId="77777777" w:rsidR="007F249F" w:rsidRPr="00E5257A" w:rsidRDefault="007F249F" w:rsidP="00B505AD">
            <w:pPr>
              <w:spacing w:after="0" w:line="240" w:lineRule="auto"/>
              <w:ind w:firstLine="0"/>
              <w:rPr>
                <w:rFonts w:eastAsia="Times New Roman" w:cs="Times New Roman"/>
                <w:b/>
                <w:bCs/>
                <w:color w:val="000000"/>
                <w:szCs w:val="24"/>
              </w:rPr>
            </w:pPr>
            <w:r w:rsidRPr="00E5257A">
              <w:rPr>
                <w:rFonts w:eastAsia="Times New Roman" w:cs="Times New Roman"/>
                <w:b/>
                <w:bCs/>
                <w:color w:val="000000"/>
                <w:szCs w:val="24"/>
              </w:rPr>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E5257A" w:rsidRDefault="007F249F" w:rsidP="00B505AD">
            <w:pPr>
              <w:spacing w:after="0" w:line="240" w:lineRule="auto"/>
              <w:ind w:firstLine="0"/>
              <w:jc w:val="center"/>
              <w:rPr>
                <w:rFonts w:eastAsia="Times New Roman" w:cs="Times New Roman"/>
                <w:b/>
                <w:bCs/>
                <w:color w:val="000000"/>
                <w:szCs w:val="24"/>
              </w:rPr>
            </w:pPr>
            <w:r w:rsidRPr="00E5257A">
              <w:rPr>
                <w:rFonts w:eastAsia="Times New Roman" w:cs="Times New Roman"/>
                <w:b/>
                <w:bCs/>
                <w:color w:val="000000"/>
                <w:szCs w:val="24"/>
              </w:rPr>
              <w:t>Highest loading words</w:t>
            </w:r>
          </w:p>
        </w:tc>
      </w:tr>
      <w:tr w:rsidR="007F249F" w:rsidRPr="00E5257A" w14:paraId="61DEC18D" w14:textId="77777777" w:rsidTr="00B505AD">
        <w:trPr>
          <w:trHeight w:val="320"/>
        </w:trPr>
        <w:tc>
          <w:tcPr>
            <w:tcW w:w="1599" w:type="dxa"/>
            <w:tcBorders>
              <w:top w:val="nil"/>
              <w:left w:val="nil"/>
              <w:bottom w:val="nil"/>
              <w:right w:val="nil"/>
            </w:tcBorders>
            <w:shd w:val="clear" w:color="auto" w:fill="auto"/>
            <w:vAlign w:val="center"/>
            <w:hideMark/>
          </w:tcPr>
          <w:p w14:paraId="6E6636F9"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gaze</w:t>
            </w:r>
          </w:p>
        </w:tc>
        <w:tc>
          <w:tcPr>
            <w:tcW w:w="8001" w:type="dxa"/>
            <w:tcBorders>
              <w:top w:val="nil"/>
              <w:left w:val="nil"/>
              <w:bottom w:val="nil"/>
              <w:right w:val="nil"/>
            </w:tcBorders>
            <w:shd w:val="clear" w:color="auto" w:fill="auto"/>
            <w:noWrap/>
            <w:vAlign w:val="bottom"/>
            <w:hideMark/>
          </w:tcPr>
          <w:p w14:paraId="6257EAFC"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eye gaze movements eyes visual saccades saccade target fixation direction</w:t>
            </w:r>
          </w:p>
        </w:tc>
      </w:tr>
      <w:tr w:rsidR="007F249F" w:rsidRPr="00E5257A" w14:paraId="0E938D00" w14:textId="77777777" w:rsidTr="00B505AD">
        <w:trPr>
          <w:trHeight w:val="320"/>
        </w:trPr>
        <w:tc>
          <w:tcPr>
            <w:tcW w:w="1599" w:type="dxa"/>
            <w:tcBorders>
              <w:top w:val="nil"/>
              <w:left w:val="nil"/>
              <w:bottom w:val="nil"/>
              <w:right w:val="nil"/>
            </w:tcBorders>
            <w:shd w:val="clear" w:color="auto" w:fill="auto"/>
            <w:vAlign w:val="center"/>
            <w:hideMark/>
          </w:tcPr>
          <w:p w14:paraId="39B42FAA"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decision-making</w:t>
            </w:r>
          </w:p>
        </w:tc>
        <w:tc>
          <w:tcPr>
            <w:tcW w:w="8001" w:type="dxa"/>
            <w:tcBorders>
              <w:top w:val="nil"/>
              <w:left w:val="nil"/>
              <w:bottom w:val="nil"/>
              <w:right w:val="nil"/>
            </w:tcBorders>
            <w:shd w:val="clear" w:color="auto" w:fill="auto"/>
            <w:noWrap/>
            <w:vAlign w:val="bottom"/>
            <w:hideMark/>
          </w:tcPr>
          <w:p w14:paraId="509566BF"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decision choice risk decisions choices uncertainty outcomes risky taking outcome </w:t>
            </w:r>
          </w:p>
        </w:tc>
      </w:tr>
      <w:tr w:rsidR="007F249F" w:rsidRPr="00E5257A" w14:paraId="0B764F59" w14:textId="77777777" w:rsidTr="00B505AD">
        <w:trPr>
          <w:trHeight w:val="320"/>
        </w:trPr>
        <w:tc>
          <w:tcPr>
            <w:tcW w:w="1599" w:type="dxa"/>
            <w:tcBorders>
              <w:top w:val="nil"/>
              <w:left w:val="nil"/>
              <w:bottom w:val="nil"/>
              <w:right w:val="nil"/>
            </w:tcBorders>
            <w:shd w:val="clear" w:color="auto" w:fill="auto"/>
            <w:vAlign w:val="center"/>
            <w:hideMark/>
          </w:tcPr>
          <w:p w14:paraId="4D94E3C9"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episodic</w:t>
            </w:r>
          </w:p>
        </w:tc>
        <w:tc>
          <w:tcPr>
            <w:tcW w:w="8001" w:type="dxa"/>
            <w:tcBorders>
              <w:top w:val="nil"/>
              <w:left w:val="nil"/>
              <w:bottom w:val="nil"/>
              <w:right w:val="nil"/>
            </w:tcBorders>
            <w:shd w:val="clear" w:color="auto" w:fill="auto"/>
            <w:noWrap/>
            <w:vAlign w:val="bottom"/>
            <w:hideMark/>
          </w:tcPr>
          <w:p w14:paraId="63F364FE"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memory events imagery autobiographical retrieval episodic memories future mental semantic </w:t>
            </w:r>
          </w:p>
        </w:tc>
      </w:tr>
      <w:tr w:rsidR="007F249F" w:rsidRPr="00E5257A" w14:paraId="747A28CD" w14:textId="77777777" w:rsidTr="00B505AD">
        <w:trPr>
          <w:trHeight w:val="320"/>
        </w:trPr>
        <w:tc>
          <w:tcPr>
            <w:tcW w:w="1599" w:type="dxa"/>
            <w:tcBorders>
              <w:top w:val="nil"/>
              <w:left w:val="nil"/>
              <w:bottom w:val="nil"/>
              <w:right w:val="nil"/>
            </w:tcBorders>
            <w:shd w:val="clear" w:color="auto" w:fill="auto"/>
            <w:vAlign w:val="center"/>
            <w:hideMark/>
          </w:tcPr>
          <w:p w14:paraId="54CED276"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motor </w:t>
            </w:r>
          </w:p>
        </w:tc>
        <w:tc>
          <w:tcPr>
            <w:tcW w:w="8001" w:type="dxa"/>
            <w:tcBorders>
              <w:top w:val="nil"/>
              <w:left w:val="nil"/>
              <w:bottom w:val="nil"/>
              <w:right w:val="nil"/>
            </w:tcBorders>
            <w:shd w:val="clear" w:color="auto" w:fill="auto"/>
            <w:noWrap/>
            <w:vAlign w:val="bottom"/>
            <w:hideMark/>
          </w:tcPr>
          <w:p w14:paraId="1D6CDD80"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motor movement movements sensorimotor primary finger control imagery tasks force </w:t>
            </w:r>
          </w:p>
        </w:tc>
      </w:tr>
      <w:tr w:rsidR="007F249F" w:rsidRPr="00E5257A" w14:paraId="528F2C79" w14:textId="77777777" w:rsidTr="00B505AD">
        <w:trPr>
          <w:trHeight w:val="320"/>
        </w:trPr>
        <w:tc>
          <w:tcPr>
            <w:tcW w:w="1599" w:type="dxa"/>
            <w:tcBorders>
              <w:top w:val="nil"/>
              <w:left w:val="nil"/>
              <w:bottom w:val="nil"/>
              <w:right w:val="nil"/>
            </w:tcBorders>
            <w:shd w:val="clear" w:color="auto" w:fill="auto"/>
            <w:vAlign w:val="center"/>
            <w:hideMark/>
          </w:tcPr>
          <w:p w14:paraId="0D7C2E3F"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social</w:t>
            </w:r>
          </w:p>
        </w:tc>
        <w:tc>
          <w:tcPr>
            <w:tcW w:w="8001" w:type="dxa"/>
            <w:tcBorders>
              <w:top w:val="nil"/>
              <w:left w:val="nil"/>
              <w:bottom w:val="nil"/>
              <w:right w:val="nil"/>
            </w:tcBorders>
            <w:shd w:val="clear" w:color="auto" w:fill="auto"/>
            <w:noWrap/>
            <w:vAlign w:val="bottom"/>
            <w:hideMark/>
          </w:tcPr>
          <w:p w14:paraId="7006DE68"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social empathy moral person judgments </w:t>
            </w:r>
            <w:proofErr w:type="spellStart"/>
            <w:r w:rsidRPr="00E5257A">
              <w:rPr>
                <w:rFonts w:eastAsia="Times New Roman" w:cs="Times New Roman"/>
                <w:color w:val="000000"/>
                <w:szCs w:val="24"/>
              </w:rPr>
              <w:t>mentalizing</w:t>
            </w:r>
            <w:proofErr w:type="spellEnd"/>
            <w:r w:rsidRPr="00E5257A">
              <w:rPr>
                <w:rFonts w:eastAsia="Times New Roman" w:cs="Times New Roman"/>
                <w:color w:val="000000"/>
                <w:szCs w:val="24"/>
              </w:rPr>
              <w:t xml:space="preserve"> mental theory people mind </w:t>
            </w:r>
          </w:p>
        </w:tc>
      </w:tr>
      <w:tr w:rsidR="007F249F" w:rsidRPr="00E5257A" w14:paraId="6FD56D8C" w14:textId="77777777" w:rsidTr="00B505AD">
        <w:trPr>
          <w:trHeight w:val="320"/>
        </w:trPr>
        <w:tc>
          <w:tcPr>
            <w:tcW w:w="1599" w:type="dxa"/>
            <w:tcBorders>
              <w:top w:val="nil"/>
              <w:left w:val="nil"/>
              <w:bottom w:val="nil"/>
              <w:right w:val="nil"/>
            </w:tcBorders>
            <w:shd w:val="clear" w:color="auto" w:fill="auto"/>
            <w:vAlign w:val="center"/>
            <w:hideMark/>
          </w:tcPr>
          <w:p w14:paraId="59A9FEFD"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reward</w:t>
            </w:r>
          </w:p>
        </w:tc>
        <w:tc>
          <w:tcPr>
            <w:tcW w:w="8001" w:type="dxa"/>
            <w:tcBorders>
              <w:top w:val="nil"/>
              <w:left w:val="nil"/>
              <w:bottom w:val="nil"/>
              <w:right w:val="nil"/>
            </w:tcBorders>
            <w:shd w:val="clear" w:color="auto" w:fill="auto"/>
            <w:noWrap/>
            <w:vAlign w:val="bottom"/>
            <w:hideMark/>
          </w:tcPr>
          <w:p w14:paraId="69A8125D"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reward anticipation monetary responses rewards motivation motivational loss incentive punishment</w:t>
            </w:r>
          </w:p>
        </w:tc>
      </w:tr>
      <w:tr w:rsidR="007F249F" w:rsidRPr="00E5257A" w14:paraId="10B143E3" w14:textId="77777777" w:rsidTr="00B505AD">
        <w:trPr>
          <w:trHeight w:val="320"/>
        </w:trPr>
        <w:tc>
          <w:tcPr>
            <w:tcW w:w="1599" w:type="dxa"/>
            <w:tcBorders>
              <w:top w:val="nil"/>
              <w:left w:val="nil"/>
              <w:bottom w:val="nil"/>
              <w:right w:val="nil"/>
            </w:tcBorders>
            <w:shd w:val="clear" w:color="auto" w:fill="auto"/>
            <w:vAlign w:val="center"/>
            <w:hideMark/>
          </w:tcPr>
          <w:p w14:paraId="69D8860C"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switching</w:t>
            </w:r>
          </w:p>
        </w:tc>
        <w:tc>
          <w:tcPr>
            <w:tcW w:w="8001" w:type="dxa"/>
            <w:tcBorders>
              <w:top w:val="nil"/>
              <w:left w:val="nil"/>
              <w:bottom w:val="nil"/>
              <w:right w:val="nil"/>
            </w:tcBorders>
            <w:shd w:val="clear" w:color="auto" w:fill="auto"/>
            <w:noWrap/>
            <w:vAlign w:val="bottom"/>
            <w:hideMark/>
          </w:tcPr>
          <w:p w14:paraId="329B73AB"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cues target trials cue switching stimulus targets preparation switch selection </w:t>
            </w:r>
          </w:p>
        </w:tc>
      </w:tr>
      <w:tr w:rsidR="007F249F" w:rsidRPr="00E5257A" w14:paraId="37C5E850" w14:textId="77777777" w:rsidTr="00B505AD">
        <w:trPr>
          <w:trHeight w:val="320"/>
        </w:trPr>
        <w:tc>
          <w:tcPr>
            <w:tcW w:w="1599" w:type="dxa"/>
            <w:tcBorders>
              <w:top w:val="nil"/>
              <w:left w:val="nil"/>
              <w:bottom w:val="nil"/>
              <w:right w:val="nil"/>
            </w:tcBorders>
            <w:shd w:val="clear" w:color="auto" w:fill="auto"/>
            <w:vAlign w:val="center"/>
            <w:hideMark/>
          </w:tcPr>
          <w:p w14:paraId="7B8609FE"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conflict</w:t>
            </w:r>
          </w:p>
        </w:tc>
        <w:tc>
          <w:tcPr>
            <w:tcW w:w="8001" w:type="dxa"/>
            <w:tcBorders>
              <w:top w:val="nil"/>
              <w:left w:val="nil"/>
              <w:bottom w:val="nil"/>
              <w:right w:val="nil"/>
            </w:tcBorders>
            <w:shd w:val="clear" w:color="auto" w:fill="auto"/>
            <w:noWrap/>
            <w:vAlign w:val="bottom"/>
            <w:hideMark/>
          </w:tcPr>
          <w:p w14:paraId="603A4DC2"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conflict interference control incongruent trials </w:t>
            </w:r>
            <w:proofErr w:type="spellStart"/>
            <w:r w:rsidRPr="00E5257A">
              <w:rPr>
                <w:rFonts w:eastAsia="Times New Roman" w:cs="Times New Roman"/>
                <w:color w:val="000000"/>
                <w:szCs w:val="24"/>
              </w:rPr>
              <w:t>stroop</w:t>
            </w:r>
            <w:proofErr w:type="spellEnd"/>
            <w:r w:rsidRPr="00E5257A">
              <w:rPr>
                <w:rFonts w:eastAsia="Times New Roman" w:cs="Times New Roman"/>
                <w:color w:val="000000"/>
                <w:szCs w:val="24"/>
              </w:rPr>
              <w:t xml:space="preserve"> congruent cognitive behavioral </w:t>
            </w:r>
            <w:proofErr w:type="spellStart"/>
            <w:r w:rsidRPr="00E5257A">
              <w:rPr>
                <w:rFonts w:eastAsia="Times New Roman" w:cs="Times New Roman"/>
                <w:color w:val="000000"/>
                <w:szCs w:val="24"/>
              </w:rPr>
              <w:t>rt</w:t>
            </w:r>
            <w:proofErr w:type="spellEnd"/>
          </w:p>
        </w:tc>
      </w:tr>
      <w:tr w:rsidR="007F249F" w:rsidRPr="00E5257A" w14:paraId="59E1864B" w14:textId="77777777" w:rsidTr="00B505AD">
        <w:trPr>
          <w:trHeight w:val="320"/>
        </w:trPr>
        <w:tc>
          <w:tcPr>
            <w:tcW w:w="1599" w:type="dxa"/>
            <w:tcBorders>
              <w:top w:val="nil"/>
              <w:left w:val="nil"/>
              <w:bottom w:val="nil"/>
              <w:right w:val="nil"/>
            </w:tcBorders>
            <w:shd w:val="clear" w:color="auto" w:fill="auto"/>
            <w:vAlign w:val="center"/>
            <w:hideMark/>
          </w:tcPr>
          <w:p w14:paraId="3E6E20ED"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inhibition</w:t>
            </w:r>
          </w:p>
        </w:tc>
        <w:tc>
          <w:tcPr>
            <w:tcW w:w="8001" w:type="dxa"/>
            <w:tcBorders>
              <w:top w:val="nil"/>
              <w:left w:val="nil"/>
              <w:bottom w:val="nil"/>
              <w:right w:val="nil"/>
            </w:tcBorders>
            <w:shd w:val="clear" w:color="auto" w:fill="auto"/>
            <w:noWrap/>
            <w:vAlign w:val="bottom"/>
            <w:hideMark/>
          </w:tcPr>
          <w:p w14:paraId="21F1F21A"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inhibition control inhibitory stop motor trials </w:t>
            </w:r>
            <w:proofErr w:type="spellStart"/>
            <w:r w:rsidRPr="00E5257A">
              <w:rPr>
                <w:rFonts w:eastAsia="Times New Roman" w:cs="Times New Roman"/>
                <w:color w:val="000000"/>
                <w:szCs w:val="24"/>
              </w:rPr>
              <w:t>nogo</w:t>
            </w:r>
            <w:proofErr w:type="spellEnd"/>
            <w:r w:rsidRPr="00E5257A">
              <w:rPr>
                <w:rFonts w:eastAsia="Times New Roman" w:cs="Times New Roman"/>
                <w:color w:val="000000"/>
                <w:szCs w:val="24"/>
              </w:rPr>
              <w:t xml:space="preserve"> cognitive suppression aggression </w:t>
            </w:r>
          </w:p>
        </w:tc>
      </w:tr>
      <w:tr w:rsidR="007F249F" w:rsidRPr="00E5257A" w14:paraId="52CB4355" w14:textId="77777777" w:rsidTr="00B505AD">
        <w:trPr>
          <w:trHeight w:val="320"/>
        </w:trPr>
        <w:tc>
          <w:tcPr>
            <w:tcW w:w="1599" w:type="dxa"/>
            <w:tcBorders>
              <w:top w:val="nil"/>
              <w:left w:val="nil"/>
              <w:bottom w:val="nil"/>
              <w:right w:val="nil"/>
            </w:tcBorders>
            <w:shd w:val="clear" w:color="auto" w:fill="auto"/>
            <w:vAlign w:val="center"/>
            <w:hideMark/>
          </w:tcPr>
          <w:p w14:paraId="3BE9C396"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fear</w:t>
            </w:r>
          </w:p>
        </w:tc>
        <w:tc>
          <w:tcPr>
            <w:tcW w:w="8001" w:type="dxa"/>
            <w:tcBorders>
              <w:top w:val="nil"/>
              <w:left w:val="nil"/>
              <w:bottom w:val="nil"/>
              <w:right w:val="nil"/>
            </w:tcBorders>
            <w:shd w:val="clear" w:color="auto" w:fill="auto"/>
            <w:noWrap/>
            <w:vAlign w:val="bottom"/>
            <w:hideMark/>
          </w:tcPr>
          <w:p w14:paraId="12013141"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fear anxiety threat responses conditioning </w:t>
            </w:r>
            <w:proofErr w:type="spellStart"/>
            <w:r w:rsidRPr="00E5257A">
              <w:rPr>
                <w:rFonts w:eastAsia="Times New Roman" w:cs="Times New Roman"/>
                <w:color w:val="000000"/>
                <w:szCs w:val="24"/>
              </w:rPr>
              <w:t>cs</w:t>
            </w:r>
            <w:proofErr w:type="spellEnd"/>
            <w:r w:rsidRPr="00E5257A">
              <w:rPr>
                <w:rFonts w:eastAsia="Times New Roman" w:cs="Times New Roman"/>
                <w:color w:val="000000"/>
                <w:szCs w:val="24"/>
              </w:rPr>
              <w:t xml:space="preserve"> extinction autonomic conditioned arousal</w:t>
            </w:r>
          </w:p>
        </w:tc>
      </w:tr>
      <w:tr w:rsidR="007F249F" w:rsidRPr="00E5257A" w14:paraId="647A583E" w14:textId="77777777" w:rsidTr="00B505AD">
        <w:trPr>
          <w:trHeight w:val="320"/>
        </w:trPr>
        <w:tc>
          <w:tcPr>
            <w:tcW w:w="1599" w:type="dxa"/>
            <w:tcBorders>
              <w:top w:val="nil"/>
              <w:left w:val="nil"/>
              <w:bottom w:val="nil"/>
              <w:right w:val="nil"/>
            </w:tcBorders>
            <w:shd w:val="clear" w:color="auto" w:fill="auto"/>
            <w:vAlign w:val="center"/>
            <w:hideMark/>
          </w:tcPr>
          <w:p w14:paraId="5AE300F9"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working memory</w:t>
            </w:r>
          </w:p>
        </w:tc>
        <w:tc>
          <w:tcPr>
            <w:tcW w:w="8001" w:type="dxa"/>
            <w:tcBorders>
              <w:top w:val="nil"/>
              <w:left w:val="nil"/>
              <w:bottom w:val="nil"/>
              <w:right w:val="nil"/>
            </w:tcBorders>
            <w:shd w:val="clear" w:color="auto" w:fill="auto"/>
            <w:noWrap/>
            <w:vAlign w:val="bottom"/>
            <w:hideMark/>
          </w:tcPr>
          <w:p w14:paraId="51A93C47"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 xml:space="preserve">memory performance cognitive </w:t>
            </w:r>
            <w:proofErr w:type="spellStart"/>
            <w:r w:rsidRPr="00E5257A">
              <w:rPr>
                <w:rFonts w:eastAsia="Times New Roman" w:cs="Times New Roman"/>
                <w:color w:val="000000"/>
                <w:szCs w:val="24"/>
              </w:rPr>
              <w:t>wm</w:t>
            </w:r>
            <w:proofErr w:type="spellEnd"/>
            <w:r w:rsidRPr="00E5257A">
              <w:rPr>
                <w:rFonts w:eastAsia="Times New Roman" w:cs="Times New Roman"/>
                <w:color w:val="000000"/>
                <w:szCs w:val="24"/>
              </w:rPr>
              <w:t xml:space="preserve"> tasks verbal load executive test maintenance</w:t>
            </w:r>
          </w:p>
        </w:tc>
      </w:tr>
      <w:tr w:rsidR="007F249F" w:rsidRPr="00E5257A" w14:paraId="21BE534E" w14:textId="77777777" w:rsidTr="00B505AD">
        <w:trPr>
          <w:trHeight w:val="320"/>
        </w:trPr>
        <w:tc>
          <w:tcPr>
            <w:tcW w:w="1599" w:type="dxa"/>
            <w:tcBorders>
              <w:top w:val="nil"/>
              <w:left w:val="nil"/>
              <w:bottom w:val="nil"/>
              <w:right w:val="nil"/>
            </w:tcBorders>
            <w:shd w:val="clear" w:color="auto" w:fill="auto"/>
            <w:vAlign w:val="center"/>
            <w:hideMark/>
          </w:tcPr>
          <w:p w14:paraId="4498244E"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pain</w:t>
            </w:r>
          </w:p>
        </w:tc>
        <w:tc>
          <w:tcPr>
            <w:tcW w:w="8001" w:type="dxa"/>
            <w:tcBorders>
              <w:top w:val="nil"/>
              <w:left w:val="nil"/>
              <w:bottom w:val="nil"/>
              <w:right w:val="nil"/>
            </w:tcBorders>
            <w:shd w:val="clear" w:color="auto" w:fill="auto"/>
            <w:noWrap/>
            <w:vAlign w:val="bottom"/>
            <w:hideMark/>
          </w:tcPr>
          <w:p w14:paraId="1BB59FC0" w14:textId="77777777" w:rsidR="007F249F" w:rsidRPr="00E5257A" w:rsidRDefault="007F249F" w:rsidP="00B505AD">
            <w:pPr>
              <w:spacing w:after="0" w:line="240" w:lineRule="auto"/>
              <w:ind w:firstLine="0"/>
              <w:rPr>
                <w:rFonts w:eastAsia="Times New Roman" w:cs="Times New Roman"/>
                <w:color w:val="000000"/>
                <w:szCs w:val="24"/>
              </w:rPr>
            </w:pPr>
            <w:r w:rsidRPr="00E5257A">
              <w:rPr>
                <w:rFonts w:eastAsia="Times New Roman" w:cs="Times New Roman"/>
                <w:color w:val="000000"/>
                <w:szCs w:val="24"/>
              </w:rPr>
              <w:t>pain painful stimulation somatosensory intensity noxious heat nociceptive placebo chronic</w:t>
            </w:r>
          </w:p>
        </w:tc>
      </w:tr>
    </w:tbl>
    <w:p w14:paraId="1D8EA6EA" w14:textId="77777777" w:rsidR="007F249F" w:rsidRPr="00E5257A" w:rsidRDefault="007F249F" w:rsidP="007F249F">
      <w:pPr>
        <w:pStyle w:val="Normal1"/>
        <w:spacing w:after="160" w:line="360" w:lineRule="auto"/>
        <w:ind w:firstLine="0"/>
        <w:rPr>
          <w:rFonts w:ascii="Times" w:hAnsi="Times"/>
          <w:sz w:val="24"/>
          <w:szCs w:val="24"/>
        </w:rPr>
      </w:pPr>
    </w:p>
    <w:p w14:paraId="04A60EBE" w14:textId="77777777" w:rsidR="007F249F" w:rsidRPr="00E5257A" w:rsidRDefault="007F249F" w:rsidP="007F249F">
      <w:pPr>
        <w:pStyle w:val="Normal1"/>
        <w:spacing w:after="160" w:line="360" w:lineRule="auto"/>
        <w:ind w:firstLine="0"/>
        <w:rPr>
          <w:rFonts w:ascii="Times" w:hAnsi="Times"/>
          <w:sz w:val="24"/>
          <w:szCs w:val="24"/>
        </w:rPr>
      </w:pPr>
      <w:r w:rsidRPr="00E5257A">
        <w:rPr>
          <w:rFonts w:ascii="Times" w:hAnsi="Times"/>
          <w:sz w:val="24"/>
          <w:szCs w:val="24"/>
        </w:rPr>
        <w:t xml:space="preserve">Table 1. Topics most strongly associated with MFC regions used in Figure 5. Ten strongest loading words for each topic are listed, in descending order of association strength. </w:t>
      </w:r>
    </w:p>
    <w:p w14:paraId="6F4369FA" w14:textId="77777777" w:rsidR="009E7445" w:rsidRPr="00E5257A" w:rsidRDefault="006B0B75" w:rsidP="0096185D">
      <w:pPr>
        <w:pStyle w:val="Heading1"/>
        <w:spacing w:line="480" w:lineRule="auto"/>
        <w:rPr>
          <w:szCs w:val="24"/>
        </w:rPr>
      </w:pPr>
      <w:bookmarkStart w:id="807" w:name="h.vmx47fsc7u5x" w:colFirst="0" w:colLast="0"/>
      <w:bookmarkStart w:id="808" w:name="h.tyjcwt" w:colFirst="0" w:colLast="0"/>
      <w:bookmarkEnd w:id="807"/>
      <w:bookmarkEnd w:id="808"/>
      <w:r w:rsidRPr="00E5257A">
        <w:rPr>
          <w:szCs w:val="24"/>
        </w:rPr>
        <w:t>Discussion</w:t>
      </w:r>
    </w:p>
    <w:p w14:paraId="7C34F5E6" w14:textId="3078046A" w:rsidR="001C0F0F" w:rsidRPr="00070689" w:rsidRDefault="00CA3B40" w:rsidP="001C0F0F">
      <w:pPr>
        <w:pStyle w:val="Normal1"/>
        <w:ind w:firstLine="720"/>
        <w:rPr>
          <w:ins w:id="809" w:author="Alejandro De La Vega" w:date="2016-02-08T16:44:00Z"/>
          <w:rFonts w:ascii="Times" w:hAnsi="Times"/>
          <w:sz w:val="24"/>
          <w:szCs w:val="24"/>
        </w:rPr>
      </w:pPr>
      <w:r w:rsidRPr="00E5257A">
        <w:rPr>
          <w:rFonts w:ascii="Times" w:hAnsi="Times"/>
          <w:sz w:val="24"/>
          <w:szCs w:val="24"/>
        </w:rPr>
        <w:t xml:space="preserve">In the current study, we identified </w:t>
      </w:r>
      <w:r w:rsidR="00BC75CB" w:rsidRPr="00E5257A">
        <w:rPr>
          <w:rFonts w:ascii="Times" w:hAnsi="Times"/>
          <w:sz w:val="24"/>
          <w:szCs w:val="24"/>
        </w:rPr>
        <w:t xml:space="preserve">and </w:t>
      </w:r>
      <w:r w:rsidRPr="00E5257A">
        <w:rPr>
          <w:rFonts w:ascii="Times" w:hAnsi="Times"/>
          <w:sz w:val="24"/>
          <w:szCs w:val="24"/>
        </w:rPr>
        <w:t>functionally characterized regions of the medial frontal cortex by applying a</w:t>
      </w:r>
      <w:ins w:id="810" w:author="Alejandro De La Vega" w:date="2016-02-06T17:32:00Z">
        <w:r w:rsidR="00190783" w:rsidRPr="00E5257A">
          <w:rPr>
            <w:rFonts w:ascii="Times" w:hAnsi="Times"/>
            <w:sz w:val="24"/>
            <w:szCs w:val="24"/>
          </w:rPr>
          <w:t xml:space="preserve"> </w:t>
        </w:r>
      </w:ins>
      <w:r w:rsidRPr="00E5257A">
        <w:rPr>
          <w:rFonts w:ascii="Times" w:hAnsi="Times"/>
          <w:sz w:val="24"/>
          <w:szCs w:val="24"/>
        </w:rPr>
        <w:t>data</w:t>
      </w:r>
      <w:r w:rsidR="006B0B75" w:rsidRPr="00E5257A">
        <w:rPr>
          <w:rFonts w:ascii="Times" w:hAnsi="Times"/>
          <w:sz w:val="24"/>
          <w:szCs w:val="24"/>
        </w:rPr>
        <w:t>-driven approach to a large-scale d</w:t>
      </w:r>
      <w:r w:rsidRPr="00070689">
        <w:rPr>
          <w:rFonts w:ascii="Times" w:hAnsi="Times"/>
          <w:sz w:val="24"/>
          <w:szCs w:val="24"/>
        </w:rPr>
        <w:t>atabase of ~10,000 fMRI studies.</w:t>
      </w:r>
      <w:ins w:id="811" w:author="Alejandro De La Vega" w:date="2016-02-06T17:55:00Z">
        <w:r w:rsidR="00190783" w:rsidRPr="00070689">
          <w:rPr>
            <w:rFonts w:ascii="Times" w:hAnsi="Times"/>
            <w:sz w:val="24"/>
            <w:szCs w:val="24"/>
          </w:rPr>
          <w:t xml:space="preserve"> </w:t>
        </w:r>
      </w:ins>
      <w:ins w:id="812" w:author="Alejandro De La Vega" w:date="2016-02-06T18:01:00Z">
        <w:r w:rsidR="00190783" w:rsidRPr="00070689">
          <w:rPr>
            <w:rFonts w:ascii="Times" w:hAnsi="Times"/>
            <w:sz w:val="24"/>
            <w:szCs w:val="24"/>
          </w:rPr>
          <w:t>Unlike organizational schemes of MFC that infer functional boundaries based on differences in morphology and connectivity,</w:t>
        </w:r>
      </w:ins>
      <w:ins w:id="813" w:author="Alejandro De La Vega" w:date="2016-02-08T16:39:00Z">
        <w:r w:rsidR="001C0F0F" w:rsidRPr="00070689">
          <w:rPr>
            <w:rFonts w:ascii="Times" w:hAnsi="Times"/>
            <w:sz w:val="24"/>
            <w:szCs w:val="24"/>
          </w:rPr>
          <w:t xml:space="preserve"> we </w:t>
        </w:r>
      </w:ins>
      <w:ins w:id="814" w:author="Alejandro De La Vega" w:date="2016-03-14T20:26:00Z">
        <w:r w:rsidR="005E2031">
          <w:rPr>
            <w:rFonts w:ascii="Times" w:hAnsi="Times"/>
            <w:sz w:val="24"/>
            <w:szCs w:val="24"/>
          </w:rPr>
          <w:t>defined regions on the basis of</w:t>
        </w:r>
      </w:ins>
      <w:ins w:id="815" w:author="Alejandro De La Vega" w:date="2016-02-06T18:01:00Z">
        <w:r w:rsidR="00190783" w:rsidRPr="00070689">
          <w:rPr>
            <w:rFonts w:ascii="Times" w:hAnsi="Times"/>
            <w:sz w:val="24"/>
            <w:szCs w:val="24"/>
          </w:rPr>
          <w:t xml:space="preserve"> differences in </w:t>
        </w:r>
      </w:ins>
      <w:ins w:id="816" w:author="Alejandro De La Vega" w:date="2016-03-14T20:26:00Z">
        <w:r w:rsidR="005E2031">
          <w:rPr>
            <w:rFonts w:ascii="Times" w:hAnsi="Times"/>
            <w:sz w:val="24"/>
            <w:szCs w:val="24"/>
          </w:rPr>
          <w:t>co-</w:t>
        </w:r>
      </w:ins>
      <w:ins w:id="817" w:author="Alejandro De La Vega" w:date="2016-02-06T18:01:00Z">
        <w:r w:rsidR="00190783" w:rsidRPr="00070689">
          <w:rPr>
            <w:rFonts w:ascii="Times" w:hAnsi="Times"/>
            <w:sz w:val="24"/>
            <w:szCs w:val="24"/>
          </w:rPr>
          <w:t xml:space="preserve">activation patterns across a wide variety of psychological manipulations </w:t>
        </w:r>
      </w:ins>
      <w:ins w:id="818" w:author="Alejandro De La Vega" w:date="2016-02-06T18:11:00Z">
        <w:r w:rsidR="00190783" w:rsidRPr="00070689">
          <w:rPr>
            <w:rFonts w:ascii="Times" w:hAnsi="Times"/>
            <w:sz w:val="24"/>
            <w:szCs w:val="24"/>
          </w:rPr>
          <w:t>– a mo</w:t>
        </w:r>
        <w:r w:rsidR="005E2031">
          <w:rPr>
            <w:rFonts w:ascii="Times" w:hAnsi="Times"/>
            <w:sz w:val="24"/>
            <w:szCs w:val="24"/>
          </w:rPr>
          <w:t>re direct measure of function</w:t>
        </w:r>
      </w:ins>
      <w:ins w:id="819" w:author="Alejandro De La Vega" w:date="2016-02-06T18:01:00Z">
        <w:r w:rsidR="001C0F0F" w:rsidRPr="00070689">
          <w:rPr>
            <w:rFonts w:ascii="Times" w:hAnsi="Times"/>
            <w:sz w:val="24"/>
            <w:szCs w:val="24"/>
          </w:rPr>
          <w:t xml:space="preserve">. </w:t>
        </w:r>
      </w:ins>
      <w:ins w:id="820" w:author="Alejandro De La Vega" w:date="2016-03-14T20:27:00Z">
        <w:r w:rsidR="005E2031">
          <w:rPr>
            <w:rFonts w:ascii="Times" w:hAnsi="Times"/>
            <w:sz w:val="24"/>
            <w:szCs w:val="24"/>
          </w:rPr>
          <w:t>We</w:t>
        </w:r>
      </w:ins>
      <w:ins w:id="821" w:author="Alejandro De La Vega" w:date="2016-02-08T16:44:00Z">
        <w:r w:rsidR="001C0F0F" w:rsidRPr="00070689">
          <w:rPr>
            <w:rFonts w:ascii="Times" w:hAnsi="Times"/>
            <w:sz w:val="24"/>
            <w:szCs w:val="24"/>
          </w:rPr>
          <w:t xml:space="preserve"> identified three broad zones arranged along the rostra-caudal axis </w:t>
        </w:r>
      </w:ins>
      <w:ins w:id="822" w:author="Alejandro De La Vega" w:date="2016-02-08T16:45:00Z">
        <w:r w:rsidR="001C0F0F" w:rsidRPr="00070689">
          <w:rPr>
            <w:rFonts w:ascii="Times" w:hAnsi="Times"/>
            <w:sz w:val="24"/>
            <w:szCs w:val="24"/>
          </w:rPr>
          <w:t xml:space="preserve">that </w:t>
        </w:r>
      </w:ins>
      <w:ins w:id="823" w:author="Alejandro De La Vega" w:date="2016-02-08T16:44:00Z">
        <w:r w:rsidR="001C0F0F" w:rsidRPr="00070689">
          <w:rPr>
            <w:rFonts w:ascii="Times" w:hAnsi="Times"/>
            <w:sz w:val="24"/>
            <w:szCs w:val="24"/>
          </w:rPr>
          <w:t>further fractionated into 2-4 sub-regions</w:t>
        </w:r>
      </w:ins>
      <w:ins w:id="824" w:author="Alejandro De La Vega" w:date="2016-02-08T16:45:00Z">
        <w:r w:rsidR="001C0F0F" w:rsidRPr="00070689">
          <w:rPr>
            <w:rFonts w:ascii="Times" w:hAnsi="Times"/>
            <w:sz w:val="24"/>
            <w:szCs w:val="24"/>
          </w:rPr>
          <w:t xml:space="preserve">. </w:t>
        </w:r>
      </w:ins>
      <w:ins w:id="825" w:author="Alejandro De La Vega" w:date="2016-02-08T16:48:00Z">
        <w:r w:rsidR="001C0F0F" w:rsidRPr="00070689">
          <w:rPr>
            <w:rFonts w:ascii="Times" w:hAnsi="Times"/>
            <w:sz w:val="24"/>
            <w:szCs w:val="24"/>
          </w:rPr>
          <w:t>Finally, we used m</w:t>
        </w:r>
      </w:ins>
      <w:ins w:id="826" w:author="Alejandro De La Vega" w:date="2016-02-08T16:47:00Z">
        <w:r w:rsidR="001C0F0F" w:rsidRPr="00DB1E40">
          <w:rPr>
            <w:rFonts w:ascii="Times" w:hAnsi="Times"/>
            <w:sz w:val="24"/>
            <w:szCs w:val="24"/>
          </w:rPr>
          <w:t xml:space="preserve">ultivariate classification analyses </w:t>
        </w:r>
      </w:ins>
      <w:ins w:id="827" w:author="Alejandro De La Vega" w:date="2016-02-08T16:48:00Z">
        <w:r w:rsidR="001C0F0F" w:rsidRPr="00070689">
          <w:rPr>
            <w:rFonts w:ascii="Times" w:hAnsi="Times"/>
            <w:sz w:val="24"/>
            <w:szCs w:val="24"/>
          </w:rPr>
          <w:t>to identify</w:t>
        </w:r>
      </w:ins>
      <w:ins w:id="828" w:author="Alejandro De La Vega" w:date="2016-02-08T16:47:00Z">
        <w:r w:rsidR="001C0F0F" w:rsidRPr="00DB1E40">
          <w:rPr>
            <w:rFonts w:ascii="Times" w:hAnsi="Times"/>
            <w:sz w:val="24"/>
            <w:szCs w:val="24"/>
          </w:rPr>
          <w:t xml:space="preserve"> the psychological </w:t>
        </w:r>
      </w:ins>
      <w:ins w:id="829" w:author="Alejandro De La Vega" w:date="2016-02-08T16:48:00Z">
        <w:r w:rsidR="001C0F0F" w:rsidRPr="00070689">
          <w:rPr>
            <w:rFonts w:ascii="Times" w:hAnsi="Times"/>
            <w:sz w:val="24"/>
            <w:szCs w:val="24"/>
          </w:rPr>
          <w:t>topics</w:t>
        </w:r>
      </w:ins>
      <w:ins w:id="830" w:author="Alejandro De La Vega" w:date="2016-02-08T16:47:00Z">
        <w:r w:rsidR="001C0F0F" w:rsidRPr="00DB1E40">
          <w:rPr>
            <w:rFonts w:ascii="Times" w:hAnsi="Times"/>
            <w:sz w:val="24"/>
            <w:szCs w:val="24"/>
          </w:rPr>
          <w:t xml:space="preserve"> most strongly predic</w:t>
        </w:r>
        <w:r w:rsidR="001C0F0F" w:rsidRPr="00070689">
          <w:rPr>
            <w:rFonts w:ascii="Times" w:hAnsi="Times"/>
            <w:sz w:val="24"/>
            <w:szCs w:val="24"/>
          </w:rPr>
          <w:t xml:space="preserve">tive of activity in each region, </w:t>
        </w:r>
      </w:ins>
      <w:ins w:id="831" w:author="Alejandro De La Vega" w:date="2016-02-08T16:48:00Z">
        <w:r w:rsidR="001C0F0F" w:rsidRPr="002666F4">
          <w:rPr>
            <w:rFonts w:ascii="Times" w:hAnsi="Times"/>
            <w:sz w:val="24"/>
            <w:szCs w:val="24"/>
          </w:rPr>
          <w:t xml:space="preserve">revealing </w:t>
        </w:r>
      </w:ins>
      <w:ins w:id="832" w:author="Alejandro De La Vega" w:date="2016-02-08T16:49:00Z">
        <w:r w:rsidR="001C0F0F" w:rsidRPr="00E5257A">
          <w:rPr>
            <w:rFonts w:ascii="Times" w:hAnsi="Times"/>
            <w:sz w:val="24"/>
            <w:szCs w:val="24"/>
          </w:rPr>
          <w:t>broad shifts in function</w:t>
        </w:r>
      </w:ins>
      <w:ins w:id="833" w:author="Alejandro De La Vega" w:date="2016-02-08T16:48:00Z">
        <w:r w:rsidR="001C0F0F" w:rsidRPr="00070689">
          <w:rPr>
            <w:rFonts w:ascii="Times" w:hAnsi="Times"/>
            <w:sz w:val="24"/>
            <w:szCs w:val="24"/>
          </w:rPr>
          <w:t xml:space="preserve"> between the three broad zones</w:t>
        </w:r>
      </w:ins>
      <w:ins w:id="834" w:author="Alejandro De La Vega" w:date="2016-02-08T16:49:00Z">
        <w:r w:rsidR="001C0F0F" w:rsidRPr="00070689">
          <w:rPr>
            <w:rFonts w:ascii="Times" w:hAnsi="Times"/>
            <w:sz w:val="24"/>
            <w:szCs w:val="24"/>
          </w:rPr>
          <w:t xml:space="preserve"> and m</w:t>
        </w:r>
        <w:r w:rsidR="005E2031">
          <w:rPr>
            <w:rFonts w:ascii="Times" w:hAnsi="Times"/>
            <w:sz w:val="24"/>
            <w:szCs w:val="24"/>
          </w:rPr>
          <w:t xml:space="preserve">ore fine-grained differences </w:t>
        </w:r>
        <w:r w:rsidR="001C0F0F" w:rsidRPr="00070689">
          <w:rPr>
            <w:rFonts w:ascii="Times" w:hAnsi="Times"/>
            <w:sz w:val="24"/>
            <w:szCs w:val="24"/>
          </w:rPr>
          <w:t xml:space="preserve">between sub-regions within each zone. </w:t>
        </w:r>
      </w:ins>
      <w:ins w:id="835" w:author="Alejandro De La Vega" w:date="2016-02-11T21:36:00Z">
        <w:r w:rsidR="008F43B2">
          <w:rPr>
            <w:rFonts w:ascii="Times" w:hAnsi="Times"/>
            <w:sz w:val="24"/>
            <w:szCs w:val="24"/>
          </w:rPr>
          <w:t xml:space="preserve">In the following sections, we discuss theoretical implications for each zone as well as </w:t>
        </w:r>
      </w:ins>
      <w:ins w:id="836" w:author="Alejandro De La Vega" w:date="2016-02-11T21:39:00Z">
        <w:r w:rsidR="008F43B2">
          <w:rPr>
            <w:rFonts w:ascii="Times" w:hAnsi="Times"/>
            <w:sz w:val="24"/>
            <w:szCs w:val="24"/>
          </w:rPr>
          <w:t>future</w:t>
        </w:r>
      </w:ins>
      <w:ins w:id="837" w:author="Alejandro De La Vega" w:date="2016-02-11T21:36:00Z">
        <w:r w:rsidR="008F43B2">
          <w:rPr>
            <w:rFonts w:ascii="Times" w:hAnsi="Times"/>
            <w:sz w:val="24"/>
            <w:szCs w:val="24"/>
          </w:rPr>
          <w:t xml:space="preserve"> </w:t>
        </w:r>
      </w:ins>
      <w:ins w:id="838" w:author="Alejandro De La Vega" w:date="2016-02-11T21:39:00Z">
        <w:r w:rsidR="005E2031">
          <w:rPr>
            <w:rFonts w:ascii="Times" w:hAnsi="Times"/>
            <w:sz w:val="24"/>
            <w:szCs w:val="24"/>
          </w:rPr>
          <w:t xml:space="preserve">challenges. </w:t>
        </w:r>
      </w:ins>
    </w:p>
    <w:p w14:paraId="301437EC" w14:textId="2290EAA2" w:rsidR="009E7445" w:rsidRPr="00070689" w:rsidRDefault="00F40EDF" w:rsidP="00701FA8">
      <w:pPr>
        <w:pStyle w:val="Normal1"/>
        <w:ind w:firstLine="0"/>
        <w:rPr>
          <w:rFonts w:ascii="Times" w:hAnsi="Times"/>
          <w:sz w:val="24"/>
          <w:szCs w:val="24"/>
        </w:rPr>
      </w:pPr>
      <w:r w:rsidRPr="00070689">
        <w:rPr>
          <w:rFonts w:ascii="Times" w:hAnsi="Times"/>
          <w:sz w:val="24"/>
          <w:szCs w:val="24"/>
        </w:rPr>
        <w:t>Posterior</w:t>
      </w:r>
      <w:r w:rsidR="00332E1B" w:rsidRPr="00070689">
        <w:rPr>
          <w:rFonts w:ascii="Times" w:hAnsi="Times"/>
          <w:sz w:val="24"/>
          <w:szCs w:val="24"/>
        </w:rPr>
        <w:t xml:space="preserve"> zone</w:t>
      </w:r>
    </w:p>
    <w:p w14:paraId="69B33132" w14:textId="44337358" w:rsidR="003B3D27" w:rsidRPr="00E5257A" w:rsidRDefault="00EA4AE9" w:rsidP="00190783">
      <w:pPr>
        <w:pStyle w:val="Normal1"/>
        <w:ind w:firstLine="720"/>
        <w:rPr>
          <w:rFonts w:ascii="Times" w:hAnsi="Times"/>
          <w:sz w:val="24"/>
          <w:szCs w:val="24"/>
        </w:rPr>
      </w:pPr>
      <w:ins w:id="839" w:author="Alejandro De La Vega" w:date="2016-02-06T18:28:00Z">
        <w:r w:rsidRPr="002666F4">
          <w:rPr>
            <w:rFonts w:ascii="Times" w:hAnsi="Times"/>
            <w:sz w:val="24"/>
            <w:szCs w:val="24"/>
          </w:rPr>
          <w:t>Posterior</w:t>
        </w:r>
      </w:ins>
      <w:r w:rsidR="00F40EDF" w:rsidRPr="002666F4">
        <w:rPr>
          <w:rFonts w:ascii="Times" w:hAnsi="Times"/>
          <w:sz w:val="24"/>
          <w:szCs w:val="24"/>
        </w:rPr>
        <w:t xml:space="preserve"> </w:t>
      </w:r>
      <w:r w:rsidR="00D4126A" w:rsidRPr="002666F4">
        <w:rPr>
          <w:rFonts w:ascii="Times" w:hAnsi="Times"/>
          <w:sz w:val="24"/>
          <w:szCs w:val="24"/>
        </w:rPr>
        <w:t xml:space="preserve">MFC </w:t>
      </w:r>
      <w:r w:rsidR="00D4126A" w:rsidRPr="00E5257A">
        <w:rPr>
          <w:rFonts w:ascii="Times" w:hAnsi="Times"/>
          <w:sz w:val="24"/>
          <w:szCs w:val="24"/>
        </w:rPr>
        <w:t xml:space="preserve">spanned </w:t>
      </w:r>
      <w:ins w:id="840" w:author="Alejandro De La Vega" w:date="2016-02-06T18:28:00Z">
        <w:r w:rsidRPr="00E5257A">
          <w:rPr>
            <w:rFonts w:ascii="Times" w:hAnsi="Times"/>
            <w:sz w:val="24"/>
            <w:szCs w:val="24"/>
          </w:rPr>
          <w:t xml:space="preserve">various </w:t>
        </w:r>
      </w:ins>
      <w:r w:rsidR="00D4126A" w:rsidRPr="00070689">
        <w:rPr>
          <w:rFonts w:ascii="Times" w:hAnsi="Times"/>
          <w:sz w:val="24"/>
          <w:szCs w:val="24"/>
        </w:rPr>
        <w:t>regions previously as</w:t>
      </w:r>
      <w:r w:rsidR="00FE1D1D" w:rsidRPr="00070689">
        <w:rPr>
          <w:rFonts w:ascii="Times" w:hAnsi="Times"/>
          <w:sz w:val="24"/>
          <w:szCs w:val="24"/>
        </w:rPr>
        <w:t>sociated with motoric function--such as SMA</w:t>
      </w:r>
      <w:ins w:id="841" w:author="Alejandro De La Vega" w:date="2016-02-06T18:15:00Z">
        <w:r w:rsidR="00190783" w:rsidRPr="00070689">
          <w:rPr>
            <w:rFonts w:ascii="Times" w:hAnsi="Times"/>
            <w:sz w:val="24"/>
            <w:szCs w:val="24"/>
          </w:rPr>
          <w:t>, pre-</w:t>
        </w:r>
        <w:r w:rsidRPr="00070689">
          <w:rPr>
            <w:rFonts w:ascii="Times" w:hAnsi="Times"/>
            <w:sz w:val="24"/>
            <w:szCs w:val="24"/>
          </w:rPr>
          <w:t>SMA, and motor</w:t>
        </w:r>
        <w:r w:rsidR="00190783" w:rsidRPr="00070689">
          <w:rPr>
            <w:rFonts w:ascii="Times" w:hAnsi="Times"/>
            <w:sz w:val="24"/>
            <w:szCs w:val="24"/>
          </w:rPr>
          <w:t xml:space="preserve"> </w:t>
        </w:r>
      </w:ins>
      <w:r w:rsidR="00701FA8" w:rsidRPr="00070689">
        <w:rPr>
          <w:rFonts w:ascii="Times" w:hAnsi="Times"/>
          <w:sz w:val="24"/>
          <w:szCs w:val="24"/>
        </w:rPr>
        <w:t>cingulate zone</w:t>
      </w:r>
      <w:ins w:id="842" w:author="Alejandro De La Vega" w:date="2016-02-06T18:28:00Z">
        <w:r w:rsidRPr="00070689">
          <w:rPr>
            <w:rFonts w:ascii="Times" w:hAnsi="Times"/>
            <w:sz w:val="24"/>
            <w:szCs w:val="24"/>
          </w:rPr>
          <w:t>s</w:t>
        </w:r>
      </w:ins>
      <w:ins w:id="843" w:author="Alejandro De La Vega" w:date="2016-02-06T18:15:00Z">
        <w:r w:rsidR="00190783" w:rsidRPr="00070689">
          <w:rPr>
            <w:rFonts w:ascii="Times" w:hAnsi="Times"/>
            <w:sz w:val="24"/>
            <w:szCs w:val="24"/>
          </w:rPr>
          <w:t xml:space="preserve">. </w:t>
        </w:r>
      </w:ins>
      <w:ins w:id="844" w:author="Alejandro De La Vega" w:date="2016-02-06T18:16:00Z">
        <w:r w:rsidR="00190783" w:rsidRPr="00070689">
          <w:rPr>
            <w:rFonts w:ascii="Times" w:hAnsi="Times"/>
            <w:sz w:val="24"/>
            <w:szCs w:val="24"/>
          </w:rPr>
          <w:t>This zone furth</w:t>
        </w:r>
        <w:r w:rsidRPr="00070689">
          <w:rPr>
            <w:rFonts w:ascii="Times" w:hAnsi="Times"/>
            <w:sz w:val="24"/>
            <w:szCs w:val="24"/>
          </w:rPr>
          <w:t>er fractioned into a posterior and anterior</w:t>
        </w:r>
        <w:r w:rsidR="00190783" w:rsidRPr="00070689">
          <w:rPr>
            <w:rFonts w:ascii="Times" w:hAnsi="Times"/>
            <w:sz w:val="24"/>
            <w:szCs w:val="24"/>
          </w:rPr>
          <w:t xml:space="preserve"> cluster similarly to </w:t>
        </w:r>
      </w:ins>
      <w:proofErr w:type="spellStart"/>
      <w:r w:rsidR="00037D8A" w:rsidRPr="00070689">
        <w:rPr>
          <w:rFonts w:ascii="Times" w:hAnsi="Times"/>
          <w:sz w:val="24"/>
          <w:szCs w:val="24"/>
        </w:rPr>
        <w:t>cytoarch</w:t>
      </w:r>
      <w:r w:rsidR="00707BBE" w:rsidRPr="00070689">
        <w:rPr>
          <w:rFonts w:ascii="Times" w:hAnsi="Times"/>
          <w:sz w:val="24"/>
          <w:szCs w:val="24"/>
        </w:rPr>
        <w:t>itec</w:t>
      </w:r>
      <w:r w:rsidR="00037D8A" w:rsidRPr="00070689">
        <w:rPr>
          <w:rFonts w:ascii="Times" w:hAnsi="Times"/>
          <w:sz w:val="24"/>
          <w:szCs w:val="24"/>
        </w:rPr>
        <w:t>tonic</w:t>
      </w:r>
      <w:proofErr w:type="spellEnd"/>
      <w:r w:rsidR="00D4126A" w:rsidRPr="00070689">
        <w:rPr>
          <w:rFonts w:ascii="Times" w:hAnsi="Times"/>
          <w:sz w:val="24"/>
          <w:szCs w:val="24"/>
        </w:rPr>
        <w:t xml:space="preserve"> </w:t>
      </w:r>
      <w:ins w:id="845" w:author="Alejandro De La Vega" w:date="2016-02-09T20:54:00Z">
        <w:r w:rsidR="00C93C59" w:rsidRPr="002666F4">
          <w:rPr>
            <w:rFonts w:ascii="Times" w:hAnsi="Times"/>
            <w:sz w:val="24"/>
            <w:szCs w:val="24"/>
          </w:rPr>
          <w:fldChar w:fldCharType="begin"/>
        </w:r>
      </w:ins>
      <w:r w:rsidR="005E2031">
        <w:rPr>
          <w:rFonts w:ascii="Times" w:hAnsi="Times"/>
          <w:sz w:val="24"/>
          <w:szCs w:val="24"/>
        </w:rPr>
        <w:instrText xml:space="preserve"> ADDIN PAPERS2_CITATIONS &lt;citation&gt;&lt;uuid&gt;D9B166B6-4E7F-4BC2-906F-265CF6D711F8&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2666F4">
        <w:rPr>
          <w:rFonts w:ascii="Times" w:hAnsi="Times"/>
          <w:sz w:val="24"/>
          <w:szCs w:val="24"/>
        </w:rPr>
        <w:fldChar w:fldCharType="separate"/>
      </w:r>
      <w:ins w:id="846" w:author="Alejandro De La Vega" w:date="2016-02-09T21:00:00Z">
        <w:r w:rsidR="00C93C59" w:rsidRPr="00DB1E40">
          <w:rPr>
            <w:rFonts w:ascii="Times" w:hAnsi="Times" w:cs="Cambria"/>
            <w:sz w:val="24"/>
            <w:szCs w:val="24"/>
          </w:rPr>
          <w:t>(Vorobiev et al., 1998; Vogt, 2009)</w:t>
        </w:r>
      </w:ins>
      <w:ins w:id="847" w:author="Alejandro De La Vega" w:date="2016-02-09T20:54:00Z">
        <w:r w:rsidR="00C93C59" w:rsidRPr="002666F4">
          <w:rPr>
            <w:rFonts w:ascii="Times" w:hAnsi="Times"/>
            <w:sz w:val="24"/>
            <w:szCs w:val="24"/>
          </w:rPr>
          <w:fldChar w:fldCharType="end"/>
        </w:r>
      </w:ins>
      <w:r w:rsidR="00D4126A" w:rsidRPr="00070689">
        <w:rPr>
          <w:rFonts w:ascii="Times" w:hAnsi="Times"/>
          <w:sz w:val="24"/>
          <w:szCs w:val="24"/>
        </w:rPr>
        <w:t xml:space="preserve"> and </w:t>
      </w:r>
      <w:ins w:id="848" w:author="Alejandro De La Vega" w:date="2016-02-06T18:17:00Z">
        <w:r w:rsidR="00190783" w:rsidRPr="002666F4">
          <w:rPr>
            <w:rFonts w:ascii="Times" w:hAnsi="Times"/>
            <w:sz w:val="24"/>
            <w:szCs w:val="24"/>
          </w:rPr>
          <w:t xml:space="preserve">connectivity based </w:t>
        </w:r>
      </w:ins>
      <w:ins w:id="849" w:author="Alejandro De La Vega" w:date="2016-02-06T18:28:00Z">
        <w:r w:rsidRPr="002666F4">
          <w:rPr>
            <w:rFonts w:ascii="Times" w:hAnsi="Times"/>
            <w:sz w:val="24"/>
            <w:szCs w:val="24"/>
          </w:rPr>
          <w:t xml:space="preserve">differentiations between SMA and pre-SMA </w:t>
        </w:r>
      </w:ins>
      <w:r w:rsidR="00D4126A" w:rsidRPr="002666F4">
        <w:rPr>
          <w:rFonts w:ascii="Times" w:hAnsi="Times"/>
          <w:sz w:val="24"/>
          <w:szCs w:val="24"/>
        </w:rPr>
        <w:t xml:space="preserve"> </w:t>
      </w:r>
      <w:r w:rsidR="00D4126A" w:rsidRPr="002666F4">
        <w:rPr>
          <w:rFonts w:ascii="Times" w:hAnsi="Times"/>
          <w:sz w:val="24"/>
          <w:szCs w:val="24"/>
        </w:rPr>
        <w:fldChar w:fldCharType="begin"/>
      </w:r>
      <w:r w:rsidR="005E2031">
        <w:rPr>
          <w:rFonts w:ascii="Times" w:hAnsi="Times"/>
          <w:sz w:val="24"/>
          <w:szCs w:val="24"/>
        </w:rPr>
        <w:instrText xml:space="preserve"> ADDIN PAPERS2_CITATIONS &lt;citation&gt;&lt;uuid&gt;637E9249-9935-4866-B719-9592FB848473&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2666F4">
        <w:rPr>
          <w:rFonts w:ascii="Times" w:hAnsi="Times"/>
          <w:sz w:val="24"/>
          <w:szCs w:val="24"/>
        </w:rPr>
        <w:fldChar w:fldCharType="separate"/>
      </w:r>
      <w:ins w:id="850" w:author="Alejandro De La Vega" w:date="2016-02-08T20:38:00Z">
        <w:r w:rsidR="00E2184D" w:rsidRPr="00DB1E40">
          <w:rPr>
            <w:rFonts w:ascii="Times" w:hAnsi="Times" w:cs="Times"/>
            <w:sz w:val="24"/>
            <w:szCs w:val="24"/>
          </w:rPr>
          <w:t>(Kim et al., 2010)</w:t>
        </w:r>
      </w:ins>
      <w:r w:rsidR="00D4126A" w:rsidRPr="002666F4">
        <w:rPr>
          <w:rFonts w:ascii="Times" w:hAnsi="Times"/>
          <w:sz w:val="24"/>
          <w:szCs w:val="24"/>
        </w:rPr>
        <w:fldChar w:fldCharType="end"/>
      </w:r>
      <w:r w:rsidR="00D4126A" w:rsidRPr="00070689">
        <w:rPr>
          <w:rFonts w:ascii="Times" w:hAnsi="Times"/>
          <w:sz w:val="24"/>
          <w:szCs w:val="24"/>
        </w:rPr>
        <w:t xml:space="preserve">. </w:t>
      </w:r>
      <w:ins w:id="851" w:author="Alejandro De La Vega" w:date="2016-02-06T18:17:00Z">
        <w:r w:rsidR="00190783" w:rsidRPr="002666F4">
          <w:rPr>
            <w:rFonts w:ascii="Times" w:hAnsi="Times"/>
            <w:sz w:val="24"/>
            <w:szCs w:val="24"/>
          </w:rPr>
          <w:t xml:space="preserve">As a whole, </w:t>
        </w:r>
      </w:ins>
      <w:ins w:id="852" w:author="Alejandro De La Vega" w:date="2016-02-06T18:18:00Z">
        <w:r w:rsidR="00190783" w:rsidRPr="00E5257A">
          <w:rPr>
            <w:rFonts w:ascii="Times" w:hAnsi="Times"/>
            <w:sz w:val="24"/>
            <w:szCs w:val="24"/>
          </w:rPr>
          <w:t xml:space="preserve">posterior MFC </w:t>
        </w:r>
      </w:ins>
      <w:r w:rsidR="00D4126A" w:rsidRPr="00E5257A">
        <w:rPr>
          <w:rFonts w:ascii="Times" w:hAnsi="Times"/>
          <w:sz w:val="24"/>
          <w:szCs w:val="24"/>
        </w:rPr>
        <w:t xml:space="preserve">was primarily </w:t>
      </w:r>
      <w:r w:rsidR="00701FA8" w:rsidRPr="00E5257A">
        <w:rPr>
          <w:rFonts w:ascii="Times" w:hAnsi="Times"/>
          <w:sz w:val="24"/>
          <w:szCs w:val="24"/>
        </w:rPr>
        <w:t xml:space="preserve">associated with motor function </w:t>
      </w:r>
      <w:r w:rsidR="00D4126A" w:rsidRPr="00070689">
        <w:rPr>
          <w:rFonts w:ascii="Times" w:hAnsi="Times"/>
          <w:sz w:val="24"/>
          <w:szCs w:val="24"/>
        </w:rPr>
        <w:t xml:space="preserve">and co-activated </w:t>
      </w:r>
      <w:r w:rsidR="00037D8A" w:rsidRPr="00070689">
        <w:rPr>
          <w:rFonts w:ascii="Times" w:hAnsi="Times"/>
          <w:sz w:val="24"/>
          <w:szCs w:val="24"/>
        </w:rPr>
        <w:t>with key motor regions such as</w:t>
      </w:r>
      <w:r w:rsidR="00D4126A" w:rsidRPr="00070689">
        <w:rPr>
          <w:rFonts w:ascii="Times" w:hAnsi="Times"/>
          <w:sz w:val="24"/>
          <w:szCs w:val="24"/>
        </w:rPr>
        <w:t xml:space="preserve"> primary motor cortex and thalamus.</w:t>
      </w:r>
      <w:r w:rsidR="00EB0085" w:rsidRPr="00070689">
        <w:rPr>
          <w:rFonts w:ascii="Times" w:hAnsi="Times"/>
          <w:sz w:val="24"/>
          <w:szCs w:val="24"/>
        </w:rPr>
        <w:t xml:space="preserve"> </w:t>
      </w:r>
      <w:ins w:id="853" w:author="Alejandro De La Vega" w:date="2016-02-06T18:18:00Z">
        <w:r w:rsidR="00190783" w:rsidRPr="00070689">
          <w:rPr>
            <w:rFonts w:ascii="Times" w:hAnsi="Times"/>
            <w:sz w:val="24"/>
            <w:szCs w:val="24"/>
          </w:rPr>
          <w:t>However, SMA/CCZ [P1]</w:t>
        </w:r>
      </w:ins>
      <w:r w:rsidR="00D4126A" w:rsidRPr="00070689">
        <w:rPr>
          <w:rFonts w:ascii="Times" w:hAnsi="Times"/>
          <w:sz w:val="24"/>
          <w:szCs w:val="24"/>
        </w:rPr>
        <w:t xml:space="preserve"> </w:t>
      </w:r>
      <w:r w:rsidR="00037D8A" w:rsidRPr="00070689">
        <w:rPr>
          <w:rFonts w:ascii="Times" w:hAnsi="Times"/>
          <w:sz w:val="24"/>
          <w:szCs w:val="24"/>
        </w:rPr>
        <w:t xml:space="preserve">showed a greater </w:t>
      </w:r>
      <w:r w:rsidR="001D6C98" w:rsidRPr="00070689">
        <w:rPr>
          <w:rFonts w:ascii="Times" w:hAnsi="Times"/>
          <w:sz w:val="24"/>
          <w:szCs w:val="24"/>
        </w:rPr>
        <w:t>association</w:t>
      </w:r>
      <w:r w:rsidR="00037D8A" w:rsidRPr="00070689">
        <w:rPr>
          <w:rFonts w:ascii="Times" w:hAnsi="Times"/>
          <w:sz w:val="24"/>
          <w:szCs w:val="24"/>
        </w:rPr>
        <w:t xml:space="preserve"> with pain processing</w:t>
      </w:r>
      <w:r w:rsidR="00701FA8" w:rsidRPr="00070689">
        <w:rPr>
          <w:rFonts w:ascii="Times" w:hAnsi="Times"/>
          <w:sz w:val="24"/>
          <w:szCs w:val="24"/>
        </w:rPr>
        <w:t xml:space="preserve"> and greater </w:t>
      </w:r>
      <w:r w:rsidR="00037D8A" w:rsidRPr="00070689">
        <w:rPr>
          <w:rFonts w:ascii="Times" w:hAnsi="Times"/>
          <w:sz w:val="24"/>
          <w:szCs w:val="24"/>
        </w:rPr>
        <w:t>co-activation with key pain regions such as SII and thalamu</w:t>
      </w:r>
      <w:ins w:id="854" w:author="Alejandro De La Vega" w:date="2016-02-06T18:20:00Z">
        <w:r w:rsidR="00190783" w:rsidRPr="00070689">
          <w:rPr>
            <w:rFonts w:ascii="Times" w:hAnsi="Times"/>
            <w:sz w:val="24"/>
            <w:szCs w:val="24"/>
          </w:rPr>
          <w:t xml:space="preserve">s, suggesting this region </w:t>
        </w:r>
      </w:ins>
      <w:r w:rsidR="00CA3B40" w:rsidRPr="00070689">
        <w:rPr>
          <w:rFonts w:ascii="Times" w:hAnsi="Times"/>
          <w:sz w:val="24"/>
          <w:szCs w:val="24"/>
        </w:rPr>
        <w:t xml:space="preserve">may be </w:t>
      </w:r>
      <w:ins w:id="855" w:author="Alejandro De La Vega" w:date="2016-02-06T18:29:00Z">
        <w:r w:rsidRPr="00070689">
          <w:rPr>
            <w:rFonts w:ascii="Times" w:hAnsi="Times"/>
            <w:sz w:val="24"/>
            <w:szCs w:val="24"/>
          </w:rPr>
          <w:t>important for</w:t>
        </w:r>
      </w:ins>
      <w:r w:rsidR="005B609C" w:rsidRPr="00070689">
        <w:rPr>
          <w:rFonts w:ascii="Times" w:hAnsi="Times"/>
          <w:sz w:val="24"/>
          <w:szCs w:val="24"/>
        </w:rPr>
        <w:t xml:space="preserve"> </w:t>
      </w:r>
      <w:r w:rsidR="00037D8A" w:rsidRPr="00070689">
        <w:rPr>
          <w:rFonts w:ascii="Times" w:hAnsi="Times"/>
          <w:sz w:val="24"/>
          <w:szCs w:val="24"/>
        </w:rPr>
        <w:t xml:space="preserve">initiating movements in response to pain.  In contrast, </w:t>
      </w:r>
      <w:ins w:id="856" w:author="Alejandro De La Vega" w:date="2016-02-06T18:20:00Z">
        <w:r w:rsidR="00190783" w:rsidRPr="00070689">
          <w:rPr>
            <w:rFonts w:ascii="Times" w:hAnsi="Times"/>
            <w:sz w:val="24"/>
            <w:szCs w:val="24"/>
          </w:rPr>
          <w:t>pre-</w:t>
        </w:r>
      </w:ins>
      <w:r w:rsidR="00D4126A" w:rsidRPr="00070689">
        <w:rPr>
          <w:rFonts w:ascii="Times" w:hAnsi="Times"/>
          <w:sz w:val="24"/>
          <w:szCs w:val="24"/>
        </w:rPr>
        <w:t>SMA</w:t>
      </w:r>
      <w:ins w:id="857" w:author="Alejandro De La Vega" w:date="2016-02-06T18:20:00Z">
        <w:r w:rsidR="00190783" w:rsidRPr="00070689">
          <w:rPr>
            <w:rFonts w:ascii="Times" w:hAnsi="Times"/>
            <w:sz w:val="24"/>
            <w:szCs w:val="24"/>
          </w:rPr>
          <w:t xml:space="preserve"> [P2] showed a stronger association with cognitive control</w:t>
        </w:r>
      </w:ins>
      <w:r w:rsidR="000B2530" w:rsidRPr="00070689">
        <w:rPr>
          <w:rFonts w:ascii="Times" w:hAnsi="Times"/>
          <w:sz w:val="24"/>
          <w:szCs w:val="24"/>
        </w:rPr>
        <w:t xml:space="preserve"> </w:t>
      </w:r>
      <w:r w:rsidR="00037D8A" w:rsidRPr="00070689">
        <w:rPr>
          <w:rFonts w:ascii="Times" w:hAnsi="Times"/>
          <w:sz w:val="24"/>
          <w:szCs w:val="24"/>
        </w:rPr>
        <w:t>and co-activated</w:t>
      </w:r>
      <w:r w:rsidR="00D4126A" w:rsidRPr="00070689">
        <w:rPr>
          <w:rFonts w:ascii="Times" w:hAnsi="Times"/>
          <w:sz w:val="24"/>
          <w:szCs w:val="24"/>
        </w:rPr>
        <w:t xml:space="preserve"> with </w:t>
      </w:r>
      <w:r w:rsidR="00EB0085" w:rsidRPr="00070689">
        <w:rPr>
          <w:rFonts w:ascii="Times" w:hAnsi="Times"/>
          <w:sz w:val="24"/>
          <w:szCs w:val="24"/>
        </w:rPr>
        <w:t xml:space="preserve">regions important for goal-directed cognition </w:t>
      </w:r>
      <w:ins w:id="858" w:author="Alejandro De La Vega" w:date="2016-02-06T18:21:00Z">
        <w:r w:rsidR="00190783" w:rsidRPr="00070689">
          <w:rPr>
            <w:rFonts w:ascii="Times" w:hAnsi="Times"/>
            <w:sz w:val="24"/>
            <w:szCs w:val="24"/>
          </w:rPr>
          <w:t>(e.g.</w:t>
        </w:r>
      </w:ins>
      <w:r w:rsidR="00037D8A" w:rsidRPr="00070689">
        <w:rPr>
          <w:rFonts w:ascii="Times" w:hAnsi="Times"/>
          <w:sz w:val="24"/>
          <w:szCs w:val="24"/>
        </w:rPr>
        <w:t xml:space="preserve"> </w:t>
      </w:r>
      <w:r w:rsidR="00D4126A" w:rsidRPr="00070689">
        <w:rPr>
          <w:rFonts w:ascii="Times" w:hAnsi="Times"/>
          <w:sz w:val="24"/>
          <w:szCs w:val="24"/>
        </w:rPr>
        <w:t>DLPFC</w:t>
      </w:r>
      <w:ins w:id="859" w:author="Alejandro De La Vega" w:date="2016-02-06T18:21:00Z">
        <w:r w:rsidR="00190783" w:rsidRPr="00070689">
          <w:rPr>
            <w:rFonts w:ascii="Times" w:hAnsi="Times"/>
            <w:sz w:val="24"/>
            <w:szCs w:val="24"/>
          </w:rPr>
          <w:t xml:space="preserve">, </w:t>
        </w:r>
      </w:ins>
      <w:proofErr w:type="spellStart"/>
      <w:r w:rsidR="00D4126A" w:rsidRPr="00070689">
        <w:rPr>
          <w:rFonts w:ascii="Times" w:hAnsi="Times"/>
          <w:sz w:val="24"/>
          <w:szCs w:val="24"/>
        </w:rPr>
        <w:t>aIns</w:t>
      </w:r>
      <w:proofErr w:type="spellEnd"/>
      <w:ins w:id="860" w:author="Alejandro De La Vega" w:date="2016-02-06T18:21:00Z">
        <w:r w:rsidR="00190783" w:rsidRPr="00070689">
          <w:rPr>
            <w:rFonts w:ascii="Times" w:hAnsi="Times"/>
            <w:sz w:val="24"/>
            <w:szCs w:val="24"/>
          </w:rPr>
          <w:t>)</w:t>
        </w:r>
      </w:ins>
      <w:r w:rsidR="00037D8A" w:rsidRPr="00070689">
        <w:rPr>
          <w:rFonts w:ascii="Times" w:hAnsi="Times"/>
          <w:sz w:val="24"/>
          <w:szCs w:val="24"/>
        </w:rPr>
        <w:t xml:space="preserve">. </w:t>
      </w:r>
      <w:r w:rsidR="00CA3B40" w:rsidRPr="00070689">
        <w:rPr>
          <w:rFonts w:ascii="Times" w:hAnsi="Times"/>
          <w:sz w:val="24"/>
          <w:szCs w:val="24"/>
        </w:rPr>
        <w:t xml:space="preserve">These results are </w:t>
      </w:r>
      <w:ins w:id="861" w:author="Alejandro De La Vega" w:date="2016-02-06T18:21:00Z">
        <w:r w:rsidR="00190783" w:rsidRPr="00070689">
          <w:rPr>
            <w:rFonts w:ascii="Times" w:hAnsi="Times"/>
            <w:sz w:val="24"/>
            <w:szCs w:val="24"/>
          </w:rPr>
          <w:t xml:space="preserve">generally consistent with </w:t>
        </w:r>
      </w:ins>
      <w:ins w:id="862" w:author="Alejandro De La Vega" w:date="2016-02-06T18:22:00Z">
        <w:r w:rsidR="00190783" w:rsidRPr="00070689">
          <w:rPr>
            <w:rFonts w:ascii="Times" w:hAnsi="Times"/>
            <w:sz w:val="24"/>
            <w:szCs w:val="24"/>
          </w:rPr>
          <w:t xml:space="preserve">a large line of work suggesting that pre-SMA </w:t>
        </w:r>
      </w:ins>
      <w:ins w:id="863" w:author="Alejandro De La Vega" w:date="2016-02-06T18:23:00Z">
        <w:r w:rsidR="00190783" w:rsidRPr="00070689">
          <w:rPr>
            <w:rFonts w:ascii="Times" w:hAnsi="Times"/>
            <w:sz w:val="24"/>
            <w:szCs w:val="24"/>
          </w:rPr>
          <w:t>is responsible for more compl</w:t>
        </w:r>
        <w:r w:rsidR="000B042F" w:rsidRPr="00070689">
          <w:rPr>
            <w:rFonts w:ascii="Times" w:hAnsi="Times"/>
            <w:sz w:val="24"/>
            <w:szCs w:val="24"/>
          </w:rPr>
          <w:t xml:space="preserve">ex motor actions that presumably require cognitive control </w:t>
        </w:r>
      </w:ins>
      <w:ins w:id="864" w:author="Alejandro De La Vega" w:date="2016-02-09T20:34:00Z">
        <w:r w:rsidR="000B042F" w:rsidRPr="002666F4">
          <w:rPr>
            <w:rFonts w:ascii="Times" w:hAnsi="Times"/>
            <w:sz w:val="24"/>
            <w:szCs w:val="24"/>
          </w:rPr>
          <w:fldChar w:fldCharType="begin"/>
        </w:r>
      </w:ins>
      <w:r w:rsidR="005E2031">
        <w:rPr>
          <w:rFonts w:ascii="Times" w:hAnsi="Times"/>
          <w:sz w:val="24"/>
          <w:szCs w:val="24"/>
        </w:rPr>
        <w:instrText xml:space="preserve"> ADDIN PAPERS2_CITATIONS &lt;citation&gt;&lt;uuid&gt;38F8BF83-F85D-4E9A-A048-DB4F0779BB43&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0B042F" w:rsidRPr="002666F4">
        <w:rPr>
          <w:rFonts w:ascii="Times" w:hAnsi="Times"/>
          <w:sz w:val="24"/>
          <w:szCs w:val="24"/>
        </w:rPr>
        <w:fldChar w:fldCharType="separate"/>
      </w:r>
      <w:ins w:id="865" w:author="Alejandro De La Vega" w:date="2016-02-09T21:00:00Z">
        <w:r w:rsidR="00C93C59" w:rsidRPr="00DB1E40">
          <w:rPr>
            <w:rFonts w:ascii="Times" w:hAnsi="Times" w:cs="Cambria"/>
            <w:sz w:val="24"/>
            <w:szCs w:val="24"/>
          </w:rPr>
          <w:t>(Picard and Strick, 1996)</w:t>
        </w:r>
      </w:ins>
      <w:ins w:id="866" w:author="Alejandro De La Vega" w:date="2016-02-09T20:34:00Z">
        <w:r w:rsidR="000B042F" w:rsidRPr="002666F4">
          <w:rPr>
            <w:rFonts w:ascii="Times" w:hAnsi="Times"/>
            <w:sz w:val="24"/>
            <w:szCs w:val="24"/>
          </w:rPr>
          <w:fldChar w:fldCharType="end"/>
        </w:r>
        <w:r w:rsidR="000B042F" w:rsidRPr="00070689">
          <w:rPr>
            <w:rFonts w:ascii="Times" w:hAnsi="Times"/>
            <w:sz w:val="24"/>
            <w:szCs w:val="24"/>
          </w:rPr>
          <w:t xml:space="preserve">. </w:t>
        </w:r>
      </w:ins>
      <w:ins w:id="867" w:author="Alejandro De La Vega" w:date="2016-02-06T18:24:00Z">
        <w:r w:rsidR="00190783" w:rsidRPr="00070689">
          <w:rPr>
            <w:rFonts w:ascii="Times" w:hAnsi="Times"/>
            <w:sz w:val="24"/>
            <w:szCs w:val="24"/>
          </w:rPr>
          <w:t xml:space="preserve">Interestingly, </w:t>
        </w:r>
      </w:ins>
      <w:ins w:id="868" w:author="Alejandro De La Vega" w:date="2016-02-06T18:26:00Z">
        <w:r w:rsidR="00190783" w:rsidRPr="00070689">
          <w:rPr>
            <w:rFonts w:ascii="Times" w:hAnsi="Times"/>
            <w:sz w:val="24"/>
            <w:szCs w:val="24"/>
          </w:rPr>
          <w:t xml:space="preserve">we did not identify separate motor cingulate zones, </w:t>
        </w:r>
      </w:ins>
      <w:ins w:id="869" w:author="Alejandro De La Vega" w:date="2016-02-06T18:27:00Z">
        <w:r w:rsidR="00190783" w:rsidRPr="00070689">
          <w:rPr>
            <w:rFonts w:ascii="Times" w:hAnsi="Times"/>
            <w:sz w:val="24"/>
            <w:szCs w:val="24"/>
          </w:rPr>
          <w:t xml:space="preserve">suggesting </w:t>
        </w:r>
      </w:ins>
      <w:ins w:id="870" w:author="Alejandro De La Vega" w:date="2016-02-11T21:29:00Z">
        <w:r w:rsidR="008F43B2" w:rsidRPr="00070689">
          <w:rPr>
            <w:rFonts w:ascii="Times" w:hAnsi="Times"/>
            <w:sz w:val="24"/>
            <w:szCs w:val="24"/>
          </w:rPr>
          <w:t>cytoarchitechtonic</w:t>
        </w:r>
      </w:ins>
      <w:ins w:id="871" w:author="Alejandro De La Vega" w:date="2016-02-06T18:26:00Z">
        <w:r w:rsidR="00190783" w:rsidRPr="00070689">
          <w:rPr>
            <w:rFonts w:ascii="Times" w:hAnsi="Times"/>
            <w:sz w:val="24"/>
            <w:szCs w:val="24"/>
          </w:rPr>
          <w:t xml:space="preserve"> </w:t>
        </w:r>
      </w:ins>
      <w:ins w:id="872" w:author="Alejandro De La Vega" w:date="2016-02-06T18:29:00Z">
        <w:r w:rsidRPr="00070689">
          <w:rPr>
            <w:rFonts w:ascii="Times" w:hAnsi="Times"/>
            <w:sz w:val="24"/>
            <w:szCs w:val="24"/>
          </w:rPr>
          <w:t xml:space="preserve">differences </w:t>
        </w:r>
      </w:ins>
      <w:ins w:id="873" w:author="Alejandro De La Vega" w:date="2016-02-06T18:26:00Z">
        <w:r w:rsidR="00190783" w:rsidRPr="00070689">
          <w:rPr>
            <w:rFonts w:ascii="Times" w:hAnsi="Times"/>
            <w:sz w:val="24"/>
            <w:szCs w:val="24"/>
          </w:rPr>
          <w:t xml:space="preserve">across </w:t>
        </w:r>
      </w:ins>
      <w:ins w:id="874" w:author="Alejandro De La Vega" w:date="2016-02-06T18:28:00Z">
        <w:r w:rsidR="00190783" w:rsidRPr="00070689">
          <w:rPr>
            <w:rFonts w:ascii="Times" w:hAnsi="Times"/>
            <w:sz w:val="24"/>
            <w:szCs w:val="24"/>
          </w:rPr>
          <w:t>may</w:t>
        </w:r>
      </w:ins>
      <w:ins w:id="875" w:author="Alejandro De La Vega" w:date="2016-02-06T18:27:00Z">
        <w:r w:rsidR="00190783" w:rsidRPr="00070689">
          <w:rPr>
            <w:rFonts w:ascii="Times" w:hAnsi="Times"/>
            <w:sz w:val="24"/>
            <w:szCs w:val="24"/>
          </w:rPr>
          <w:t xml:space="preserve"> not </w:t>
        </w:r>
      </w:ins>
      <w:ins w:id="876" w:author="Alejandro De La Vega" w:date="2016-02-09T20:34:00Z">
        <w:r w:rsidR="000B042F" w:rsidRPr="00070689">
          <w:rPr>
            <w:rFonts w:ascii="Times" w:hAnsi="Times"/>
            <w:sz w:val="24"/>
            <w:szCs w:val="24"/>
          </w:rPr>
          <w:t xml:space="preserve">result in </w:t>
        </w:r>
      </w:ins>
      <w:ins w:id="877" w:author="Alejandro De La Vega" w:date="2016-02-06T18:27:00Z">
        <w:r w:rsidR="00190783" w:rsidRPr="00070689">
          <w:rPr>
            <w:rFonts w:ascii="Times" w:hAnsi="Times"/>
            <w:sz w:val="24"/>
            <w:szCs w:val="24"/>
          </w:rPr>
          <w:t xml:space="preserve">broad shifts in high-level psychological function. </w:t>
        </w:r>
      </w:ins>
      <w:ins w:id="878" w:author="Alejandro De La Vega" w:date="2016-02-11T21:29:00Z">
        <w:r w:rsidR="008F43B2">
          <w:rPr>
            <w:rFonts w:ascii="Times" w:hAnsi="Times"/>
            <w:sz w:val="24"/>
            <w:szCs w:val="24"/>
          </w:rPr>
          <w:t xml:space="preserve">Systematic comparison </w:t>
        </w:r>
      </w:ins>
      <w:ins w:id="879" w:author="Alejandro De La Vega" w:date="2016-02-11T21:30:00Z">
        <w:r w:rsidR="008F43B2">
          <w:rPr>
            <w:rFonts w:ascii="Times" w:hAnsi="Times"/>
            <w:sz w:val="24"/>
            <w:szCs w:val="24"/>
          </w:rPr>
          <w:t xml:space="preserve">between </w:t>
        </w:r>
        <w:proofErr w:type="spellStart"/>
        <w:r w:rsidR="008F43B2">
          <w:rPr>
            <w:rFonts w:ascii="Times" w:hAnsi="Times"/>
            <w:sz w:val="24"/>
            <w:szCs w:val="24"/>
          </w:rPr>
          <w:t>cytoarchtechtonics</w:t>
        </w:r>
        <w:proofErr w:type="spellEnd"/>
        <w:r w:rsidR="008F43B2">
          <w:rPr>
            <w:rFonts w:ascii="Times" w:hAnsi="Times"/>
            <w:sz w:val="24"/>
            <w:szCs w:val="24"/>
          </w:rPr>
          <w:t>, connectivity and co-activation are needed to better understand such discrepancies.</w:t>
        </w:r>
      </w:ins>
    </w:p>
    <w:p w14:paraId="4B420F1B" w14:textId="75D11B0B" w:rsidR="009E7445" w:rsidRPr="00070689" w:rsidRDefault="00332E1B" w:rsidP="0096185D">
      <w:pPr>
        <w:pStyle w:val="Normal1"/>
        <w:ind w:firstLine="0"/>
        <w:rPr>
          <w:rFonts w:ascii="Times" w:hAnsi="Times"/>
          <w:sz w:val="24"/>
          <w:szCs w:val="24"/>
        </w:rPr>
      </w:pPr>
      <w:r w:rsidRPr="00070689">
        <w:rPr>
          <w:rFonts w:ascii="Times" w:hAnsi="Times"/>
          <w:color w:val="252525"/>
          <w:sz w:val="24"/>
          <w:szCs w:val="24"/>
        </w:rPr>
        <w:t>Middle zone</w:t>
      </w:r>
    </w:p>
    <w:p w14:paraId="4DC23C3D" w14:textId="018D022F" w:rsidR="00935379" w:rsidRPr="005E2031" w:rsidRDefault="0011617D" w:rsidP="002F4550">
      <w:pPr>
        <w:pStyle w:val="Normal1"/>
        <w:tabs>
          <w:tab w:val="left" w:pos="4140"/>
        </w:tabs>
        <w:ind w:firstLine="720"/>
        <w:rPr>
          <w:ins w:id="880" w:author="Alejandro De La Vega" w:date="2016-02-06T21:07:00Z"/>
          <w:color w:val="252525"/>
          <w:szCs w:val="24"/>
          <w:highlight w:val="white"/>
        </w:rPr>
      </w:pPr>
      <w:r w:rsidRPr="00070689">
        <w:rPr>
          <w:rFonts w:ascii="Times" w:hAnsi="Times"/>
          <w:color w:val="252525"/>
          <w:sz w:val="24"/>
          <w:szCs w:val="24"/>
          <w:highlight w:val="white"/>
        </w:rPr>
        <w:t xml:space="preserve">The middle </w:t>
      </w:r>
      <w:r w:rsidR="000B2530" w:rsidRPr="00070689">
        <w:rPr>
          <w:rFonts w:ascii="Times" w:hAnsi="Times"/>
          <w:color w:val="252525"/>
          <w:sz w:val="24"/>
          <w:szCs w:val="24"/>
          <w:highlight w:val="white"/>
        </w:rPr>
        <w:t xml:space="preserve">MFC zone </w:t>
      </w:r>
      <w:ins w:id="881" w:author="Alejandro De La Vega" w:date="2016-02-06T18:30:00Z">
        <w:r w:rsidR="00157EAB" w:rsidRPr="00070689">
          <w:rPr>
            <w:rFonts w:ascii="Times" w:hAnsi="Times"/>
            <w:color w:val="252525"/>
            <w:sz w:val="24"/>
            <w:szCs w:val="24"/>
            <w:highlight w:val="white"/>
          </w:rPr>
          <w:t>spanned portions of the c</w:t>
        </w:r>
        <w:r w:rsidR="00935379" w:rsidRPr="00070689">
          <w:rPr>
            <w:rFonts w:ascii="Times" w:hAnsi="Times"/>
            <w:color w:val="252525"/>
            <w:sz w:val="24"/>
            <w:szCs w:val="24"/>
            <w:highlight w:val="white"/>
          </w:rPr>
          <w:t xml:space="preserve">ingulate and paracingulate </w:t>
        </w:r>
        <w:proofErr w:type="spellStart"/>
        <w:r w:rsidR="00935379" w:rsidRPr="00070689">
          <w:rPr>
            <w:rFonts w:ascii="Times" w:hAnsi="Times"/>
            <w:color w:val="252525"/>
            <w:sz w:val="24"/>
            <w:szCs w:val="24"/>
            <w:highlight w:val="white"/>
          </w:rPr>
          <w:t>gyri</w:t>
        </w:r>
        <w:proofErr w:type="spellEnd"/>
        <w:r w:rsidR="00935379" w:rsidRPr="00070689">
          <w:rPr>
            <w:rFonts w:ascii="Times" w:hAnsi="Times"/>
            <w:color w:val="252525"/>
            <w:sz w:val="24"/>
            <w:szCs w:val="24"/>
            <w:highlight w:val="white"/>
          </w:rPr>
          <w:t xml:space="preserve"> </w:t>
        </w:r>
        <w:r w:rsidR="00157EAB" w:rsidRPr="00070689">
          <w:rPr>
            <w:rFonts w:ascii="Times" w:hAnsi="Times"/>
            <w:color w:val="252525"/>
            <w:sz w:val="24"/>
            <w:szCs w:val="24"/>
            <w:highlight w:val="white"/>
          </w:rPr>
          <w:t xml:space="preserve">consistent </w:t>
        </w:r>
      </w:ins>
      <w:ins w:id="882" w:author="Alejandro De La Vega" w:date="2016-02-06T18:31:00Z">
        <w:r w:rsidR="00157EAB" w:rsidRPr="00070689">
          <w:rPr>
            <w:rFonts w:ascii="Times" w:hAnsi="Times"/>
            <w:color w:val="252525"/>
            <w:sz w:val="24"/>
            <w:szCs w:val="24"/>
            <w:highlight w:val="white"/>
          </w:rPr>
          <w:t xml:space="preserve">with </w:t>
        </w:r>
      </w:ins>
      <w:ins w:id="883" w:author="Alejandro De La Vega" w:date="2016-02-06T21:47:00Z">
        <w:r w:rsidR="00935379" w:rsidRPr="00070689">
          <w:rPr>
            <w:rFonts w:ascii="Times" w:hAnsi="Times"/>
            <w:color w:val="252525"/>
            <w:sz w:val="24"/>
            <w:szCs w:val="24"/>
            <w:highlight w:val="white"/>
          </w:rPr>
          <w:t>existing</w:t>
        </w:r>
      </w:ins>
      <w:ins w:id="884" w:author="Alejandro De La Vega" w:date="2016-02-06T18:31:00Z">
        <w:r w:rsidR="00157EAB" w:rsidRPr="00070689">
          <w:rPr>
            <w:rFonts w:ascii="Times" w:hAnsi="Times"/>
            <w:color w:val="252525"/>
            <w:sz w:val="24"/>
            <w:szCs w:val="24"/>
            <w:highlight w:val="white"/>
          </w:rPr>
          <w:t xml:space="preserve"> definition</w:t>
        </w:r>
        <w:r w:rsidR="00C93C59" w:rsidRPr="00070689">
          <w:rPr>
            <w:rFonts w:ascii="Times" w:hAnsi="Times"/>
            <w:color w:val="252525"/>
            <w:sz w:val="24"/>
            <w:szCs w:val="24"/>
            <w:highlight w:val="white"/>
          </w:rPr>
          <w:t xml:space="preserve">s of midcingulate cortex (MCC) </w:t>
        </w:r>
      </w:ins>
      <w:ins w:id="885" w:author="Alejandro De La Vega" w:date="2016-02-09T20:54:00Z">
        <w:r w:rsidR="00C93C59" w:rsidRPr="002666F4">
          <w:rPr>
            <w:rFonts w:ascii="Times" w:hAnsi="Times"/>
            <w:color w:val="252525"/>
            <w:sz w:val="24"/>
            <w:szCs w:val="24"/>
            <w:highlight w:val="white"/>
          </w:rPr>
          <w:fldChar w:fldCharType="begin"/>
        </w:r>
      </w:ins>
      <w:r w:rsidR="005E2031">
        <w:rPr>
          <w:rFonts w:ascii="Times" w:hAnsi="Times"/>
          <w:color w:val="252525"/>
          <w:sz w:val="24"/>
          <w:szCs w:val="24"/>
          <w:highlight w:val="white"/>
        </w:rPr>
        <w:instrText xml:space="preserve"> ADDIN PAPERS2_CITATIONS &lt;citation&gt;&lt;uuid&gt;49085A37-836C-4E13-A7E0-3ACBBA97810E&lt;/uuid&gt;&lt;priority&gt;0&lt;/priority&gt;&lt;publications&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2666F4">
        <w:rPr>
          <w:rFonts w:ascii="Times" w:hAnsi="Times"/>
          <w:color w:val="252525"/>
          <w:sz w:val="24"/>
          <w:szCs w:val="24"/>
          <w:highlight w:val="white"/>
        </w:rPr>
        <w:fldChar w:fldCharType="separate"/>
      </w:r>
      <w:ins w:id="886" w:author="Alejandro De La Vega" w:date="2016-02-09T21:00:00Z">
        <w:r w:rsidR="00C93C59" w:rsidRPr="00DB1E40">
          <w:rPr>
            <w:rFonts w:ascii="Times" w:hAnsi="Times" w:cs="Cambria"/>
            <w:sz w:val="24"/>
            <w:szCs w:val="24"/>
          </w:rPr>
          <w:t>(Vogt, 2009)</w:t>
        </w:r>
      </w:ins>
      <w:ins w:id="887" w:author="Alejandro De La Vega" w:date="2016-02-09T20:54:00Z">
        <w:r w:rsidR="00C93C59" w:rsidRPr="002666F4">
          <w:rPr>
            <w:rFonts w:ascii="Times" w:hAnsi="Times"/>
            <w:color w:val="252525"/>
            <w:sz w:val="24"/>
            <w:szCs w:val="24"/>
            <w:highlight w:val="white"/>
          </w:rPr>
          <w:fldChar w:fldCharType="end"/>
        </w:r>
        <w:r w:rsidR="00C93C59" w:rsidRPr="00070689">
          <w:rPr>
            <w:rFonts w:ascii="Times" w:hAnsi="Times"/>
            <w:color w:val="252525"/>
            <w:sz w:val="24"/>
            <w:szCs w:val="24"/>
            <w:highlight w:val="white"/>
          </w:rPr>
          <w:t>.</w:t>
        </w:r>
      </w:ins>
      <w:ins w:id="888" w:author="Alejandro De La Vega" w:date="2016-03-05T17:36:00Z">
        <w:r w:rsidR="00BA5AB1">
          <w:rPr>
            <w:rFonts w:ascii="Times" w:hAnsi="Times"/>
            <w:color w:val="252525"/>
            <w:sz w:val="24"/>
            <w:szCs w:val="24"/>
            <w:highlight w:val="white"/>
          </w:rPr>
          <w:t xml:space="preserve"> </w:t>
        </w:r>
      </w:ins>
      <w:ins w:id="889" w:author="Alejandro De La Vega" w:date="2016-03-14T19:47:00Z">
        <w:r w:rsidR="002F4550">
          <w:rPr>
            <w:rFonts w:ascii="Times" w:hAnsi="Times"/>
            <w:color w:val="252525"/>
            <w:sz w:val="24"/>
            <w:szCs w:val="24"/>
            <w:highlight w:val="white"/>
          </w:rPr>
          <w:t>I</w:t>
        </w:r>
        <w:r w:rsidR="002F4550" w:rsidRPr="00070689">
          <w:rPr>
            <w:rFonts w:ascii="Times" w:hAnsi="Times"/>
            <w:color w:val="252525"/>
            <w:sz w:val="24"/>
            <w:szCs w:val="24"/>
            <w:highlight w:val="white"/>
          </w:rPr>
          <w:t xml:space="preserve">n contrast to claims of pain-specificity in MCC </w:t>
        </w:r>
        <w:r w:rsidR="002F4550" w:rsidRPr="002666F4">
          <w:rPr>
            <w:rFonts w:ascii="Times" w:hAnsi="Times"/>
            <w:color w:val="252525"/>
            <w:sz w:val="24"/>
            <w:szCs w:val="24"/>
            <w:highlight w:val="white"/>
          </w:rPr>
          <w:fldChar w:fldCharType="begin"/>
        </w:r>
      </w:ins>
      <w:r w:rsidR="005E2031">
        <w:rPr>
          <w:rFonts w:ascii="Times" w:hAnsi="Times"/>
          <w:color w:val="252525"/>
          <w:sz w:val="24"/>
          <w:szCs w:val="24"/>
          <w:highlight w:val="white"/>
        </w:rPr>
        <w:instrText xml:space="preserve"> ADDIN PAPERS2_CITATIONS &lt;citation&gt;&lt;uuid&gt;6766B08E-F507-4570-B82A-3CEF2FB32E39&lt;/uuid&gt;&lt;priority&gt;0&lt;/priority&gt;&lt;publications&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ins w:id="890" w:author="Alejandro De La Vega" w:date="2016-03-14T19:47:00Z">
        <w:r w:rsidR="002F4550" w:rsidRPr="002666F4">
          <w:rPr>
            <w:rFonts w:ascii="Times" w:hAnsi="Times"/>
            <w:color w:val="252525"/>
            <w:sz w:val="24"/>
            <w:szCs w:val="24"/>
            <w:highlight w:val="white"/>
          </w:rPr>
          <w:fldChar w:fldCharType="separate"/>
        </w:r>
        <w:r w:rsidR="002F4550" w:rsidRPr="00DB1E40">
          <w:rPr>
            <w:rFonts w:ascii="Times" w:hAnsi="Times" w:cs="Cambria"/>
            <w:sz w:val="24"/>
            <w:szCs w:val="24"/>
          </w:rPr>
          <w:t>(Lieberman and Eisenberger, 2015)</w:t>
        </w:r>
        <w:r w:rsidR="002F4550" w:rsidRPr="002666F4">
          <w:rPr>
            <w:rFonts w:ascii="Times" w:hAnsi="Times"/>
            <w:color w:val="252525"/>
            <w:sz w:val="24"/>
            <w:szCs w:val="24"/>
            <w:highlight w:val="white"/>
          </w:rPr>
          <w:fldChar w:fldCharType="end"/>
        </w:r>
        <w:r w:rsidR="002F4550">
          <w:rPr>
            <w:rFonts w:ascii="Times" w:hAnsi="Times"/>
            <w:color w:val="252525"/>
            <w:sz w:val="24"/>
            <w:szCs w:val="24"/>
            <w:highlight w:val="white"/>
          </w:rPr>
          <w:t>, a</w:t>
        </w:r>
      </w:ins>
      <w:ins w:id="891" w:author="Alejandro De La Vega" w:date="2016-02-06T18:32:00Z">
        <w:r w:rsidR="00157EAB" w:rsidRPr="002666F4">
          <w:rPr>
            <w:rFonts w:ascii="Times" w:hAnsi="Times"/>
            <w:color w:val="252525"/>
            <w:sz w:val="24"/>
            <w:szCs w:val="24"/>
            <w:highlight w:val="white"/>
          </w:rPr>
          <w:t xml:space="preserve">ll four middle sub-regions were </w:t>
        </w:r>
        <w:r w:rsidR="00935379" w:rsidRPr="00070689">
          <w:rPr>
            <w:rFonts w:ascii="Times" w:hAnsi="Times"/>
            <w:color w:val="252525"/>
            <w:sz w:val="24"/>
            <w:szCs w:val="24"/>
            <w:highlight w:val="white"/>
          </w:rPr>
          <w:t>associated with pain</w:t>
        </w:r>
        <w:r w:rsidR="00157EAB" w:rsidRPr="00070689">
          <w:rPr>
            <w:rFonts w:ascii="Times" w:hAnsi="Times"/>
            <w:color w:val="252525"/>
            <w:sz w:val="24"/>
            <w:szCs w:val="24"/>
            <w:highlight w:val="white"/>
          </w:rPr>
          <w:t xml:space="preserve"> </w:t>
        </w:r>
      </w:ins>
      <w:ins w:id="892" w:author="Alejandro De La Vega" w:date="2016-02-06T18:33:00Z">
        <w:r w:rsidR="002F4550">
          <w:rPr>
            <w:rFonts w:ascii="Times" w:hAnsi="Times"/>
            <w:color w:val="252525"/>
            <w:sz w:val="24"/>
            <w:szCs w:val="24"/>
            <w:highlight w:val="white"/>
          </w:rPr>
          <w:t>and cognitive control</w:t>
        </w:r>
      </w:ins>
      <w:ins w:id="893" w:author="Alejandro De La Vega" w:date="2016-03-14T19:47:00Z">
        <w:r w:rsidR="002F4550">
          <w:rPr>
            <w:rFonts w:ascii="Times" w:hAnsi="Times"/>
            <w:color w:val="252525"/>
            <w:sz w:val="24"/>
            <w:szCs w:val="24"/>
            <w:highlight w:val="white"/>
          </w:rPr>
          <w:t>. This finding is</w:t>
        </w:r>
      </w:ins>
      <w:ins w:id="894" w:author="Alejandro De La Vega" w:date="2016-02-06T18:34:00Z">
        <w:r w:rsidR="00157EAB" w:rsidRPr="00070689">
          <w:rPr>
            <w:rFonts w:ascii="Times" w:hAnsi="Times"/>
            <w:color w:val="252525"/>
            <w:sz w:val="24"/>
            <w:szCs w:val="24"/>
            <w:highlight w:val="white"/>
          </w:rPr>
          <w:t xml:space="preserve"> broadly consistent with </w:t>
        </w:r>
      </w:ins>
      <w:proofErr w:type="spellStart"/>
      <w:ins w:id="895" w:author="Alejandro De La Vega" w:date="2016-03-14T19:47:00Z">
        <w:r w:rsidR="002F4550">
          <w:rPr>
            <w:rFonts w:ascii="Times" w:hAnsi="Times"/>
            <w:color w:val="252525"/>
            <w:sz w:val="24"/>
            <w:szCs w:val="24"/>
            <w:highlight w:val="white"/>
          </w:rPr>
          <w:t>adapative</w:t>
        </w:r>
        <w:proofErr w:type="spellEnd"/>
        <w:r w:rsidR="002F4550">
          <w:rPr>
            <w:rFonts w:ascii="Times" w:hAnsi="Times"/>
            <w:color w:val="252525"/>
            <w:sz w:val="24"/>
            <w:szCs w:val="24"/>
            <w:highlight w:val="white"/>
          </w:rPr>
          <w:t xml:space="preserve"> control hypothesis, which </w:t>
        </w:r>
        <w:r w:rsidR="002F4550" w:rsidRPr="002F4550">
          <w:rPr>
            <w:rFonts w:ascii="Times" w:hAnsi="Times"/>
            <w:color w:val="252525"/>
            <w:sz w:val="24"/>
            <w:szCs w:val="24"/>
            <w:highlight w:val="white"/>
          </w:rPr>
          <w:t>postulates t</w:t>
        </w:r>
      </w:ins>
      <w:ins w:id="896" w:author="Alejandro De La Vega" w:date="2016-02-06T21:32:00Z">
        <w:r w:rsidR="002F4550" w:rsidRPr="002F4550">
          <w:rPr>
            <w:rFonts w:ascii="Times" w:hAnsi="Times"/>
            <w:color w:val="252525"/>
            <w:sz w:val="24"/>
            <w:szCs w:val="24"/>
            <w:highlight w:val="white"/>
          </w:rPr>
          <w:t xml:space="preserve">hat MCC integrates negative affective signals with cognitive control in order to </w:t>
        </w:r>
      </w:ins>
      <w:ins w:id="897" w:author="Alejandro De La Vega" w:date="2016-03-14T19:49:00Z">
        <w:r w:rsidR="002F4550" w:rsidRPr="002F4550">
          <w:rPr>
            <w:rFonts w:ascii="Times" w:hAnsi="Times"/>
            <w:color w:val="252525"/>
            <w:sz w:val="24"/>
            <w:szCs w:val="24"/>
            <w:highlight w:val="white"/>
          </w:rPr>
          <w:t xml:space="preserve">optimize actions in the face of action-outcome uncertainty </w:t>
        </w:r>
      </w:ins>
      <w:ins w:id="898" w:author="Alejandro De La Vega" w:date="2016-02-06T18:36:00Z">
        <w:r w:rsidR="00935379" w:rsidRPr="002F4550">
          <w:rPr>
            <w:rFonts w:ascii="Times" w:hAnsi="Times"/>
            <w:color w:val="252525"/>
            <w:sz w:val="24"/>
            <w:szCs w:val="24"/>
            <w:highlight w:val="white"/>
          </w:rPr>
          <w:t xml:space="preserve"> </w:t>
        </w:r>
      </w:ins>
      <w:r w:rsidR="00935379" w:rsidRPr="002F4550">
        <w:rPr>
          <w:rFonts w:ascii="Times" w:hAnsi="Times"/>
          <w:color w:val="252525"/>
          <w:sz w:val="24"/>
          <w:szCs w:val="24"/>
          <w:highlight w:val="white"/>
        </w:rPr>
        <w:fldChar w:fldCharType="begin"/>
      </w:r>
      <w:r w:rsidR="005E2031">
        <w:rPr>
          <w:rFonts w:ascii="Times" w:hAnsi="Times"/>
          <w:color w:val="252525"/>
          <w:sz w:val="24"/>
          <w:szCs w:val="24"/>
          <w:highlight w:val="white"/>
        </w:rPr>
        <w:instrText xml:space="preserve"> ADDIN PAPERS2_CITATIONS &lt;citation&gt;&lt;uuid&gt;2D98F714-E787-42F6-B892-A9D20F53A8DA&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109&lt;/volume&gt;&lt;publication_date&gt;99201502001200000000220000&lt;/publication_date&gt;&lt;number&gt;1-3&lt;/number&gt;&lt;doi&gt;10.1016/j.jphysparis.2014.04.003&lt;/doi&gt;&lt;startpage&gt;3&lt;/startpage&gt;&lt;title&gt;Frontal midline theta reflects anxiety and cognitive control: Meta-analytic evidence&lt;/title&gt;&lt;uuid&gt;6EBBAD8B-8EB1-4192-95AF-A1EF3F621685&lt;/uuid&gt;&lt;subtype&gt;400&lt;/subtype&gt;&lt;endpage&gt;15&lt;/endpage&gt;&lt;type&gt;400&lt;/type&gt;&lt;url&gt;http://linkinghub.elsevier.com/retrieve/pii/S092842571400014X&lt;/url&gt;&lt;bundle&gt;&lt;publication&gt;&lt;title&gt;Journal of Physiology-Paris&lt;/title&gt;&lt;type&gt;-100&lt;/type&gt;&lt;subtype&gt;-100&lt;/subtype&gt;&lt;uuid&gt;BDA5DE26-076E-4B73-8F37-DF0E5CEF1548&lt;/uuid&gt;&lt;/publication&gt;&lt;/bundle&gt;&lt;authors&gt;&lt;author&gt;&lt;firstName&gt;James&lt;/firstName&gt;&lt;middleNames&gt;F&lt;/middleNames&gt;&lt;lastName&gt;Cavanagh&lt;/lastName&gt;&lt;/author&gt;&lt;author&gt;&lt;firstName&gt;Alexander&lt;/firstName&gt;&lt;middleNames&gt;J&lt;/middleNames&gt;&lt;lastName&gt;Shackman&lt;/lastName&gt;&lt;/author&gt;&lt;/authors&gt;&lt;/publication&gt;&lt;/publications&gt;&lt;cites&gt;&lt;/cites&gt;&lt;/citation&gt;</w:instrText>
      </w:r>
      <w:r w:rsidR="00935379" w:rsidRPr="002F4550">
        <w:rPr>
          <w:rFonts w:ascii="Times" w:hAnsi="Times"/>
          <w:color w:val="252525"/>
          <w:sz w:val="24"/>
          <w:szCs w:val="24"/>
          <w:highlight w:val="white"/>
        </w:rPr>
        <w:fldChar w:fldCharType="separate"/>
      </w:r>
      <w:ins w:id="899" w:author="Alejandro De La Vega" w:date="2016-03-14T20:32:00Z">
        <w:r w:rsidR="005E2031">
          <w:rPr>
            <w:rFonts w:cs="Times"/>
            <w:szCs w:val="24"/>
          </w:rPr>
          <w:t>(Shackman et al., 2011; Cavanagh and Shackman, 2015)</w:t>
        </w:r>
      </w:ins>
      <w:ins w:id="900" w:author="Alejandro De La Vega" w:date="2016-02-06T21:09:00Z">
        <w:r w:rsidR="00935379" w:rsidRPr="002F4550">
          <w:rPr>
            <w:rFonts w:ascii="Times" w:hAnsi="Times"/>
            <w:color w:val="252525"/>
            <w:sz w:val="24"/>
            <w:szCs w:val="24"/>
            <w:highlight w:val="white"/>
          </w:rPr>
          <w:fldChar w:fldCharType="end"/>
        </w:r>
        <w:r w:rsidR="002F4550">
          <w:rPr>
            <w:rFonts w:ascii="Times" w:hAnsi="Times"/>
            <w:color w:val="252525"/>
            <w:sz w:val="24"/>
            <w:szCs w:val="24"/>
            <w:highlight w:val="white"/>
          </w:rPr>
          <w:t>.</w:t>
        </w:r>
      </w:ins>
      <w:ins w:id="901" w:author="Alejandro De La Vega" w:date="2016-02-06T21:53:00Z">
        <w:r w:rsidR="00935379" w:rsidRPr="002F4550">
          <w:rPr>
            <w:rFonts w:ascii="Times" w:hAnsi="Times"/>
            <w:color w:val="252525"/>
            <w:sz w:val="24"/>
            <w:szCs w:val="24"/>
            <w:highlight w:val="white"/>
          </w:rPr>
          <w:t xml:space="preserve"> </w:t>
        </w:r>
      </w:ins>
      <w:ins w:id="902" w:author="Alejandro De La Vega" w:date="2016-02-06T21:54:00Z">
        <w:r w:rsidR="00935379" w:rsidRPr="002F4550">
          <w:rPr>
            <w:rFonts w:ascii="Times" w:hAnsi="Times"/>
            <w:color w:val="252525"/>
            <w:sz w:val="24"/>
            <w:szCs w:val="24"/>
            <w:highlight w:val="white"/>
          </w:rPr>
          <w:t>However</w:t>
        </w:r>
        <w:r w:rsidR="00935379" w:rsidRPr="00070689">
          <w:rPr>
            <w:rFonts w:ascii="Times" w:hAnsi="Times"/>
            <w:color w:val="252525"/>
            <w:sz w:val="24"/>
            <w:szCs w:val="24"/>
            <w:highlight w:val="white"/>
          </w:rPr>
          <w:t xml:space="preserve">, the present results </w:t>
        </w:r>
      </w:ins>
      <w:ins w:id="903" w:author="Alejandro De La Vega" w:date="2016-03-14T19:50:00Z">
        <w:r w:rsidR="002F4550">
          <w:rPr>
            <w:rFonts w:ascii="Times" w:hAnsi="Times"/>
            <w:color w:val="252525"/>
            <w:sz w:val="24"/>
            <w:szCs w:val="24"/>
            <w:highlight w:val="white"/>
          </w:rPr>
          <w:t xml:space="preserve">additionally suggest </w:t>
        </w:r>
      </w:ins>
      <w:ins w:id="904" w:author="Alejandro De La Vega" w:date="2016-02-06T21:54:00Z">
        <w:r w:rsidR="00935379" w:rsidRPr="00070689">
          <w:rPr>
            <w:rFonts w:ascii="Times" w:hAnsi="Times"/>
            <w:color w:val="252525"/>
            <w:sz w:val="24"/>
            <w:szCs w:val="24"/>
            <w:highlight w:val="white"/>
          </w:rPr>
          <w:t>functional differences between sub-regions of MCC</w:t>
        </w:r>
      </w:ins>
      <w:ins w:id="905" w:author="Alejandro De La Vega" w:date="2016-02-06T21:55:00Z">
        <w:r w:rsidR="000B042F" w:rsidRPr="00070689">
          <w:rPr>
            <w:rFonts w:ascii="Times" w:hAnsi="Times"/>
            <w:color w:val="252525"/>
            <w:sz w:val="24"/>
            <w:szCs w:val="24"/>
            <w:highlight w:val="white"/>
          </w:rPr>
          <w:t>. Notably</w:t>
        </w:r>
        <w:r w:rsidR="00935379" w:rsidRPr="00070689">
          <w:rPr>
            <w:rFonts w:ascii="Times" w:hAnsi="Times"/>
            <w:color w:val="252525"/>
            <w:sz w:val="24"/>
            <w:szCs w:val="24"/>
            <w:highlight w:val="white"/>
          </w:rPr>
          <w:t xml:space="preserve">, </w:t>
        </w:r>
      </w:ins>
      <w:ins w:id="906" w:author="Alejandro De La Vega" w:date="2016-02-06T21:56:00Z">
        <w:r w:rsidR="00935379" w:rsidRPr="00070689">
          <w:rPr>
            <w:rFonts w:ascii="Times" w:hAnsi="Times"/>
            <w:color w:val="252525"/>
            <w:sz w:val="24"/>
            <w:szCs w:val="24"/>
            <w:highlight w:val="white"/>
          </w:rPr>
          <w:t xml:space="preserve">both </w:t>
        </w:r>
      </w:ins>
      <w:ins w:id="907" w:author="Alejandro De La Vega" w:date="2016-02-06T21:55:00Z">
        <w:r w:rsidR="00935379" w:rsidRPr="00070689">
          <w:rPr>
            <w:rFonts w:ascii="Times" w:hAnsi="Times"/>
            <w:color w:val="252525"/>
            <w:sz w:val="24"/>
            <w:szCs w:val="24"/>
            <w:highlight w:val="white"/>
          </w:rPr>
          <w:t>dorsal</w:t>
        </w:r>
      </w:ins>
      <w:ins w:id="908" w:author="Alejandro De La Vega" w:date="2016-02-06T21:01:00Z">
        <w:r w:rsidR="00935379" w:rsidRPr="00070689">
          <w:rPr>
            <w:rFonts w:ascii="Times" w:hAnsi="Times"/>
            <w:color w:val="252525"/>
            <w:sz w:val="24"/>
            <w:szCs w:val="24"/>
            <w:highlight w:val="white"/>
          </w:rPr>
          <w:t xml:space="preserve"> MCC</w:t>
        </w:r>
      </w:ins>
      <w:ins w:id="909" w:author="Alejandro De La Vega" w:date="2016-02-06T21:56:00Z">
        <w:r w:rsidR="00935379" w:rsidRPr="00070689">
          <w:rPr>
            <w:rFonts w:ascii="Times" w:hAnsi="Times"/>
            <w:color w:val="252525"/>
            <w:sz w:val="24"/>
            <w:szCs w:val="24"/>
            <w:highlight w:val="white"/>
          </w:rPr>
          <w:t xml:space="preserve"> clusters </w:t>
        </w:r>
      </w:ins>
      <w:ins w:id="910" w:author="Alejandro De La Vega" w:date="2016-02-06T21:01:00Z">
        <w:r w:rsidR="00935379" w:rsidRPr="00070689">
          <w:rPr>
            <w:rFonts w:ascii="Times" w:hAnsi="Times"/>
            <w:color w:val="252525"/>
            <w:sz w:val="24"/>
            <w:szCs w:val="24"/>
            <w:highlight w:val="white"/>
          </w:rPr>
          <w:t xml:space="preserve">were more strongly </w:t>
        </w:r>
      </w:ins>
      <w:ins w:id="911" w:author="Alejandro De La Vega" w:date="2016-02-06T21:05:00Z">
        <w:r w:rsidR="00935379" w:rsidRPr="00070689">
          <w:rPr>
            <w:rFonts w:ascii="Times" w:hAnsi="Times"/>
            <w:color w:val="252525"/>
            <w:sz w:val="24"/>
            <w:szCs w:val="24"/>
            <w:highlight w:val="white"/>
          </w:rPr>
          <w:t>associated</w:t>
        </w:r>
      </w:ins>
      <w:ins w:id="912" w:author="Alejandro De La Vega" w:date="2016-02-06T21:01:00Z">
        <w:r w:rsidR="00935379" w:rsidRPr="00070689">
          <w:rPr>
            <w:rFonts w:ascii="Times" w:hAnsi="Times"/>
            <w:color w:val="252525"/>
            <w:sz w:val="24"/>
            <w:szCs w:val="24"/>
            <w:highlight w:val="white"/>
          </w:rPr>
          <w:t xml:space="preserve"> with WM</w:t>
        </w:r>
      </w:ins>
      <w:ins w:id="913" w:author="Alejandro De La Vega" w:date="2016-02-06T21:56:00Z">
        <w:r w:rsidR="00935379" w:rsidRPr="00070689">
          <w:rPr>
            <w:rFonts w:ascii="Times" w:hAnsi="Times"/>
            <w:color w:val="252525"/>
            <w:sz w:val="24"/>
            <w:szCs w:val="24"/>
            <w:highlight w:val="white"/>
          </w:rPr>
          <w:t xml:space="preserve"> – and showed great</w:t>
        </w:r>
      </w:ins>
      <w:ins w:id="914" w:author="Alejandro De La Vega" w:date="2016-03-14T19:50:00Z">
        <w:r w:rsidR="002F4550">
          <w:rPr>
            <w:rFonts w:ascii="Times" w:hAnsi="Times"/>
            <w:color w:val="252525"/>
            <w:sz w:val="24"/>
            <w:szCs w:val="24"/>
            <w:highlight w:val="white"/>
          </w:rPr>
          <w:t>er</w:t>
        </w:r>
      </w:ins>
      <w:ins w:id="915" w:author="Alejandro De La Vega" w:date="2016-02-06T21:56:00Z">
        <w:r w:rsidR="00935379" w:rsidRPr="00070689">
          <w:rPr>
            <w:rFonts w:ascii="Times" w:hAnsi="Times"/>
            <w:color w:val="252525"/>
            <w:sz w:val="24"/>
            <w:szCs w:val="24"/>
            <w:highlight w:val="white"/>
          </w:rPr>
          <w:t xml:space="preserve"> co-activation with </w:t>
        </w:r>
      </w:ins>
      <w:ins w:id="916" w:author="Alejandro De La Vega" w:date="2016-03-14T19:50:00Z">
        <w:r w:rsidR="002F4550">
          <w:rPr>
            <w:rFonts w:ascii="Times" w:hAnsi="Times"/>
            <w:color w:val="252525"/>
            <w:sz w:val="24"/>
            <w:szCs w:val="24"/>
            <w:highlight w:val="white"/>
          </w:rPr>
          <w:t>other cognitive control regions</w:t>
        </w:r>
      </w:ins>
      <w:ins w:id="917" w:author="Alejandro De La Vega" w:date="2016-02-06T21:56:00Z">
        <w:r w:rsidR="00935379" w:rsidRPr="00070689">
          <w:rPr>
            <w:rFonts w:ascii="Times" w:hAnsi="Times"/>
            <w:color w:val="252525"/>
            <w:sz w:val="24"/>
            <w:szCs w:val="24"/>
            <w:highlight w:val="white"/>
          </w:rPr>
          <w:t>— while</w:t>
        </w:r>
      </w:ins>
      <w:ins w:id="918" w:author="Alejandro De La Vega" w:date="2016-02-06T21:01:00Z">
        <w:r w:rsidR="00935379" w:rsidRPr="00070689">
          <w:rPr>
            <w:rFonts w:ascii="Times" w:hAnsi="Times"/>
            <w:color w:val="252525"/>
            <w:sz w:val="24"/>
            <w:szCs w:val="24"/>
            <w:highlight w:val="white"/>
          </w:rPr>
          <w:t xml:space="preserve"> </w:t>
        </w:r>
      </w:ins>
      <w:ins w:id="919" w:author="Alejandro De La Vega" w:date="2016-02-06T21:05:00Z">
        <w:r w:rsidR="00935379" w:rsidRPr="00070689">
          <w:rPr>
            <w:rFonts w:ascii="Times" w:hAnsi="Times"/>
            <w:color w:val="252525"/>
            <w:sz w:val="24"/>
            <w:szCs w:val="24"/>
            <w:highlight w:val="white"/>
          </w:rPr>
          <w:t xml:space="preserve">ventral MCC </w:t>
        </w:r>
      </w:ins>
      <w:ins w:id="920" w:author="Alejandro De La Vega" w:date="2016-02-06T21:35:00Z">
        <w:r w:rsidR="00935379" w:rsidRPr="00070689">
          <w:rPr>
            <w:rFonts w:ascii="Times" w:hAnsi="Times"/>
            <w:color w:val="252525"/>
            <w:sz w:val="24"/>
            <w:szCs w:val="24"/>
            <w:highlight w:val="white"/>
          </w:rPr>
          <w:t>was</w:t>
        </w:r>
      </w:ins>
      <w:ins w:id="921" w:author="Alejandro De La Vega" w:date="2016-02-06T21:05:00Z">
        <w:r w:rsidR="00935379" w:rsidRPr="00070689">
          <w:rPr>
            <w:rFonts w:ascii="Times" w:hAnsi="Times"/>
            <w:color w:val="252525"/>
            <w:sz w:val="24"/>
            <w:szCs w:val="24"/>
            <w:highlight w:val="white"/>
          </w:rPr>
          <w:t xml:space="preserve"> more strongly associated with </w:t>
        </w:r>
      </w:ins>
      <w:ins w:id="922" w:author="Alejandro De La Vega" w:date="2016-02-06T21:57:00Z">
        <w:r w:rsidR="00935379" w:rsidRPr="00070689">
          <w:rPr>
            <w:rFonts w:ascii="Times" w:hAnsi="Times"/>
            <w:color w:val="252525"/>
            <w:sz w:val="24"/>
            <w:szCs w:val="24"/>
            <w:highlight w:val="white"/>
          </w:rPr>
          <w:t>affect</w:t>
        </w:r>
      </w:ins>
      <w:ins w:id="923" w:author="Alejandro De La Vega" w:date="2016-02-06T21:05:00Z">
        <w:r w:rsidR="00935379" w:rsidRPr="00070689">
          <w:rPr>
            <w:rFonts w:ascii="Times" w:hAnsi="Times"/>
            <w:color w:val="252525"/>
            <w:sz w:val="24"/>
            <w:szCs w:val="24"/>
            <w:highlight w:val="white"/>
          </w:rPr>
          <w:t xml:space="preserve"> </w:t>
        </w:r>
      </w:ins>
      <w:ins w:id="924" w:author="Alejandro De La Vega" w:date="2016-02-06T21:36:00Z">
        <w:r w:rsidR="00935379" w:rsidRPr="00070689">
          <w:rPr>
            <w:rFonts w:ascii="Times" w:hAnsi="Times"/>
            <w:color w:val="252525"/>
            <w:sz w:val="24"/>
            <w:szCs w:val="24"/>
            <w:highlight w:val="white"/>
          </w:rPr>
          <w:t>and co-activated more strongly with</w:t>
        </w:r>
      </w:ins>
      <w:ins w:id="925" w:author="Alejandro De La Vega" w:date="2016-02-06T21:07:00Z">
        <w:r w:rsidR="00935379" w:rsidRPr="00070689">
          <w:rPr>
            <w:rFonts w:ascii="Times" w:hAnsi="Times"/>
            <w:color w:val="252525"/>
            <w:sz w:val="24"/>
            <w:szCs w:val="24"/>
            <w:highlight w:val="white"/>
          </w:rPr>
          <w:t xml:space="preserve"> subcortical regions, such as amygdala and striatum.</w:t>
        </w:r>
      </w:ins>
      <w:ins w:id="926" w:author="Alejandro De La Vega" w:date="2016-02-06T21:38:00Z">
        <w:r w:rsidR="00935379" w:rsidRPr="00070689">
          <w:rPr>
            <w:rFonts w:ascii="Times" w:hAnsi="Times"/>
            <w:color w:val="252525"/>
            <w:sz w:val="24"/>
            <w:szCs w:val="24"/>
            <w:highlight w:val="white"/>
          </w:rPr>
          <w:t xml:space="preserve"> </w:t>
        </w:r>
      </w:ins>
      <w:ins w:id="927" w:author="Alejandro De La Vega" w:date="2016-02-06T21:57:00Z">
        <w:r w:rsidR="00935379" w:rsidRPr="00070689">
          <w:rPr>
            <w:rFonts w:ascii="Times" w:hAnsi="Times"/>
            <w:color w:val="252525"/>
            <w:sz w:val="24"/>
            <w:szCs w:val="24"/>
            <w:highlight w:val="white"/>
          </w:rPr>
          <w:t>Importantly, ventral MCC showed a preference not only for negative affect and pain, but also reward. Thus, the present results suggest tha</w:t>
        </w:r>
        <w:r w:rsidR="002F4550">
          <w:rPr>
            <w:rFonts w:ascii="Times" w:hAnsi="Times"/>
            <w:color w:val="252525"/>
            <w:sz w:val="24"/>
            <w:szCs w:val="24"/>
            <w:highlight w:val="white"/>
          </w:rPr>
          <w:t xml:space="preserve">t ventral aspects of MCC may </w:t>
        </w:r>
      </w:ins>
      <w:ins w:id="928" w:author="Alejandro De La Vega" w:date="2016-03-14T19:52:00Z">
        <w:r w:rsidR="002F4550">
          <w:rPr>
            <w:rFonts w:ascii="Times" w:hAnsi="Times"/>
            <w:color w:val="252525"/>
            <w:sz w:val="24"/>
            <w:szCs w:val="24"/>
            <w:highlight w:val="white"/>
          </w:rPr>
          <w:t>incorporate</w:t>
        </w:r>
      </w:ins>
      <w:ins w:id="929" w:author="Alejandro De La Vega" w:date="2016-02-06T21:57:00Z">
        <w:r w:rsidR="00935379" w:rsidRPr="00070689">
          <w:rPr>
            <w:rFonts w:ascii="Times" w:hAnsi="Times"/>
            <w:color w:val="252525"/>
            <w:sz w:val="24"/>
            <w:szCs w:val="24"/>
            <w:highlight w:val="white"/>
          </w:rPr>
          <w:t xml:space="preserve"> </w:t>
        </w:r>
      </w:ins>
      <w:ins w:id="930" w:author="Alejandro De La Vega" w:date="2016-03-14T19:51:00Z">
        <w:r w:rsidR="002F4550">
          <w:rPr>
            <w:rFonts w:ascii="Times" w:hAnsi="Times"/>
            <w:color w:val="252525"/>
            <w:sz w:val="24"/>
            <w:szCs w:val="24"/>
            <w:highlight w:val="white"/>
          </w:rPr>
          <w:t>low-level affective signals</w:t>
        </w:r>
      </w:ins>
      <w:ins w:id="931" w:author="Alejandro De La Vega" w:date="2016-02-06T21:57:00Z">
        <w:r w:rsidR="00935379" w:rsidRPr="00070689">
          <w:rPr>
            <w:rFonts w:ascii="Times" w:hAnsi="Times"/>
            <w:color w:val="252525"/>
            <w:sz w:val="24"/>
            <w:szCs w:val="24"/>
            <w:highlight w:val="white"/>
          </w:rPr>
          <w:t xml:space="preserve"> into cognitive control, whereas dorsal MCC may be </w:t>
        </w:r>
      </w:ins>
      <w:ins w:id="932" w:author="Alejandro De La Vega" w:date="2016-02-06T21:58:00Z">
        <w:r w:rsidR="00935379" w:rsidRPr="00070689">
          <w:rPr>
            <w:rFonts w:ascii="Times" w:hAnsi="Times"/>
            <w:color w:val="252525"/>
            <w:sz w:val="24"/>
            <w:szCs w:val="24"/>
            <w:highlight w:val="white"/>
          </w:rPr>
          <w:t xml:space="preserve">more important for </w:t>
        </w:r>
      </w:ins>
      <w:ins w:id="933" w:author="Alejandro De La Vega" w:date="2016-03-14T19:52:00Z">
        <w:r w:rsidR="002F4550">
          <w:rPr>
            <w:rFonts w:ascii="Times" w:hAnsi="Times"/>
            <w:color w:val="252525"/>
            <w:sz w:val="24"/>
            <w:szCs w:val="24"/>
            <w:highlight w:val="white"/>
          </w:rPr>
          <w:t xml:space="preserve">aspects of cognitive motor control </w:t>
        </w:r>
      </w:ins>
      <w:ins w:id="934" w:author="Alejandro De La Vega" w:date="2016-03-14T19:53:00Z">
        <w:r w:rsidR="002F4550">
          <w:rPr>
            <w:rFonts w:ascii="Times" w:hAnsi="Times"/>
            <w:color w:val="252525"/>
            <w:sz w:val="24"/>
            <w:szCs w:val="24"/>
            <w:highlight w:val="white"/>
          </w:rPr>
          <w:t>that</w:t>
        </w:r>
      </w:ins>
      <w:ins w:id="935" w:author="Alejandro De La Vega" w:date="2016-03-14T19:52:00Z">
        <w:r w:rsidR="002F4550">
          <w:rPr>
            <w:rFonts w:ascii="Times" w:hAnsi="Times"/>
            <w:color w:val="252525"/>
            <w:sz w:val="24"/>
            <w:szCs w:val="24"/>
            <w:highlight w:val="white"/>
          </w:rPr>
          <w:t xml:space="preserve"> require </w:t>
        </w:r>
      </w:ins>
      <w:ins w:id="936" w:author="Alejandro De La Vega" w:date="2016-03-14T19:53:00Z">
        <w:r w:rsidR="002F4550">
          <w:rPr>
            <w:rFonts w:ascii="Times" w:hAnsi="Times"/>
            <w:color w:val="252525"/>
            <w:sz w:val="24"/>
            <w:szCs w:val="24"/>
            <w:highlight w:val="white"/>
          </w:rPr>
          <w:t>working-memory or resolving interference</w:t>
        </w:r>
      </w:ins>
      <w:ins w:id="937" w:author="Alejandro De La Vega" w:date="2016-02-06T21:58:00Z">
        <w:r w:rsidR="00935379" w:rsidRPr="00070689">
          <w:rPr>
            <w:rFonts w:ascii="Times" w:hAnsi="Times"/>
            <w:color w:val="252525"/>
            <w:sz w:val="24"/>
            <w:szCs w:val="24"/>
            <w:highlight w:val="white"/>
          </w:rPr>
          <w:t xml:space="preserve">. Finally, </w:t>
        </w:r>
      </w:ins>
      <w:ins w:id="938" w:author="Alejandro De La Vega" w:date="2016-02-06T21:59:00Z">
        <w:r w:rsidR="00935379" w:rsidRPr="00070689">
          <w:rPr>
            <w:rFonts w:ascii="Times" w:hAnsi="Times"/>
            <w:color w:val="252525"/>
            <w:sz w:val="24"/>
            <w:szCs w:val="24"/>
            <w:highlight w:val="white"/>
          </w:rPr>
          <w:t xml:space="preserve">we also observed that </w:t>
        </w:r>
      </w:ins>
      <w:ins w:id="939" w:author="Alejandro De La Vega" w:date="2016-02-06T21:42:00Z">
        <w:r w:rsidR="00935379" w:rsidRPr="00070689">
          <w:rPr>
            <w:rFonts w:ascii="Times" w:hAnsi="Times"/>
            <w:color w:val="252525"/>
            <w:sz w:val="24"/>
            <w:szCs w:val="24"/>
            <w:highlight w:val="white"/>
          </w:rPr>
          <w:t xml:space="preserve">both anterior </w:t>
        </w:r>
      </w:ins>
      <w:ins w:id="940" w:author="Alejandro De La Vega" w:date="2016-03-14T19:53:00Z">
        <w:r w:rsidR="002F4550">
          <w:rPr>
            <w:rFonts w:ascii="Times" w:hAnsi="Times"/>
            <w:color w:val="252525"/>
            <w:sz w:val="24"/>
            <w:szCs w:val="24"/>
            <w:highlight w:val="white"/>
          </w:rPr>
          <w:t xml:space="preserve">MCC </w:t>
        </w:r>
      </w:ins>
      <w:ins w:id="941" w:author="Alejandro De La Vega" w:date="2016-02-06T21:42:00Z">
        <w:r w:rsidR="00935379" w:rsidRPr="00070689">
          <w:rPr>
            <w:rFonts w:ascii="Times" w:hAnsi="Times"/>
            <w:color w:val="252525"/>
            <w:sz w:val="24"/>
            <w:szCs w:val="24"/>
            <w:highlight w:val="white"/>
          </w:rPr>
          <w:t xml:space="preserve">clusters were more strongly associated with decision-making than posterior </w:t>
        </w:r>
      </w:ins>
      <w:ins w:id="942" w:author="Alejandro De La Vega" w:date="2016-03-14T19:53:00Z">
        <w:r w:rsidR="002F4550">
          <w:rPr>
            <w:rFonts w:ascii="Times" w:hAnsi="Times"/>
            <w:color w:val="252525"/>
            <w:sz w:val="24"/>
            <w:szCs w:val="24"/>
            <w:highlight w:val="white"/>
          </w:rPr>
          <w:t>clusters</w:t>
        </w:r>
      </w:ins>
      <w:ins w:id="943" w:author="Alejandro De La Vega" w:date="2016-02-06T21:42:00Z">
        <w:r w:rsidR="00935379" w:rsidRPr="00070689">
          <w:rPr>
            <w:rFonts w:ascii="Times" w:hAnsi="Times"/>
            <w:color w:val="252525"/>
            <w:sz w:val="24"/>
            <w:szCs w:val="24"/>
            <w:highlight w:val="white"/>
          </w:rPr>
          <w:t xml:space="preserve">, </w:t>
        </w:r>
      </w:ins>
      <w:ins w:id="944" w:author="Alejandro De La Vega" w:date="2016-02-06T21:59:00Z">
        <w:r w:rsidR="00935379" w:rsidRPr="00070689">
          <w:rPr>
            <w:rFonts w:ascii="Times" w:hAnsi="Times"/>
            <w:color w:val="252525"/>
            <w:sz w:val="24"/>
            <w:szCs w:val="24"/>
            <w:highlight w:val="white"/>
          </w:rPr>
          <w:t>consistent with theories that incorporate reward-driven decision-making</w:t>
        </w:r>
      </w:ins>
      <w:ins w:id="945" w:author="Alejandro De La Vega" w:date="2016-03-14T19:54:00Z">
        <w:r w:rsidR="003276A7">
          <w:rPr>
            <w:rFonts w:ascii="Times" w:hAnsi="Times"/>
            <w:color w:val="252525"/>
            <w:sz w:val="24"/>
            <w:szCs w:val="24"/>
            <w:highlight w:val="white"/>
          </w:rPr>
          <w:t xml:space="preserve"> processes</w:t>
        </w:r>
      </w:ins>
      <w:ins w:id="946" w:author="Alejandro De La Vega" w:date="2016-02-06T21:59:00Z">
        <w:r w:rsidR="00935379" w:rsidRPr="00070689">
          <w:rPr>
            <w:rFonts w:ascii="Times" w:hAnsi="Times"/>
            <w:color w:val="252525"/>
            <w:sz w:val="24"/>
            <w:szCs w:val="24"/>
            <w:highlight w:val="white"/>
          </w:rPr>
          <w:t xml:space="preserve"> into the optimization of cognitive control </w:t>
        </w:r>
      </w:ins>
      <w:ins w:id="947" w:author="Alejandro De La Vega" w:date="2016-02-08T20:38:00Z">
        <w:r w:rsidR="00E2184D" w:rsidRPr="002666F4">
          <w:rPr>
            <w:rFonts w:ascii="Times" w:hAnsi="Times"/>
            <w:color w:val="252525"/>
            <w:sz w:val="24"/>
            <w:szCs w:val="24"/>
            <w:highlight w:val="white"/>
          </w:rPr>
          <w:fldChar w:fldCharType="begin"/>
        </w:r>
      </w:ins>
      <w:r w:rsidR="005E2031">
        <w:rPr>
          <w:rFonts w:ascii="Times" w:hAnsi="Times"/>
          <w:color w:val="252525"/>
          <w:sz w:val="24"/>
          <w:szCs w:val="24"/>
          <w:highlight w:val="white"/>
        </w:rPr>
        <w:instrText xml:space="preserve"> ADDIN PAPERS2_CITATIONS &lt;citation&gt;&lt;uuid&gt;3100FAFE-474C-40EE-8BC6-459BAC9DBA0C&lt;/uuid&gt;&lt;priority&gt;45&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E2184D" w:rsidRPr="002666F4">
        <w:rPr>
          <w:rFonts w:ascii="Times" w:hAnsi="Times"/>
          <w:color w:val="252525"/>
          <w:sz w:val="24"/>
          <w:szCs w:val="24"/>
          <w:highlight w:val="white"/>
        </w:rPr>
        <w:fldChar w:fldCharType="separate"/>
      </w:r>
      <w:ins w:id="948" w:author="Alejandro De La Vega" w:date="2016-03-14T20:32:00Z">
        <w:r w:rsidR="005E2031">
          <w:rPr>
            <w:rFonts w:cs="Times"/>
            <w:szCs w:val="24"/>
          </w:rPr>
          <w:t>(Brown and Braver, 2005; Alexander and Brown, 2011)</w:t>
        </w:r>
      </w:ins>
      <w:ins w:id="949" w:author="Alejandro De La Vega" w:date="2016-02-08T20:38:00Z">
        <w:r w:rsidR="00E2184D" w:rsidRPr="002666F4">
          <w:rPr>
            <w:rFonts w:ascii="Times" w:hAnsi="Times"/>
            <w:color w:val="252525"/>
            <w:sz w:val="24"/>
            <w:szCs w:val="24"/>
            <w:highlight w:val="white"/>
          </w:rPr>
          <w:fldChar w:fldCharType="end"/>
        </w:r>
      </w:ins>
      <w:ins w:id="950" w:author="Alejandro De La Vega" w:date="2016-02-06T21:42:00Z">
        <w:r w:rsidR="00935379" w:rsidRPr="00070689">
          <w:rPr>
            <w:rFonts w:ascii="Times" w:hAnsi="Times"/>
            <w:color w:val="252525"/>
            <w:sz w:val="24"/>
            <w:szCs w:val="24"/>
            <w:highlight w:val="white"/>
          </w:rPr>
          <w:t xml:space="preserve">. </w:t>
        </w:r>
      </w:ins>
    </w:p>
    <w:p w14:paraId="30B2629D" w14:textId="72076370" w:rsidR="009E7445" w:rsidRPr="002666F4" w:rsidRDefault="003B3D27" w:rsidP="0096185D">
      <w:pPr>
        <w:pStyle w:val="Normal1"/>
        <w:ind w:firstLine="0"/>
        <w:rPr>
          <w:rFonts w:ascii="Times" w:hAnsi="Times"/>
          <w:sz w:val="24"/>
          <w:szCs w:val="24"/>
        </w:rPr>
      </w:pPr>
      <w:r w:rsidRPr="002666F4">
        <w:rPr>
          <w:rFonts w:ascii="Times" w:hAnsi="Times"/>
          <w:sz w:val="24"/>
          <w:szCs w:val="24"/>
        </w:rPr>
        <w:t>Anterior</w:t>
      </w:r>
      <w:r w:rsidR="00332E1B" w:rsidRPr="002666F4">
        <w:rPr>
          <w:rFonts w:ascii="Times" w:hAnsi="Times"/>
          <w:sz w:val="24"/>
          <w:szCs w:val="24"/>
        </w:rPr>
        <w:t xml:space="preserve"> zone</w:t>
      </w:r>
    </w:p>
    <w:p w14:paraId="627F6E67" w14:textId="50E431E5" w:rsidR="00B7452C" w:rsidRPr="002666F4" w:rsidRDefault="00571765" w:rsidP="00571765">
      <w:pPr>
        <w:pStyle w:val="Normal1"/>
        <w:ind w:firstLine="720"/>
        <w:rPr>
          <w:ins w:id="951" w:author="Alejandro De La Vega" w:date="2016-02-06T22:02:00Z"/>
          <w:rFonts w:ascii="Times" w:hAnsi="Times"/>
          <w:sz w:val="24"/>
          <w:szCs w:val="24"/>
        </w:rPr>
      </w:pPr>
      <w:r w:rsidRPr="00070689">
        <w:rPr>
          <w:rFonts w:ascii="Times" w:hAnsi="Times"/>
          <w:sz w:val="24"/>
          <w:szCs w:val="24"/>
        </w:rPr>
        <w:t xml:space="preserve">Our results for </w:t>
      </w:r>
      <w:r w:rsidR="007F249F" w:rsidRPr="00070689">
        <w:rPr>
          <w:rFonts w:ascii="Times" w:hAnsi="Times"/>
          <w:sz w:val="24"/>
          <w:szCs w:val="24"/>
        </w:rPr>
        <w:t>a</w:t>
      </w:r>
      <w:r w:rsidR="00593F39" w:rsidRPr="00070689">
        <w:rPr>
          <w:rFonts w:ascii="Times" w:hAnsi="Times"/>
          <w:sz w:val="24"/>
          <w:szCs w:val="24"/>
        </w:rPr>
        <w:t xml:space="preserve">nterior MFC </w:t>
      </w:r>
      <w:r w:rsidRPr="00070689">
        <w:rPr>
          <w:rFonts w:ascii="Times" w:hAnsi="Times"/>
          <w:sz w:val="24"/>
          <w:szCs w:val="24"/>
        </w:rPr>
        <w:t>yielded</w:t>
      </w:r>
      <w:r w:rsidR="006F66F5" w:rsidRPr="00070689">
        <w:rPr>
          <w:rFonts w:ascii="Times" w:hAnsi="Times"/>
          <w:sz w:val="24"/>
          <w:szCs w:val="24"/>
        </w:rPr>
        <w:t xml:space="preserve"> </w:t>
      </w:r>
      <w:r w:rsidR="006B0B75" w:rsidRPr="00070689">
        <w:rPr>
          <w:rFonts w:ascii="Times" w:hAnsi="Times"/>
          <w:sz w:val="24"/>
          <w:szCs w:val="24"/>
        </w:rPr>
        <w:t xml:space="preserve">a </w:t>
      </w:r>
      <w:ins w:id="952" w:author="Alejandro De La Vega" w:date="2016-03-14T20:34:00Z">
        <w:r w:rsidR="00766709">
          <w:rPr>
            <w:rFonts w:ascii="Times" w:hAnsi="Times"/>
            <w:sz w:val="24"/>
            <w:szCs w:val="24"/>
          </w:rPr>
          <w:t xml:space="preserve">distinct </w:t>
        </w:r>
      </w:ins>
      <w:r w:rsidR="006F66F5" w:rsidRPr="00070689">
        <w:rPr>
          <w:rFonts w:ascii="Times" w:hAnsi="Times"/>
          <w:sz w:val="24"/>
          <w:szCs w:val="24"/>
        </w:rPr>
        <w:t xml:space="preserve">functional </w:t>
      </w:r>
      <w:ins w:id="953" w:author="Alejandro De La Vega" w:date="2016-03-14T20:34:00Z">
        <w:r w:rsidR="00766709">
          <w:rPr>
            <w:rFonts w:ascii="Times" w:hAnsi="Times"/>
            <w:sz w:val="24"/>
            <w:szCs w:val="24"/>
          </w:rPr>
          <w:t>profile</w:t>
        </w:r>
        <w:r w:rsidR="00766709" w:rsidRPr="00070689">
          <w:rPr>
            <w:rFonts w:ascii="Times" w:hAnsi="Times"/>
            <w:sz w:val="24"/>
            <w:szCs w:val="24"/>
          </w:rPr>
          <w:t xml:space="preserve"> </w:t>
        </w:r>
      </w:ins>
      <w:r w:rsidR="006F66F5" w:rsidRPr="00070689">
        <w:rPr>
          <w:rFonts w:ascii="Times" w:hAnsi="Times"/>
          <w:sz w:val="24"/>
          <w:szCs w:val="24"/>
        </w:rPr>
        <w:t xml:space="preserve">with </w:t>
      </w:r>
      <w:r w:rsidR="00D320A0" w:rsidRPr="00070689">
        <w:rPr>
          <w:rFonts w:ascii="Times" w:hAnsi="Times"/>
          <w:sz w:val="24"/>
          <w:szCs w:val="24"/>
        </w:rPr>
        <w:t>st</w:t>
      </w:r>
      <w:r w:rsidR="00560699" w:rsidRPr="00070689">
        <w:rPr>
          <w:rFonts w:ascii="Times" w:hAnsi="Times"/>
          <w:sz w:val="24"/>
          <w:szCs w:val="24"/>
        </w:rPr>
        <w:t>rong associations with affect</w:t>
      </w:r>
      <w:r w:rsidR="00D320A0" w:rsidRPr="00070689">
        <w:rPr>
          <w:rFonts w:ascii="Times" w:hAnsi="Times"/>
          <w:sz w:val="24"/>
          <w:szCs w:val="24"/>
        </w:rPr>
        <w:t xml:space="preserve">, decision-making, </w:t>
      </w:r>
      <w:r w:rsidR="00560699" w:rsidRPr="00070689">
        <w:rPr>
          <w:rFonts w:ascii="Times" w:hAnsi="Times"/>
          <w:sz w:val="24"/>
          <w:szCs w:val="24"/>
        </w:rPr>
        <w:t>social cognition, and episodic memory</w:t>
      </w:r>
      <w:ins w:id="954" w:author="Alejandro De La Vega" w:date="2016-03-14T20:34:00Z">
        <w:r w:rsidR="00766709">
          <w:rPr>
            <w:rFonts w:ascii="Times" w:hAnsi="Times"/>
            <w:sz w:val="24"/>
            <w:szCs w:val="24"/>
          </w:rPr>
          <w:t xml:space="preserve">, </w:t>
        </w:r>
      </w:ins>
      <w:ins w:id="955" w:author="Alejandro De La Vega" w:date="2016-03-14T20:35:00Z">
        <w:r w:rsidR="00766709">
          <w:rPr>
            <w:rFonts w:ascii="Times" w:hAnsi="Times"/>
            <w:sz w:val="24"/>
            <w:szCs w:val="24"/>
          </w:rPr>
          <w:t>a</w:t>
        </w:r>
      </w:ins>
      <w:r w:rsidR="00D320A0" w:rsidRPr="00070689">
        <w:rPr>
          <w:rFonts w:ascii="Times" w:hAnsi="Times"/>
          <w:sz w:val="24"/>
          <w:szCs w:val="24"/>
        </w:rPr>
        <w:t xml:space="preserve">ccompanied </w:t>
      </w:r>
      <w:r w:rsidR="006F66F5" w:rsidRPr="00070689">
        <w:rPr>
          <w:rFonts w:ascii="Times" w:hAnsi="Times"/>
          <w:sz w:val="24"/>
          <w:szCs w:val="24"/>
        </w:rPr>
        <w:t xml:space="preserve">by </w:t>
      </w:r>
      <w:r w:rsidR="00701FA8" w:rsidRPr="00070689">
        <w:rPr>
          <w:rFonts w:ascii="Times" w:hAnsi="Times"/>
          <w:sz w:val="24"/>
          <w:szCs w:val="24"/>
        </w:rPr>
        <w:t xml:space="preserve">co-activation with </w:t>
      </w:r>
      <w:r w:rsidR="00D320A0" w:rsidRPr="00070689">
        <w:rPr>
          <w:rFonts w:ascii="Times" w:hAnsi="Times"/>
          <w:sz w:val="24"/>
          <w:szCs w:val="24"/>
        </w:rPr>
        <w:t>regions of the default network</w:t>
      </w:r>
      <w:ins w:id="956" w:author="Alejandro De La Vega" w:date="2016-03-14T20:34:00Z">
        <w:r w:rsidR="00766709">
          <w:rPr>
            <w:rFonts w:ascii="Times" w:hAnsi="Times"/>
            <w:sz w:val="24"/>
            <w:szCs w:val="24"/>
          </w:rPr>
          <w:t xml:space="preserve">. </w:t>
        </w:r>
      </w:ins>
      <w:r w:rsidRPr="00070689">
        <w:rPr>
          <w:rFonts w:ascii="Times" w:hAnsi="Times"/>
          <w:sz w:val="24"/>
          <w:szCs w:val="24"/>
        </w:rPr>
        <w:t>Yet</w:t>
      </w:r>
      <w:ins w:id="957" w:author="Alejandro De La Vega" w:date="2016-03-14T20:34:00Z">
        <w:r w:rsidR="00766709">
          <w:rPr>
            <w:rFonts w:ascii="Times" w:hAnsi="Times"/>
            <w:sz w:val="24"/>
            <w:szCs w:val="24"/>
          </w:rPr>
          <w:t>,</w:t>
        </w:r>
      </w:ins>
      <w:r w:rsidRPr="00070689">
        <w:rPr>
          <w:rFonts w:ascii="Times" w:hAnsi="Times"/>
          <w:sz w:val="24"/>
          <w:szCs w:val="24"/>
        </w:rPr>
        <w:t xml:space="preserve"> </w:t>
      </w:r>
      <w:r w:rsidR="00701FA8" w:rsidRPr="00070689">
        <w:rPr>
          <w:rFonts w:ascii="Times" w:hAnsi="Times"/>
          <w:sz w:val="24"/>
          <w:szCs w:val="24"/>
        </w:rPr>
        <w:t xml:space="preserve">our results suggest that </w:t>
      </w:r>
      <w:r w:rsidR="002F19A7" w:rsidRPr="00070689">
        <w:rPr>
          <w:rFonts w:ascii="Times" w:hAnsi="Times"/>
          <w:sz w:val="24"/>
          <w:szCs w:val="24"/>
        </w:rPr>
        <w:t xml:space="preserve">anterior MFC </w:t>
      </w:r>
      <w:r w:rsidRPr="00070689">
        <w:rPr>
          <w:rFonts w:ascii="Times" w:hAnsi="Times"/>
          <w:sz w:val="24"/>
          <w:szCs w:val="24"/>
        </w:rPr>
        <w:t xml:space="preserve">zone </w:t>
      </w:r>
      <w:r w:rsidR="002F19A7" w:rsidRPr="00070689">
        <w:rPr>
          <w:rFonts w:ascii="Times" w:hAnsi="Times"/>
          <w:sz w:val="24"/>
          <w:szCs w:val="24"/>
        </w:rPr>
        <w:t xml:space="preserve">is not a unitary </w:t>
      </w:r>
      <w:r w:rsidR="00C767DE" w:rsidRPr="00070689">
        <w:rPr>
          <w:rFonts w:ascii="Times" w:hAnsi="Times"/>
          <w:sz w:val="24"/>
          <w:szCs w:val="24"/>
        </w:rPr>
        <w:t>area</w:t>
      </w:r>
      <w:r w:rsidR="00F2258E" w:rsidRPr="00070689">
        <w:rPr>
          <w:rFonts w:ascii="Times" w:hAnsi="Times"/>
          <w:sz w:val="24"/>
          <w:szCs w:val="24"/>
        </w:rPr>
        <w:t>,</w:t>
      </w:r>
      <w:r w:rsidR="002F19A7" w:rsidRPr="00070689">
        <w:rPr>
          <w:rFonts w:ascii="Times" w:hAnsi="Times"/>
          <w:sz w:val="24"/>
          <w:szCs w:val="24"/>
        </w:rPr>
        <w:t xml:space="preserve"> and fractionated into </w:t>
      </w:r>
      <w:ins w:id="958" w:author="Alejandro De La Vega" w:date="2016-02-06T22:01:00Z">
        <w:r w:rsidR="00F808EC" w:rsidRPr="00070689">
          <w:rPr>
            <w:rFonts w:ascii="Times" w:hAnsi="Times"/>
            <w:sz w:val="24"/>
            <w:szCs w:val="24"/>
          </w:rPr>
          <w:t xml:space="preserve">functionally differentiable </w:t>
        </w:r>
      </w:ins>
      <w:r w:rsidR="006B0B75" w:rsidRPr="00070689">
        <w:rPr>
          <w:rFonts w:ascii="Times" w:hAnsi="Times"/>
          <w:sz w:val="24"/>
          <w:szCs w:val="24"/>
        </w:rPr>
        <w:t>subregions</w:t>
      </w:r>
      <w:ins w:id="959" w:author="Alejandro De La Vega" w:date="2016-02-06T22:01:00Z">
        <w:r w:rsidR="00F808EC" w:rsidRPr="00070689">
          <w:rPr>
            <w:rFonts w:ascii="Times" w:hAnsi="Times"/>
            <w:sz w:val="24"/>
            <w:szCs w:val="24"/>
          </w:rPr>
          <w:t xml:space="preserve">. </w:t>
        </w:r>
      </w:ins>
      <w:r w:rsidR="00F2258E" w:rsidRPr="00070689">
        <w:rPr>
          <w:rFonts w:ascii="Times" w:hAnsi="Times"/>
          <w:sz w:val="24"/>
          <w:szCs w:val="24"/>
        </w:rPr>
        <w:t>D</w:t>
      </w:r>
      <w:r w:rsidR="00D320A0" w:rsidRPr="00070689">
        <w:rPr>
          <w:rFonts w:ascii="Times" w:hAnsi="Times"/>
          <w:sz w:val="24"/>
          <w:szCs w:val="24"/>
        </w:rPr>
        <w:t xml:space="preserve">mPFC </w:t>
      </w:r>
      <w:ins w:id="960" w:author="Alejandro De La Vega" w:date="2016-02-06T22:01:00Z">
        <w:r w:rsidR="00F808EC" w:rsidRPr="00070689">
          <w:rPr>
            <w:rFonts w:ascii="Times" w:hAnsi="Times"/>
            <w:sz w:val="24"/>
            <w:szCs w:val="24"/>
          </w:rPr>
          <w:t xml:space="preserve">[A1] </w:t>
        </w:r>
      </w:ins>
      <w:r w:rsidR="00D320A0" w:rsidRPr="00070689">
        <w:rPr>
          <w:rFonts w:ascii="Times" w:hAnsi="Times"/>
          <w:sz w:val="24"/>
          <w:szCs w:val="24"/>
        </w:rPr>
        <w:t xml:space="preserve">was </w:t>
      </w:r>
      <w:r w:rsidR="000107A7" w:rsidRPr="00070689">
        <w:rPr>
          <w:rFonts w:ascii="Times" w:hAnsi="Times"/>
          <w:sz w:val="24"/>
          <w:szCs w:val="24"/>
        </w:rPr>
        <w:t xml:space="preserve">the most strongly associated </w:t>
      </w:r>
      <w:r w:rsidR="00D320A0" w:rsidRPr="00070689">
        <w:rPr>
          <w:rFonts w:ascii="Times" w:hAnsi="Times"/>
          <w:sz w:val="24"/>
          <w:szCs w:val="24"/>
        </w:rPr>
        <w:t xml:space="preserve">with social processing, consistent with studies linking dmPFC to social perception and self-referential thought </w:t>
      </w:r>
      <w:r w:rsidR="0088605C" w:rsidRPr="002666F4">
        <w:rPr>
          <w:rFonts w:ascii="Times" w:hAnsi="Times"/>
          <w:sz w:val="24"/>
          <w:szCs w:val="24"/>
        </w:rPr>
        <w:fldChar w:fldCharType="begin"/>
      </w:r>
      <w:r w:rsidR="005E2031">
        <w:rPr>
          <w:rFonts w:ascii="Times" w:hAnsi="Times"/>
          <w:sz w:val="24"/>
          <w:szCs w:val="24"/>
        </w:rPr>
        <w:instrText xml:space="preserve"> ADDIN PAPERS2_CITATIONS &lt;citation&gt;&lt;uuid&gt;3DA43E31-4FCD-4C21-AD00-BA6D5DE8FD75&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2666F4">
        <w:rPr>
          <w:rFonts w:ascii="Times" w:hAnsi="Times"/>
          <w:sz w:val="24"/>
          <w:szCs w:val="24"/>
        </w:rPr>
        <w:fldChar w:fldCharType="separate"/>
      </w:r>
      <w:r w:rsidR="00C366D9" w:rsidRPr="002666F4">
        <w:rPr>
          <w:rFonts w:ascii="Times" w:hAnsi="Times" w:cs="Cambria"/>
          <w:sz w:val="24"/>
          <w:szCs w:val="24"/>
        </w:rPr>
        <w:t>(Mitchell et al., 2006)</w:t>
      </w:r>
      <w:r w:rsidR="0088605C" w:rsidRPr="002666F4">
        <w:rPr>
          <w:rFonts w:ascii="Times" w:hAnsi="Times"/>
          <w:sz w:val="24"/>
          <w:szCs w:val="24"/>
        </w:rPr>
        <w:fldChar w:fldCharType="end"/>
      </w:r>
      <w:r w:rsidR="00701FA8" w:rsidRPr="00070689">
        <w:rPr>
          <w:rFonts w:ascii="Times" w:hAnsi="Times"/>
          <w:sz w:val="24"/>
          <w:szCs w:val="24"/>
        </w:rPr>
        <w:t xml:space="preserve"> and </w:t>
      </w:r>
      <w:ins w:id="961" w:author="Alejandro De La Vega" w:date="2016-02-06T22:01:00Z">
        <w:r w:rsidR="00F808EC" w:rsidRPr="002666F4">
          <w:rPr>
            <w:rFonts w:ascii="Times" w:hAnsi="Times"/>
            <w:sz w:val="24"/>
            <w:szCs w:val="24"/>
          </w:rPr>
          <w:t>consistent with its robust</w:t>
        </w:r>
      </w:ins>
      <w:r w:rsidR="00701FA8" w:rsidRPr="00E5257A">
        <w:rPr>
          <w:rFonts w:ascii="Times" w:hAnsi="Times"/>
          <w:sz w:val="24"/>
          <w:szCs w:val="24"/>
        </w:rPr>
        <w:t xml:space="preserve"> </w:t>
      </w:r>
      <w:r w:rsidR="00D320A0" w:rsidRPr="00E5257A">
        <w:rPr>
          <w:rFonts w:ascii="Times" w:hAnsi="Times"/>
          <w:sz w:val="24"/>
          <w:szCs w:val="24"/>
        </w:rPr>
        <w:t>co-activation with TPJ</w:t>
      </w:r>
      <w:ins w:id="962" w:author="Alejandro De La Vega" w:date="2016-02-06T22:01:00Z">
        <w:r w:rsidR="00F808EC" w:rsidRPr="00E5257A">
          <w:rPr>
            <w:rFonts w:ascii="Times" w:hAnsi="Times"/>
            <w:sz w:val="24"/>
            <w:szCs w:val="24"/>
          </w:rPr>
          <w:t>--</w:t>
        </w:r>
      </w:ins>
      <w:r w:rsidR="00D320A0" w:rsidRPr="00070689">
        <w:rPr>
          <w:rFonts w:ascii="Times" w:hAnsi="Times"/>
          <w:sz w:val="24"/>
          <w:szCs w:val="24"/>
        </w:rPr>
        <w:t xml:space="preserve"> a region </w:t>
      </w:r>
      <w:r w:rsidR="00701FA8" w:rsidRPr="00070689">
        <w:rPr>
          <w:rFonts w:ascii="Times" w:hAnsi="Times"/>
          <w:sz w:val="24"/>
          <w:szCs w:val="24"/>
        </w:rPr>
        <w:t xml:space="preserve">hypothesized </w:t>
      </w:r>
      <w:r w:rsidR="00D320A0" w:rsidRPr="00070689">
        <w:rPr>
          <w:rFonts w:ascii="Times" w:hAnsi="Times"/>
          <w:sz w:val="24"/>
          <w:szCs w:val="24"/>
        </w:rPr>
        <w:t xml:space="preserve">to be important for </w:t>
      </w:r>
      <w:proofErr w:type="spellStart"/>
      <w:r w:rsidR="00D320A0" w:rsidRPr="00070689">
        <w:rPr>
          <w:rFonts w:ascii="Times" w:hAnsi="Times"/>
          <w:sz w:val="24"/>
          <w:szCs w:val="24"/>
        </w:rPr>
        <w:t>mentalizing</w:t>
      </w:r>
      <w:proofErr w:type="spellEnd"/>
      <w:r w:rsidR="00D320A0" w:rsidRPr="00070689">
        <w:rPr>
          <w:rFonts w:ascii="Times" w:hAnsi="Times"/>
          <w:sz w:val="24"/>
          <w:szCs w:val="24"/>
        </w:rPr>
        <w:t xml:space="preserve"> </w:t>
      </w:r>
      <w:r w:rsidR="0088605C" w:rsidRPr="002666F4">
        <w:rPr>
          <w:rFonts w:ascii="Times" w:hAnsi="Times"/>
          <w:sz w:val="24"/>
          <w:szCs w:val="24"/>
        </w:rPr>
        <w:fldChar w:fldCharType="begin"/>
      </w:r>
      <w:r w:rsidR="005E2031">
        <w:rPr>
          <w:rFonts w:ascii="Times" w:hAnsi="Times"/>
          <w:sz w:val="24"/>
          <w:szCs w:val="24"/>
        </w:rPr>
        <w:instrText xml:space="preserve"> ADDIN PAPERS2_CITATIONS &lt;citation&gt;&lt;uuid&gt;2B6871AC-A676-4BF3-A38E-C045DC78347A&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2666F4">
        <w:rPr>
          <w:rFonts w:ascii="Times" w:hAnsi="Times"/>
          <w:sz w:val="24"/>
          <w:szCs w:val="24"/>
        </w:rPr>
        <w:fldChar w:fldCharType="separate"/>
      </w:r>
      <w:r w:rsidR="00C366D9" w:rsidRPr="002666F4">
        <w:rPr>
          <w:rFonts w:ascii="Times" w:hAnsi="Times" w:cs="Cambria"/>
          <w:sz w:val="24"/>
          <w:szCs w:val="24"/>
        </w:rPr>
        <w:t>(Baumgartner et al., 2012</w:t>
      </w:r>
      <w:ins w:id="963" w:author="Alejandro De La Vega" w:date="2016-03-14T20:36:00Z">
        <w:r w:rsidR="00766709">
          <w:rPr>
            <w:rFonts w:ascii="Times" w:hAnsi="Times" w:cs="Cambria"/>
            <w:sz w:val="24"/>
            <w:szCs w:val="24"/>
          </w:rPr>
          <w:t>)</w:t>
        </w:r>
      </w:ins>
      <w:r w:rsidR="0088605C" w:rsidRPr="002666F4">
        <w:rPr>
          <w:rFonts w:ascii="Times" w:hAnsi="Times"/>
          <w:sz w:val="24"/>
          <w:szCs w:val="24"/>
        </w:rPr>
        <w:fldChar w:fldCharType="end"/>
      </w:r>
      <w:r w:rsidR="00D320A0" w:rsidRPr="00070689">
        <w:rPr>
          <w:rFonts w:ascii="Times" w:hAnsi="Times"/>
          <w:sz w:val="24"/>
          <w:szCs w:val="24"/>
        </w:rPr>
        <w:t xml:space="preserve">. </w:t>
      </w:r>
      <w:proofErr w:type="spellStart"/>
      <w:ins w:id="964" w:author="Alejandro De La Vega" w:date="2016-02-06T22:01:00Z">
        <w:r w:rsidR="00F808EC" w:rsidRPr="002666F4">
          <w:rPr>
            <w:rFonts w:ascii="Times" w:hAnsi="Times"/>
            <w:sz w:val="24"/>
            <w:szCs w:val="24"/>
          </w:rPr>
          <w:t>pgACC</w:t>
        </w:r>
        <w:proofErr w:type="spellEnd"/>
        <w:r w:rsidR="00F808EC" w:rsidRPr="002666F4">
          <w:rPr>
            <w:rFonts w:ascii="Times" w:hAnsi="Times"/>
            <w:sz w:val="24"/>
            <w:szCs w:val="24"/>
          </w:rPr>
          <w:t xml:space="preserve"> [A2]</w:t>
        </w:r>
      </w:ins>
      <w:r w:rsidR="00D320A0" w:rsidRPr="002666F4">
        <w:rPr>
          <w:rFonts w:ascii="Times" w:hAnsi="Times"/>
          <w:sz w:val="24"/>
          <w:szCs w:val="24"/>
        </w:rPr>
        <w:t xml:space="preserve"> showed a </w:t>
      </w:r>
      <w:r w:rsidR="00D320A0" w:rsidRPr="00E5257A">
        <w:rPr>
          <w:rFonts w:ascii="Times" w:hAnsi="Times"/>
          <w:sz w:val="24"/>
          <w:szCs w:val="24"/>
        </w:rPr>
        <w:t xml:space="preserve">less specific functional pattern, </w:t>
      </w:r>
      <w:r w:rsidR="007F249F" w:rsidRPr="00E5257A">
        <w:rPr>
          <w:rFonts w:ascii="Times" w:hAnsi="Times"/>
          <w:sz w:val="24"/>
          <w:szCs w:val="24"/>
        </w:rPr>
        <w:t>showing moderate associations</w:t>
      </w:r>
      <w:r w:rsidR="00DC48F7" w:rsidRPr="00E5257A">
        <w:rPr>
          <w:rFonts w:ascii="Times" w:hAnsi="Times"/>
          <w:sz w:val="24"/>
          <w:szCs w:val="24"/>
        </w:rPr>
        <w:t xml:space="preserve"> </w:t>
      </w:r>
      <w:r w:rsidR="00820D99" w:rsidRPr="00070689">
        <w:rPr>
          <w:rFonts w:ascii="Times" w:hAnsi="Times"/>
          <w:sz w:val="24"/>
          <w:szCs w:val="24"/>
        </w:rPr>
        <w:t xml:space="preserve">with </w:t>
      </w:r>
      <w:r w:rsidR="00701FA8" w:rsidRPr="00070689">
        <w:rPr>
          <w:rFonts w:ascii="Times" w:hAnsi="Times"/>
          <w:sz w:val="24"/>
          <w:szCs w:val="24"/>
        </w:rPr>
        <w:t xml:space="preserve">both </w:t>
      </w:r>
      <w:r w:rsidR="00D320A0" w:rsidRPr="00070689">
        <w:rPr>
          <w:rFonts w:ascii="Times" w:hAnsi="Times"/>
          <w:sz w:val="24"/>
          <w:szCs w:val="24"/>
        </w:rPr>
        <w:t>affective processe</w:t>
      </w:r>
      <w:r w:rsidR="00B74212" w:rsidRPr="00070689">
        <w:rPr>
          <w:rFonts w:ascii="Times" w:hAnsi="Times"/>
          <w:sz w:val="24"/>
          <w:szCs w:val="24"/>
        </w:rPr>
        <w:t>s</w:t>
      </w:r>
      <w:r w:rsidR="00701FA8" w:rsidRPr="00070689">
        <w:rPr>
          <w:rFonts w:ascii="Times" w:hAnsi="Times"/>
          <w:sz w:val="24"/>
          <w:szCs w:val="24"/>
        </w:rPr>
        <w:t xml:space="preserve"> </w:t>
      </w:r>
      <w:r w:rsidR="003A1D42" w:rsidRPr="00070689">
        <w:rPr>
          <w:rFonts w:ascii="Times" w:hAnsi="Times"/>
          <w:sz w:val="24"/>
          <w:szCs w:val="24"/>
        </w:rPr>
        <w:t>and decision-making, perhaps</w:t>
      </w:r>
      <w:r w:rsidR="00D320A0" w:rsidRPr="00070689">
        <w:rPr>
          <w:rFonts w:ascii="Times" w:hAnsi="Times"/>
          <w:sz w:val="24"/>
          <w:szCs w:val="24"/>
        </w:rPr>
        <w:t xml:space="preserve"> consistent with descriptions of a default network ‘hub’ region in mPFC </w:t>
      </w:r>
      <w:r w:rsidR="0088605C" w:rsidRPr="002666F4">
        <w:rPr>
          <w:rFonts w:ascii="Times" w:hAnsi="Times"/>
          <w:sz w:val="24"/>
          <w:szCs w:val="24"/>
        </w:rPr>
        <w:fldChar w:fldCharType="begin"/>
      </w:r>
      <w:r w:rsidR="005E2031">
        <w:rPr>
          <w:rFonts w:ascii="Times" w:hAnsi="Times"/>
          <w:sz w:val="24"/>
          <w:szCs w:val="24"/>
        </w:rPr>
        <w:instrText xml:space="preserve"> ADDIN PAPERS2_CITATIONS &lt;citation&gt;&lt;uuid&gt;D1BD40B1-F829-471C-A5E5-8406FF5162CE&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2666F4">
        <w:rPr>
          <w:rFonts w:ascii="Times" w:hAnsi="Times"/>
          <w:sz w:val="24"/>
          <w:szCs w:val="24"/>
        </w:rPr>
        <w:fldChar w:fldCharType="separate"/>
      </w:r>
      <w:r w:rsidR="00C366D9" w:rsidRPr="002666F4">
        <w:rPr>
          <w:rFonts w:ascii="Times" w:hAnsi="Times" w:cs="Cambria"/>
          <w:sz w:val="24"/>
          <w:szCs w:val="24"/>
        </w:rPr>
        <w:t>(Andrews Hanna et al., 2010; van den Heuvel and Sporns, 2013)</w:t>
      </w:r>
      <w:r w:rsidR="0088605C" w:rsidRPr="002666F4">
        <w:rPr>
          <w:rFonts w:ascii="Times" w:hAnsi="Times"/>
          <w:sz w:val="24"/>
          <w:szCs w:val="24"/>
        </w:rPr>
        <w:fldChar w:fldCharType="end"/>
      </w:r>
      <w:r w:rsidR="003A1D42" w:rsidRPr="00070689">
        <w:rPr>
          <w:rFonts w:ascii="Times" w:hAnsi="Times"/>
          <w:sz w:val="24"/>
          <w:szCs w:val="24"/>
        </w:rPr>
        <w:t xml:space="preserve">. </w:t>
      </w:r>
      <w:r w:rsidR="00D320A0" w:rsidRPr="002666F4">
        <w:rPr>
          <w:rFonts w:ascii="Times" w:hAnsi="Times"/>
          <w:sz w:val="24"/>
          <w:szCs w:val="24"/>
        </w:rPr>
        <w:t>Finally</w:t>
      </w:r>
      <w:r w:rsidR="002E7CCC" w:rsidRPr="002666F4">
        <w:rPr>
          <w:rFonts w:ascii="Times" w:hAnsi="Times"/>
          <w:sz w:val="24"/>
          <w:szCs w:val="24"/>
        </w:rPr>
        <w:t>,</w:t>
      </w:r>
      <w:r w:rsidR="00D320A0" w:rsidRPr="002666F4">
        <w:rPr>
          <w:rFonts w:ascii="Times" w:hAnsi="Times"/>
          <w:sz w:val="24"/>
          <w:szCs w:val="24"/>
        </w:rPr>
        <w:t xml:space="preserve"> vmPFC </w:t>
      </w:r>
      <w:ins w:id="965" w:author="Alejandro De La Vega" w:date="2016-02-06T22:02:00Z">
        <w:r w:rsidR="00F808EC" w:rsidRPr="002666F4">
          <w:rPr>
            <w:rFonts w:ascii="Times" w:hAnsi="Times"/>
            <w:sz w:val="24"/>
            <w:szCs w:val="24"/>
          </w:rPr>
          <w:t xml:space="preserve">[A3] </w:t>
        </w:r>
      </w:ins>
      <w:r w:rsidR="00701FA8" w:rsidRPr="00E5257A">
        <w:rPr>
          <w:rFonts w:ascii="Times" w:hAnsi="Times"/>
          <w:sz w:val="24"/>
          <w:szCs w:val="24"/>
        </w:rPr>
        <w:t>was</w:t>
      </w:r>
      <w:r w:rsidR="00D320A0" w:rsidRPr="00E5257A">
        <w:rPr>
          <w:rFonts w:ascii="Times" w:hAnsi="Times"/>
          <w:sz w:val="24"/>
          <w:szCs w:val="24"/>
        </w:rPr>
        <w:t xml:space="preserve"> primarily associated </w:t>
      </w:r>
      <w:r w:rsidR="00AB4CCA" w:rsidRPr="00E5257A">
        <w:rPr>
          <w:rFonts w:ascii="Times" w:hAnsi="Times"/>
          <w:sz w:val="24"/>
          <w:szCs w:val="24"/>
        </w:rPr>
        <w:t xml:space="preserve">with </w:t>
      </w:r>
      <w:r w:rsidR="00AB4CCA" w:rsidRPr="00070689">
        <w:rPr>
          <w:rFonts w:ascii="Times" w:hAnsi="Times"/>
          <w:sz w:val="24"/>
          <w:szCs w:val="24"/>
        </w:rPr>
        <w:t>affect</w:t>
      </w:r>
      <w:r w:rsidR="00820D99" w:rsidRPr="00070689">
        <w:rPr>
          <w:rFonts w:ascii="Times" w:hAnsi="Times"/>
          <w:sz w:val="24"/>
          <w:szCs w:val="24"/>
        </w:rPr>
        <w:t xml:space="preserve">ive processes, such </w:t>
      </w:r>
      <w:r w:rsidR="00D320A0" w:rsidRPr="00070689">
        <w:rPr>
          <w:rFonts w:ascii="Times" w:hAnsi="Times"/>
          <w:sz w:val="24"/>
          <w:szCs w:val="24"/>
        </w:rPr>
        <w:t>as reward and fear</w:t>
      </w:r>
      <w:r w:rsidR="00701FA8" w:rsidRPr="00070689">
        <w:rPr>
          <w:rFonts w:ascii="Times" w:hAnsi="Times"/>
          <w:sz w:val="24"/>
          <w:szCs w:val="24"/>
        </w:rPr>
        <w:t xml:space="preserve">, consistent with its </w:t>
      </w:r>
      <w:r w:rsidR="003A13FB" w:rsidRPr="00070689">
        <w:rPr>
          <w:rFonts w:ascii="Times" w:hAnsi="Times"/>
          <w:sz w:val="24"/>
          <w:szCs w:val="24"/>
        </w:rPr>
        <w:t>robust</w:t>
      </w:r>
      <w:r w:rsidR="00D320A0" w:rsidRPr="00070689">
        <w:rPr>
          <w:rFonts w:ascii="Times" w:hAnsi="Times"/>
          <w:sz w:val="24"/>
          <w:szCs w:val="24"/>
        </w:rPr>
        <w:t xml:space="preserve"> </w:t>
      </w:r>
      <w:r w:rsidR="00701FA8" w:rsidRPr="00070689">
        <w:rPr>
          <w:rFonts w:ascii="Times" w:hAnsi="Times"/>
          <w:sz w:val="24"/>
          <w:szCs w:val="24"/>
        </w:rPr>
        <w:t xml:space="preserve">sub-cortical </w:t>
      </w:r>
      <w:r w:rsidR="00D320A0" w:rsidRPr="00070689">
        <w:rPr>
          <w:rFonts w:ascii="Times" w:hAnsi="Times"/>
          <w:sz w:val="24"/>
          <w:szCs w:val="24"/>
        </w:rPr>
        <w:t>co-</w:t>
      </w:r>
      <w:r w:rsidR="00701FA8" w:rsidRPr="00070689">
        <w:rPr>
          <w:rFonts w:ascii="Times" w:hAnsi="Times"/>
          <w:sz w:val="24"/>
          <w:szCs w:val="24"/>
        </w:rPr>
        <w:t>activation.</w:t>
      </w:r>
      <w:r w:rsidR="00D320A0" w:rsidRPr="00070689">
        <w:rPr>
          <w:rFonts w:ascii="Times" w:hAnsi="Times"/>
          <w:sz w:val="24"/>
          <w:szCs w:val="24"/>
        </w:rPr>
        <w:t xml:space="preserve"> </w:t>
      </w:r>
      <w:r w:rsidR="00701FA8" w:rsidRPr="00070689">
        <w:rPr>
          <w:rFonts w:ascii="Times" w:hAnsi="Times"/>
          <w:sz w:val="24"/>
          <w:szCs w:val="24"/>
        </w:rPr>
        <w:t>A</w:t>
      </w:r>
      <w:r w:rsidR="00D320A0" w:rsidRPr="00070689">
        <w:rPr>
          <w:rFonts w:ascii="Times" w:hAnsi="Times"/>
          <w:sz w:val="24"/>
          <w:szCs w:val="24"/>
        </w:rPr>
        <w:t xml:space="preserve">lthough some have characterized vmPFC as a ‘valuation’ system </w:t>
      </w:r>
      <w:r w:rsidR="00D320A0" w:rsidRPr="002666F4">
        <w:rPr>
          <w:rFonts w:ascii="Times" w:hAnsi="Times"/>
          <w:sz w:val="24"/>
          <w:szCs w:val="24"/>
        </w:rPr>
        <w:fldChar w:fldCharType="begin"/>
      </w:r>
      <w:r w:rsidR="005E2031">
        <w:rPr>
          <w:rFonts w:ascii="Times" w:hAnsi="Times"/>
          <w:sz w:val="24"/>
          <w:szCs w:val="24"/>
        </w:rPr>
        <w:instrText xml:space="preserve"> ADDIN PAPERS2_CITATIONS &lt;citation&gt;&lt;uuid&gt;48F35248-E437-42FE-AD59-03F37935D5FA&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2666F4">
        <w:rPr>
          <w:rFonts w:ascii="Times" w:hAnsi="Times"/>
          <w:sz w:val="24"/>
          <w:szCs w:val="24"/>
        </w:rPr>
        <w:fldChar w:fldCharType="separate"/>
      </w:r>
      <w:r w:rsidR="00C366D9" w:rsidRPr="002666F4">
        <w:rPr>
          <w:rFonts w:ascii="Times" w:hAnsi="Times" w:cs="Cambria"/>
          <w:sz w:val="24"/>
          <w:szCs w:val="24"/>
        </w:rPr>
        <w:t>(Lebreton et al., 2009)</w:t>
      </w:r>
      <w:r w:rsidR="00D320A0" w:rsidRPr="002666F4">
        <w:rPr>
          <w:rFonts w:ascii="Times" w:hAnsi="Times"/>
          <w:sz w:val="24"/>
          <w:szCs w:val="24"/>
        </w:rPr>
        <w:fldChar w:fldCharType="end"/>
      </w:r>
      <w:r w:rsidR="00D320A0" w:rsidRPr="00070689">
        <w:rPr>
          <w:rFonts w:ascii="Times" w:hAnsi="Times"/>
          <w:sz w:val="24"/>
          <w:szCs w:val="24"/>
        </w:rPr>
        <w:t xml:space="preserve">, </w:t>
      </w:r>
      <w:r w:rsidR="003A1D42" w:rsidRPr="002666F4">
        <w:rPr>
          <w:rFonts w:ascii="Times" w:hAnsi="Times"/>
          <w:sz w:val="24"/>
          <w:szCs w:val="24"/>
        </w:rPr>
        <w:t>our</w:t>
      </w:r>
      <w:r w:rsidR="00D320A0" w:rsidRPr="002666F4">
        <w:rPr>
          <w:rFonts w:ascii="Times" w:hAnsi="Times"/>
          <w:sz w:val="24"/>
          <w:szCs w:val="24"/>
        </w:rPr>
        <w:t xml:space="preserve"> results suggest that </w:t>
      </w:r>
      <w:r w:rsidR="003A1D42" w:rsidRPr="002666F4">
        <w:rPr>
          <w:rFonts w:ascii="Times" w:hAnsi="Times"/>
          <w:sz w:val="24"/>
          <w:szCs w:val="24"/>
        </w:rPr>
        <w:t>vmPFC</w:t>
      </w:r>
      <w:r w:rsidR="00D320A0" w:rsidRPr="002666F4">
        <w:rPr>
          <w:rFonts w:ascii="Times" w:hAnsi="Times"/>
          <w:sz w:val="24"/>
          <w:szCs w:val="24"/>
        </w:rPr>
        <w:t xml:space="preserve"> is equally important for </w:t>
      </w:r>
      <w:r w:rsidR="003A1D42" w:rsidRPr="00E5257A">
        <w:rPr>
          <w:rFonts w:ascii="Times" w:hAnsi="Times"/>
          <w:sz w:val="24"/>
          <w:szCs w:val="24"/>
        </w:rPr>
        <w:t xml:space="preserve">affective processes traditionally associated with the amygdala, </w:t>
      </w:r>
      <w:r w:rsidR="000B2530" w:rsidRPr="00070689">
        <w:rPr>
          <w:rFonts w:ascii="Times" w:hAnsi="Times"/>
          <w:sz w:val="24"/>
          <w:szCs w:val="24"/>
        </w:rPr>
        <w:t xml:space="preserve">such as fear. </w:t>
      </w:r>
      <w:r w:rsidR="008F21AC" w:rsidRPr="00070689">
        <w:rPr>
          <w:rFonts w:ascii="Times" w:hAnsi="Times"/>
          <w:sz w:val="24"/>
          <w:szCs w:val="24"/>
        </w:rPr>
        <w:t xml:space="preserve">vmPFC may play a </w:t>
      </w:r>
      <w:r w:rsidR="003A1D42" w:rsidRPr="00070689">
        <w:rPr>
          <w:rFonts w:ascii="Times" w:hAnsi="Times"/>
          <w:sz w:val="24"/>
          <w:szCs w:val="24"/>
        </w:rPr>
        <w:t xml:space="preserve">more </w:t>
      </w:r>
      <w:r w:rsidR="008F21AC" w:rsidRPr="00070689">
        <w:rPr>
          <w:rFonts w:ascii="Times" w:hAnsi="Times"/>
          <w:sz w:val="24"/>
          <w:szCs w:val="24"/>
        </w:rPr>
        <w:t xml:space="preserve">general role </w:t>
      </w:r>
      <w:r w:rsidR="007F3032" w:rsidRPr="00070689">
        <w:rPr>
          <w:rFonts w:ascii="Times" w:hAnsi="Times"/>
          <w:sz w:val="24"/>
          <w:szCs w:val="24"/>
        </w:rPr>
        <w:t xml:space="preserve">of </w:t>
      </w:r>
      <w:r w:rsidR="008F21AC" w:rsidRPr="00070689">
        <w:rPr>
          <w:rFonts w:ascii="Times" w:hAnsi="Times"/>
          <w:sz w:val="24"/>
          <w:szCs w:val="24"/>
        </w:rPr>
        <w:t xml:space="preserve">incorporating </w:t>
      </w:r>
      <w:r w:rsidR="007F3032" w:rsidRPr="00070689">
        <w:rPr>
          <w:rFonts w:ascii="Times" w:hAnsi="Times"/>
          <w:sz w:val="24"/>
          <w:szCs w:val="24"/>
        </w:rPr>
        <w:t>into the cortex</w:t>
      </w:r>
      <w:r w:rsidR="003A1D42" w:rsidRPr="00070689">
        <w:rPr>
          <w:rFonts w:ascii="Times" w:hAnsi="Times"/>
          <w:sz w:val="24"/>
          <w:szCs w:val="24"/>
        </w:rPr>
        <w:t xml:space="preserve"> various kinds</w:t>
      </w:r>
      <w:r w:rsidR="008F21AC" w:rsidRPr="00070689">
        <w:rPr>
          <w:rFonts w:ascii="Times" w:hAnsi="Times"/>
          <w:sz w:val="24"/>
          <w:szCs w:val="24"/>
        </w:rPr>
        <w:t xml:space="preserve"> of </w:t>
      </w:r>
      <w:r w:rsidR="003A1D42" w:rsidRPr="00070689">
        <w:rPr>
          <w:rFonts w:ascii="Times" w:hAnsi="Times"/>
          <w:sz w:val="24"/>
          <w:szCs w:val="24"/>
        </w:rPr>
        <w:t xml:space="preserve">sub-cortical </w:t>
      </w:r>
      <w:r w:rsidR="00D320A0" w:rsidRPr="00070689">
        <w:rPr>
          <w:rFonts w:ascii="Times" w:hAnsi="Times"/>
          <w:sz w:val="24"/>
          <w:szCs w:val="24"/>
        </w:rPr>
        <w:t xml:space="preserve">affective signals, while more dorsal regions may </w:t>
      </w:r>
      <w:r w:rsidR="00701FA8" w:rsidRPr="00070689">
        <w:rPr>
          <w:rFonts w:ascii="Times" w:hAnsi="Times"/>
          <w:sz w:val="24"/>
          <w:szCs w:val="24"/>
        </w:rPr>
        <w:t>integrate</w:t>
      </w:r>
      <w:r w:rsidR="00D320A0" w:rsidRPr="00070689">
        <w:rPr>
          <w:rFonts w:ascii="Times" w:hAnsi="Times"/>
          <w:sz w:val="24"/>
          <w:szCs w:val="24"/>
        </w:rPr>
        <w:t xml:space="preserve"> these signals</w:t>
      </w:r>
      <w:r w:rsidR="008F21AC" w:rsidRPr="00070689">
        <w:rPr>
          <w:rFonts w:ascii="Times" w:hAnsi="Times"/>
          <w:sz w:val="24"/>
          <w:szCs w:val="24"/>
        </w:rPr>
        <w:t xml:space="preserve"> with the rest of the default network</w:t>
      </w:r>
      <w:r w:rsidR="00D320A0" w:rsidRPr="00070689">
        <w:rPr>
          <w:rFonts w:ascii="Times" w:hAnsi="Times"/>
          <w:sz w:val="24"/>
          <w:szCs w:val="24"/>
        </w:rPr>
        <w:t xml:space="preserve"> </w:t>
      </w:r>
      <w:r w:rsidR="00D320A0" w:rsidRPr="002666F4">
        <w:rPr>
          <w:rFonts w:ascii="Times" w:hAnsi="Times"/>
          <w:sz w:val="24"/>
          <w:szCs w:val="24"/>
        </w:rPr>
        <w:fldChar w:fldCharType="begin"/>
      </w:r>
      <w:r w:rsidR="005E2031">
        <w:rPr>
          <w:rFonts w:ascii="Times" w:hAnsi="Times"/>
          <w:sz w:val="24"/>
          <w:szCs w:val="24"/>
        </w:rPr>
        <w:instrText xml:space="preserve"> ADDIN PAPERS2_CITATIONS &lt;citation&gt;&lt;uuid&gt;59333B0B-FB1C-4B43-AFC5-9F4BA48B5155&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2666F4">
        <w:rPr>
          <w:rFonts w:ascii="Times" w:hAnsi="Times"/>
          <w:sz w:val="24"/>
          <w:szCs w:val="24"/>
        </w:rPr>
        <w:fldChar w:fldCharType="separate"/>
      </w:r>
      <w:r w:rsidR="00C366D9" w:rsidRPr="002666F4">
        <w:rPr>
          <w:rFonts w:ascii="Times" w:hAnsi="Times" w:cs="Cambria"/>
          <w:sz w:val="24"/>
          <w:szCs w:val="24"/>
        </w:rPr>
        <w:t>(Roy et al., 2012)</w:t>
      </w:r>
      <w:r w:rsidR="00D320A0" w:rsidRPr="002666F4">
        <w:rPr>
          <w:rFonts w:ascii="Times" w:hAnsi="Times"/>
          <w:sz w:val="24"/>
          <w:szCs w:val="24"/>
        </w:rPr>
        <w:fldChar w:fldCharType="end"/>
      </w:r>
      <w:r w:rsidR="00D320A0" w:rsidRPr="00070689">
        <w:rPr>
          <w:rFonts w:ascii="Times" w:hAnsi="Times"/>
          <w:sz w:val="24"/>
          <w:szCs w:val="24"/>
        </w:rPr>
        <w:t>.</w:t>
      </w:r>
    </w:p>
    <w:p w14:paraId="4BDBFC4D" w14:textId="0719DA15" w:rsidR="00C93C59" w:rsidRDefault="00F808EC" w:rsidP="00DB1E40">
      <w:pPr>
        <w:pStyle w:val="Normal1"/>
        <w:ind w:firstLine="0"/>
        <w:rPr>
          <w:ins w:id="966" w:author="Alejandro De La Vega" w:date="2016-02-09T20:47:00Z"/>
          <w:rFonts w:ascii="Times" w:hAnsi="Times"/>
          <w:sz w:val="24"/>
          <w:szCs w:val="24"/>
        </w:rPr>
      </w:pPr>
      <w:ins w:id="967" w:author="Alejandro De La Vega" w:date="2016-02-06T22:02:00Z">
        <w:r w:rsidRPr="00DB1E40">
          <w:rPr>
            <w:rFonts w:ascii="Times" w:hAnsi="Times"/>
            <w:sz w:val="24"/>
            <w:szCs w:val="24"/>
          </w:rPr>
          <w:t xml:space="preserve">Future </w:t>
        </w:r>
      </w:ins>
      <w:ins w:id="968" w:author="Alejandro De La Vega" w:date="2016-02-08T21:45:00Z">
        <w:r w:rsidR="00647FA2" w:rsidRPr="00070689">
          <w:rPr>
            <w:rFonts w:ascii="Times" w:hAnsi="Times"/>
            <w:sz w:val="24"/>
            <w:szCs w:val="24"/>
          </w:rPr>
          <w:t>challenges</w:t>
        </w:r>
      </w:ins>
    </w:p>
    <w:p w14:paraId="6EC0DB71" w14:textId="1E8A2F37" w:rsidR="008977E3" w:rsidRDefault="008F43B2" w:rsidP="005E2031">
      <w:pPr>
        <w:pStyle w:val="Normal1"/>
        <w:ind w:firstLine="720"/>
        <w:rPr>
          <w:ins w:id="969" w:author="Alejandro De La Vega" w:date="2016-02-11T21:57:00Z"/>
          <w:rFonts w:ascii="Times" w:hAnsi="Times"/>
          <w:sz w:val="24"/>
          <w:szCs w:val="24"/>
        </w:rPr>
      </w:pPr>
      <w:ins w:id="970" w:author="Alejandro De La Vega" w:date="2016-02-11T21:40:00Z">
        <w:r w:rsidRPr="00DB1E40">
          <w:rPr>
            <w:rFonts w:ascii="Times" w:hAnsi="Times"/>
            <w:sz w:val="24"/>
            <w:szCs w:val="24"/>
          </w:rPr>
          <w:t xml:space="preserve">Despite this progress, a number of important challenges remain for future research. </w:t>
        </w:r>
      </w:ins>
      <w:ins w:id="971" w:author="Alejandro De La Vega" w:date="2016-02-11T21:37:00Z">
        <w:r w:rsidRPr="00DB1E40">
          <w:rPr>
            <w:rFonts w:ascii="Times" w:hAnsi="Times"/>
            <w:sz w:val="24"/>
            <w:szCs w:val="24"/>
          </w:rPr>
          <w:t>Although the present analyses revealed distinct functional profiles for each region in MFC, it i</w:t>
        </w:r>
        <w:r w:rsidRPr="00070689">
          <w:rPr>
            <w:rFonts w:ascii="Times" w:hAnsi="Times"/>
            <w:sz w:val="24"/>
            <w:szCs w:val="24"/>
          </w:rPr>
          <w:t xml:space="preserve">s notable </w:t>
        </w:r>
        <w:r w:rsidRPr="00BA5AB1">
          <w:rPr>
            <w:rFonts w:ascii="Times" w:hAnsi="Times"/>
            <w:sz w:val="24"/>
            <w:szCs w:val="24"/>
          </w:rPr>
          <w:t xml:space="preserve">that no region is selectively activated by a single psychological concept. This </w:t>
        </w:r>
      </w:ins>
      <w:ins w:id="972" w:author="Alejandro De La Vega" w:date="2016-02-11T21:40:00Z">
        <w:r w:rsidRPr="00BA5AB1">
          <w:rPr>
            <w:rFonts w:ascii="Times" w:hAnsi="Times"/>
            <w:sz w:val="24"/>
            <w:szCs w:val="24"/>
          </w:rPr>
          <w:t>functional diversity</w:t>
        </w:r>
      </w:ins>
      <w:ins w:id="973" w:author="Alejandro De La Vega" w:date="2016-02-11T21:37:00Z">
        <w:r w:rsidRPr="00665160">
          <w:rPr>
            <w:rFonts w:ascii="Times" w:hAnsi="Times"/>
            <w:sz w:val="24"/>
            <w:szCs w:val="24"/>
          </w:rPr>
          <w:t xml:space="preserve"> is evident in the</w:t>
        </w:r>
        <w:r w:rsidRPr="00665160">
          <w:rPr>
            <w:sz w:val="24"/>
            <w:szCs w:val="24"/>
          </w:rPr>
          <w:t xml:space="preserve"> </w:t>
        </w:r>
        <w:r w:rsidRPr="00BA5AB1">
          <w:rPr>
            <w:rFonts w:ascii="Times" w:hAnsi="Times"/>
            <w:sz w:val="24"/>
            <w:szCs w:val="24"/>
          </w:rPr>
          <w:t>observation that at least two distinct topics significantly predict activation in each cluster and</w:t>
        </w:r>
        <w:r w:rsidRPr="00DB1E40">
          <w:rPr>
            <w:rFonts w:ascii="Times" w:hAnsi="Times"/>
            <w:sz w:val="24"/>
            <w:szCs w:val="24"/>
          </w:rPr>
          <w:t xml:space="preserve"> the poor ability of our classifier’s to predict activation using only the </w:t>
        </w:r>
      </w:ins>
      <w:ins w:id="974" w:author="Alejandro De La Vega" w:date="2016-02-11T21:40:00Z">
        <w:r>
          <w:rPr>
            <w:rFonts w:ascii="Times" w:hAnsi="Times"/>
            <w:sz w:val="24"/>
            <w:szCs w:val="24"/>
          </w:rPr>
          <w:t>single</w:t>
        </w:r>
      </w:ins>
      <w:ins w:id="975" w:author="Alejandro De La Vega" w:date="2016-02-11T21:37:00Z">
        <w:r w:rsidRPr="00DB1E40">
          <w:rPr>
            <w:rFonts w:ascii="Times" w:hAnsi="Times"/>
            <w:sz w:val="24"/>
            <w:szCs w:val="24"/>
          </w:rPr>
          <w:t xml:space="preserve"> </w:t>
        </w:r>
      </w:ins>
      <w:ins w:id="976" w:author="Alejandro De La Vega" w:date="2016-02-11T21:40:00Z">
        <w:r>
          <w:rPr>
            <w:rFonts w:ascii="Times" w:hAnsi="Times"/>
            <w:sz w:val="24"/>
            <w:szCs w:val="24"/>
          </w:rPr>
          <w:t>most strongly</w:t>
        </w:r>
      </w:ins>
      <w:ins w:id="977" w:author="Alejandro De La Vega" w:date="2016-02-11T21:37:00Z">
        <w:r w:rsidRPr="00DB1E40">
          <w:rPr>
            <w:rFonts w:ascii="Times" w:hAnsi="Times"/>
            <w:sz w:val="24"/>
            <w:szCs w:val="24"/>
          </w:rPr>
          <w:t xml:space="preserve"> associated topic for each region. Our results suggest a complex many-to-many mapping between brain regions and cognitive processes, in in contrast to recent claims of functional selectivity in MFC </w:t>
        </w:r>
        <w:r w:rsidRPr="00DB1E40">
          <w:rPr>
            <w:rFonts w:ascii="Times" w:hAnsi="Times"/>
            <w:sz w:val="24"/>
            <w:szCs w:val="24"/>
          </w:rPr>
          <w:fldChar w:fldCharType="begin"/>
        </w:r>
      </w:ins>
      <w:r w:rsidR="005E2031">
        <w:rPr>
          <w:rFonts w:ascii="Times" w:hAnsi="Times"/>
          <w:sz w:val="24"/>
          <w:szCs w:val="24"/>
        </w:rPr>
        <w:instrText xml:space="preserve"> ADDIN PAPERS2_CITATIONS &lt;citation&gt;&lt;uuid&gt;A655F26F-A705-4DC6-9EF8-DA7695771B43&lt;/uuid&gt;&lt;priority&gt;39&lt;/priority&gt;&lt;publications&gt;&lt;publication&gt;&lt;uuid&gt;8CDAA2A2-A837-40D7-8590-D0ECDCE04FD8&lt;/uuid&gt;&lt;volume&gt;66&lt;/volume&gt;&lt;doi&gt;10.1146/annurev-psych-010213-115146&lt;/doi&gt;&lt;startpage&gt;601&lt;/startpage&gt;&lt;publication_date&gt;99201501051200000000222000&lt;/publication_date&gt;&lt;url&gt;http://www.annualreviews.org/doi/abs/10.1146/annurev-psych-010213-115146&lt;/url&gt;&lt;type&gt;400&lt;/type&gt;&lt;title&gt;Social Pain and the Brain: Controversies, Questions, and Where to Go from Here&lt;/title&gt;&lt;publisher&gt; Annual Reviews&lt;/publisher&gt;&lt;number&gt;1&lt;/number&gt;&lt;subtype&gt;400&lt;/subtype&gt;&lt;endpage&gt;629&lt;/endpage&gt;&lt;bundle&gt;&lt;publication&gt;&lt;url&gt;http://dx.doi.org&lt;/url&gt;&lt;title&gt;dx.doi.org&lt;/title&gt;&lt;type&gt;-100&lt;/type&gt;&lt;subtype&gt;-100&lt;/subtype&gt;&lt;uuid&gt;9FE6CE1D-F0B7-4CE0-8824-F3B60BCEFF9A&lt;/uuid&gt;&lt;/publication&gt;&lt;/bundle&gt;&lt;authors&gt;&lt;author&gt;&lt;firstName&gt;Naomi&lt;/firstName&gt;&lt;middleNames&gt;I&lt;/middleNames&gt;&lt;lastName&gt;Eisenberger&lt;/lastName&gt;&lt;/author&gt;&lt;/authors&gt;&lt;/publication&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ins w:id="978" w:author="Alejandro De La Vega" w:date="2016-02-11T21:37:00Z">
        <w:r w:rsidRPr="00DB1E40">
          <w:rPr>
            <w:rFonts w:ascii="Times" w:hAnsi="Times"/>
            <w:sz w:val="24"/>
            <w:szCs w:val="24"/>
          </w:rPr>
          <w:fldChar w:fldCharType="separate"/>
        </w:r>
        <w:r w:rsidRPr="00DB1E40">
          <w:rPr>
            <w:rFonts w:ascii="Times" w:hAnsi="Times" w:cs="Times"/>
            <w:sz w:val="24"/>
            <w:szCs w:val="24"/>
          </w:rPr>
          <w:t>(Eisenberger, 2015; Lieberman and Eisenberger, 2015)</w:t>
        </w:r>
        <w:r w:rsidRPr="00DB1E40">
          <w:rPr>
            <w:rFonts w:ascii="Times" w:hAnsi="Times"/>
            <w:sz w:val="24"/>
            <w:szCs w:val="24"/>
          </w:rPr>
          <w:fldChar w:fldCharType="end"/>
        </w:r>
        <w:r w:rsidRPr="00070689">
          <w:rPr>
            <w:rFonts w:ascii="Times" w:hAnsi="Times"/>
            <w:sz w:val="24"/>
            <w:szCs w:val="24"/>
          </w:rPr>
          <w:t xml:space="preserve">. </w:t>
        </w:r>
      </w:ins>
      <w:ins w:id="979" w:author="Alejandro De La Vega" w:date="2016-03-08T17:04:00Z">
        <w:r w:rsidR="00665160">
          <w:rPr>
            <w:rFonts w:ascii="Times" w:hAnsi="Times"/>
            <w:sz w:val="24"/>
            <w:szCs w:val="24"/>
          </w:rPr>
          <w:t>However, it has been previously suggested that functional specificity increases</w:t>
        </w:r>
      </w:ins>
      <w:ins w:id="980" w:author="Alejandro De La Vega" w:date="2016-03-08T17:05:00Z">
        <w:r w:rsidR="00665160">
          <w:rPr>
            <w:rFonts w:ascii="Times" w:hAnsi="Times"/>
            <w:sz w:val="24"/>
            <w:szCs w:val="24"/>
          </w:rPr>
          <w:t xml:space="preserve"> as with smaller regions of interest</w:t>
        </w:r>
      </w:ins>
      <w:ins w:id="981" w:author="Alejandro De La Vega" w:date="2016-03-08T17:04:00Z">
        <w:r w:rsidR="00665160">
          <w:rPr>
            <w:rFonts w:ascii="Times" w:hAnsi="Times"/>
            <w:sz w:val="24"/>
            <w:szCs w:val="24"/>
          </w:rPr>
          <w:t xml:space="preserve"> </w:t>
        </w:r>
        <w:r w:rsidR="00665160">
          <w:rPr>
            <w:rFonts w:ascii="Times" w:hAnsi="Times"/>
            <w:sz w:val="24"/>
            <w:szCs w:val="24"/>
          </w:rPr>
          <w:fldChar w:fldCharType="begin"/>
        </w:r>
      </w:ins>
      <w:r w:rsidR="005E2031">
        <w:rPr>
          <w:rFonts w:ascii="Times" w:hAnsi="Times"/>
          <w:sz w:val="24"/>
          <w:szCs w:val="24"/>
        </w:rPr>
        <w:instrText xml:space="preserve"> ADDIN PAPERS2_CITATIONS &lt;citation&gt;&lt;uuid&gt;430A66BB-900B-42CF-8E42-6899EE2103CF&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665160">
        <w:rPr>
          <w:rFonts w:ascii="Times" w:hAnsi="Times"/>
          <w:sz w:val="24"/>
          <w:szCs w:val="24"/>
        </w:rPr>
        <w:fldChar w:fldCharType="separate"/>
      </w:r>
      <w:ins w:id="982" w:author="Alejandro De La Vega" w:date="2016-03-14T20:32:00Z">
        <w:r w:rsidR="005E2031">
          <w:rPr>
            <w:rFonts w:ascii="Cambria" w:hAnsi="Cambria" w:cs="Cambria"/>
          </w:rPr>
          <w:t>(Poldrack, 2006)</w:t>
        </w:r>
      </w:ins>
      <w:ins w:id="983" w:author="Alejandro De La Vega" w:date="2016-03-08T17:04:00Z">
        <w:r w:rsidR="00665160">
          <w:rPr>
            <w:rFonts w:ascii="Times" w:hAnsi="Times"/>
            <w:sz w:val="24"/>
            <w:szCs w:val="24"/>
          </w:rPr>
          <w:fldChar w:fldCharType="end"/>
        </w:r>
      </w:ins>
      <w:ins w:id="984" w:author="Alejandro De La Vega" w:date="2016-03-08T17:42:00Z">
        <w:r w:rsidR="00665160">
          <w:rPr>
            <w:rFonts w:ascii="Times" w:hAnsi="Times"/>
            <w:sz w:val="24"/>
            <w:szCs w:val="24"/>
          </w:rPr>
          <w:t xml:space="preserve">; as such additional researcher with greater spatial resolution is needed to determine if there indeed </w:t>
        </w:r>
      </w:ins>
      <w:ins w:id="985" w:author="Alejandro De La Vega" w:date="2016-03-08T17:05:00Z">
        <w:r w:rsidR="00665160">
          <w:rPr>
            <w:rFonts w:ascii="Times" w:hAnsi="Times"/>
            <w:sz w:val="24"/>
            <w:szCs w:val="24"/>
          </w:rPr>
          <w:t>small</w:t>
        </w:r>
      </w:ins>
      <w:ins w:id="986" w:author="Alejandro De La Vega" w:date="2016-02-11T21:37:00Z">
        <w:r w:rsidRPr="00DB1E40">
          <w:rPr>
            <w:rFonts w:ascii="Times" w:hAnsi="Times"/>
            <w:sz w:val="24"/>
            <w:szCs w:val="24"/>
          </w:rPr>
          <w:t xml:space="preserve"> ‘islands of specialization’ </w:t>
        </w:r>
      </w:ins>
      <w:ins w:id="987" w:author="Alejandro De La Vega" w:date="2016-03-08T17:05:00Z">
        <w:r w:rsidR="00665160">
          <w:rPr>
            <w:rFonts w:ascii="Times" w:hAnsi="Times"/>
            <w:sz w:val="24"/>
            <w:szCs w:val="24"/>
          </w:rPr>
          <w:t xml:space="preserve">exist </w:t>
        </w:r>
      </w:ins>
      <w:ins w:id="988" w:author="Alejandro De La Vega" w:date="2016-02-11T21:43:00Z">
        <w:r>
          <w:rPr>
            <w:rFonts w:ascii="Times" w:hAnsi="Times"/>
            <w:sz w:val="24"/>
            <w:szCs w:val="24"/>
          </w:rPr>
          <w:fldChar w:fldCharType="begin"/>
        </w:r>
      </w:ins>
      <w:r w:rsidR="005E2031">
        <w:rPr>
          <w:rFonts w:ascii="Times" w:hAnsi="Times"/>
          <w:sz w:val="24"/>
          <w:szCs w:val="24"/>
        </w:rPr>
        <w:instrText xml:space="preserve"> ADDIN PAPERS2_CITATIONS &lt;citation&gt;&lt;uuid&gt;230BBFA2-BADD-47AD-9600-090F76D57647&lt;/uuid&gt;&lt;priority&gt;0&lt;/priority&gt;&lt;publications&gt;&lt;publication&gt;&lt;publication_date&gt;99201409231200000000222000&lt;/publication_date&gt;&lt;doi&gt;10.1093/cercor/bhu217&lt;/doi&gt;&lt;title&gt;Functional Specialization and Flexibility in Human Association Cortex&lt;/title&gt;&lt;uuid&gt;91A23747-3693-45A6-9C8F-26457D2CBA64&lt;/uuid&gt;&lt;subtype&gt;400&lt;/subtype&gt;&lt;type&gt;400&lt;/type&gt;&lt;url&gt;http://www.cercor.oxfordjournals.org/cgi/doi/10.1093/cercor/bhu217&lt;/url&gt;&lt;bundle&gt;&lt;publication&gt;&lt;publisher&gt;Oxford University Press&lt;/publisher&gt;&lt;title&gt;Cerebral Cortex&lt;/title&gt;&lt;type&gt;-100&lt;/type&gt;&lt;subtype&gt;-100&lt;/subtype&gt;&lt;uuid&gt;1794EEFC-0112-4B9A-99D2-F2AC6DEDAC7F&lt;/uuid&gt;&lt;/publication&gt;&lt;/bundle&gt;&lt;authors&gt;&lt;author&gt;&lt;firstName&gt;B&lt;/firstName&gt;&lt;middleNames&gt;T T&lt;/middleNames&gt;&lt;lastName&gt;Yeo&lt;/lastName&gt;&lt;/author&gt;&lt;author&gt;&lt;firstName&gt;F&lt;/firstName&gt;&lt;middleNames&gt;M&lt;/middleNames&gt;&lt;lastName&gt;Krienen&lt;/lastName&gt;&lt;/author&gt;&lt;author&gt;&lt;firstName&gt;S&lt;/firstName&gt;&lt;middleNames&gt;B&lt;/middleNames&gt;&lt;lastName&gt;Eickhoff&lt;/lastName&gt;&lt;/author&gt;&lt;author&gt;&lt;firstName&gt;S&lt;/firstName&gt;&lt;middleNames&gt;N&lt;/middleNames&gt;&lt;lastName&gt;Yaakub&lt;/lastName&gt;&lt;/author&gt;&lt;author&gt;&lt;firstName&gt;P&lt;/firstName&gt;&lt;middleNames&gt;T&lt;/middleNames&gt;&lt;lastName&gt;Fox&lt;/lastName&gt;&lt;/author&gt;&lt;author&gt;&lt;firstName&gt;R&lt;/firstName&gt;&lt;middleNames&gt;L&lt;/middleNames&gt;&lt;lastName&gt;Buckner&lt;/lastName&gt;&lt;/author&gt;&lt;author&gt;&lt;firstName&gt;C&lt;/firstName&gt;&lt;middleNames&gt;L&lt;/middleNames&gt;&lt;lastName&gt;Asplund&lt;/lastName&gt;&lt;/author&gt;&lt;author&gt;&lt;firstName&gt;M&lt;/firstName&gt;&lt;middleNames&gt;W L&lt;/middleNames&gt;&lt;lastName&gt;Chee&lt;/lastName&gt;&lt;/author&gt;&lt;/authors&gt;&lt;/publication&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Pr>
          <w:rFonts w:ascii="Times" w:hAnsi="Times"/>
          <w:sz w:val="24"/>
          <w:szCs w:val="24"/>
        </w:rPr>
        <w:fldChar w:fldCharType="separate"/>
      </w:r>
      <w:ins w:id="989" w:author="Alejandro De La Vega" w:date="2016-02-11T21:57:00Z">
        <w:r w:rsidR="008977E3">
          <w:rPr>
            <w:rFonts w:ascii="Cambria" w:hAnsi="Cambria" w:cs="Cambria"/>
          </w:rPr>
          <w:t>(Anderson et al., 2013; Yeo et al., 2014)</w:t>
        </w:r>
      </w:ins>
      <w:ins w:id="990" w:author="Alejandro De La Vega" w:date="2016-02-11T21:43:00Z">
        <w:r>
          <w:rPr>
            <w:rFonts w:ascii="Times" w:hAnsi="Times"/>
            <w:sz w:val="24"/>
            <w:szCs w:val="24"/>
          </w:rPr>
          <w:fldChar w:fldCharType="end"/>
        </w:r>
        <w:r>
          <w:rPr>
            <w:rFonts w:ascii="Times" w:hAnsi="Times"/>
            <w:sz w:val="24"/>
            <w:szCs w:val="24"/>
          </w:rPr>
          <w:t>.</w:t>
        </w:r>
        <w:r w:rsidR="0058308B">
          <w:rPr>
            <w:rFonts w:ascii="Times" w:hAnsi="Times"/>
            <w:sz w:val="24"/>
            <w:szCs w:val="24"/>
          </w:rPr>
          <w:t xml:space="preserve"> </w:t>
        </w:r>
      </w:ins>
    </w:p>
    <w:p w14:paraId="470872EB" w14:textId="0515EDA9" w:rsidR="008F43B2" w:rsidRDefault="0058308B" w:rsidP="005E2031">
      <w:pPr>
        <w:pStyle w:val="Normal1"/>
        <w:ind w:firstLine="720"/>
        <w:rPr>
          <w:ins w:id="991" w:author="Alejandro De La Vega" w:date="2016-02-11T21:37:00Z"/>
          <w:rFonts w:ascii="Times" w:hAnsi="Times"/>
          <w:sz w:val="24"/>
          <w:szCs w:val="24"/>
        </w:rPr>
      </w:pPr>
      <w:ins w:id="992" w:author="Alejandro De La Vega" w:date="2016-03-08T18:42:00Z">
        <w:r>
          <w:rPr>
            <w:rFonts w:ascii="Times" w:hAnsi="Times"/>
            <w:sz w:val="24"/>
            <w:szCs w:val="24"/>
          </w:rPr>
          <w:t>Although</w:t>
        </w:r>
      </w:ins>
      <w:ins w:id="993" w:author="Alejandro De La Vega" w:date="2016-03-08T17:42:00Z">
        <w:r w:rsidR="00665160">
          <w:rPr>
            <w:rFonts w:ascii="Times" w:hAnsi="Times"/>
            <w:sz w:val="24"/>
            <w:szCs w:val="24"/>
          </w:rPr>
          <w:t xml:space="preserve"> the present results provide a comprehensive snapshot MFC</w:t>
        </w:r>
      </w:ins>
      <w:ins w:id="994" w:author="Alejandro De La Vega" w:date="2016-03-14T20:07:00Z">
        <w:r w:rsidR="005E2031">
          <w:rPr>
            <w:rFonts w:ascii="Times" w:hAnsi="Times"/>
            <w:sz w:val="24"/>
            <w:szCs w:val="24"/>
          </w:rPr>
          <w:t xml:space="preserve"> function</w:t>
        </w:r>
      </w:ins>
      <w:ins w:id="995" w:author="Alejandro De La Vega" w:date="2016-03-08T17:42:00Z">
        <w:r w:rsidR="00665160">
          <w:rPr>
            <w:rFonts w:ascii="Times" w:hAnsi="Times"/>
            <w:sz w:val="24"/>
            <w:szCs w:val="24"/>
          </w:rPr>
          <w:t xml:space="preserve">, </w:t>
        </w:r>
      </w:ins>
      <w:ins w:id="996" w:author="Alejandro De La Vega" w:date="2016-02-11T21:46:00Z">
        <w:r w:rsidR="008F43B2">
          <w:rPr>
            <w:rFonts w:ascii="Times" w:hAnsi="Times"/>
            <w:sz w:val="24"/>
            <w:szCs w:val="24"/>
          </w:rPr>
          <w:t xml:space="preserve">many have argued that </w:t>
        </w:r>
      </w:ins>
      <w:ins w:id="997" w:author="Alejandro De La Vega" w:date="2016-02-11T21:44:00Z">
        <w:r w:rsidR="008F43B2">
          <w:rPr>
            <w:rFonts w:ascii="Times" w:hAnsi="Times"/>
            <w:sz w:val="24"/>
            <w:szCs w:val="24"/>
          </w:rPr>
          <w:t>brain regions dynamically assume different roles</w:t>
        </w:r>
      </w:ins>
      <w:ins w:id="998" w:author="Alejandro De La Vega" w:date="2016-02-11T21:54:00Z">
        <w:r w:rsidR="008F43B2">
          <w:rPr>
            <w:rFonts w:ascii="Times" w:hAnsi="Times"/>
            <w:sz w:val="24"/>
            <w:szCs w:val="24"/>
          </w:rPr>
          <w:t xml:space="preserve"> </w:t>
        </w:r>
        <w:r w:rsidR="008F43B2">
          <w:rPr>
            <w:rFonts w:ascii="Times" w:hAnsi="Times"/>
            <w:sz w:val="24"/>
            <w:szCs w:val="24"/>
          </w:rPr>
          <w:fldChar w:fldCharType="begin"/>
        </w:r>
      </w:ins>
      <w:r w:rsidR="005E2031">
        <w:rPr>
          <w:rFonts w:ascii="Times" w:hAnsi="Times"/>
          <w:sz w:val="24"/>
          <w:szCs w:val="24"/>
        </w:rPr>
        <w:instrText xml:space="preserve"> ADDIN PAPERS2_CITATIONS &lt;citation&gt;&lt;uuid&gt;AD5E7C18-9BC2-4A73-94C4-B2DB4C4E4520&lt;/uuid&gt;&lt;priority&gt;0&lt;/priority&gt;&lt;publications&gt;&lt;publication&gt;&lt;publication_date&gt;99201500001200000000200000&lt;/publication_date&gt;&lt;number&gt;38&lt;/number&gt;&lt;title&gt;The cognitive-emotional brain: Opportunitvnies and challenges for understanding neuropsychiatric disorders&lt;/title&gt;&lt;uuid&gt;D9EA4976-5660-4EE9-BE2C-38B28470D09A&lt;/uuid&gt;&lt;subtype&gt;400&lt;/subtype&gt;&lt;type&gt;400&lt;/type&gt;&lt;url&gt;http://search.proquest.com/openview/7a1c71f2ec1f31a6112debba5205a0f9/1?pq-origsite=gscholar&amp;amp;cbl=47829&lt;/url&gt;&lt;bundle&gt;&lt;publication&gt;&lt;publisher&gt;Cambridge University Press&lt;/publisher&gt;&lt;title&gt;Behavioral and Brain Sciences&lt;/title&gt;&lt;type&gt;-100&lt;/type&gt;&lt;subtype&gt;-100&lt;/subtype&gt;&lt;uuid&gt;89747A4B-A34C-4ED7-B27E-9E012D229556&lt;/uuid&gt;&lt;/publication&gt;&lt;/bundle&gt;&lt;authors&gt;&lt;author&gt;&lt;firstName&gt;Alexander&lt;/firstName&gt;&lt;middleNames&gt;J&lt;/middleNames&gt;&lt;lastName&gt;Shackman&lt;/lastName&gt;&lt;/author&gt;&lt;author&gt;&lt;firstName&gt;Andrew&lt;/firstName&gt;&lt;middleNames&gt;S&lt;/middleNames&gt;&lt;lastName&gt;Fox&lt;/lastName&gt;&lt;/author&gt;&lt;author&gt;&lt;firstName&gt;David&lt;/firstName&gt;&lt;middleNames&gt;A&lt;/middleNames&gt;&lt;lastName&gt;Seminowicz&lt;/lastName&gt;&lt;/author&gt;&lt;/authors&gt;&lt;/publication&gt;&lt;/publications&gt;&lt;cites&gt;&lt;/cites&gt;&lt;/citation&gt;</w:instrText>
      </w:r>
      <w:r w:rsidR="008F43B2">
        <w:rPr>
          <w:rFonts w:ascii="Times" w:hAnsi="Times"/>
          <w:sz w:val="24"/>
          <w:szCs w:val="24"/>
        </w:rPr>
        <w:fldChar w:fldCharType="separate"/>
      </w:r>
      <w:ins w:id="999" w:author="Alejandro De La Vega" w:date="2016-02-11T21:57:00Z">
        <w:r w:rsidR="008977E3">
          <w:rPr>
            <w:rFonts w:ascii="Cambria" w:hAnsi="Cambria" w:cs="Cambria"/>
          </w:rPr>
          <w:t>(Shackman et al., 2015)</w:t>
        </w:r>
      </w:ins>
      <w:ins w:id="1000" w:author="Alejandro De La Vega" w:date="2016-02-11T21:54:00Z">
        <w:r w:rsidR="008F43B2">
          <w:rPr>
            <w:rFonts w:ascii="Times" w:hAnsi="Times"/>
            <w:sz w:val="24"/>
            <w:szCs w:val="24"/>
          </w:rPr>
          <w:fldChar w:fldCharType="end"/>
        </w:r>
      </w:ins>
      <w:ins w:id="1001" w:author="Alejandro De La Vega" w:date="2016-02-11T21:51:00Z">
        <w:r w:rsidR="00665160">
          <w:rPr>
            <w:rFonts w:ascii="Times" w:hAnsi="Times"/>
            <w:sz w:val="24"/>
            <w:szCs w:val="24"/>
          </w:rPr>
          <w:t xml:space="preserve"> </w:t>
        </w:r>
        <w:r w:rsidR="008F43B2">
          <w:rPr>
            <w:rFonts w:ascii="Times" w:hAnsi="Times"/>
            <w:sz w:val="24"/>
            <w:szCs w:val="24"/>
          </w:rPr>
          <w:t xml:space="preserve">and </w:t>
        </w:r>
      </w:ins>
      <w:ins w:id="1002" w:author="Alejandro De La Vega" w:date="2016-03-08T17:43:00Z">
        <w:r w:rsidR="00665160">
          <w:rPr>
            <w:rFonts w:ascii="Times" w:hAnsi="Times"/>
            <w:sz w:val="24"/>
            <w:szCs w:val="24"/>
          </w:rPr>
          <w:t xml:space="preserve">modulate their connectivity </w:t>
        </w:r>
      </w:ins>
      <w:ins w:id="1003" w:author="Alejandro De La Vega" w:date="2016-03-14T20:01:00Z">
        <w:r w:rsidR="005E2031">
          <w:rPr>
            <w:rFonts w:ascii="Times" w:hAnsi="Times"/>
            <w:sz w:val="24"/>
            <w:szCs w:val="24"/>
          </w:rPr>
          <w:t xml:space="preserve">as a function of task demands </w:t>
        </w:r>
        <w:r w:rsidR="005E2031">
          <w:rPr>
            <w:rFonts w:ascii="Times" w:hAnsi="Times"/>
            <w:sz w:val="24"/>
            <w:szCs w:val="24"/>
          </w:rPr>
          <w:fldChar w:fldCharType="begin"/>
        </w:r>
      </w:ins>
      <w:r w:rsidR="005E2031">
        <w:rPr>
          <w:rFonts w:ascii="Times" w:hAnsi="Times"/>
          <w:sz w:val="24"/>
          <w:szCs w:val="24"/>
        </w:rPr>
        <w:instrText xml:space="preserve"> ADDIN PAPERS2_CITATIONS &lt;citation&gt;&lt;uuid&gt;7BE23E04-0ED0-4415-A0EB-A2CC955998D6&lt;/uuid&gt;&lt;priority&gt;0&lt;/priority&gt;&lt;publications&gt;&lt;publication&gt;&lt;volume&gt;83&lt;/volume&gt;&lt;publication_date&gt;99201407001200000000220000&lt;/publication_date&gt;&lt;number&gt;1&lt;/number&gt;&lt;doi&gt;10.1016/j.neuron.2014.05.014&lt;/doi&gt;&lt;startpage&gt;238&lt;/startpage&gt;&lt;title&gt;Intrinsic and Task-Evoked Network Architectures of the Human Brain&lt;/title&gt;&lt;uuid&gt;48796DFF-0B59-4B97-88C2-8A97DC13E6BB&lt;/uuid&gt;&lt;subtype&gt;400&lt;/subtype&gt;&lt;endpage&gt;251&lt;/endpage&gt;&lt;type&gt;400&lt;/type&gt;&lt;url&gt;http://linkinghub.elsevier.com/retrieve/pii/S0896627314004000&lt;/url&gt;&lt;bundle&gt;&lt;publication&gt;&lt;publisher&gt;Elsevier Inc.&lt;/publisher&gt;&lt;title&gt;Neuron&lt;/title&gt;&lt;type&gt;-100&lt;/type&gt;&lt;subtype&gt;-100&lt;/subtype&gt;&lt;uuid&gt;4F760053-710C-45E0-BDA8-53102C65B1F7&lt;/uuid&gt;&lt;/publication&gt;&lt;/bundle&gt;&lt;authors&gt;&lt;author&gt;&lt;firstName&gt;Michael&lt;/firstName&gt;&lt;middleNames&gt;W&lt;/middleNames&gt;&lt;lastName&gt;Cole&lt;/lastName&gt;&lt;/author&gt;&lt;author&gt;&lt;firstName&gt;Danielle&lt;/firstName&gt;&lt;middleNames&gt;S&lt;/middleNames&gt;&lt;lastName&gt;Bassett&lt;/lastName&gt;&lt;/author&gt;&lt;author&gt;&lt;firstName&gt;Jonathan&lt;/firstName&gt;&lt;middleNames&gt;D&lt;/middleNames&gt;&lt;lastName&gt;Power&lt;/lastName&gt;&lt;/author&gt;&lt;author&gt;&lt;firstName&gt;Todd&lt;/firstName&gt;&lt;middleNames&gt;S&lt;/middleNames&gt;&lt;lastName&gt;Braver&lt;/lastName&gt;&lt;/author&gt;&lt;author&gt;&lt;firstName&gt;Steven&lt;/firstName&gt;&lt;middleNames&gt;E&lt;/middleNames&gt;&lt;lastName&gt;Petersen&lt;/lastName&gt;&lt;/author&gt;&lt;/authors&gt;&lt;/publication&gt;&lt;publication&gt;&lt;volume&gt;11&lt;/volume&gt;&lt;publication_date&gt;99201512021200000000222000&lt;/publication_date&gt;&lt;number&gt;12&lt;/number&gt;&lt;doi&gt;10.1371/journal.pcbi.1004533&lt;/doi&gt;&lt;startpage&gt;e1004533&lt;/startpage&gt;&lt;title&gt;A Functional Cartography of Cognitive Systems&lt;/title&gt;&lt;uuid&gt;221D323D-6323-44DA-B8FB-39A438436AC5&lt;/uuid&gt;&lt;subtype&gt;400&lt;/subtype&gt;&lt;endpage&gt;26&lt;/endpage&gt;&lt;type&gt;400&lt;/type&gt;&lt;url&gt;http://dx.plos.org/10.1371/journal.pcbi.1004533&lt;/url&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firstName&gt;Christopher&lt;/firstName&gt;&lt;middleNames&gt;J&lt;/middleNames&gt;&lt;lastName&gt;Honey&lt;/lastName&gt;&lt;/author&gt;&lt;/editors&gt;&lt;/publication&gt;&lt;/publications&gt;&lt;cites&gt;&lt;/cites&gt;&lt;/citation&gt;</w:instrText>
      </w:r>
      <w:r w:rsidR="005E2031">
        <w:rPr>
          <w:rFonts w:ascii="Times" w:hAnsi="Times"/>
          <w:sz w:val="24"/>
          <w:szCs w:val="24"/>
        </w:rPr>
        <w:fldChar w:fldCharType="separate"/>
      </w:r>
      <w:ins w:id="1004" w:author="Alejandro De La Vega" w:date="2016-03-14T20:32:00Z">
        <w:r w:rsidR="005E2031">
          <w:rPr>
            <w:rFonts w:ascii="Cambria" w:hAnsi="Cambria" w:cs="Cambria"/>
          </w:rPr>
          <w:t>(Cole et al., 2014; Mattar et al., 2015)</w:t>
        </w:r>
      </w:ins>
      <w:ins w:id="1005" w:author="Alejandro De La Vega" w:date="2016-03-14T20:01:00Z">
        <w:r w:rsidR="005E2031">
          <w:rPr>
            <w:rFonts w:ascii="Times" w:hAnsi="Times"/>
            <w:sz w:val="24"/>
            <w:szCs w:val="24"/>
          </w:rPr>
          <w:fldChar w:fldCharType="end"/>
        </w:r>
      </w:ins>
      <w:ins w:id="1006" w:author="Alejandro De La Vega" w:date="2016-03-08T17:44:00Z">
        <w:r w:rsidR="00665160">
          <w:rPr>
            <w:rFonts w:ascii="Times" w:hAnsi="Times"/>
            <w:sz w:val="24"/>
            <w:szCs w:val="24"/>
          </w:rPr>
          <w:t>.</w:t>
        </w:r>
      </w:ins>
      <w:ins w:id="1007" w:author="Alejandro De La Vega" w:date="2016-03-14T20:02:00Z">
        <w:r w:rsidR="005E2031">
          <w:rPr>
            <w:rFonts w:ascii="Times" w:hAnsi="Times"/>
            <w:sz w:val="24"/>
            <w:szCs w:val="24"/>
          </w:rPr>
          <w:t xml:space="preserve"> </w:t>
        </w:r>
      </w:ins>
      <w:ins w:id="1008" w:author="Alejandro De La Vega" w:date="2016-03-14T20:03:00Z">
        <w:r w:rsidR="005E2031">
          <w:rPr>
            <w:rFonts w:ascii="Times" w:hAnsi="Times"/>
            <w:sz w:val="24"/>
            <w:szCs w:val="24"/>
          </w:rPr>
          <w:t xml:space="preserve"> Moreover, MCC is likely to be among the most </w:t>
        </w:r>
      </w:ins>
      <w:ins w:id="1009" w:author="Alejandro De La Vega" w:date="2016-03-14T20:06:00Z">
        <w:r w:rsidR="005E2031">
          <w:rPr>
            <w:rFonts w:ascii="Times" w:hAnsi="Times"/>
            <w:sz w:val="24"/>
            <w:szCs w:val="24"/>
          </w:rPr>
          <w:t>heterogeneous</w:t>
        </w:r>
      </w:ins>
      <w:ins w:id="1010" w:author="Alejandro De La Vega" w:date="2016-03-14T20:03:00Z">
        <w:r w:rsidR="005E2031">
          <w:rPr>
            <w:rFonts w:ascii="Times" w:hAnsi="Times"/>
            <w:sz w:val="24"/>
            <w:szCs w:val="24"/>
          </w:rPr>
          <w:t xml:space="preserve"> brain regions </w:t>
        </w:r>
      </w:ins>
      <w:ins w:id="1011" w:author="Alejandro De La Vega" w:date="2016-03-14T20:04:00Z">
        <w:r w:rsidR="005E2031">
          <w:rPr>
            <w:rFonts w:ascii="Times" w:hAnsi="Times"/>
            <w:sz w:val="24"/>
            <w:szCs w:val="24"/>
          </w:rPr>
          <w:fldChar w:fldCharType="begin"/>
        </w:r>
      </w:ins>
      <w:r w:rsidR="005E2031">
        <w:rPr>
          <w:rFonts w:ascii="Times" w:hAnsi="Times"/>
          <w:sz w:val="24"/>
          <w:szCs w:val="24"/>
        </w:rPr>
        <w:instrText xml:space="preserve"> ADDIN PAPERS2_CITATIONS &lt;citation&gt;&lt;uuid&gt;A9831969-BE5A-49F7-B01E-892BAE70CCB6&lt;/uuid&gt;&lt;priority&gt;0&lt;/priority&gt;&lt;publications&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sidR="005E2031">
        <w:rPr>
          <w:rFonts w:ascii="Times" w:hAnsi="Times"/>
          <w:sz w:val="24"/>
          <w:szCs w:val="24"/>
        </w:rPr>
        <w:fldChar w:fldCharType="separate"/>
      </w:r>
      <w:ins w:id="1012" w:author="Alejandro De La Vega" w:date="2016-03-14T20:32:00Z">
        <w:r w:rsidR="005E2031">
          <w:rPr>
            <w:rFonts w:ascii="Cambria" w:hAnsi="Cambria" w:cs="Cambria"/>
          </w:rPr>
          <w:t>(Anderson et al., 2013)</w:t>
        </w:r>
      </w:ins>
      <w:ins w:id="1013" w:author="Alejandro De La Vega" w:date="2016-03-14T20:04:00Z">
        <w:r w:rsidR="005E2031">
          <w:rPr>
            <w:rFonts w:ascii="Times" w:hAnsi="Times"/>
            <w:sz w:val="24"/>
            <w:szCs w:val="24"/>
          </w:rPr>
          <w:fldChar w:fldCharType="end"/>
        </w:r>
        <w:r w:rsidR="005E2031">
          <w:rPr>
            <w:rFonts w:ascii="Times" w:hAnsi="Times"/>
            <w:sz w:val="24"/>
            <w:szCs w:val="24"/>
          </w:rPr>
          <w:t xml:space="preserve"> as evidence</w:t>
        </w:r>
      </w:ins>
      <w:ins w:id="1014" w:author="Alejandro De La Vega" w:date="2016-03-14T20:05:00Z">
        <w:r w:rsidR="005E2031">
          <w:rPr>
            <w:rFonts w:ascii="Times" w:hAnsi="Times"/>
            <w:sz w:val="24"/>
            <w:szCs w:val="24"/>
          </w:rPr>
          <w:t>d</w:t>
        </w:r>
      </w:ins>
      <w:ins w:id="1015" w:author="Alejandro De La Vega" w:date="2016-03-14T20:04:00Z">
        <w:r w:rsidR="005E2031">
          <w:rPr>
            <w:rFonts w:ascii="Times" w:hAnsi="Times"/>
            <w:sz w:val="24"/>
            <w:szCs w:val="24"/>
          </w:rPr>
          <w:t xml:space="preserve"> by its very high activation rate</w:t>
        </w:r>
      </w:ins>
      <w:ins w:id="1016" w:author="Alejandro De La Vega" w:date="2016-03-14T20:05:00Z">
        <w:r w:rsidR="005E2031">
          <w:rPr>
            <w:rFonts w:ascii="Times" w:hAnsi="Times"/>
            <w:sz w:val="24"/>
            <w:szCs w:val="24"/>
          </w:rPr>
          <w:t xml:space="preserve"> </w:t>
        </w:r>
        <w:r w:rsidR="005E2031">
          <w:rPr>
            <w:rFonts w:ascii="Times" w:hAnsi="Times"/>
            <w:sz w:val="24"/>
            <w:szCs w:val="24"/>
          </w:rPr>
          <w:fldChar w:fldCharType="begin"/>
        </w:r>
      </w:ins>
      <w:r w:rsidR="005E2031">
        <w:rPr>
          <w:rFonts w:ascii="Times" w:hAnsi="Times"/>
          <w:sz w:val="24"/>
          <w:szCs w:val="24"/>
        </w:rPr>
        <w:instrText xml:space="preserve"> ADDIN PAPERS2_CITATIONS &lt;citation&gt;&lt;uuid&gt;C653647B-FB6D-4BBF-948A-8D615FDB4F6C&lt;/uuid&gt;&lt;priority&gt;0&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5E2031">
        <w:rPr>
          <w:rFonts w:ascii="Times" w:hAnsi="Times"/>
          <w:sz w:val="24"/>
          <w:szCs w:val="24"/>
        </w:rPr>
        <w:fldChar w:fldCharType="separate"/>
      </w:r>
      <w:ins w:id="1017" w:author="Alejandro De La Vega" w:date="2016-03-14T20:32:00Z">
        <w:r w:rsidR="005E2031">
          <w:rPr>
            <w:rFonts w:ascii="Cambria" w:hAnsi="Cambria" w:cs="Cambria"/>
          </w:rPr>
          <w:t>(Nelson et al., 2010a; Yarkoni et al., 2011)</w:t>
        </w:r>
      </w:ins>
      <w:ins w:id="1018" w:author="Alejandro De La Vega" w:date="2016-03-14T20:05:00Z">
        <w:r w:rsidR="005E2031">
          <w:rPr>
            <w:rFonts w:ascii="Times" w:hAnsi="Times"/>
            <w:sz w:val="24"/>
            <w:szCs w:val="24"/>
          </w:rPr>
          <w:fldChar w:fldCharType="end"/>
        </w:r>
        <w:r w:rsidR="005E2031">
          <w:rPr>
            <w:rFonts w:ascii="Times" w:hAnsi="Times"/>
            <w:sz w:val="24"/>
            <w:szCs w:val="24"/>
          </w:rPr>
          <w:t xml:space="preserve">. </w:t>
        </w:r>
      </w:ins>
      <w:ins w:id="1019" w:author="Alejandro De La Vega" w:date="2016-03-14T20:08:00Z">
        <w:r w:rsidR="005E2031">
          <w:rPr>
            <w:rFonts w:ascii="Times" w:hAnsi="Times"/>
            <w:sz w:val="24"/>
            <w:szCs w:val="24"/>
          </w:rPr>
          <w:t>Thus</w:t>
        </w:r>
      </w:ins>
      <w:ins w:id="1020" w:author="Alejandro De La Vega" w:date="2016-03-14T20:06:00Z">
        <w:r w:rsidR="005E2031">
          <w:rPr>
            <w:rFonts w:ascii="Times" w:hAnsi="Times"/>
            <w:sz w:val="24"/>
            <w:szCs w:val="24"/>
          </w:rPr>
          <w:t>, it is possible that</w:t>
        </w:r>
      </w:ins>
      <w:ins w:id="1021" w:author="Alejandro De La Vega" w:date="2016-03-14T20:07:00Z">
        <w:r w:rsidR="005E2031">
          <w:rPr>
            <w:rFonts w:ascii="Times" w:hAnsi="Times"/>
            <w:sz w:val="24"/>
            <w:szCs w:val="24"/>
          </w:rPr>
          <w:t xml:space="preserve"> the functional profiles presented herein represented an </w:t>
        </w:r>
      </w:ins>
      <w:ins w:id="1022" w:author="Alejandro De La Vega" w:date="2016-03-14T20:08:00Z">
        <w:r w:rsidR="005E2031">
          <w:rPr>
            <w:rFonts w:ascii="Times" w:hAnsi="Times"/>
            <w:sz w:val="24"/>
            <w:szCs w:val="24"/>
          </w:rPr>
          <w:t xml:space="preserve">‘average’; as such, regions may deviate from this average depending on task-demands. </w:t>
        </w:r>
      </w:ins>
      <w:ins w:id="1023" w:author="Alejandro De La Vega" w:date="2016-03-08T17:44:00Z">
        <w:r w:rsidR="00665160">
          <w:rPr>
            <w:rFonts w:ascii="Times" w:hAnsi="Times"/>
            <w:sz w:val="24"/>
            <w:szCs w:val="24"/>
          </w:rPr>
          <w:t>F</w:t>
        </w:r>
      </w:ins>
      <w:ins w:id="1024" w:author="Alejandro De La Vega" w:date="2016-02-11T21:49:00Z">
        <w:r w:rsidR="008F43B2">
          <w:rPr>
            <w:rFonts w:ascii="Times" w:hAnsi="Times"/>
            <w:sz w:val="24"/>
            <w:szCs w:val="24"/>
          </w:rPr>
          <w:t xml:space="preserve">or example, it’s possible that ventral MCC co-activates </w:t>
        </w:r>
      </w:ins>
      <w:ins w:id="1025" w:author="Alejandro De La Vega" w:date="2016-03-14T20:08:00Z">
        <w:r w:rsidR="005E2031">
          <w:rPr>
            <w:rFonts w:ascii="Times" w:hAnsi="Times"/>
            <w:sz w:val="24"/>
            <w:szCs w:val="24"/>
          </w:rPr>
          <w:t xml:space="preserve">more strongly </w:t>
        </w:r>
      </w:ins>
      <w:ins w:id="1026" w:author="Alejandro De La Vega" w:date="2016-02-11T21:49:00Z">
        <w:r w:rsidR="008F43B2">
          <w:rPr>
            <w:rFonts w:ascii="Times" w:hAnsi="Times"/>
            <w:sz w:val="24"/>
            <w:szCs w:val="24"/>
          </w:rPr>
          <w:t xml:space="preserve">with the amygdala during ‘fear’, but </w:t>
        </w:r>
      </w:ins>
      <w:ins w:id="1027" w:author="Alejandro De La Vega" w:date="2016-02-11T21:50:00Z">
        <w:r w:rsidR="008F43B2">
          <w:rPr>
            <w:rFonts w:ascii="Times" w:hAnsi="Times"/>
            <w:sz w:val="24"/>
            <w:szCs w:val="24"/>
          </w:rPr>
          <w:t>co-</w:t>
        </w:r>
      </w:ins>
      <w:ins w:id="1028" w:author="Alejandro De La Vega" w:date="2016-02-11T21:51:00Z">
        <w:r w:rsidR="008F43B2">
          <w:rPr>
            <w:rFonts w:ascii="Times" w:hAnsi="Times"/>
            <w:sz w:val="24"/>
            <w:szCs w:val="24"/>
          </w:rPr>
          <w:t>activates</w:t>
        </w:r>
      </w:ins>
      <w:ins w:id="1029" w:author="Alejandro De La Vega" w:date="2016-02-11T21:50:00Z">
        <w:r w:rsidR="008F43B2">
          <w:rPr>
            <w:rFonts w:ascii="Times" w:hAnsi="Times"/>
            <w:sz w:val="24"/>
            <w:szCs w:val="24"/>
          </w:rPr>
          <w:t xml:space="preserve"> with</w:t>
        </w:r>
      </w:ins>
      <w:ins w:id="1030" w:author="Alejandro De La Vega" w:date="2016-02-11T21:49:00Z">
        <w:r w:rsidR="008F43B2">
          <w:rPr>
            <w:rFonts w:ascii="Times" w:hAnsi="Times"/>
            <w:sz w:val="24"/>
            <w:szCs w:val="24"/>
          </w:rPr>
          <w:t xml:space="preserve"> posterior insula during </w:t>
        </w:r>
      </w:ins>
      <w:ins w:id="1031" w:author="Alejandro De La Vega" w:date="2016-02-11T21:50:00Z">
        <w:r w:rsidR="008F43B2">
          <w:rPr>
            <w:rFonts w:ascii="Times" w:hAnsi="Times"/>
            <w:sz w:val="24"/>
            <w:szCs w:val="24"/>
          </w:rPr>
          <w:t>‘pain’. An interesting avenue of future research will be to</w:t>
        </w:r>
      </w:ins>
      <w:ins w:id="1032" w:author="Alejandro De La Vega" w:date="2016-03-08T17:44:00Z">
        <w:r w:rsidR="00665160">
          <w:rPr>
            <w:rFonts w:ascii="Times" w:hAnsi="Times"/>
            <w:sz w:val="24"/>
            <w:szCs w:val="24"/>
          </w:rPr>
          <w:t xml:space="preserve"> precisely</w:t>
        </w:r>
      </w:ins>
      <w:ins w:id="1033" w:author="Alejandro De La Vega" w:date="2016-02-11T21:50:00Z">
        <w:r w:rsidR="008F43B2">
          <w:rPr>
            <w:rFonts w:ascii="Times" w:hAnsi="Times"/>
            <w:sz w:val="24"/>
            <w:szCs w:val="24"/>
          </w:rPr>
          <w:t xml:space="preserve"> </w:t>
        </w:r>
      </w:ins>
      <w:ins w:id="1034" w:author="Alejandro De La Vega" w:date="2016-02-11T21:51:00Z">
        <w:r w:rsidR="008F43B2">
          <w:rPr>
            <w:rFonts w:ascii="Times" w:hAnsi="Times"/>
            <w:sz w:val="24"/>
            <w:szCs w:val="24"/>
          </w:rPr>
          <w:t>characterize</w:t>
        </w:r>
      </w:ins>
      <w:ins w:id="1035" w:author="Alejandro De La Vega" w:date="2016-02-11T21:50:00Z">
        <w:r w:rsidR="008F43B2">
          <w:rPr>
            <w:rFonts w:ascii="Times" w:hAnsi="Times"/>
            <w:sz w:val="24"/>
            <w:szCs w:val="24"/>
          </w:rPr>
          <w:t xml:space="preserve"> </w:t>
        </w:r>
      </w:ins>
      <w:ins w:id="1036" w:author="Alejandro De La Vega" w:date="2016-03-14T20:09:00Z">
        <w:r w:rsidR="005E2031">
          <w:rPr>
            <w:rFonts w:ascii="Times" w:hAnsi="Times"/>
            <w:sz w:val="24"/>
            <w:szCs w:val="24"/>
          </w:rPr>
          <w:t>how co-activation and functional patterns of MCC change as a function of context</w:t>
        </w:r>
      </w:ins>
      <w:ins w:id="1037" w:author="Alejandro De La Vega" w:date="2016-02-11T21:50:00Z">
        <w:r w:rsidR="008F43B2">
          <w:rPr>
            <w:rFonts w:ascii="Times" w:hAnsi="Times"/>
            <w:sz w:val="24"/>
            <w:szCs w:val="24"/>
          </w:rPr>
          <w:t xml:space="preserve"> </w:t>
        </w:r>
      </w:ins>
      <w:ins w:id="1038" w:author="Alejandro De La Vega" w:date="2016-02-11T21:51:00Z">
        <w:r w:rsidR="008F43B2">
          <w:rPr>
            <w:rFonts w:ascii="Times" w:hAnsi="Times"/>
            <w:sz w:val="24"/>
            <w:szCs w:val="24"/>
          </w:rPr>
          <w:t>through large-scale meta-analysis and dynamic resting-</w:t>
        </w:r>
      </w:ins>
      <w:ins w:id="1039" w:author="Alejandro De La Vega" w:date="2016-02-11T21:55:00Z">
        <w:r w:rsidR="008F43B2">
          <w:rPr>
            <w:rFonts w:ascii="Times" w:hAnsi="Times"/>
            <w:sz w:val="24"/>
            <w:szCs w:val="24"/>
          </w:rPr>
          <w:t>state</w:t>
        </w:r>
      </w:ins>
      <w:ins w:id="1040" w:author="Alejandro De La Vega" w:date="2016-02-11T21:51:00Z">
        <w:r w:rsidR="008F43B2">
          <w:rPr>
            <w:rFonts w:ascii="Times" w:hAnsi="Times"/>
            <w:sz w:val="24"/>
            <w:szCs w:val="24"/>
          </w:rPr>
          <w:t xml:space="preserve"> functional connectivity</w:t>
        </w:r>
      </w:ins>
      <w:ins w:id="1041" w:author="Alejandro De La Vega" w:date="2016-02-11T21:55:00Z">
        <w:r w:rsidR="008F43B2">
          <w:rPr>
            <w:rFonts w:ascii="Times" w:hAnsi="Times"/>
            <w:sz w:val="24"/>
            <w:szCs w:val="24"/>
          </w:rPr>
          <w:t xml:space="preserve"> </w:t>
        </w:r>
        <w:r w:rsidR="008F43B2">
          <w:rPr>
            <w:rFonts w:ascii="Times" w:hAnsi="Times"/>
            <w:sz w:val="24"/>
            <w:szCs w:val="24"/>
          </w:rPr>
          <w:fldChar w:fldCharType="begin"/>
        </w:r>
      </w:ins>
      <w:r w:rsidR="005E2031">
        <w:rPr>
          <w:rFonts w:ascii="Times" w:hAnsi="Times"/>
          <w:sz w:val="24"/>
          <w:szCs w:val="24"/>
        </w:rPr>
        <w:instrText xml:space="preserve"> ADDIN PAPERS2_CITATIONS &lt;citation&gt;&lt;uuid&gt;AFA73F76-312F-44D9-8B72-B13829D6F4EF&lt;/uuid&gt;&lt;priority&gt;0&lt;/priority&gt;&lt;publications&gt;&lt;publication&gt;&lt;uuid&gt;B5A2C926-CA89-45F2-9A6F-3E5E78143BE6&lt;/uuid&gt;&lt;volume&gt;80&lt;/volume&gt;&lt;doi&gt;10.1016/j.neuroimage.2013.05.079&lt;/doi&gt;&lt;startpage&gt;360&lt;/startpage&gt;&lt;publication_date&gt;99201310151200000000222000&lt;/publication_date&gt;&lt;url&gt;http://dx.doi.org/10.1016/j.neuroimage.2013.05.079&lt;/url&gt;&lt;type&gt;400&lt;/type&gt;&lt;title&gt;Dynamic functional connectivity: Promise, issues, and interpretations&lt;/title&gt;&lt;publisher&gt;Elsevier Inc.&lt;/publisher&gt;&lt;number&gt;C&lt;/number&gt;&lt;subtype&gt;400&lt;/subtype&gt;&lt;endpage&gt;378&lt;/endpage&gt;&lt;bundle&gt;&lt;publication&gt;&lt;publisher&gt;Elsevier Inc.&lt;/publisher&gt;&lt;title&gt;NeuroImage&lt;/title&gt;&lt;type&gt;-100&lt;/type&gt;&lt;subtype&gt;-100&lt;/subtype&gt;&lt;uuid&gt;C999927C-B94A-48FA-98D1-0626ECBA674C&lt;/uuid&gt;&lt;/publication&gt;&lt;/bundle&gt;&lt;authors&gt;&lt;author&gt;&lt;firstName&gt;R&lt;/firstName&gt;&lt;middleNames&gt;Matthew&lt;/middleNames&gt;&lt;lastName&gt;Hutchison&lt;/lastName&gt;&lt;/author&gt;&lt;author&gt;&lt;firstName&gt;Thilo&lt;/firstName&gt;&lt;lastName&gt;Womelsdorf&lt;/lastName&gt;&lt;/author&gt;&lt;author&gt;&lt;firstName&gt;Elena&lt;/firstName&gt;&lt;middleNames&gt;A&lt;/middleNames&gt;&lt;lastName&gt;Allen&lt;/lastName&gt;&lt;/author&gt;&lt;author&gt;&lt;firstName&gt;Peter&lt;/firstName&gt;&lt;middleNames&gt;A&lt;/middleNames&gt;&lt;lastName&gt;Bandettini&lt;/lastName&gt;&lt;/author&gt;&lt;author&gt;&lt;firstName&gt;Vince&lt;/firstName&gt;&lt;middleNames&gt;D&lt;/middleNames&gt;&lt;lastName&gt;Calhoun&lt;/lastName&gt;&lt;/author&gt;&lt;author&gt;&lt;firstName&gt;Maurizio&lt;/firstName&gt;&lt;lastName&gt;Corbetta&lt;/lastName&gt;&lt;/author&gt;&lt;author&gt;&lt;firstName&gt;Stefania&lt;/firstName&gt;&lt;droppingParticle&gt;Della&lt;/droppingParticle&gt;&lt;lastName&gt;Penna&lt;/lastName&gt;&lt;/author&gt;&lt;author&gt;&lt;firstName&gt;Jeff&lt;/firstName&gt;&lt;middleNames&gt;H&lt;/middleNames&gt;&lt;lastName&gt;Duyn&lt;/lastName&gt;&lt;/author&gt;&lt;author&gt;&lt;firstName&gt;Gary&lt;/firstName&gt;&lt;middleNames&gt;H&lt;/middleNames&gt;&lt;lastName&gt;Glover&lt;/lastName&gt;&lt;/author&gt;&lt;author&gt;&lt;firstName&gt;Javier&lt;/firstName&gt;&lt;lastName&gt;Gonzalez-Castillo&lt;/lastName&gt;&lt;/author&gt;&lt;author&gt;&lt;firstName&gt;Daniel&lt;/firstName&gt;&lt;middleNames&gt;A&lt;/middleNames&gt;&lt;lastName&gt;Handwerker&lt;/lastName&gt;&lt;/author&gt;&lt;author&gt;&lt;firstName&gt;Shella&lt;/firstName&gt;&lt;lastName&gt;Keilholz&lt;/lastName&gt;&lt;/author&gt;&lt;author&gt;&lt;firstName&gt;Vesa&lt;/firstName&gt;&lt;lastName&gt;Kiviniemi&lt;/lastName&gt;&lt;/author&gt;&lt;author&gt;&lt;firstName&gt;David&lt;/firstName&gt;&lt;middleNames&gt;A&lt;/middleNames&gt;&lt;lastName&gt;Leopold&lt;/lastName&gt;&lt;/author&gt;&lt;author&gt;&lt;nonDroppingParticle&gt;de&lt;/nonDroppingParticle&gt;&lt;firstName&gt;Francesco&lt;/firstName&gt;&lt;lastName&gt;Pasquale&lt;/lastName&gt;&lt;/author&gt;&lt;author&gt;&lt;firstName&gt;Olaf&lt;/firstName&gt;&lt;lastName&gt;Sporns&lt;/lastName&gt;&lt;/author&gt;&lt;author&gt;&lt;firstName&gt;Martin&lt;/firstName&gt;&lt;lastName&gt;Walter&lt;/lastName&gt;&lt;/author&gt;&lt;author&gt;&lt;firstName&gt;Catie&lt;/firstName&gt;&lt;lastName&gt;Chang&lt;/lastName&gt;&lt;/author&gt;&lt;/authors&gt;&lt;/publication&gt;&lt;/publications&gt;&lt;cites&gt;&lt;/cites&gt;&lt;/citation&gt;</w:instrText>
      </w:r>
      <w:r w:rsidR="008F43B2">
        <w:rPr>
          <w:rFonts w:ascii="Times" w:hAnsi="Times"/>
          <w:sz w:val="24"/>
          <w:szCs w:val="24"/>
        </w:rPr>
        <w:fldChar w:fldCharType="separate"/>
      </w:r>
      <w:ins w:id="1042" w:author="Alejandro De La Vega" w:date="2016-02-11T21:57:00Z">
        <w:r w:rsidR="008977E3">
          <w:rPr>
            <w:rFonts w:ascii="Cambria" w:hAnsi="Cambria" w:cs="Cambria"/>
          </w:rPr>
          <w:t>(Hutchison et al., 2013)</w:t>
        </w:r>
      </w:ins>
      <w:ins w:id="1043" w:author="Alejandro De La Vega" w:date="2016-02-11T21:55:00Z">
        <w:r w:rsidR="008F43B2">
          <w:rPr>
            <w:rFonts w:ascii="Times" w:hAnsi="Times"/>
            <w:sz w:val="24"/>
            <w:szCs w:val="24"/>
          </w:rPr>
          <w:fldChar w:fldCharType="end"/>
        </w:r>
      </w:ins>
      <w:ins w:id="1044" w:author="Alejandro De La Vega" w:date="2016-02-11T21:51:00Z">
        <w:r w:rsidR="008F43B2">
          <w:rPr>
            <w:rFonts w:ascii="Times" w:hAnsi="Times"/>
            <w:sz w:val="24"/>
            <w:szCs w:val="24"/>
          </w:rPr>
          <w:t xml:space="preserve">. </w:t>
        </w:r>
      </w:ins>
    </w:p>
    <w:p w14:paraId="145D024C" w14:textId="22373947" w:rsidR="008F43B2" w:rsidRDefault="008F43B2">
      <w:pPr>
        <w:pStyle w:val="Normal1"/>
        <w:rPr>
          <w:ins w:id="1045" w:author="Alejandro De La Vega" w:date="2016-02-11T21:42:00Z"/>
          <w:rFonts w:ascii="Times" w:hAnsi="Times"/>
          <w:sz w:val="24"/>
          <w:szCs w:val="24"/>
        </w:rPr>
      </w:pPr>
      <w:ins w:id="1046" w:author="Alejandro De La Vega" w:date="2016-02-11T21:42:00Z">
        <w:r>
          <w:rPr>
            <w:rFonts w:ascii="Times" w:hAnsi="Times"/>
            <w:sz w:val="24"/>
            <w:szCs w:val="24"/>
          </w:rPr>
          <w:t xml:space="preserve">The present report </w:t>
        </w:r>
      </w:ins>
      <w:ins w:id="1047" w:author="Alejandro De La Vega" w:date="2016-03-14T20:09:00Z">
        <w:r w:rsidR="005E2031">
          <w:rPr>
            <w:rFonts w:ascii="Times" w:hAnsi="Times"/>
            <w:sz w:val="24"/>
            <w:szCs w:val="24"/>
          </w:rPr>
          <w:t xml:space="preserve">also </w:t>
        </w:r>
      </w:ins>
      <w:ins w:id="1048" w:author="Alejandro De La Vega" w:date="2016-02-11T21:42:00Z">
        <w:r>
          <w:rPr>
            <w:rFonts w:ascii="Times" w:hAnsi="Times"/>
            <w:sz w:val="24"/>
            <w:szCs w:val="24"/>
          </w:rPr>
          <w:t>provides several hypotheses that can be more carefully tested in future studies using the candidate psychological states presented here.</w:t>
        </w:r>
        <w:r w:rsidRPr="00070689">
          <w:rPr>
            <w:rFonts w:ascii="Times" w:hAnsi="Times"/>
            <w:sz w:val="24"/>
            <w:szCs w:val="24"/>
          </w:rPr>
          <w:t xml:space="preserve"> For example,</w:t>
        </w:r>
        <w:r>
          <w:rPr>
            <w:rFonts w:ascii="Times" w:hAnsi="Times"/>
            <w:sz w:val="24"/>
            <w:szCs w:val="24"/>
          </w:rPr>
          <w:t xml:space="preserve"> we observed that ventral MCC showed a greater preference for affect than dorsal MCC. However, it is difficult to localize these processes to precise </w:t>
        </w:r>
        <w:bookmarkStart w:id="1049" w:name="_GoBack"/>
        <w:bookmarkEnd w:id="1049"/>
        <w:r>
          <w:rPr>
            <w:rFonts w:ascii="Times" w:hAnsi="Times"/>
            <w:sz w:val="24"/>
            <w:szCs w:val="24"/>
          </w:rPr>
          <w:t xml:space="preserve">anatomical areas </w:t>
        </w:r>
        <w:r w:rsidRPr="00070689">
          <w:rPr>
            <w:rFonts w:ascii="Times" w:hAnsi="Times"/>
            <w:sz w:val="24"/>
            <w:szCs w:val="24"/>
          </w:rPr>
          <w:t xml:space="preserve">given the wide inter-subject variability in paracingulate anatomy </w:t>
        </w:r>
        <w:r w:rsidRPr="002666F4">
          <w:rPr>
            <w:rFonts w:ascii="Times" w:hAnsi="Times"/>
            <w:sz w:val="24"/>
            <w:szCs w:val="24"/>
          </w:rPr>
          <w:fldChar w:fldCharType="begin"/>
        </w:r>
      </w:ins>
      <w:r w:rsidR="005E2031">
        <w:rPr>
          <w:rFonts w:ascii="Times" w:hAnsi="Times"/>
          <w:sz w:val="24"/>
          <w:szCs w:val="24"/>
        </w:rPr>
        <w:instrText xml:space="preserve"> ADDIN PAPERS2_CITATIONS &lt;citation&gt;&lt;uuid&gt;056EE0AF-6735-4CFB-A1D3-6ABCEE1C94B0&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ins w:id="1050" w:author="Alejandro De La Vega" w:date="2016-02-11T21:42:00Z">
        <w:r w:rsidRPr="002666F4">
          <w:rPr>
            <w:rFonts w:ascii="Times" w:hAnsi="Times"/>
            <w:sz w:val="24"/>
            <w:szCs w:val="24"/>
          </w:rPr>
          <w:fldChar w:fldCharType="separate"/>
        </w:r>
        <w:r w:rsidRPr="00DB1E40">
          <w:rPr>
            <w:rFonts w:ascii="Times" w:hAnsi="Times" w:cs="Times"/>
            <w:sz w:val="24"/>
            <w:szCs w:val="24"/>
          </w:rPr>
          <w:t>(Paus, 2001)</w:t>
        </w:r>
        <w:r w:rsidRPr="002666F4">
          <w:rPr>
            <w:rFonts w:ascii="Times" w:hAnsi="Times"/>
            <w:sz w:val="24"/>
            <w:szCs w:val="24"/>
          </w:rPr>
          <w:fldChar w:fldCharType="end"/>
        </w:r>
        <w:r w:rsidR="005E2031">
          <w:rPr>
            <w:rFonts w:ascii="Times" w:hAnsi="Times"/>
            <w:sz w:val="24"/>
            <w:szCs w:val="24"/>
          </w:rPr>
          <w:t>. Thus, future studies could</w:t>
        </w:r>
        <w:r>
          <w:rPr>
            <w:rFonts w:ascii="Times" w:hAnsi="Times"/>
            <w:sz w:val="24"/>
            <w:szCs w:val="24"/>
          </w:rPr>
          <w:t xml:space="preserve"> more precisely localize the neural underpinnings of these processes in a single sample with </w:t>
        </w:r>
        <w:r w:rsidRPr="00070689">
          <w:rPr>
            <w:rFonts w:ascii="Times" w:hAnsi="Times"/>
            <w:sz w:val="24"/>
            <w:szCs w:val="24"/>
          </w:rPr>
          <w:t>subject</w:t>
        </w:r>
      </w:ins>
      <w:ins w:id="1051" w:author="Alejandro De La Vega" w:date="2016-03-14T20:29:00Z">
        <w:r w:rsidR="005E2031">
          <w:rPr>
            <w:rFonts w:ascii="Times" w:hAnsi="Times"/>
            <w:sz w:val="24"/>
            <w:szCs w:val="24"/>
          </w:rPr>
          <w:t>-level</w:t>
        </w:r>
      </w:ins>
      <w:ins w:id="1052" w:author="Alejandro De La Vega" w:date="2016-02-11T21:42:00Z">
        <w:r w:rsidRPr="00070689">
          <w:rPr>
            <w:rFonts w:ascii="Times" w:hAnsi="Times"/>
            <w:sz w:val="24"/>
            <w:szCs w:val="24"/>
          </w:rPr>
          <w:t xml:space="preserve"> anatomical registration.</w:t>
        </w:r>
      </w:ins>
      <w:ins w:id="1053" w:author="Alejandro De La Vega" w:date="2016-03-14T20:29:00Z">
        <w:r w:rsidR="005E2031">
          <w:rPr>
            <w:rFonts w:ascii="Times" w:hAnsi="Times"/>
            <w:sz w:val="24"/>
            <w:szCs w:val="24"/>
          </w:rPr>
          <w:t xml:space="preserve"> W</w:t>
        </w:r>
      </w:ins>
      <w:ins w:id="1054" w:author="Alejandro De La Vega" w:date="2016-02-11T21:42:00Z">
        <w:r>
          <w:rPr>
            <w:rFonts w:ascii="Times" w:hAnsi="Times"/>
            <w:sz w:val="24"/>
            <w:szCs w:val="24"/>
          </w:rPr>
          <w:t xml:space="preserve">ide spread data sharing </w:t>
        </w:r>
      </w:ins>
      <w:ins w:id="1055" w:author="Alejandro De La Vega" w:date="2016-03-14T20:29:00Z">
        <w:r w:rsidR="005E2031">
          <w:rPr>
            <w:rFonts w:ascii="Times" w:hAnsi="Times"/>
            <w:sz w:val="24"/>
            <w:szCs w:val="24"/>
          </w:rPr>
          <w:t>should also</w:t>
        </w:r>
      </w:ins>
      <w:ins w:id="1056" w:author="Alejandro De La Vega" w:date="2016-02-11T21:42:00Z">
        <w:r>
          <w:rPr>
            <w:rFonts w:ascii="Times" w:hAnsi="Times"/>
            <w:sz w:val="24"/>
            <w:szCs w:val="24"/>
          </w:rPr>
          <w:t xml:space="preserve"> enable large-scale meta-analyses that combine functional and anatomical data </w:t>
        </w:r>
      </w:ins>
      <w:ins w:id="1057" w:author="Alejandro De La Vega" w:date="2016-03-14T20:30:00Z">
        <w:r w:rsidR="005E2031">
          <w:rPr>
            <w:rFonts w:ascii="Times" w:hAnsi="Times"/>
            <w:sz w:val="24"/>
            <w:szCs w:val="24"/>
          </w:rPr>
          <w:t xml:space="preserve">to more precisely localize activity to fine-grained anatomy. </w:t>
        </w:r>
      </w:ins>
    </w:p>
    <w:p w14:paraId="11C97C79" w14:textId="2B1A5BCC" w:rsidR="008F43B2" w:rsidRDefault="008F43B2">
      <w:pPr>
        <w:pStyle w:val="Normal1"/>
        <w:rPr>
          <w:ins w:id="1058" w:author="Alejandro De La Vega" w:date="2016-02-11T21:55:00Z"/>
          <w:rFonts w:ascii="Times" w:hAnsi="Times"/>
          <w:sz w:val="24"/>
          <w:szCs w:val="24"/>
        </w:rPr>
      </w:pPr>
      <w:ins w:id="1059" w:author="Alejandro De La Vega" w:date="2016-02-11T21:55:00Z">
        <w:r>
          <w:rPr>
            <w:rFonts w:ascii="Times" w:hAnsi="Times"/>
            <w:sz w:val="24"/>
            <w:szCs w:val="24"/>
          </w:rPr>
          <w:t xml:space="preserve">Finally, there are several limitations of </w:t>
        </w:r>
        <w:proofErr w:type="spellStart"/>
        <w:r>
          <w:rPr>
            <w:rFonts w:ascii="Times" w:hAnsi="Times"/>
            <w:sz w:val="24"/>
            <w:szCs w:val="24"/>
          </w:rPr>
          <w:t>Neurosyth</w:t>
        </w:r>
        <w:proofErr w:type="spellEnd"/>
        <w:r>
          <w:rPr>
            <w:rFonts w:ascii="Times" w:hAnsi="Times"/>
            <w:sz w:val="24"/>
            <w:szCs w:val="24"/>
          </w:rPr>
          <w:t xml:space="preserve"> that can be addressed in future research. </w:t>
        </w:r>
      </w:ins>
      <w:r w:rsidR="00B81805" w:rsidRPr="002666F4">
        <w:rPr>
          <w:rFonts w:ascii="Times" w:hAnsi="Times"/>
          <w:sz w:val="24"/>
          <w:szCs w:val="24"/>
        </w:rPr>
        <w:t xml:space="preserve">First, the </w:t>
      </w:r>
      <w:r w:rsidR="004A07EE" w:rsidRPr="00070689">
        <w:rPr>
          <w:rFonts w:ascii="Times" w:hAnsi="Times"/>
          <w:sz w:val="24"/>
          <w:szCs w:val="24"/>
        </w:rPr>
        <w:t>topic model</w:t>
      </w:r>
      <w:ins w:id="1060" w:author="Alejandro De La Vega" w:date="2016-03-14T20:10:00Z">
        <w:r w:rsidR="005E2031">
          <w:rPr>
            <w:rFonts w:ascii="Times" w:hAnsi="Times"/>
            <w:sz w:val="24"/>
            <w:szCs w:val="24"/>
          </w:rPr>
          <w:t xml:space="preserve"> </w:t>
        </w:r>
      </w:ins>
      <w:r w:rsidR="00B81805" w:rsidRPr="00070689">
        <w:rPr>
          <w:rFonts w:ascii="Times" w:hAnsi="Times"/>
          <w:sz w:val="24"/>
          <w:szCs w:val="24"/>
        </w:rPr>
        <w:t>we employ is data-derived from the semantic content of papers</w:t>
      </w:r>
      <w:ins w:id="1061" w:author="Alejandro De La Vega" w:date="2016-03-14T20:10:00Z">
        <w:r w:rsidR="005E2031">
          <w:rPr>
            <w:rFonts w:ascii="Times" w:hAnsi="Times"/>
            <w:sz w:val="24"/>
            <w:szCs w:val="24"/>
          </w:rPr>
          <w:t xml:space="preserve">. </w:t>
        </w:r>
        <w:r w:rsidR="005E2031" w:rsidRPr="00070689">
          <w:rPr>
            <w:rFonts w:ascii="Times" w:hAnsi="Times"/>
            <w:sz w:val="24"/>
            <w:szCs w:val="24"/>
          </w:rPr>
          <w:t xml:space="preserve">Although </w:t>
        </w:r>
      </w:ins>
      <w:ins w:id="1062" w:author="Alejandro De La Vega" w:date="2016-03-14T20:11:00Z">
        <w:r w:rsidR="005E2031">
          <w:rPr>
            <w:rFonts w:ascii="Times" w:hAnsi="Times"/>
            <w:sz w:val="24"/>
            <w:szCs w:val="24"/>
          </w:rPr>
          <w:t>these topics</w:t>
        </w:r>
      </w:ins>
      <w:ins w:id="1063" w:author="Alejandro De La Vega" w:date="2016-03-14T20:10:00Z">
        <w:r w:rsidR="005E2031">
          <w:rPr>
            <w:rFonts w:ascii="Times" w:hAnsi="Times"/>
            <w:sz w:val="24"/>
            <w:szCs w:val="24"/>
          </w:rPr>
          <w:t xml:space="preserve"> provide</w:t>
        </w:r>
        <w:r w:rsidR="005E2031" w:rsidRPr="00070689">
          <w:rPr>
            <w:rFonts w:ascii="Times" w:hAnsi="Times"/>
            <w:sz w:val="24"/>
            <w:szCs w:val="24"/>
          </w:rPr>
          <w:t xml:space="preserve"> a substantial improvement over term based meta-analysis </w:t>
        </w:r>
        <w:r w:rsidR="005E2031" w:rsidRPr="002666F4">
          <w:rPr>
            <w:rFonts w:ascii="Times" w:hAnsi="Times"/>
            <w:sz w:val="24"/>
            <w:szCs w:val="24"/>
          </w:rPr>
          <w:fldChar w:fldCharType="begin"/>
        </w:r>
      </w:ins>
      <w:r w:rsidR="005E2031">
        <w:rPr>
          <w:rFonts w:ascii="Times" w:hAnsi="Times"/>
          <w:sz w:val="24"/>
          <w:szCs w:val="24"/>
        </w:rPr>
        <w:instrText xml:space="preserve"> ADDIN PAPERS2_CITATIONS &lt;citation&gt;&lt;uuid&gt;03BF94EE-6F20-4A80-B017-5D2B85D635B0&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ins w:id="1064" w:author="Alejandro De La Vega" w:date="2016-03-14T20:10:00Z">
        <w:r w:rsidR="005E2031" w:rsidRPr="002666F4">
          <w:rPr>
            <w:rFonts w:ascii="Times" w:hAnsi="Times"/>
            <w:sz w:val="24"/>
            <w:szCs w:val="24"/>
          </w:rPr>
          <w:fldChar w:fldCharType="separate"/>
        </w:r>
        <w:r w:rsidR="005E2031" w:rsidRPr="00DB1E40">
          <w:rPr>
            <w:rFonts w:ascii="Times" w:hAnsi="Times" w:cs="Times"/>
            <w:sz w:val="24"/>
            <w:szCs w:val="24"/>
          </w:rPr>
          <w:t>(Poldrack et al., 2012b)</w:t>
        </w:r>
        <w:r w:rsidR="005E2031" w:rsidRPr="002666F4">
          <w:rPr>
            <w:rFonts w:ascii="Times" w:hAnsi="Times"/>
            <w:sz w:val="24"/>
            <w:szCs w:val="24"/>
          </w:rPr>
          <w:fldChar w:fldCharType="end"/>
        </w:r>
        <w:r w:rsidR="005E2031" w:rsidRPr="00070689">
          <w:rPr>
            <w:rFonts w:ascii="Times" w:hAnsi="Times"/>
            <w:sz w:val="24"/>
            <w:szCs w:val="24"/>
          </w:rPr>
          <w:t>,</w:t>
        </w:r>
      </w:ins>
      <w:r w:rsidR="00B81805" w:rsidRPr="00070689">
        <w:rPr>
          <w:rFonts w:ascii="Times" w:hAnsi="Times"/>
          <w:sz w:val="24"/>
          <w:szCs w:val="24"/>
        </w:rPr>
        <w:t xml:space="preserve"> these topics are still based purely on the frequency </w:t>
      </w:r>
      <w:r w:rsidR="0075494A" w:rsidRPr="002666F4">
        <w:rPr>
          <w:rFonts w:ascii="Times" w:hAnsi="Times"/>
          <w:sz w:val="24"/>
          <w:szCs w:val="24"/>
        </w:rPr>
        <w:t>with which terms appear in</w:t>
      </w:r>
      <w:ins w:id="1065" w:author="Alejandro De La Vega" w:date="2016-03-14T20:12:00Z">
        <w:r w:rsidR="005E2031">
          <w:rPr>
            <w:rFonts w:ascii="Times" w:hAnsi="Times"/>
            <w:sz w:val="24"/>
            <w:szCs w:val="24"/>
          </w:rPr>
          <w:t xml:space="preserve"> the </w:t>
        </w:r>
        <w:proofErr w:type="spellStart"/>
        <w:r w:rsidR="005E2031">
          <w:rPr>
            <w:rFonts w:ascii="Times" w:hAnsi="Times"/>
            <w:sz w:val="24"/>
            <w:szCs w:val="24"/>
          </w:rPr>
          <w:t>bastracts</w:t>
        </w:r>
        <w:proofErr w:type="spellEnd"/>
        <w:r w:rsidR="005E2031">
          <w:rPr>
            <w:rFonts w:ascii="Times" w:hAnsi="Times"/>
            <w:sz w:val="24"/>
            <w:szCs w:val="24"/>
          </w:rPr>
          <w:t xml:space="preserve"> of </w:t>
        </w:r>
      </w:ins>
      <w:r w:rsidR="0075494A" w:rsidRPr="00070689">
        <w:rPr>
          <w:rFonts w:ascii="Times" w:hAnsi="Times"/>
          <w:sz w:val="24"/>
          <w:szCs w:val="24"/>
        </w:rPr>
        <w:t>articles</w:t>
      </w:r>
      <w:ins w:id="1066" w:author="Alejandro De La Vega" w:date="2016-03-14T20:12:00Z">
        <w:r w:rsidR="005E2031">
          <w:rPr>
            <w:rFonts w:ascii="Times" w:hAnsi="Times"/>
            <w:sz w:val="24"/>
            <w:szCs w:val="24"/>
          </w:rPr>
          <w:t xml:space="preserve"> </w:t>
        </w:r>
      </w:ins>
      <w:r w:rsidR="00B81805" w:rsidRPr="00070689">
        <w:rPr>
          <w:rFonts w:ascii="Times" w:hAnsi="Times"/>
          <w:sz w:val="24"/>
          <w:szCs w:val="24"/>
        </w:rPr>
        <w:t>and are not able to capture more complex</w:t>
      </w:r>
      <w:r w:rsidR="006F66F5" w:rsidRPr="00070689">
        <w:rPr>
          <w:rFonts w:ascii="Times" w:hAnsi="Times"/>
          <w:sz w:val="24"/>
          <w:szCs w:val="24"/>
        </w:rPr>
        <w:t xml:space="preserve"> semantic</w:t>
      </w:r>
      <w:r w:rsidR="00B81805" w:rsidRPr="00070689">
        <w:rPr>
          <w:rFonts w:ascii="Times" w:hAnsi="Times"/>
          <w:sz w:val="24"/>
          <w:szCs w:val="24"/>
        </w:rPr>
        <w:t xml:space="preserve"> </w:t>
      </w:r>
      <w:r w:rsidR="006F66F5" w:rsidRPr="00070689">
        <w:rPr>
          <w:rFonts w:ascii="Times" w:hAnsi="Times"/>
          <w:sz w:val="24"/>
          <w:szCs w:val="24"/>
        </w:rPr>
        <w:t xml:space="preserve">structures. </w:t>
      </w:r>
      <w:ins w:id="1067" w:author="Alejandro De La Vega" w:date="2016-02-08T21:47:00Z">
        <w:r w:rsidR="00647FA2" w:rsidRPr="00070689">
          <w:rPr>
            <w:rFonts w:ascii="Times" w:hAnsi="Times"/>
            <w:sz w:val="24"/>
            <w:szCs w:val="24"/>
          </w:rPr>
          <w:t xml:space="preserve">The adoption of </w:t>
        </w:r>
      </w:ins>
      <w:ins w:id="1068" w:author="Alejandro De La Vega" w:date="2016-02-08T21:48:00Z">
        <w:r w:rsidR="00647FA2" w:rsidRPr="00070689">
          <w:rPr>
            <w:rFonts w:ascii="Times" w:hAnsi="Times"/>
            <w:sz w:val="24"/>
            <w:szCs w:val="24"/>
          </w:rPr>
          <w:t xml:space="preserve">a standardized ontology of psychological concepts and tasks, such as the cognitive atlas </w:t>
        </w:r>
      </w:ins>
      <w:ins w:id="1069" w:author="Alejandro De La Vega" w:date="2016-02-08T21:50:00Z">
        <w:r w:rsidR="00647FA2" w:rsidRPr="002666F4">
          <w:rPr>
            <w:rFonts w:ascii="Times" w:hAnsi="Times"/>
            <w:sz w:val="24"/>
            <w:szCs w:val="24"/>
          </w:rPr>
          <w:fldChar w:fldCharType="begin"/>
        </w:r>
      </w:ins>
      <w:r w:rsidR="005E2031">
        <w:rPr>
          <w:rFonts w:ascii="Times" w:hAnsi="Times"/>
          <w:sz w:val="24"/>
          <w:szCs w:val="24"/>
        </w:rPr>
        <w:instrText xml:space="preserve"> ADDIN PAPERS2_CITATIONS &lt;citation&gt;&lt;uuid&gt;F5C70D12-6DA2-42F4-A38E-000C5D871447&lt;/uuid&gt;&lt;priority&gt;0&lt;/priority&gt;&lt;publications&gt;&lt;publication&gt;&lt;publication_date&gt;99201100001200000000200000&lt;/publication_date&gt;&lt;doi&gt;10.3389/fninf.2011.00017/abstract&lt;/doi&gt;&lt;title&gt;The cognitive atlas: toward a knowledge foundation for cognitive neuroscience&lt;/title&gt;&lt;uuid&gt;1C22729D-144B-4C49-90BE-2D6C123A4B88&lt;/uuid&gt;&lt;subtype&gt;400&lt;/subtype&gt;&lt;type&gt;400&lt;/type&gt;&lt;url&gt;http://homepage.psy.utexas.edu/HomePage/Class/psy394U/hayhoe/cognitive%20science%202011/readings/poldrack/Frontiers%20in%20neuroinformatics%202011%20Poldrack.pdf&lt;/url&gt;&lt;bundle&gt;&lt;publication&gt;&lt;title&gt;Frontiers in …&lt;/title&gt;&lt;type&gt;-100&lt;/type&gt;&lt;subtype&gt;-100&lt;/subtype&gt;&lt;uuid&gt;C1DD0608-4D48-47EC-A66D-00438E8C1508&lt;/uuid&gt;&lt;/publication&gt;&lt;/bundle&gt;&lt;authors&gt;&lt;author&gt;&lt;firstName&gt;Russell&lt;/firstName&gt;&lt;middleNames&gt;A&lt;/middleNames&gt;&lt;lastName&gt;Poldrack&lt;/lastName&gt;&lt;/author&gt;&lt;author&gt;&lt;firstName&gt;A&lt;/firstName&gt;&lt;lastName&gt;Kittur&lt;/lastName&gt;&lt;/author&gt;&lt;author&gt;&lt;firstName&gt;D&lt;/firstName&gt;&lt;lastName&gt;Kalar&lt;/lastName&gt;&lt;/author&gt;&lt;/authors&gt;&lt;/publication&gt;&lt;/publications&gt;&lt;cites&gt;&lt;/cites&gt;&lt;/citation&gt;</w:instrText>
      </w:r>
      <w:r w:rsidR="00647FA2" w:rsidRPr="002666F4">
        <w:rPr>
          <w:rFonts w:ascii="Times" w:hAnsi="Times"/>
          <w:sz w:val="24"/>
          <w:szCs w:val="24"/>
        </w:rPr>
        <w:fldChar w:fldCharType="separate"/>
      </w:r>
      <w:ins w:id="1070" w:author="Alejandro De La Vega" w:date="2016-03-14T20:32:00Z">
        <w:r w:rsidR="005E2031">
          <w:rPr>
            <w:rFonts w:cs="Times"/>
            <w:szCs w:val="24"/>
          </w:rPr>
          <w:t>(Poldrack et al., 2011)</w:t>
        </w:r>
      </w:ins>
      <w:ins w:id="1071" w:author="Alejandro De La Vega" w:date="2016-02-08T21:50:00Z">
        <w:r w:rsidR="00647FA2" w:rsidRPr="002666F4">
          <w:rPr>
            <w:rFonts w:ascii="Times" w:hAnsi="Times"/>
            <w:sz w:val="24"/>
            <w:szCs w:val="24"/>
          </w:rPr>
          <w:fldChar w:fldCharType="end"/>
        </w:r>
        <w:r w:rsidR="00647FA2" w:rsidRPr="00070689">
          <w:rPr>
            <w:rFonts w:ascii="Times" w:hAnsi="Times"/>
            <w:sz w:val="24"/>
            <w:szCs w:val="24"/>
          </w:rPr>
          <w:t>, will greatly imp</w:t>
        </w:r>
        <w:r w:rsidR="00647FA2" w:rsidRPr="002666F4">
          <w:rPr>
            <w:rFonts w:ascii="Times" w:hAnsi="Times"/>
            <w:sz w:val="24"/>
            <w:szCs w:val="24"/>
          </w:rPr>
          <w:t>rove</w:t>
        </w:r>
        <w:r w:rsidR="005E2031">
          <w:rPr>
            <w:rFonts w:ascii="Times" w:hAnsi="Times"/>
            <w:sz w:val="24"/>
            <w:szCs w:val="24"/>
          </w:rPr>
          <w:t xml:space="preserve"> the </w:t>
        </w:r>
      </w:ins>
      <w:ins w:id="1072" w:author="Alejandro De La Vega" w:date="2016-03-14T20:13:00Z">
        <w:r w:rsidR="005E2031">
          <w:rPr>
            <w:rFonts w:ascii="Times" w:hAnsi="Times"/>
            <w:sz w:val="24"/>
            <w:szCs w:val="24"/>
          </w:rPr>
          <w:t>ability</w:t>
        </w:r>
      </w:ins>
      <w:ins w:id="1073" w:author="Alejandro De La Vega" w:date="2016-02-08T21:50:00Z">
        <w:r w:rsidR="005E2031">
          <w:rPr>
            <w:rFonts w:ascii="Times" w:hAnsi="Times"/>
            <w:sz w:val="24"/>
            <w:szCs w:val="24"/>
          </w:rPr>
          <w:t xml:space="preserve"> </w:t>
        </w:r>
      </w:ins>
      <w:ins w:id="1074" w:author="Alejandro De La Vega" w:date="2016-03-14T20:13:00Z">
        <w:r w:rsidR="005E2031">
          <w:rPr>
            <w:rFonts w:ascii="Times" w:hAnsi="Times"/>
            <w:sz w:val="24"/>
            <w:szCs w:val="24"/>
          </w:rPr>
          <w:t>of</w:t>
        </w:r>
      </w:ins>
      <w:ins w:id="1075" w:author="Alejandro De La Vega" w:date="2016-02-08T21:50:00Z">
        <w:r w:rsidR="00647FA2" w:rsidRPr="002666F4">
          <w:rPr>
            <w:rFonts w:ascii="Times" w:hAnsi="Times"/>
            <w:sz w:val="24"/>
            <w:szCs w:val="24"/>
          </w:rPr>
          <w:t xml:space="preserve"> future meta-analyses</w:t>
        </w:r>
      </w:ins>
      <w:ins w:id="1076" w:author="Alejandro De La Vega" w:date="2016-03-14T20:13:00Z">
        <w:r w:rsidR="005E2031">
          <w:rPr>
            <w:rFonts w:ascii="Times" w:hAnsi="Times"/>
            <w:sz w:val="24"/>
            <w:szCs w:val="24"/>
          </w:rPr>
          <w:t xml:space="preserve"> to discriminate more fine-grained theories</w:t>
        </w:r>
      </w:ins>
      <w:ins w:id="1077" w:author="Alejandro De La Vega" w:date="2016-02-08T21:50:00Z">
        <w:r w:rsidR="00647FA2" w:rsidRPr="002666F4">
          <w:rPr>
            <w:rFonts w:ascii="Times" w:hAnsi="Times"/>
            <w:sz w:val="24"/>
            <w:szCs w:val="24"/>
          </w:rPr>
          <w:t xml:space="preserve">. </w:t>
        </w:r>
      </w:ins>
    </w:p>
    <w:p w14:paraId="04155576" w14:textId="76B6EEEC" w:rsidR="00647FA2" w:rsidRDefault="00B81805">
      <w:pPr>
        <w:pStyle w:val="Normal1"/>
        <w:rPr>
          <w:ins w:id="1078" w:author="Alejandro De La Vega" w:date="2016-02-11T21:37:00Z"/>
          <w:rFonts w:ascii="Times" w:hAnsi="Times"/>
          <w:sz w:val="24"/>
          <w:szCs w:val="24"/>
        </w:rPr>
      </w:pPr>
      <w:r w:rsidRPr="00070689">
        <w:rPr>
          <w:rFonts w:ascii="Times" w:hAnsi="Times"/>
          <w:sz w:val="24"/>
          <w:szCs w:val="24"/>
        </w:rPr>
        <w:t xml:space="preserve">Second, the quality of activation data in </w:t>
      </w:r>
      <w:proofErr w:type="spellStart"/>
      <w:r w:rsidRPr="00070689">
        <w:rPr>
          <w:rFonts w:ascii="Times" w:hAnsi="Times"/>
          <w:sz w:val="24"/>
          <w:szCs w:val="24"/>
        </w:rPr>
        <w:t>Neurosynth</w:t>
      </w:r>
      <w:proofErr w:type="spellEnd"/>
      <w:r w:rsidRPr="00070689">
        <w:rPr>
          <w:rFonts w:ascii="Times" w:hAnsi="Times"/>
          <w:sz w:val="24"/>
          <w:szCs w:val="24"/>
        </w:rPr>
        <w:t xml:space="preserve"> is inherently limited</w:t>
      </w:r>
      <w:ins w:id="1079" w:author="Alejandro De La Vega" w:date="2016-02-08T21:54:00Z">
        <w:r w:rsidR="00647FA2" w:rsidRPr="00070689">
          <w:rPr>
            <w:rFonts w:ascii="Times" w:hAnsi="Times"/>
            <w:sz w:val="24"/>
            <w:szCs w:val="24"/>
          </w:rPr>
          <w:t xml:space="preserve"> due to </w:t>
        </w:r>
      </w:ins>
      <w:ins w:id="1080" w:author="Alejandro De La Vega" w:date="2016-02-11T21:04:00Z">
        <w:r w:rsidR="0043487B" w:rsidRPr="00070689">
          <w:rPr>
            <w:rFonts w:ascii="Times" w:hAnsi="Times"/>
            <w:sz w:val="24"/>
            <w:szCs w:val="24"/>
          </w:rPr>
          <w:t>its</w:t>
        </w:r>
      </w:ins>
      <w:ins w:id="1081" w:author="Alejandro De La Vega" w:date="2016-02-08T21:54:00Z">
        <w:r w:rsidR="00647FA2" w:rsidRPr="00070689">
          <w:rPr>
            <w:rFonts w:ascii="Times" w:hAnsi="Times"/>
            <w:sz w:val="24"/>
            <w:szCs w:val="24"/>
          </w:rPr>
          <w:t xml:space="preserve"> automatically generated nature. </w:t>
        </w:r>
      </w:ins>
      <w:ins w:id="1082" w:author="Alejandro De La Vega" w:date="2016-03-14T20:14:00Z">
        <w:r w:rsidR="005E2031">
          <w:rPr>
            <w:rFonts w:ascii="Times" w:hAnsi="Times"/>
            <w:sz w:val="24"/>
            <w:szCs w:val="24"/>
          </w:rPr>
          <w:t>Although</w:t>
        </w:r>
      </w:ins>
      <w:r w:rsidRPr="00070689">
        <w:rPr>
          <w:rFonts w:ascii="Times" w:hAnsi="Times"/>
          <w:sz w:val="24"/>
          <w:szCs w:val="24"/>
        </w:rPr>
        <w:t xml:space="preserve"> previous validation analyses have shown that these limitations are unlikely to contribute systematic biases </w:t>
      </w:r>
      <w:r w:rsidR="006E5BEF" w:rsidRPr="002666F4">
        <w:rPr>
          <w:rFonts w:ascii="Times" w:hAnsi="Times"/>
          <w:sz w:val="24"/>
          <w:szCs w:val="24"/>
        </w:rPr>
        <w:fldChar w:fldCharType="begin"/>
      </w:r>
      <w:r w:rsidR="005E2031">
        <w:rPr>
          <w:rFonts w:ascii="Times" w:hAnsi="Times"/>
          <w:sz w:val="24"/>
          <w:szCs w:val="24"/>
        </w:rPr>
        <w:instrText xml:space="preserve"> ADDIN PAPERS2_CITATIONS &lt;citation&gt;&lt;uuid&gt;84080842-2E62-48FC-B3C8-35CD37B90E6F&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2666F4">
        <w:rPr>
          <w:rFonts w:ascii="Times" w:hAnsi="Times"/>
          <w:sz w:val="24"/>
          <w:szCs w:val="24"/>
        </w:rPr>
        <w:fldChar w:fldCharType="separate"/>
      </w:r>
      <w:r w:rsidR="00C366D9" w:rsidRPr="002666F4">
        <w:rPr>
          <w:rFonts w:ascii="Times" w:hAnsi="Times" w:cs="Cambria"/>
          <w:sz w:val="24"/>
          <w:szCs w:val="24"/>
        </w:rPr>
        <w:t>(Yarkoni et al., 2011)</w:t>
      </w:r>
      <w:r w:rsidR="006E5BEF" w:rsidRPr="002666F4">
        <w:rPr>
          <w:rFonts w:ascii="Times" w:hAnsi="Times"/>
          <w:sz w:val="24"/>
          <w:szCs w:val="24"/>
        </w:rPr>
        <w:fldChar w:fldCharType="end"/>
      </w:r>
      <w:ins w:id="1083" w:author="Alejandro De La Vega" w:date="2016-02-08T21:55:00Z">
        <w:r w:rsidR="005E2031">
          <w:rPr>
            <w:rFonts w:ascii="Times" w:hAnsi="Times"/>
            <w:sz w:val="24"/>
            <w:szCs w:val="24"/>
          </w:rPr>
          <w:t xml:space="preserve">, </w:t>
        </w:r>
      </w:ins>
      <w:ins w:id="1084" w:author="Alejandro De La Vega" w:date="2016-02-08T22:00:00Z">
        <w:r w:rsidR="00647FA2" w:rsidRPr="00070689">
          <w:rPr>
            <w:rFonts w:ascii="Times" w:hAnsi="Times"/>
            <w:sz w:val="24"/>
            <w:szCs w:val="24"/>
          </w:rPr>
          <w:t xml:space="preserve">coordinate based meta-analyses are </w:t>
        </w:r>
      </w:ins>
      <w:ins w:id="1085" w:author="Alejandro De La Vega" w:date="2016-03-14T20:14:00Z">
        <w:r w:rsidR="005E2031">
          <w:rPr>
            <w:rFonts w:ascii="Times" w:hAnsi="Times"/>
            <w:sz w:val="24"/>
            <w:szCs w:val="24"/>
          </w:rPr>
          <w:t>generally</w:t>
        </w:r>
      </w:ins>
      <w:ins w:id="1086" w:author="Alejandro De La Vega" w:date="2016-02-08T22:00:00Z">
        <w:r w:rsidR="00647FA2" w:rsidRPr="00070689">
          <w:rPr>
            <w:rFonts w:ascii="Times" w:hAnsi="Times"/>
            <w:sz w:val="24"/>
            <w:szCs w:val="24"/>
          </w:rPr>
          <w:t xml:space="preserve"> limited in comparison to their image-based counterparts </w:t>
        </w:r>
        <w:r w:rsidR="00647FA2" w:rsidRPr="002666F4">
          <w:rPr>
            <w:rFonts w:ascii="Times" w:hAnsi="Times"/>
            <w:sz w:val="24"/>
            <w:szCs w:val="24"/>
          </w:rPr>
          <w:fldChar w:fldCharType="begin"/>
        </w:r>
      </w:ins>
      <w:r w:rsidR="005E2031">
        <w:rPr>
          <w:rFonts w:ascii="Times" w:hAnsi="Times"/>
          <w:sz w:val="24"/>
          <w:szCs w:val="24"/>
        </w:rPr>
        <w:instrText xml:space="preserve"> ADDIN PAPERS2_CITATIONS &lt;citation&gt;&lt;uuid&gt;4467EA88-F265-469A-BF18-B5CFE4D85D53&lt;/uuid&gt;&lt;priority&gt;0&lt;/priority&gt;&lt;publications&gt;&lt;publication&gt;&lt;volume&gt;45&lt;/volume&gt;&lt;publication_date&gt;99200904001200000000220000&lt;/publication_date&gt;&lt;number&gt;3&lt;/number&gt;&lt;doi&gt;10.1016/j.neuroimage.2008.12.039&lt;/doi&gt;&lt;startpage&gt;810&lt;/startpage&gt;&lt;title&gt;Meta-analysis of neuroimaging data: A comparison of image-based and coordinate-based pooling of studies&lt;/title&gt;&lt;uuid&gt;1C370EE2-D9A5-4F4F-876A-7D5E3A6DA7D0&lt;/uuid&gt;&lt;subtype&gt;400&lt;/subtype&gt;&lt;endpage&gt;823&lt;/endpage&gt;&lt;type&gt;400&lt;/type&gt;&lt;url&gt;http://linkinghub.elsevier.com/retrieve/pii/S1053811908012901&lt;/url&gt;&lt;bundle&gt;&lt;publication&gt;&lt;publisher&gt;Elsevier Inc.&lt;/publisher&gt;&lt;title&gt;NeuroImage&lt;/title&gt;&lt;type&gt;-100&lt;/type&gt;&lt;subtype&gt;-100&lt;/subtype&gt;&lt;uuid&gt;C999927C-B94A-48FA-98D1-0626ECBA674C&lt;/uuid&gt;&lt;/publication&gt;&lt;/bundle&gt;&lt;authors&gt;&lt;author&gt;&lt;firstName&gt;Gholamreza&lt;/firstName&gt;&lt;lastName&gt;Salimi-Khorshidi&lt;/lastName&gt;&lt;/author&gt;&lt;author&gt;&lt;firstName&gt;Stephen&lt;/firstName&gt;&lt;middleNames&gt;M&lt;/middleNames&gt;&lt;lastName&gt;Smith&lt;/lastName&gt;&lt;/author&gt;&lt;author&gt;&lt;firstName&gt;John&lt;/firstName&gt;&lt;middleNames&gt;R&lt;/middleNames&gt;&lt;lastName&gt;Keltner&lt;/lastName&gt;&lt;/author&gt;&lt;author&gt;&lt;firstName&gt;Tor&lt;/firstName&gt;&lt;middleNames&gt;D&lt;/middleNames&gt;&lt;lastName&gt;Wager&lt;/lastName&gt;&lt;/author&gt;&lt;author&gt;&lt;firstName&gt;Thomas&lt;/firstName&gt;&lt;middleNames&gt;E&lt;/middleNames&gt;&lt;lastName&gt;Nichols&lt;/lastName&gt;&lt;/author&gt;&lt;/authors&gt;&lt;/publication&gt;&lt;/publications&gt;&lt;cites&gt;&lt;/cites&gt;&lt;/citation&gt;</w:instrText>
      </w:r>
      <w:r w:rsidR="00647FA2" w:rsidRPr="002666F4">
        <w:rPr>
          <w:rFonts w:ascii="Times" w:hAnsi="Times"/>
          <w:sz w:val="24"/>
          <w:szCs w:val="24"/>
        </w:rPr>
        <w:fldChar w:fldCharType="separate"/>
      </w:r>
      <w:ins w:id="1087" w:author="Alejandro De La Vega" w:date="2016-02-09T21:00:00Z">
        <w:r w:rsidR="00C93C59" w:rsidRPr="00DB1E40">
          <w:rPr>
            <w:rFonts w:ascii="Times" w:hAnsi="Times" w:cs="Cambria"/>
            <w:sz w:val="24"/>
            <w:szCs w:val="24"/>
          </w:rPr>
          <w:t>(Salimi-Khorshidi et al., 2009)</w:t>
        </w:r>
      </w:ins>
      <w:ins w:id="1088" w:author="Alejandro De La Vega" w:date="2016-02-08T22:00:00Z">
        <w:r w:rsidR="00647FA2" w:rsidRPr="002666F4">
          <w:rPr>
            <w:rFonts w:ascii="Times" w:hAnsi="Times"/>
            <w:sz w:val="24"/>
            <w:szCs w:val="24"/>
          </w:rPr>
          <w:fldChar w:fldCharType="end"/>
        </w:r>
        <w:r w:rsidR="00647FA2" w:rsidRPr="00070689">
          <w:rPr>
            <w:rFonts w:ascii="Times" w:hAnsi="Times"/>
            <w:sz w:val="24"/>
            <w:szCs w:val="24"/>
          </w:rPr>
          <w:t xml:space="preserve">. </w:t>
        </w:r>
      </w:ins>
      <w:ins w:id="1089" w:author="Alejandro De La Vega" w:date="2016-03-14T20:16:00Z">
        <w:r w:rsidR="005E2031">
          <w:rPr>
            <w:rFonts w:ascii="Times" w:hAnsi="Times"/>
            <w:sz w:val="24"/>
            <w:szCs w:val="24"/>
          </w:rPr>
          <w:t>S</w:t>
        </w:r>
      </w:ins>
      <w:ins w:id="1090" w:author="Alejandro De La Vega" w:date="2016-02-08T22:01:00Z">
        <w:r w:rsidR="00647FA2" w:rsidRPr="002666F4">
          <w:rPr>
            <w:rFonts w:ascii="Times" w:hAnsi="Times"/>
            <w:sz w:val="24"/>
            <w:szCs w:val="24"/>
          </w:rPr>
          <w:t xml:space="preserve">haring of statistical </w:t>
        </w:r>
      </w:ins>
      <w:ins w:id="1091" w:author="Alejandro De La Vega" w:date="2016-02-11T21:04:00Z">
        <w:r w:rsidR="0043487B">
          <w:rPr>
            <w:rFonts w:ascii="Times" w:hAnsi="Times"/>
            <w:sz w:val="24"/>
            <w:szCs w:val="24"/>
          </w:rPr>
          <w:t>images</w:t>
        </w:r>
      </w:ins>
      <w:ins w:id="1092" w:author="Alejandro De La Vega" w:date="2016-02-08T22:01:00Z">
        <w:r w:rsidR="00647FA2" w:rsidRPr="002666F4">
          <w:rPr>
            <w:rFonts w:ascii="Times" w:hAnsi="Times"/>
            <w:sz w:val="24"/>
            <w:szCs w:val="24"/>
          </w:rPr>
          <w:t xml:space="preserve"> in databases such as </w:t>
        </w:r>
        <w:proofErr w:type="spellStart"/>
        <w:r w:rsidR="00647FA2" w:rsidRPr="002666F4">
          <w:rPr>
            <w:rFonts w:ascii="Times" w:hAnsi="Times"/>
            <w:sz w:val="24"/>
            <w:szCs w:val="24"/>
          </w:rPr>
          <w:t>NeuroVault</w:t>
        </w:r>
        <w:proofErr w:type="spellEnd"/>
        <w:r w:rsidR="00647FA2" w:rsidRPr="002666F4">
          <w:rPr>
            <w:rFonts w:ascii="Times" w:hAnsi="Times"/>
            <w:sz w:val="24"/>
            <w:szCs w:val="24"/>
          </w:rPr>
          <w:t xml:space="preserve"> </w:t>
        </w:r>
        <w:r w:rsidR="00647FA2" w:rsidRPr="002666F4">
          <w:rPr>
            <w:rFonts w:ascii="Times" w:hAnsi="Times"/>
            <w:sz w:val="24"/>
            <w:szCs w:val="24"/>
          </w:rPr>
          <w:fldChar w:fldCharType="begin"/>
        </w:r>
      </w:ins>
      <w:r w:rsidR="005E2031">
        <w:rPr>
          <w:rFonts w:ascii="Times" w:hAnsi="Times"/>
          <w:sz w:val="24"/>
          <w:szCs w:val="24"/>
        </w:rPr>
        <w:instrText xml:space="preserve"> ADDIN PAPERS2_CITATIONS &lt;citation&gt;&lt;uuid&gt;AFF31D3E-9F63-4A85-BD68-935729C17F9A&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647FA2" w:rsidRPr="002666F4">
        <w:rPr>
          <w:rFonts w:ascii="Times" w:hAnsi="Times"/>
          <w:sz w:val="24"/>
          <w:szCs w:val="24"/>
        </w:rPr>
        <w:fldChar w:fldCharType="separate"/>
      </w:r>
      <w:ins w:id="1093" w:author="Alejandro De La Vega" w:date="2016-02-09T21:00:00Z">
        <w:r w:rsidR="00C93C59" w:rsidRPr="00DB1E40">
          <w:rPr>
            <w:rFonts w:ascii="Times" w:hAnsi="Times" w:cs="Cambria"/>
            <w:sz w:val="24"/>
            <w:szCs w:val="24"/>
          </w:rPr>
          <w:t>(Gorgolewski et al., 2015)</w:t>
        </w:r>
      </w:ins>
      <w:ins w:id="1094" w:author="Alejandro De La Vega" w:date="2016-02-08T22:01:00Z">
        <w:r w:rsidR="00647FA2" w:rsidRPr="002666F4">
          <w:rPr>
            <w:rFonts w:ascii="Times" w:hAnsi="Times"/>
            <w:sz w:val="24"/>
            <w:szCs w:val="24"/>
          </w:rPr>
          <w:fldChar w:fldCharType="end"/>
        </w:r>
        <w:r w:rsidR="00647FA2" w:rsidRPr="00070689">
          <w:rPr>
            <w:rFonts w:ascii="Times" w:hAnsi="Times"/>
            <w:sz w:val="24"/>
            <w:szCs w:val="24"/>
          </w:rPr>
          <w:t xml:space="preserve"> </w:t>
        </w:r>
      </w:ins>
      <w:ins w:id="1095" w:author="Alejandro De La Vega" w:date="2016-02-11T21:04:00Z">
        <w:r w:rsidR="0043487B">
          <w:rPr>
            <w:rFonts w:ascii="Times" w:hAnsi="Times"/>
            <w:sz w:val="24"/>
            <w:szCs w:val="24"/>
          </w:rPr>
          <w:t>will</w:t>
        </w:r>
      </w:ins>
      <w:ins w:id="1096" w:author="Alejandro De La Vega" w:date="2016-02-08T22:01:00Z">
        <w:r w:rsidR="00647FA2" w:rsidRPr="00070689">
          <w:rPr>
            <w:rFonts w:ascii="Times" w:hAnsi="Times"/>
            <w:sz w:val="24"/>
            <w:szCs w:val="24"/>
          </w:rPr>
          <w:t xml:space="preserve"> greatly improve the </w:t>
        </w:r>
      </w:ins>
      <w:ins w:id="1097" w:author="Alejandro De La Vega" w:date="2016-03-14T20:15:00Z">
        <w:r w:rsidR="005E2031">
          <w:rPr>
            <w:rFonts w:ascii="Times" w:hAnsi="Times"/>
            <w:sz w:val="24"/>
            <w:szCs w:val="24"/>
          </w:rPr>
          <w:t>fidelity</w:t>
        </w:r>
      </w:ins>
      <w:ins w:id="1098" w:author="Alejandro De La Vega" w:date="2016-02-08T22:01:00Z">
        <w:r w:rsidR="00647FA2" w:rsidRPr="00070689">
          <w:rPr>
            <w:rFonts w:ascii="Times" w:hAnsi="Times"/>
            <w:sz w:val="24"/>
            <w:szCs w:val="24"/>
          </w:rPr>
          <w:t xml:space="preserve"> of future meta-analyses.</w:t>
        </w:r>
      </w:ins>
      <w:ins w:id="1099" w:author="Alejandro De La Vega" w:date="2016-02-08T22:02:00Z">
        <w:r w:rsidR="00647FA2" w:rsidRPr="00070689">
          <w:rPr>
            <w:rFonts w:ascii="Times" w:hAnsi="Times"/>
            <w:sz w:val="24"/>
            <w:szCs w:val="24"/>
          </w:rPr>
          <w:t xml:space="preserve"> Finally, </w:t>
        </w:r>
      </w:ins>
      <w:ins w:id="1100" w:author="Alejandro De La Vega" w:date="2016-02-08T22:05:00Z">
        <w:r w:rsidR="00647FA2" w:rsidRPr="00070689">
          <w:rPr>
            <w:rFonts w:ascii="Times" w:hAnsi="Times"/>
            <w:sz w:val="24"/>
            <w:szCs w:val="24"/>
          </w:rPr>
          <w:t>fMRI signal is</w:t>
        </w:r>
      </w:ins>
      <w:ins w:id="1101" w:author="Alejandro De La Vega" w:date="2016-02-08T22:08:00Z">
        <w:r w:rsidR="00647FA2" w:rsidRPr="00070689">
          <w:rPr>
            <w:rFonts w:ascii="Times" w:hAnsi="Times"/>
            <w:sz w:val="24"/>
            <w:szCs w:val="24"/>
          </w:rPr>
          <w:t xml:space="preserve"> spatially limited</w:t>
        </w:r>
      </w:ins>
      <w:ins w:id="1102" w:author="Alejandro De La Vega" w:date="2016-02-08T22:05:00Z">
        <w:r w:rsidR="00647FA2" w:rsidRPr="00070689">
          <w:rPr>
            <w:rFonts w:ascii="Times" w:hAnsi="Times"/>
            <w:sz w:val="24"/>
            <w:szCs w:val="24"/>
          </w:rPr>
          <w:t xml:space="preserve"> </w:t>
        </w:r>
      </w:ins>
      <w:ins w:id="1103" w:author="Alejandro De La Vega" w:date="2016-02-08T22:06:00Z">
        <w:r w:rsidR="00647FA2" w:rsidRPr="00070689">
          <w:rPr>
            <w:rFonts w:ascii="Times" w:hAnsi="Times"/>
            <w:sz w:val="24"/>
            <w:szCs w:val="24"/>
          </w:rPr>
          <w:t>and</w:t>
        </w:r>
      </w:ins>
      <w:ins w:id="1104" w:author="Alejandro De La Vega" w:date="2016-02-08T22:08:00Z">
        <w:r w:rsidR="00647FA2" w:rsidRPr="00070689">
          <w:rPr>
            <w:rFonts w:ascii="Times" w:hAnsi="Times"/>
            <w:sz w:val="24"/>
            <w:szCs w:val="24"/>
          </w:rPr>
          <w:t xml:space="preserve"> its source is uncertain</w:t>
        </w:r>
      </w:ins>
      <w:ins w:id="1105" w:author="Alejandro De La Vega" w:date="2016-02-08T22:06:00Z">
        <w:r w:rsidR="00647FA2" w:rsidRPr="00070689">
          <w:rPr>
            <w:rFonts w:ascii="Times" w:hAnsi="Times"/>
            <w:sz w:val="24"/>
            <w:szCs w:val="24"/>
          </w:rPr>
          <w:t xml:space="preserve"> </w:t>
        </w:r>
      </w:ins>
      <w:ins w:id="1106" w:author="Alejandro De La Vega" w:date="2016-02-08T22:05:00Z">
        <w:r w:rsidR="00647FA2" w:rsidRPr="002666F4">
          <w:rPr>
            <w:rFonts w:ascii="Times" w:hAnsi="Times"/>
            <w:sz w:val="24"/>
            <w:szCs w:val="24"/>
          </w:rPr>
          <w:fldChar w:fldCharType="begin"/>
        </w:r>
      </w:ins>
      <w:r w:rsidR="005E2031">
        <w:rPr>
          <w:rFonts w:ascii="Times" w:hAnsi="Times"/>
          <w:sz w:val="24"/>
          <w:szCs w:val="24"/>
        </w:rPr>
        <w:instrText xml:space="preserve"> ADDIN PAPERS2_CITATIONS &lt;citation&gt;&lt;uuid&gt;3422A42C-5E0D-4A7D-8D61-8B248F9CC814&lt;/uuid&gt;&lt;priority&gt;0&lt;/priority&gt;&lt;publications&gt;&lt;publication&gt;&lt;volume&gt;453&lt;/volume&gt;&lt;publication_date&gt;99200806121200000000222000&lt;/publication_date&gt;&lt;number&gt;7197&lt;/number&gt;&lt;doi&gt;10.1038/nature06976&lt;/doi&gt;&lt;startpage&gt;869&lt;/startpage&gt;&lt;title&gt;What we can do and what we cannot do with fMRI&lt;/title&gt;&lt;uuid&gt;C6FDD158-D0B8-4F76-9C0C-27218B058122&lt;/uuid&gt;&lt;subtype&gt;400&lt;/subtype&gt;&lt;endpage&gt;878&lt;/endpage&gt;&lt;type&gt;400&lt;/type&gt;&lt;url&gt;http://www.nature.com/doifinder/10.1038/nature06976&lt;/url&gt;&lt;bundle&gt;&lt;publication&gt;&lt;publisher&gt;Nature Publishing Group&lt;/publisher&gt;&lt;title&gt;Nature&lt;/title&gt;&lt;type&gt;-100&lt;/type&gt;&lt;subtype&gt;-100&lt;/subtype&gt;&lt;uuid&gt;8922E81F-FDC7-4EEB-AD52-F35F2C771D5A&lt;/uuid&gt;&lt;/publication&gt;&lt;/bundle&gt;&lt;authors&gt;&lt;author&gt;&lt;firstName&gt;Nikos&lt;/firstName&gt;&lt;middleNames&gt;K&lt;/middleNames&gt;&lt;lastName&gt;Logothetis&lt;/lastName&gt;&lt;/author&gt;&lt;/authors&gt;&lt;/publication&gt;&lt;/publications&gt;&lt;cites&gt;&lt;/cites&gt;&lt;/citation&gt;</w:instrText>
      </w:r>
      <w:r w:rsidR="00647FA2" w:rsidRPr="002666F4">
        <w:rPr>
          <w:rFonts w:ascii="Times" w:hAnsi="Times"/>
          <w:sz w:val="24"/>
          <w:szCs w:val="24"/>
        </w:rPr>
        <w:fldChar w:fldCharType="separate"/>
      </w:r>
      <w:ins w:id="1107" w:author="Alejandro De La Vega" w:date="2016-02-09T21:00:00Z">
        <w:r w:rsidR="00C93C59" w:rsidRPr="00DB1E40">
          <w:rPr>
            <w:rFonts w:ascii="Times" w:hAnsi="Times" w:cs="Cambria"/>
            <w:sz w:val="24"/>
            <w:szCs w:val="24"/>
          </w:rPr>
          <w:t>(Logothetis, 2008)</w:t>
        </w:r>
      </w:ins>
      <w:ins w:id="1108" w:author="Alejandro De La Vega" w:date="2016-02-08T22:05:00Z">
        <w:r w:rsidR="00647FA2" w:rsidRPr="002666F4">
          <w:rPr>
            <w:rFonts w:ascii="Times" w:hAnsi="Times"/>
            <w:sz w:val="24"/>
            <w:szCs w:val="24"/>
          </w:rPr>
          <w:fldChar w:fldCharType="end"/>
        </w:r>
        <w:r w:rsidR="00647FA2" w:rsidRPr="00070689">
          <w:rPr>
            <w:rFonts w:ascii="Times" w:hAnsi="Times"/>
            <w:sz w:val="24"/>
            <w:szCs w:val="24"/>
          </w:rPr>
          <w:t xml:space="preserve">, limiting the ability to </w:t>
        </w:r>
      </w:ins>
      <w:ins w:id="1109" w:author="Alejandro De La Vega" w:date="2016-02-08T22:10:00Z">
        <w:r w:rsidR="00647FA2" w:rsidRPr="002666F4">
          <w:rPr>
            <w:rFonts w:ascii="Times" w:hAnsi="Times"/>
            <w:sz w:val="24"/>
            <w:szCs w:val="24"/>
          </w:rPr>
          <w:t>localize</w:t>
        </w:r>
      </w:ins>
      <w:ins w:id="1110" w:author="Alejandro De La Vega" w:date="2016-02-08T22:05:00Z">
        <w:r w:rsidR="00647FA2" w:rsidRPr="002666F4">
          <w:rPr>
            <w:rFonts w:ascii="Times" w:hAnsi="Times"/>
            <w:sz w:val="24"/>
            <w:szCs w:val="24"/>
          </w:rPr>
          <w:t xml:space="preserve"> </w:t>
        </w:r>
      </w:ins>
      <w:ins w:id="1111" w:author="Alejandro De La Vega" w:date="2016-03-14T20:33:00Z">
        <w:r w:rsidR="00766709">
          <w:rPr>
            <w:rFonts w:ascii="Times" w:hAnsi="Times"/>
            <w:sz w:val="24"/>
            <w:szCs w:val="24"/>
          </w:rPr>
          <w:t>activity.</w:t>
        </w:r>
      </w:ins>
    </w:p>
    <w:p w14:paraId="1C093EBD" w14:textId="0E1A0FCB" w:rsidR="0043487B" w:rsidRPr="00070689" w:rsidRDefault="0043487B" w:rsidP="00665160">
      <w:pPr>
        <w:pStyle w:val="Normal1"/>
        <w:ind w:firstLine="0"/>
        <w:rPr>
          <w:ins w:id="1112" w:author="Alejandro De La Vega" w:date="2016-02-08T22:14:00Z"/>
          <w:rFonts w:ascii="Times" w:hAnsi="Times"/>
          <w:sz w:val="24"/>
          <w:szCs w:val="24"/>
        </w:rPr>
      </w:pPr>
      <w:ins w:id="1113" w:author="Alejandro De La Vega" w:date="2016-02-11T21:05:00Z">
        <w:r>
          <w:rPr>
            <w:rFonts w:ascii="Times" w:hAnsi="Times"/>
            <w:sz w:val="24"/>
            <w:szCs w:val="24"/>
          </w:rPr>
          <w:t>Conclusion</w:t>
        </w:r>
      </w:ins>
    </w:p>
    <w:p w14:paraId="34255287" w14:textId="5693D047" w:rsidR="00647FA2" w:rsidRPr="00070689" w:rsidRDefault="005E2031">
      <w:pPr>
        <w:rPr>
          <w:ins w:id="1114" w:author="Alejandro De La Vega" w:date="2016-02-08T22:32:00Z"/>
          <w:rFonts w:eastAsia="Times New Roman" w:cs="Times New Roman"/>
          <w:szCs w:val="24"/>
        </w:rPr>
      </w:pPr>
      <w:ins w:id="1115" w:author="Alejandro De La Vega" w:date="2016-03-14T20:18:00Z">
        <w:r>
          <w:rPr>
            <w:szCs w:val="24"/>
          </w:rPr>
          <w:t>In the present study</w:t>
        </w:r>
      </w:ins>
      <w:ins w:id="1116" w:author="Alejandro De La Vega" w:date="2016-03-14T20:16:00Z">
        <w:r>
          <w:rPr>
            <w:szCs w:val="24"/>
          </w:rPr>
          <w:t>, we provide a</w:t>
        </w:r>
      </w:ins>
      <w:ins w:id="1117" w:author="Alejandro De La Vega" w:date="2016-02-11T21:58:00Z">
        <w:r w:rsidR="008977E3" w:rsidRPr="00DB1E40">
          <w:rPr>
            <w:rFonts w:eastAsia="Times New Roman" w:cs="Arial"/>
            <w:color w:val="231F20"/>
            <w:szCs w:val="24"/>
          </w:rPr>
          <w:t xml:space="preserve"> comprehensive functional map of the human medial frontal cortex using unbiased data-driven methods</w:t>
        </w:r>
        <w:r w:rsidR="008977E3">
          <w:rPr>
            <w:rFonts w:eastAsia="Times New Roman" w:cs="Arial"/>
            <w:color w:val="231F20"/>
            <w:szCs w:val="24"/>
          </w:rPr>
          <w:t xml:space="preserve">. </w:t>
        </w:r>
      </w:ins>
      <w:r w:rsidR="00B7452C" w:rsidRPr="002666F4">
        <w:rPr>
          <w:szCs w:val="24"/>
        </w:rPr>
        <w:t xml:space="preserve">Although the </w:t>
      </w:r>
      <w:ins w:id="1118" w:author="Alejandro De La Vega" w:date="2016-03-08T19:03:00Z">
        <w:r w:rsidR="00652FF0">
          <w:rPr>
            <w:szCs w:val="24"/>
          </w:rPr>
          <w:t>anatomy</w:t>
        </w:r>
      </w:ins>
      <w:r w:rsidR="00B7452C" w:rsidRPr="002666F4">
        <w:rPr>
          <w:szCs w:val="24"/>
        </w:rPr>
        <w:t xml:space="preserve"> of this area has been extensively studied</w:t>
      </w:r>
      <w:ins w:id="1119" w:author="Alejandro De La Vega" w:date="2016-03-14T20:17:00Z">
        <w:r>
          <w:rPr>
            <w:szCs w:val="24"/>
          </w:rPr>
          <w:t xml:space="preserve">, the present study more directly </w:t>
        </w:r>
      </w:ins>
      <w:ins w:id="1120" w:author="Alejandro De La Vega" w:date="2016-03-14T20:18:00Z">
        <w:r>
          <w:rPr>
            <w:szCs w:val="24"/>
          </w:rPr>
          <w:t>identified</w:t>
        </w:r>
      </w:ins>
      <w:ins w:id="1121" w:author="Alejandro De La Vega" w:date="2016-03-14T20:20:00Z">
        <w:r>
          <w:rPr>
            <w:szCs w:val="24"/>
          </w:rPr>
          <w:t xml:space="preserve"> </w:t>
        </w:r>
      </w:ins>
      <w:ins w:id="1122" w:author="Alejandro De La Vega" w:date="2016-03-14T20:21:00Z">
        <w:r>
          <w:rPr>
            <w:szCs w:val="24"/>
          </w:rPr>
          <w:t xml:space="preserve">putative </w:t>
        </w:r>
      </w:ins>
      <w:ins w:id="1123" w:author="Alejandro De La Vega" w:date="2016-03-14T20:20:00Z">
        <w:r>
          <w:rPr>
            <w:szCs w:val="24"/>
          </w:rPr>
          <w:t>sub-regions with distinct functional</w:t>
        </w:r>
      </w:ins>
      <w:ins w:id="1124" w:author="Alejandro De La Vega" w:date="2016-03-14T20:21:00Z">
        <w:r>
          <w:rPr>
            <w:szCs w:val="24"/>
          </w:rPr>
          <w:t xml:space="preserve"> profiles</w:t>
        </w:r>
      </w:ins>
      <w:ins w:id="1125" w:author="Alejandro De La Vega" w:date="2016-03-14T20:20:00Z">
        <w:r>
          <w:rPr>
            <w:szCs w:val="24"/>
          </w:rPr>
          <w:t xml:space="preserve"> across </w:t>
        </w:r>
      </w:ins>
      <w:ins w:id="1126" w:author="Alejandro De La Vega" w:date="2016-03-08T19:04:00Z">
        <w:r w:rsidR="00652FF0">
          <w:rPr>
            <w:szCs w:val="24"/>
          </w:rPr>
          <w:t>a wide-</w:t>
        </w:r>
      </w:ins>
      <w:r w:rsidR="00B7452C" w:rsidRPr="00070689">
        <w:rPr>
          <w:szCs w:val="24"/>
        </w:rPr>
        <w:t>variety of psychological states</w:t>
      </w:r>
      <w:ins w:id="1127" w:author="Alejandro De La Vega" w:date="2016-03-14T20:21:00Z">
        <w:r>
          <w:rPr>
            <w:szCs w:val="24"/>
          </w:rPr>
          <w:t>.</w:t>
        </w:r>
      </w:ins>
      <w:ins w:id="1128" w:author="Alejandro De La Vega" w:date="2016-03-14T20:23:00Z">
        <w:r>
          <w:rPr>
            <w:szCs w:val="24"/>
          </w:rPr>
          <w:t xml:space="preserve"> The </w:t>
        </w:r>
      </w:ins>
      <w:bookmarkStart w:id="1129" w:name="h.tfbchimqq9jy" w:colFirst="0" w:colLast="0"/>
      <w:bookmarkEnd w:id="1129"/>
      <w:ins w:id="1130" w:author="Alejandro De La Vega" w:date="2016-02-11T21:59:00Z">
        <w:r w:rsidR="008977E3">
          <w:rPr>
            <w:rFonts w:eastAsia="Times New Roman" w:cs="Arial"/>
            <w:color w:val="231F20"/>
            <w:szCs w:val="24"/>
          </w:rPr>
          <w:t xml:space="preserve">present results </w:t>
        </w:r>
      </w:ins>
      <w:ins w:id="1131" w:author="Alejandro De La Vega" w:date="2016-03-08T19:04:00Z">
        <w:r>
          <w:rPr>
            <w:rFonts w:eastAsia="Times New Roman" w:cs="Arial"/>
            <w:color w:val="231F20"/>
            <w:szCs w:val="24"/>
          </w:rPr>
          <w:t xml:space="preserve">can </w:t>
        </w:r>
      </w:ins>
      <w:ins w:id="1132" w:author="Alejandro De La Vega" w:date="2016-03-14T20:24:00Z">
        <w:r>
          <w:rPr>
            <w:rFonts w:eastAsia="Times New Roman" w:cs="Arial"/>
            <w:color w:val="231F20"/>
            <w:szCs w:val="24"/>
          </w:rPr>
          <w:t xml:space="preserve">serve as a </w:t>
        </w:r>
      </w:ins>
      <w:ins w:id="1133" w:author="Alejandro De La Vega" w:date="2016-03-14T20:25:00Z">
        <w:r>
          <w:rPr>
            <w:rFonts w:eastAsia="Times New Roman" w:cs="Arial"/>
            <w:color w:val="231F20"/>
            <w:szCs w:val="24"/>
          </w:rPr>
          <w:t>launch pad to generate and test more fine-grained</w:t>
        </w:r>
      </w:ins>
      <w:ins w:id="1134" w:author="Alejandro De La Vega" w:date="2016-03-08T19:04:00Z">
        <w:r>
          <w:rPr>
            <w:rFonts w:eastAsia="Times New Roman" w:cs="Arial"/>
            <w:color w:val="231F20"/>
            <w:szCs w:val="24"/>
          </w:rPr>
          <w:t xml:space="preserve"> hypotheses </w:t>
        </w:r>
      </w:ins>
      <w:ins w:id="1135" w:author="Alejandro De La Vega" w:date="2016-03-14T20:25:00Z">
        <w:r>
          <w:rPr>
            <w:rFonts w:eastAsia="Times New Roman" w:cs="Arial"/>
            <w:color w:val="231F20"/>
            <w:szCs w:val="24"/>
          </w:rPr>
          <w:t>in future studies.</w:t>
        </w:r>
      </w:ins>
    </w:p>
    <w:p w14:paraId="09FD85A8" w14:textId="16DBD8F7" w:rsidR="003E6356" w:rsidRPr="00070689" w:rsidRDefault="00647FA2" w:rsidP="00665160">
      <w:pPr>
        <w:pStyle w:val="Normal1"/>
        <w:rPr>
          <w:rFonts w:ascii="Times" w:hAnsi="Times"/>
          <w:sz w:val="24"/>
          <w:szCs w:val="24"/>
        </w:rPr>
      </w:pPr>
      <w:ins w:id="1136" w:author="Alejandro De La Vega" w:date="2016-02-08T22:32:00Z">
        <w:r w:rsidRPr="00070689">
          <w:rPr>
            <w:rFonts w:ascii="Times" w:eastAsia="Trebuchet MS" w:hAnsi="Times" w:cs="Trebuchet MS"/>
            <w:b/>
            <w:sz w:val="24"/>
            <w:szCs w:val="24"/>
          </w:rPr>
          <w:t xml:space="preserve"> </w:t>
        </w:r>
      </w:ins>
      <w:r w:rsidR="00AA0DCB" w:rsidRPr="00070689">
        <w:rPr>
          <w:rFonts w:ascii="Times" w:eastAsia="Trebuchet MS" w:hAnsi="Times" w:cs="Trebuchet MS"/>
          <w:b/>
          <w:sz w:val="24"/>
          <w:szCs w:val="24"/>
        </w:rPr>
        <w:br w:type="page"/>
      </w:r>
      <w:r w:rsidR="006B0B75" w:rsidRPr="00070689">
        <w:rPr>
          <w:rFonts w:ascii="Times" w:eastAsia="Trebuchet MS" w:hAnsi="Times" w:cs="Trebuchet MS"/>
          <w:b/>
          <w:sz w:val="24"/>
          <w:szCs w:val="24"/>
        </w:rPr>
        <w:t>References</w:t>
      </w:r>
      <w:bookmarkStart w:id="1137" w:name="h.cnz3dsam77ex" w:colFirst="0" w:colLast="0"/>
      <w:bookmarkStart w:id="1138" w:name="h.tx7iv0w5769r" w:colFirst="0" w:colLast="0"/>
      <w:bookmarkStart w:id="1139" w:name="h.bnzn0jxog6io" w:colFirst="0" w:colLast="0"/>
      <w:bookmarkEnd w:id="1137"/>
      <w:bookmarkEnd w:id="1138"/>
      <w:bookmarkEnd w:id="1139"/>
    </w:p>
    <w:p w14:paraId="1DC4F77C" w14:textId="77777777" w:rsidR="005E2031" w:rsidRDefault="003E6356"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40" w:author="Alejandro De La Vega" w:date="2016-03-14T20:32:00Z"/>
          <w:rFonts w:cs="Times"/>
          <w:szCs w:val="24"/>
        </w:rPr>
      </w:pPr>
      <w:r w:rsidRPr="00070689">
        <w:rPr>
          <w:szCs w:val="24"/>
        </w:rPr>
        <w:fldChar w:fldCharType="begin"/>
      </w:r>
      <w:r w:rsidRPr="00070689">
        <w:rPr>
          <w:szCs w:val="24"/>
        </w:rPr>
        <w:instrText xml:space="preserve"> ADDIN PAPERS2_CITATIONS &lt;papers2_bibliography/&gt;</w:instrText>
      </w:r>
      <w:r w:rsidRPr="00070689">
        <w:rPr>
          <w:szCs w:val="24"/>
        </w:rPr>
        <w:fldChar w:fldCharType="separate"/>
      </w:r>
      <w:ins w:id="1141" w:author="Alejandro De La Vega" w:date="2016-03-14T20:32:00Z">
        <w:r w:rsidR="005E2031">
          <w:rPr>
            <w:rFonts w:cs="Times"/>
            <w:szCs w:val="24"/>
          </w:rPr>
          <w:t>Alexander WH, Brown JW (2011) Medial prefrontal cortex as an action-outcome predictor. Nat Neurosci 14:1338–1344.</w:t>
        </w:r>
      </w:ins>
    </w:p>
    <w:p w14:paraId="28570BB1"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42" w:author="Alejandro De La Vega" w:date="2016-03-14T20:32:00Z"/>
          <w:rFonts w:cs="Times"/>
          <w:szCs w:val="24"/>
        </w:rPr>
      </w:pPr>
      <w:ins w:id="1143" w:author="Alejandro De La Vega" w:date="2016-03-14T20:32:00Z">
        <w:r>
          <w:rPr>
            <w:rFonts w:cs="Times"/>
            <w:szCs w:val="24"/>
          </w:rPr>
          <w:t>Anderson ML, Kinnison J, Pessoa L (2013) Describing functional diversity of brain regions and brain networks. NeuroImage 73:50–58.</w:t>
        </w:r>
      </w:ins>
    </w:p>
    <w:p w14:paraId="2E684F42"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44" w:author="Alejandro De La Vega" w:date="2016-03-14T20:32:00Z"/>
          <w:rFonts w:cs="Times"/>
          <w:szCs w:val="24"/>
        </w:rPr>
      </w:pPr>
      <w:ins w:id="1145" w:author="Alejandro De La Vega" w:date="2016-03-14T20:32:00Z">
        <w:r>
          <w:rPr>
            <w:rFonts w:cs="Times"/>
            <w:szCs w:val="24"/>
          </w:rPr>
          <w:t>Andrews Hanna JR, Reidler JS, Sepulcre J, Poulin R, Buckner RL (2010) Functional-Anatomic Fractionation of the Brain's Default Network. Neuron 65:550–562.</w:t>
        </w:r>
      </w:ins>
    </w:p>
    <w:p w14:paraId="72B5552A"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46" w:author="Alejandro De La Vega" w:date="2016-03-14T20:32:00Z"/>
          <w:rFonts w:cs="Times"/>
          <w:szCs w:val="24"/>
        </w:rPr>
      </w:pPr>
      <w:ins w:id="1147" w:author="Alejandro De La Vega" w:date="2016-03-14T20:32:00Z">
        <w:r>
          <w:rPr>
            <w:rFonts w:cs="Times"/>
            <w:szCs w:val="24"/>
          </w:rPr>
          <w:t>Andrews-Hanna JR (2012) The Brain's Default Network and Its Adaptive Role in Internal Mentation. The Neuroscientist 18:251–270.</w:t>
        </w:r>
      </w:ins>
    </w:p>
    <w:p w14:paraId="31912352"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48" w:author="Alejandro De La Vega" w:date="2016-03-14T20:32:00Z"/>
          <w:rFonts w:cs="Times"/>
          <w:szCs w:val="24"/>
        </w:rPr>
      </w:pPr>
      <w:ins w:id="1149" w:author="Alejandro De La Vega" w:date="2016-03-14T20:32:00Z">
        <w:r>
          <w:rPr>
            <w:rFonts w:cs="Times"/>
            <w:szCs w:val="24"/>
          </w:rPr>
          <w:t>Androutsopoulos I, Koutsias J, Chandrinos KV, Paliouras G, Spyropoulos CD (2000) An evaluation of Naive Bayesian anti-spam filtering.</w:t>
        </w:r>
      </w:ins>
    </w:p>
    <w:p w14:paraId="2804CC6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50" w:author="Alejandro De La Vega" w:date="2016-03-14T20:32:00Z"/>
          <w:rFonts w:cs="Times"/>
          <w:szCs w:val="24"/>
        </w:rPr>
      </w:pPr>
      <w:ins w:id="1151" w:author="Alejandro De La Vega" w:date="2016-03-14T20:32:00Z">
        <w:r>
          <w:rPr>
            <w:rFonts w:cs="Times"/>
            <w:szCs w:val="24"/>
          </w:rPr>
          <w:t>Baumgartner T, Götte L, Gügler R, Fehr E (2012) The mentalizing network orchestrates the impact of parochial altruism on social norm enforcement. Hum Brain Mapp 33:1452–1469.</w:t>
        </w:r>
      </w:ins>
    </w:p>
    <w:p w14:paraId="5B21FCBB"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52" w:author="Alejandro De La Vega" w:date="2016-03-14T20:32:00Z"/>
          <w:rFonts w:cs="Times"/>
          <w:szCs w:val="24"/>
        </w:rPr>
      </w:pPr>
      <w:ins w:id="1153" w:author="Alejandro De La Vega" w:date="2016-03-14T20:32:00Z">
        <w:r>
          <w:rPr>
            <w:rFonts w:cs="Times"/>
            <w:szCs w:val="24"/>
          </w:rPr>
          <w:t>Beckmann M, Johansen-Berg H, Rushworth MFS (2009) Connectivity-Based Parcellation of Human Cingulate Cortex and Its Relation to Functional Specialization. Journal of Neuroscience 29:1175–1190.</w:t>
        </w:r>
      </w:ins>
    </w:p>
    <w:p w14:paraId="41E97B0F"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54" w:author="Alejandro De La Vega" w:date="2016-03-14T20:32:00Z"/>
          <w:rFonts w:cs="Times"/>
          <w:szCs w:val="24"/>
        </w:rPr>
      </w:pPr>
      <w:ins w:id="1155" w:author="Alejandro De La Vega" w:date="2016-03-14T20:32:00Z">
        <w:r>
          <w:rPr>
            <w:rFonts w:cs="Times"/>
            <w:szCs w:val="24"/>
          </w:rPr>
          <w:t>Botvinick M, Nystrom LE, Fissell K, Carter CS, Cohen JD (1999) Conflict monitoring versus selection-for-action in anterior cingulate cortex. Nature 402:179–181.</w:t>
        </w:r>
      </w:ins>
    </w:p>
    <w:p w14:paraId="3522C23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56" w:author="Alejandro De La Vega" w:date="2016-03-14T20:32:00Z"/>
          <w:rFonts w:cs="Times"/>
          <w:szCs w:val="24"/>
        </w:rPr>
      </w:pPr>
      <w:ins w:id="1157" w:author="Alejandro De La Vega" w:date="2016-03-14T20:32:00Z">
        <w:r>
          <w:rPr>
            <w:rFonts w:cs="Times"/>
            <w:szCs w:val="24"/>
          </w:rPr>
          <w:t>Brown JW, Braver TS (2005) Learned Predictions of Error Likelihood in the Anterior Cingulate Cortex. Science 307:1118–1121.</w:t>
        </w:r>
      </w:ins>
    </w:p>
    <w:p w14:paraId="1181BB09"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58" w:author="Alejandro De La Vega" w:date="2016-03-14T20:32:00Z"/>
          <w:rFonts w:cs="Times"/>
          <w:szCs w:val="24"/>
        </w:rPr>
      </w:pPr>
      <w:ins w:id="1159" w:author="Alejandro De La Vega" w:date="2016-03-14T20:32:00Z">
        <w:r>
          <w:rPr>
            <w:rFonts w:cs="Times"/>
            <w:szCs w:val="24"/>
          </w:rPr>
          <w:t>Carter RM, Huettel SA (2013) A nexus model of the temporal–parietal junction. Trends in Cognitive Sciences 17:328–336.</w:t>
        </w:r>
      </w:ins>
    </w:p>
    <w:p w14:paraId="38F0EFD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60" w:author="Alejandro De La Vega" w:date="2016-03-14T20:32:00Z"/>
          <w:rFonts w:cs="Times"/>
          <w:szCs w:val="24"/>
        </w:rPr>
      </w:pPr>
      <w:ins w:id="1161" w:author="Alejandro De La Vega" w:date="2016-03-14T20:32:00Z">
        <w:r>
          <w:rPr>
            <w:rFonts w:cs="Times"/>
            <w:szCs w:val="24"/>
          </w:rPr>
          <w:t>Cavanagh JF, Shackman AJ (2015) Frontal midline theta reflects anxiety and cognitive control: Meta-analytic evidence. Journal of Physiology-Paris 109:3–15.</w:t>
        </w:r>
      </w:ins>
    </w:p>
    <w:p w14:paraId="0E2D94A0"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62" w:author="Alejandro De La Vega" w:date="2016-03-14T20:32:00Z"/>
          <w:rFonts w:cs="Times"/>
          <w:szCs w:val="24"/>
        </w:rPr>
      </w:pPr>
      <w:ins w:id="1163" w:author="Alejandro De La Vega" w:date="2016-03-14T20:32:00Z">
        <w:r>
          <w:rPr>
            <w:rFonts w:cs="Times"/>
            <w:szCs w:val="24"/>
          </w:rPr>
          <w:t>Chang LJ, Yarkoni T, Khaw MW, Sanfey AG (2013) Decoding the Role of the Insula in Human Cognition: Functional Parcellation and Large-Scale Reverse Inference. Cerebral Cortex 23:739–749.</w:t>
        </w:r>
      </w:ins>
    </w:p>
    <w:p w14:paraId="05AB743A"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64" w:author="Alejandro De La Vega" w:date="2016-03-14T20:32:00Z"/>
          <w:rFonts w:cs="Times"/>
          <w:szCs w:val="24"/>
        </w:rPr>
      </w:pPr>
      <w:ins w:id="1165" w:author="Alejandro De La Vega" w:date="2016-03-14T20:32:00Z">
        <w:r>
          <w:rPr>
            <w:rFonts w:cs="Times"/>
            <w:szCs w:val="24"/>
          </w:rPr>
          <w:t>Cole MW, Bassett DS, Power JD, Braver TS, Petersen SE (2014) Intrinsic and Task-Evoked Network Architectures of the Human Brain. Neuron 83:238–251.</w:t>
        </w:r>
      </w:ins>
    </w:p>
    <w:p w14:paraId="1D968E1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66" w:author="Alejandro De La Vega" w:date="2016-03-14T20:32:00Z"/>
          <w:rFonts w:cs="Times"/>
          <w:szCs w:val="24"/>
        </w:rPr>
      </w:pPr>
      <w:ins w:id="1167" w:author="Alejandro De La Vega" w:date="2016-03-14T20:32:00Z">
        <w:r>
          <w:rPr>
            <w:rFonts w:cs="Times"/>
            <w:szCs w:val="24"/>
          </w:rPr>
          <w:t>Critchley HD, Mathias CJ, Josephs O, O’Doherty J, Zanini S, Dewar BK, Cipolotti L, Shallice T, Dolan RJ (2003) Human cingulate cortex and autonomic control: converging neuroimaging and clinical evidence. Brain 126:2139–2152.</w:t>
        </w:r>
      </w:ins>
    </w:p>
    <w:p w14:paraId="33D5EAF6"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68" w:author="Alejandro De La Vega" w:date="2016-03-14T20:32:00Z"/>
          <w:rFonts w:cs="Times"/>
          <w:szCs w:val="24"/>
        </w:rPr>
      </w:pPr>
      <w:ins w:id="1169" w:author="Alejandro De La Vega" w:date="2016-03-14T20:32:00Z">
        <w:r>
          <w:rPr>
            <w:rFonts w:cs="Times"/>
            <w:szCs w:val="24"/>
          </w:rPr>
          <w:t>Denny BT, Kober H, Wager TD, Ochsner KN (2012) A Meta-analysis of Functional Neuroimaging Studies of Self- and Other Judgments Reveals a Spatial Gradient for Mentalizing in Medial Prefrontal Cortex. http://dxdoiorg/101162/jocn_a_00233 24:1742–1752.</w:t>
        </w:r>
      </w:ins>
    </w:p>
    <w:p w14:paraId="30A3BAB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70" w:author="Alejandro De La Vega" w:date="2016-03-14T20:32:00Z"/>
          <w:rFonts w:cs="Times"/>
          <w:szCs w:val="24"/>
        </w:rPr>
      </w:pPr>
      <w:ins w:id="1171" w:author="Alejandro De La Vega" w:date="2016-03-14T20:32:00Z">
        <w:r>
          <w:rPr>
            <w:rFonts w:cs="Times"/>
            <w:szCs w:val="24"/>
          </w:rPr>
          <w:t>Eisenberger NI (2015) Social Pain and the Brain: Controversies, Questions, and Where to Go from Here. http://dxdoiorg/101146/annurev-psych-010213-115146 66:601–629.</w:t>
        </w:r>
      </w:ins>
    </w:p>
    <w:p w14:paraId="143E755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72" w:author="Alejandro De La Vega" w:date="2016-03-14T20:32:00Z"/>
          <w:rFonts w:cs="Times"/>
          <w:szCs w:val="24"/>
        </w:rPr>
      </w:pPr>
      <w:ins w:id="1173" w:author="Alejandro De La Vega" w:date="2016-03-14T20:32:00Z">
        <w:r>
          <w:rPr>
            <w:rFonts w:cs="Times"/>
            <w:szCs w:val="24"/>
          </w:rPr>
          <w:t>Etkin A, Egner T, Kalisch R (2011) Emotional processing in anterior cingulate and medial prefrontal cortex. Trends in Cognitive Sciences 15:85–93.</w:t>
        </w:r>
      </w:ins>
    </w:p>
    <w:p w14:paraId="3B285E4D"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74" w:author="Alejandro De La Vega" w:date="2016-03-14T20:32:00Z"/>
          <w:rFonts w:cs="Times"/>
          <w:szCs w:val="24"/>
        </w:rPr>
      </w:pPr>
      <w:ins w:id="1175" w:author="Alejandro De La Vega" w:date="2016-03-14T20:32:00Z">
        <w:r>
          <w:rPr>
            <w:rFonts w:cs="Times"/>
            <w:szCs w:val="24"/>
          </w:rPr>
          <w:t>Gorgolewski KJ, Varoquaux G, Rivera G, Schwarz Y, Ghosh SS, Maumet C, Sochat VV, Nichols TE, Poldrack RA, Poline J-B, Yarkoni T, Margulies DS (2015) NeuroVault.org: a web-based repository for collecting and sharing unthresholded statistical maps of the human brain. Frontiers in Neuroinformatics 9.</w:t>
        </w:r>
      </w:ins>
    </w:p>
    <w:p w14:paraId="16B685B2"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76" w:author="Alejandro De La Vega" w:date="2016-03-14T20:32:00Z"/>
          <w:rFonts w:cs="Times"/>
          <w:szCs w:val="24"/>
        </w:rPr>
      </w:pPr>
      <w:ins w:id="1177" w:author="Alejandro De La Vega" w:date="2016-03-14T20:32:00Z">
        <w:r>
          <w:rPr>
            <w:rFonts w:cs="Times"/>
            <w:szCs w:val="24"/>
          </w:rPr>
          <w:t>Hare TA, Camerer CF, Rangel A (2009) Self-Control in Decision-Making Involves Modulation of the vmPFC Valuation System. Science 324:646–648.</w:t>
        </w:r>
      </w:ins>
    </w:p>
    <w:p w14:paraId="7333A95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78" w:author="Alejandro De La Vega" w:date="2016-03-14T20:32:00Z"/>
          <w:rFonts w:cs="Times"/>
          <w:szCs w:val="24"/>
        </w:rPr>
      </w:pPr>
      <w:ins w:id="1179" w:author="Alejandro De La Vega" w:date="2016-03-14T20:32:00Z">
        <w:r>
          <w:rPr>
            <w:rFonts w:cs="Times"/>
            <w:szCs w:val="24"/>
          </w:rPr>
          <w:t>Holroyd CB, Nieuwenhuis S, Yeung N (2004) Dorsal anterior cingulate cortex shows fMRI response to internal and external error signals. Nature.</w:t>
        </w:r>
      </w:ins>
    </w:p>
    <w:p w14:paraId="1FF49134"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80" w:author="Alejandro De La Vega" w:date="2016-03-14T20:32:00Z"/>
          <w:rFonts w:cs="Times"/>
          <w:szCs w:val="24"/>
        </w:rPr>
      </w:pPr>
      <w:ins w:id="1181" w:author="Alejandro De La Vega" w:date="2016-03-14T20:32:00Z">
        <w:r>
          <w:rPr>
            <w:rFonts w:cs="Times"/>
            <w:szCs w:val="24"/>
          </w:rPr>
          <w:t>Hutchison RM, Womelsdorf T, Allen EA, Bandettini PA, Calhoun VD, Corbetta M, Penna Della S, Duyn JH, Glover GH, Gonzalez-Castillo J, Handwerker DA, Keilholz S, Kiviniemi V, Leopold DA, de Pasquale F, Sporns O, Walter M, Chang C (2013) Dynamic functional connectivity: Promise, issues, and interpretations. NeuroImage 80:360–378.</w:t>
        </w:r>
      </w:ins>
    </w:p>
    <w:p w14:paraId="047331AA"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82" w:author="Alejandro De La Vega" w:date="2016-03-14T20:32:00Z"/>
          <w:rFonts w:cs="Times"/>
          <w:szCs w:val="24"/>
        </w:rPr>
      </w:pPr>
      <w:ins w:id="1183" w:author="Alejandro De La Vega" w:date="2016-03-14T20:32:00Z">
        <w:r>
          <w:rPr>
            <w:rFonts w:cs="Times"/>
            <w:szCs w:val="24"/>
          </w:rPr>
          <w:t>Jeni LA, Cohn JF, la Torre De F (2013) Facing Imbalanced Data--Recommendations for the Use of Performance Metrics. 2013 Humaine Association Conference on Affective Computing and Intelligent Interaction (ACII):245–251.</w:t>
        </w:r>
      </w:ins>
    </w:p>
    <w:p w14:paraId="5244FBF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84" w:author="Alejandro De La Vega" w:date="2016-03-14T20:32:00Z"/>
          <w:rFonts w:cs="Times"/>
          <w:szCs w:val="24"/>
        </w:rPr>
      </w:pPr>
      <w:ins w:id="1185" w:author="Alejandro De La Vega" w:date="2016-03-14T20:32:00Z">
        <w:r>
          <w:rPr>
            <w:rFonts w:cs="Times"/>
            <w:szCs w:val="24"/>
          </w:rPr>
          <w:t>Kennerley SW, Sakai K (2004) Organization of action sequences and the role of the pre-SMA. Journal of ….</w:t>
        </w:r>
      </w:ins>
    </w:p>
    <w:p w14:paraId="3B82BE7F"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86" w:author="Alejandro De La Vega" w:date="2016-03-14T20:32:00Z"/>
          <w:rFonts w:cs="Times"/>
          <w:szCs w:val="24"/>
        </w:rPr>
      </w:pPr>
      <w:ins w:id="1187" w:author="Alejandro De La Vega" w:date="2016-03-14T20:32:00Z">
        <w:r>
          <w:rPr>
            <w:rFonts w:cs="Times"/>
            <w:szCs w:val="24"/>
          </w:rPr>
          <w:t>Kim J-H, Lee J-M, Jo HJ, Kim SH, Lee JH, Kim ST, Seo SW, Cox RW, Na DL, Kim SI, Saad ZS (2010) Defining functional SMA and pre-SMA subregions in human MFC using resting state fMRI: Functional connectivity-based parcellation method. NeuroImage 49:2375–2386.</w:t>
        </w:r>
      </w:ins>
    </w:p>
    <w:p w14:paraId="21D2D57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88" w:author="Alejandro De La Vega" w:date="2016-03-14T20:32:00Z"/>
          <w:rFonts w:cs="Times"/>
          <w:szCs w:val="24"/>
        </w:rPr>
      </w:pPr>
      <w:ins w:id="1189" w:author="Alejandro De La Vega" w:date="2016-03-14T20:32:00Z">
        <w:r>
          <w:rPr>
            <w:rFonts w:cs="Times"/>
            <w:szCs w:val="24"/>
          </w:rPr>
          <w:t>Lebreton M, Jorge S, Michel V, Thirion B, Pessiglione M (2009) An Automatic Valuation System in the Human Brain: Evidence from Functional Neuroimaging. Neuron 64:431–439.</w:t>
        </w:r>
      </w:ins>
    </w:p>
    <w:p w14:paraId="30543370"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90" w:author="Alejandro De La Vega" w:date="2016-03-14T20:32:00Z"/>
          <w:rFonts w:cs="Times"/>
          <w:szCs w:val="24"/>
        </w:rPr>
      </w:pPr>
      <w:ins w:id="1191" w:author="Alejandro De La Vega" w:date="2016-03-14T20:32:00Z">
        <w:r>
          <w:rPr>
            <w:rFonts w:cs="Times"/>
            <w:szCs w:val="24"/>
          </w:rPr>
          <w:t>Leek EC, Johnston SJ (2009) Functional specialization in the supplementary motor complex. Nat Rev Neurosci.</w:t>
        </w:r>
      </w:ins>
    </w:p>
    <w:p w14:paraId="2946172C"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92" w:author="Alejandro De La Vega" w:date="2016-03-14T20:32:00Z"/>
          <w:rFonts w:cs="Times"/>
          <w:szCs w:val="24"/>
        </w:rPr>
      </w:pPr>
      <w:ins w:id="1193" w:author="Alejandro De La Vega" w:date="2016-03-14T20:32:00Z">
        <w:r>
          <w:rPr>
            <w:rFonts w:cs="Times"/>
            <w:szCs w:val="24"/>
          </w:rPr>
          <w:t>Lieberman MD, Eisenberger NI (2015) The dorsal anterior cingulate cortex is selective for pain: Results from large-scale reverse inference. PNAS:1–6.</w:t>
        </w:r>
      </w:ins>
    </w:p>
    <w:p w14:paraId="00F3B167"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94" w:author="Alejandro De La Vega" w:date="2016-03-14T20:32:00Z"/>
          <w:rFonts w:cs="Times"/>
          <w:szCs w:val="24"/>
        </w:rPr>
      </w:pPr>
      <w:ins w:id="1195" w:author="Alejandro De La Vega" w:date="2016-03-14T20:32:00Z">
        <w:r>
          <w:rPr>
            <w:rFonts w:cs="Times"/>
            <w:szCs w:val="24"/>
          </w:rPr>
          <w:t>Lindquist KA, Wager TD, Kober H, Bliss-Moreau E, Barrett LF (2012) The brain basis of emotion: A meta-analytic review. Behavioral and Brain Sciences 35:121–143.</w:t>
        </w:r>
      </w:ins>
    </w:p>
    <w:p w14:paraId="1FE97BA9"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96" w:author="Alejandro De La Vega" w:date="2016-03-14T20:32:00Z"/>
          <w:rFonts w:cs="Times"/>
          <w:szCs w:val="24"/>
        </w:rPr>
      </w:pPr>
      <w:ins w:id="1197" w:author="Alejandro De La Vega" w:date="2016-03-14T20:32:00Z">
        <w:r>
          <w:rPr>
            <w:rFonts w:cs="Times"/>
            <w:szCs w:val="24"/>
          </w:rPr>
          <w:t>Logothetis NK (2008) What we can do and what we cannot do with fMRI. Nature 453:869–878.</w:t>
        </w:r>
      </w:ins>
    </w:p>
    <w:p w14:paraId="5B39C18F"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198" w:author="Alejandro De La Vega" w:date="2016-03-14T20:32:00Z"/>
          <w:rFonts w:cs="Times"/>
          <w:szCs w:val="24"/>
        </w:rPr>
      </w:pPr>
      <w:ins w:id="1199" w:author="Alejandro De La Vega" w:date="2016-03-14T20:32:00Z">
        <w:r>
          <w:rPr>
            <w:rFonts w:cs="Times"/>
            <w:szCs w:val="24"/>
          </w:rPr>
          <w:t>Mackey S, Petrides M (2014) Architecture and morphology of the human ventromedial prefrontal cortex. European Journal of Neuroscience 40:2777–2796.</w:t>
        </w:r>
      </w:ins>
    </w:p>
    <w:p w14:paraId="51C37502"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00" w:author="Alejandro De La Vega" w:date="2016-03-14T20:32:00Z"/>
          <w:rFonts w:cs="Times"/>
          <w:szCs w:val="24"/>
        </w:rPr>
      </w:pPr>
      <w:ins w:id="1201" w:author="Alejandro De La Vega" w:date="2016-03-14T20:32:00Z">
        <w:r>
          <w:rPr>
            <w:rFonts w:cs="Times"/>
            <w:szCs w:val="24"/>
          </w:rPr>
          <w:t>Mattar MG, Cole MW, Thompson-Schill SL, Bassett DS (2015) A Functional Cartography of Cognitive Systems Honey CJ, ed. PLoS Comput Biol 11:e1004533–26.</w:t>
        </w:r>
      </w:ins>
    </w:p>
    <w:p w14:paraId="526CBF04"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02" w:author="Alejandro De La Vega" w:date="2016-03-14T20:32:00Z"/>
          <w:rFonts w:cs="Times"/>
          <w:szCs w:val="24"/>
        </w:rPr>
      </w:pPr>
      <w:ins w:id="1203" w:author="Alejandro De La Vega" w:date="2016-03-14T20:32:00Z">
        <w:r>
          <w:rPr>
            <w:rFonts w:cs="Times"/>
            <w:szCs w:val="24"/>
          </w:rPr>
          <w:t>Milham MP, Banich MT, Webb A, Barad V, Cohen NJ, Wszalek T, Kramer AF (2001) The relative involvement of anterior cingulate and prefrontal cortex in attentional control depends on nature of conflict. Cognitive Brain Research 12:467–473.</w:t>
        </w:r>
      </w:ins>
    </w:p>
    <w:p w14:paraId="30E8EEDF"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04" w:author="Alejandro De La Vega" w:date="2016-03-14T20:32:00Z"/>
          <w:rFonts w:cs="Times"/>
          <w:szCs w:val="24"/>
        </w:rPr>
      </w:pPr>
      <w:ins w:id="1205" w:author="Alejandro De La Vega" w:date="2016-03-14T20:32:00Z">
        <w:r>
          <w:rPr>
            <w:rFonts w:cs="Times"/>
            <w:szCs w:val="24"/>
          </w:rPr>
          <w:t>Mitchell JP, Banaji MR, Macrae CN (2006) The Link between Social Cognition and Self-referential Thought in the Medial Prefrontal Cortex. http://dxdoiorg/101162/0898929055002418 17:1306–1315.</w:t>
        </w:r>
      </w:ins>
    </w:p>
    <w:p w14:paraId="7320A27F"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06" w:author="Alejandro De La Vega" w:date="2016-03-14T20:32:00Z"/>
          <w:rFonts w:cs="Times"/>
          <w:szCs w:val="24"/>
        </w:rPr>
      </w:pPr>
      <w:ins w:id="1207" w:author="Alejandro De La Vega" w:date="2016-03-14T20:32:00Z">
        <w:r>
          <w:rPr>
            <w:rFonts w:cs="Times"/>
            <w:szCs w:val="24"/>
          </w:rPr>
          <w:t>Nelson SM, Dosenbach NUF, Cohen AL, Wheeler ME, Schlaggar BL, Petersen SE (2010a) Role of the anterior insula in task-level control and focal attention. Brain Structure and Function 214:669–680.</w:t>
        </w:r>
      </w:ins>
    </w:p>
    <w:p w14:paraId="4606D8E6"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08" w:author="Alejandro De La Vega" w:date="2016-03-14T20:32:00Z"/>
          <w:rFonts w:cs="Times"/>
          <w:szCs w:val="24"/>
        </w:rPr>
      </w:pPr>
      <w:ins w:id="1209" w:author="Alejandro De La Vega" w:date="2016-03-14T20:32:00Z">
        <w:r>
          <w:rPr>
            <w:rFonts w:cs="Times"/>
            <w:szCs w:val="24"/>
          </w:rPr>
          <w:t>Nelson SM, Dosenbach NUF, Cohen AL, Wheeler ME, Schlaggar BL, Petersen SE (2010b) Role of the anterior insula in task-level control and focal attention. Brain Structure and Function 214:669–680.</w:t>
        </w:r>
      </w:ins>
    </w:p>
    <w:p w14:paraId="0FBBC5A7"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10" w:author="Alejandro De La Vega" w:date="2016-03-14T20:32:00Z"/>
          <w:rFonts w:cs="Times"/>
          <w:szCs w:val="24"/>
        </w:rPr>
      </w:pPr>
      <w:ins w:id="1211" w:author="Alejandro De La Vega" w:date="2016-03-14T20:32:00Z">
        <w:r>
          <w:rPr>
            <w:rFonts w:cs="Times"/>
            <w:szCs w:val="24"/>
          </w:rPr>
          <w:t>Neubert F-X, Mars RB, Sallet J, Rushworth MFS (2015) Connectivity reveals relationship of brain areas for reward-guided learning and decision making in human and monkey frontal cortex. PNAS:201410767–10.</w:t>
        </w:r>
      </w:ins>
    </w:p>
    <w:p w14:paraId="319A3FD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12" w:author="Alejandro De La Vega" w:date="2016-03-14T20:32:00Z"/>
          <w:rFonts w:cs="Times"/>
          <w:szCs w:val="24"/>
        </w:rPr>
      </w:pPr>
      <w:ins w:id="1213" w:author="Alejandro De La Vega" w:date="2016-03-14T20:32:00Z">
        <w:r>
          <w:rPr>
            <w:rFonts w:cs="Times"/>
            <w:szCs w:val="24"/>
          </w:rPr>
          <w:t>Palomero-Gallagher N, Eickhoff SB, Hoffstaedter F, Schleicher A, Mohlberg H, Vogt BA, Amunts K, Zilles K (2015) Functional organization of human subgenual cortical areas: Relationship between architectonical segregation and connectional heterogeneity. NeuroImage 115:177–190.</w:t>
        </w:r>
      </w:ins>
    </w:p>
    <w:p w14:paraId="058F8FA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14" w:author="Alejandro De La Vega" w:date="2016-03-14T20:32:00Z"/>
          <w:rFonts w:cs="Times"/>
          <w:szCs w:val="24"/>
        </w:rPr>
      </w:pPr>
      <w:ins w:id="1215" w:author="Alejandro De La Vega" w:date="2016-03-14T20:32:00Z">
        <w:r>
          <w:rPr>
            <w:rFonts w:cs="Times"/>
            <w:szCs w:val="24"/>
          </w:rPr>
          <w:t>Palomero-Gallagher N, Zilles K, Schleicher A, Vogt BA (2013) Cyto- and receptor architecture of area 32 in human and macaque brains. J Comp Neurol 521:3272–3286.</w:t>
        </w:r>
      </w:ins>
    </w:p>
    <w:p w14:paraId="6F86686F"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16" w:author="Alejandro De La Vega" w:date="2016-03-14T20:32:00Z"/>
          <w:rFonts w:cs="Times"/>
          <w:szCs w:val="24"/>
        </w:rPr>
      </w:pPr>
      <w:ins w:id="1217" w:author="Alejandro De La Vega" w:date="2016-03-14T20:32:00Z">
        <w:r>
          <w:rPr>
            <w:rFonts w:cs="Times"/>
            <w:szCs w:val="24"/>
          </w:rPr>
          <w:t>Paus T (2001) Primate anterior cingulate cortex: where motor control, drive and cognition interface. :1–8.</w:t>
        </w:r>
      </w:ins>
    </w:p>
    <w:p w14:paraId="12614CB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18" w:author="Alejandro De La Vega" w:date="2016-03-14T20:32:00Z"/>
          <w:rFonts w:cs="Times"/>
          <w:szCs w:val="24"/>
        </w:rPr>
      </w:pPr>
      <w:ins w:id="1219" w:author="Alejandro De La Vega" w:date="2016-03-14T20:32:00Z">
        <w:r>
          <w:rPr>
            <w:rFonts w:cs="Times"/>
            <w:szCs w:val="24"/>
          </w:rPr>
          <w:t>Pedregosa F, Varoquaux G, Gamfort A, Michel V, Thirion B, Grisel O, Blondel M, Prettenhofer P (2011) Scikit-learn: Machine Learning in Python. Journal of Machine Learning Research 12:2825–2830.</w:t>
        </w:r>
      </w:ins>
    </w:p>
    <w:p w14:paraId="39C88243"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20" w:author="Alejandro De La Vega" w:date="2016-03-14T20:32:00Z"/>
          <w:rFonts w:cs="Times"/>
          <w:szCs w:val="24"/>
        </w:rPr>
      </w:pPr>
      <w:ins w:id="1221" w:author="Alejandro De La Vega" w:date="2016-03-14T20:32:00Z">
        <w:r>
          <w:rPr>
            <w:rFonts w:cs="Times"/>
            <w:szCs w:val="24"/>
          </w:rPr>
          <w:t>Picard N, Strick PL (1996) Motor Areas of the Medial Wall: A Review of Their Location and Functional Activation. Cerebral Cortex 6:342–353.</w:t>
        </w:r>
      </w:ins>
    </w:p>
    <w:p w14:paraId="5C3A1B41"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22" w:author="Alejandro De La Vega" w:date="2016-03-14T20:32:00Z"/>
          <w:rFonts w:cs="Times"/>
          <w:szCs w:val="24"/>
        </w:rPr>
      </w:pPr>
      <w:ins w:id="1223" w:author="Alejandro De La Vega" w:date="2016-03-14T20:32:00Z">
        <w:r>
          <w:rPr>
            <w:rFonts w:cs="Times"/>
            <w:szCs w:val="24"/>
          </w:rPr>
          <w:t>Poldrack RA (2006) Can cognitive processes be inferred from neuroimaging data? Trends in Cognitive Sciences.</w:t>
        </w:r>
      </w:ins>
    </w:p>
    <w:p w14:paraId="3C34816D"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24" w:author="Alejandro De La Vega" w:date="2016-03-14T20:32:00Z"/>
          <w:rFonts w:cs="Times"/>
          <w:szCs w:val="24"/>
        </w:rPr>
      </w:pPr>
      <w:ins w:id="1225" w:author="Alejandro De La Vega" w:date="2016-03-14T20:32:00Z">
        <w:r>
          <w:rPr>
            <w:rFonts w:cs="Times"/>
            <w:szCs w:val="24"/>
          </w:rPr>
          <w:t>Poldrack RA, Kittur A, Kalar D (2011) The cognitive atlas: toward a knowledge foundation for cognitive neuroscience. Frontiers in ….</w:t>
        </w:r>
      </w:ins>
    </w:p>
    <w:p w14:paraId="45561341"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26" w:author="Alejandro De La Vega" w:date="2016-03-14T20:32:00Z"/>
          <w:rFonts w:cs="Times"/>
          <w:szCs w:val="24"/>
        </w:rPr>
      </w:pPr>
      <w:ins w:id="1227" w:author="Alejandro De La Vega" w:date="2016-03-14T20:32:00Z">
        <w:r>
          <w:rPr>
            <w:rFonts w:cs="Times"/>
            <w:szCs w:val="24"/>
          </w:rPr>
          <w:t>Poldrack RA, Mumford JA, Schonberg T, Kalar D, Barman B, Yarkoni T (2012a) Discovering Relations Between Mind, Brain, and Mental Disorders Using Topic Mapping Sporns O, ed. PLoS Comput Biol 8:e1002707.</w:t>
        </w:r>
      </w:ins>
    </w:p>
    <w:p w14:paraId="122D8A9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28" w:author="Alejandro De La Vega" w:date="2016-03-14T20:32:00Z"/>
          <w:rFonts w:cs="Times"/>
          <w:szCs w:val="24"/>
        </w:rPr>
      </w:pPr>
      <w:ins w:id="1229" w:author="Alejandro De La Vega" w:date="2016-03-14T20:32:00Z">
        <w:r>
          <w:rPr>
            <w:rFonts w:cs="Times"/>
            <w:szCs w:val="24"/>
          </w:rPr>
          <w:t>Poldrack RA, Mumford JA, Schonberg T, Kalar D, Barman B, Yarkoni T (2012b) Discovering Relations Between Mind, Brain, and Mental Disorders Using Topic Mapping Sporns O, ed. PLoS Comput Biol 8:e1002707.</w:t>
        </w:r>
      </w:ins>
    </w:p>
    <w:p w14:paraId="782AA4DC"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30" w:author="Alejandro De La Vega" w:date="2016-03-14T20:32:00Z"/>
          <w:rFonts w:cs="Times"/>
          <w:szCs w:val="24"/>
        </w:rPr>
      </w:pPr>
      <w:ins w:id="1231" w:author="Alejandro De La Vega" w:date="2016-03-14T20:32:00Z">
        <w:r>
          <w:rPr>
            <w:rFonts w:cs="Times"/>
            <w:szCs w:val="24"/>
          </w:rPr>
          <w:t>Poldrack RA, Yarkoni T (2016) From brain maps to cognitive ontologies: informatics and the search for mental structure. Annual Review of Psychology 67:587–612.</w:t>
        </w:r>
      </w:ins>
    </w:p>
    <w:p w14:paraId="17037C3E"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32" w:author="Alejandro De La Vega" w:date="2016-03-14T20:32:00Z"/>
          <w:rFonts w:cs="Times"/>
          <w:szCs w:val="24"/>
        </w:rPr>
      </w:pPr>
      <w:ins w:id="1233" w:author="Alejandro De La Vega" w:date="2016-03-14T20:32:00Z">
        <w:r>
          <w:rPr>
            <w:rFonts w:cs="Times"/>
            <w:szCs w:val="24"/>
          </w:rPr>
          <w:t>Robinson JL, Laird AR, Glahn DC, Lovallo WR, Fox PT (2010) Metaanalytic connectivity modeling: Delineating the functional connectivity of the human amygdala. Hum Brain Mapp 31:173–184.</w:t>
        </w:r>
      </w:ins>
    </w:p>
    <w:p w14:paraId="7BC214C9"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34" w:author="Alejandro De La Vega" w:date="2016-03-14T20:32:00Z"/>
          <w:rFonts w:cs="Times"/>
          <w:szCs w:val="24"/>
        </w:rPr>
      </w:pPr>
      <w:ins w:id="1235" w:author="Alejandro De La Vega" w:date="2016-03-14T20:32:00Z">
        <w:r>
          <w:rPr>
            <w:rFonts w:cs="Times"/>
            <w:szCs w:val="24"/>
          </w:rPr>
          <w:t>Roland PE, Larsen B, Lassen NA (1980) Supplementary motor area and other cortical areas in organization of voluntary movements in man. Journal of ….</w:t>
        </w:r>
      </w:ins>
    </w:p>
    <w:p w14:paraId="5FA4610C"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36" w:author="Alejandro De La Vega" w:date="2016-03-14T20:32:00Z"/>
          <w:rFonts w:cs="Times"/>
          <w:szCs w:val="24"/>
        </w:rPr>
      </w:pPr>
      <w:ins w:id="1237" w:author="Alejandro De La Vega" w:date="2016-03-14T20:32:00Z">
        <w:r>
          <w:rPr>
            <w:rFonts w:cs="Times"/>
            <w:szCs w:val="24"/>
          </w:rPr>
          <w:t>Rolls ET, O'Doherty J, Kringelbach ML, Francis S, Bowtell R, McGlone F (2003) Representations of Pleasant and Painful Touch in the Human Orbitofrontal and Cingulate Cortices. Cerebral Cortex 13:308–317.</w:t>
        </w:r>
      </w:ins>
    </w:p>
    <w:p w14:paraId="402BF74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38" w:author="Alejandro De La Vega" w:date="2016-03-14T20:32:00Z"/>
          <w:rFonts w:cs="Times"/>
          <w:szCs w:val="24"/>
        </w:rPr>
      </w:pPr>
      <w:ins w:id="1239" w:author="Alejandro De La Vega" w:date="2016-03-14T20:32:00Z">
        <w:r>
          <w:rPr>
            <w:rFonts w:cs="Times"/>
            <w:szCs w:val="24"/>
          </w:rPr>
          <w:t>Roy M, Shohamy D, Wager TD (2012) Ventromedial prefrontal-subcortical systems and the generation of affective meaning. Trends in Cognitive Sciences 16:147–156.</w:t>
        </w:r>
      </w:ins>
    </w:p>
    <w:p w14:paraId="71BA4A8A"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40" w:author="Alejandro De La Vega" w:date="2016-03-14T20:32:00Z"/>
          <w:rFonts w:cs="Times"/>
          <w:szCs w:val="24"/>
        </w:rPr>
      </w:pPr>
      <w:ins w:id="1241" w:author="Alejandro De La Vega" w:date="2016-03-14T20:32:00Z">
        <w:r>
          <w:rPr>
            <w:rFonts w:cs="Times"/>
            <w:szCs w:val="24"/>
          </w:rPr>
          <w:t>Salimi-Khorshidi G, Smith SM, Keltner JR, Wager TD, Nichols TE (2009) Meta-analysis of neuroimaging data: A comparison of image-based and coordinate-based pooling of studies. NeuroImage 45:810–823.</w:t>
        </w:r>
      </w:ins>
    </w:p>
    <w:p w14:paraId="12CA719E"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42" w:author="Alejandro De La Vega" w:date="2016-03-14T20:32:00Z"/>
          <w:rFonts w:cs="Times"/>
          <w:szCs w:val="24"/>
        </w:rPr>
      </w:pPr>
      <w:ins w:id="1243" w:author="Alejandro De La Vega" w:date="2016-03-14T20:32:00Z">
        <w:r>
          <w:rPr>
            <w:rFonts w:cs="Times"/>
            <w:szCs w:val="24"/>
          </w:rPr>
          <w:t>Sallet J, Mars RB, Noonan MP, Neubert FX, Jbabdi S, O'Reilly JX, Filippini N, Thomas AG, Rushworth MF (2013) The Organization of Dorsal Frontal Cortex in Humans and Macaques. Journal of Neuroscience 33:12255–12274.</w:t>
        </w:r>
      </w:ins>
    </w:p>
    <w:p w14:paraId="7B757A02"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44" w:author="Alejandro De La Vega" w:date="2016-03-14T20:32:00Z"/>
          <w:rFonts w:cs="Times"/>
          <w:szCs w:val="24"/>
        </w:rPr>
      </w:pPr>
      <w:ins w:id="1245" w:author="Alejandro De La Vega" w:date="2016-03-14T20:32:00Z">
        <w:r>
          <w:rPr>
            <w:rFonts w:cs="Times"/>
            <w:szCs w:val="24"/>
          </w:rPr>
          <w:t>Shackman AJ, Fox AS, Seminowicz DA (2015) The cognitive-emotional brain: Opportunitvnies and challenges for understanding neuropsychiatric disorders. Behavioral and Brain Sciences.</w:t>
        </w:r>
      </w:ins>
    </w:p>
    <w:p w14:paraId="64D6A718"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46" w:author="Alejandro De La Vega" w:date="2016-03-14T20:32:00Z"/>
          <w:rFonts w:cs="Times"/>
          <w:szCs w:val="24"/>
        </w:rPr>
      </w:pPr>
      <w:ins w:id="1247" w:author="Alejandro De La Vega" w:date="2016-03-14T20:32:00Z">
        <w:r>
          <w:rPr>
            <w:rFonts w:cs="Times"/>
            <w:szCs w:val="24"/>
          </w:rPr>
          <w:t>Shackman AJ, Salomons TV, Slagter HA, Fox AS, Winter JJ, Davidson RJ (2011) The integration of negative affect, pain and cognitive control in the cingulate cortex. Nat Rev Neurosci 12:154–167.</w:t>
        </w:r>
      </w:ins>
    </w:p>
    <w:p w14:paraId="19D5340A"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48" w:author="Alejandro De La Vega" w:date="2016-03-14T20:32:00Z"/>
          <w:rFonts w:cs="Times"/>
          <w:szCs w:val="24"/>
        </w:rPr>
      </w:pPr>
      <w:ins w:id="1249" w:author="Alejandro De La Vega" w:date="2016-03-14T20:32:00Z">
        <w:r>
          <w:rPr>
            <w:rFonts w:cs="Times"/>
            <w:szCs w:val="24"/>
          </w:rPr>
          <w:t>Smith SM, Fox PT, Miller KL, Glahn DC, Fox PM, Mackay CE, Filippini N, Watkins KE, Toro R, Laird AR, Beckmann CF (2009) Correspondence of the brain's functional architecture during activation and rest. PNAS 106:13040–13045.</w:t>
        </w:r>
      </w:ins>
    </w:p>
    <w:p w14:paraId="233A21D3"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50" w:author="Alejandro De La Vega" w:date="2016-03-14T20:32:00Z"/>
          <w:rFonts w:cs="Times"/>
          <w:szCs w:val="24"/>
        </w:rPr>
      </w:pPr>
      <w:ins w:id="1251" w:author="Alejandro De La Vega" w:date="2016-03-14T20:32:00Z">
        <w:r>
          <w:rPr>
            <w:rFonts w:cs="Times"/>
            <w:szCs w:val="24"/>
          </w:rPr>
          <w:t>Spreng RN, Grady CL (2010) Patterns of Brain Activity Supporting Autobiographical Memory, Prospection, and Theory of Mind, and Their Relationship to the Default Mode Network. http://dxdoiorg/101162/jocn200921282 22:1112–1123.</w:t>
        </w:r>
      </w:ins>
    </w:p>
    <w:p w14:paraId="08306C5B"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52" w:author="Alejandro De La Vega" w:date="2016-03-14T20:32:00Z"/>
          <w:rFonts w:cs="Times"/>
          <w:szCs w:val="24"/>
        </w:rPr>
      </w:pPr>
      <w:ins w:id="1253" w:author="Alejandro De La Vega" w:date="2016-03-14T20:32:00Z">
        <w:r>
          <w:rPr>
            <w:rFonts w:cs="Times"/>
            <w:szCs w:val="24"/>
          </w:rPr>
          <w:t>Stalnaker TA, Cooch NK, Schoenbaum G (2015) What the orbitofrontal cortex does not do. Nat Neurosci 18:620–627.</w:t>
        </w:r>
      </w:ins>
    </w:p>
    <w:p w14:paraId="44B98439"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54" w:author="Alejandro De La Vega" w:date="2016-03-14T20:32:00Z"/>
          <w:rFonts w:cs="Times"/>
          <w:szCs w:val="24"/>
        </w:rPr>
      </w:pPr>
      <w:ins w:id="1255" w:author="Alejandro De La Vega" w:date="2016-03-14T20:32:00Z">
        <w:r>
          <w:rPr>
            <w:rFonts w:cs="Times"/>
            <w:szCs w:val="24"/>
          </w:rPr>
          <w:t>Thirion B, Varoquaux G, Dohmatob E, Poline J-B (2014) Which fMRI clustering gives good brain parcellations? Frontiers in Neuroscience 8.</w:t>
        </w:r>
      </w:ins>
    </w:p>
    <w:p w14:paraId="1C125C2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56" w:author="Alejandro De La Vega" w:date="2016-03-14T20:32:00Z"/>
          <w:rFonts w:cs="Times"/>
          <w:szCs w:val="24"/>
        </w:rPr>
      </w:pPr>
      <w:ins w:id="1257" w:author="Alejandro De La Vega" w:date="2016-03-14T20:32:00Z">
        <w:r>
          <w:rPr>
            <w:rFonts w:cs="Times"/>
            <w:szCs w:val="24"/>
          </w:rPr>
          <w:t>Toro R, Fox PT, Paus T (2008) Functional Coactivation Map of the Human Brain. Cerebral Cortex 18:2553–2559.</w:t>
        </w:r>
      </w:ins>
    </w:p>
    <w:p w14:paraId="0765BE54"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58" w:author="Alejandro De La Vega" w:date="2016-03-14T20:32:00Z"/>
          <w:rFonts w:cs="Times"/>
          <w:szCs w:val="24"/>
        </w:rPr>
      </w:pPr>
      <w:ins w:id="1259" w:author="Alejandro De La Vega" w:date="2016-03-14T20:32:00Z">
        <w:r>
          <w:rPr>
            <w:rFonts w:cs="Times"/>
            <w:szCs w:val="24"/>
          </w:rPr>
          <w:t>van den Heuvel MP, Sporns O (2013) Network hubs in the human brain. Trends in Cognitive Sciences 17:683–696.</w:t>
        </w:r>
      </w:ins>
    </w:p>
    <w:p w14:paraId="6543498C"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60" w:author="Alejandro De La Vega" w:date="2016-03-14T20:32:00Z"/>
          <w:rFonts w:cs="Times"/>
          <w:szCs w:val="24"/>
        </w:rPr>
      </w:pPr>
      <w:ins w:id="1261" w:author="Alejandro De La Vega" w:date="2016-03-14T20:32:00Z">
        <w:r>
          <w:rPr>
            <w:rFonts w:cs="Times"/>
            <w:szCs w:val="24"/>
          </w:rPr>
          <w:t>Vogt B (2009) Cingulate Neurobiology and Disease. Oxford University Press.</w:t>
        </w:r>
      </w:ins>
    </w:p>
    <w:p w14:paraId="61696011"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62" w:author="Alejandro De La Vega" w:date="2016-03-14T20:32:00Z"/>
          <w:rFonts w:cs="Times"/>
          <w:szCs w:val="24"/>
        </w:rPr>
      </w:pPr>
      <w:ins w:id="1263" w:author="Alejandro De La Vega" w:date="2016-03-14T20:32:00Z">
        <w:r>
          <w:rPr>
            <w:rFonts w:cs="Times"/>
            <w:szCs w:val="24"/>
          </w:rPr>
          <w:t>Vogt BA (2005) Pain and emotion interactions in subregions of the cingulate gyrus. Nat Rev Neurosci 6:533–544.</w:t>
        </w:r>
      </w:ins>
    </w:p>
    <w:p w14:paraId="22974EB5"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64" w:author="Alejandro De La Vega" w:date="2016-03-14T20:32:00Z"/>
          <w:rFonts w:cs="Times"/>
          <w:szCs w:val="24"/>
        </w:rPr>
      </w:pPr>
      <w:ins w:id="1265" w:author="Alejandro De La Vega" w:date="2016-03-14T20:32:00Z">
        <w:r>
          <w:rPr>
            <w:rFonts w:cs="Times"/>
            <w:szCs w:val="24"/>
          </w:rPr>
          <w:t>Vorobiev V, Govoni P, Rizzolatti G, Matelli M, Luppino G (1998) Parcellation of human mesial area 6: cytoarchitectonic evidence for three separate areas. European Journal of Neuroscience 10:2199–2203.</w:t>
        </w:r>
      </w:ins>
    </w:p>
    <w:p w14:paraId="21B34A20"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66" w:author="Alejandro De La Vega" w:date="2016-03-14T20:32:00Z"/>
          <w:rFonts w:cs="Times"/>
          <w:szCs w:val="24"/>
        </w:rPr>
      </w:pPr>
      <w:ins w:id="1267" w:author="Alejandro De La Vega" w:date="2016-03-14T20:32:00Z">
        <w:r>
          <w:rPr>
            <w:rFonts w:cs="Times"/>
            <w:szCs w:val="24"/>
          </w:rPr>
          <w:t>Wager TD, Atlas LY, Lindquist MA, Roy M, Woo C-W, Kross E (2013) An fMRI-Based Neurologic Signature of Physical Pain. N Engl J Med 368:1388–1397.</w:t>
        </w:r>
      </w:ins>
    </w:p>
    <w:p w14:paraId="762F7554"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68" w:author="Alejandro De La Vega" w:date="2016-03-14T20:32:00Z"/>
          <w:rFonts w:cs="Times"/>
          <w:szCs w:val="24"/>
        </w:rPr>
      </w:pPr>
      <w:ins w:id="1269" w:author="Alejandro De La Vega" w:date="2016-03-14T20:32:00Z">
        <w:r>
          <w:rPr>
            <w:rFonts w:cs="Times"/>
            <w:szCs w:val="24"/>
          </w:rPr>
          <w:t>Wager TD, Davidson ML, Hughes BL, Lindquist MA, Ochsner KN (2008) Prefrontal-Subcortical Pathways Mediating Successful Emotion Regulation. Neuron 59:1037–1050.</w:t>
        </w:r>
      </w:ins>
    </w:p>
    <w:p w14:paraId="15B51134"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70" w:author="Alejandro De La Vega" w:date="2016-03-14T20:32:00Z"/>
          <w:rFonts w:cs="Times"/>
          <w:szCs w:val="24"/>
        </w:rPr>
      </w:pPr>
      <w:ins w:id="1271" w:author="Alejandro De La Vega" w:date="2016-03-14T20:32:00Z">
        <w:r>
          <w:rPr>
            <w:rFonts w:cs="Times"/>
            <w:szCs w:val="24"/>
          </w:rPr>
          <w:t>Yarkoni T, Poldrack RA, Nichols TE, Van Essen DC, Wager TD (2011) Large-scale automated synthesis of human functional neuroimaging data. Nat Meth 8:665–670.</w:t>
        </w:r>
      </w:ins>
    </w:p>
    <w:p w14:paraId="5E61AAC4"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72" w:author="Alejandro De La Vega" w:date="2016-03-14T20:32:00Z"/>
          <w:rFonts w:cs="Times"/>
          <w:szCs w:val="24"/>
        </w:rPr>
      </w:pPr>
      <w:ins w:id="1273" w:author="Alejandro De La Vega" w:date="2016-03-14T20:32:00Z">
        <w:r>
          <w:rPr>
            <w:rFonts w:cs="Times"/>
            <w:szCs w:val="24"/>
          </w:rPr>
          <w:t>Yeo BTT, Krienen FM, Eickhoff SB, Yaakub SN, Fox PT, Buckner RL, Asplund CL, Chee MWL (2014) Functional Specialization and Flexibility in Human Association Cortex. Cerebral Cortex.</w:t>
        </w:r>
      </w:ins>
    </w:p>
    <w:p w14:paraId="63E107DA" w14:textId="77777777" w:rsidR="005E2031" w:rsidRDefault="005E2031"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ins w:id="1274" w:author="Alejandro De La Vega" w:date="2016-03-14T20:32:00Z"/>
          <w:rFonts w:cs="Times"/>
          <w:szCs w:val="24"/>
        </w:rPr>
      </w:pPr>
      <w:ins w:id="1275" w:author="Alejandro De La Vega" w:date="2016-03-14T20:32:00Z">
        <w:r>
          <w:rPr>
            <w:rFonts w:cs="Times"/>
            <w:szCs w:val="24"/>
          </w:rPr>
          <w:t>Zilbovicius M, Meresse I, Chabane N, Brunelle F, Samson Y, Boddaert N (2006) Autism, the superior temporal sulcus and social perception. Trends in Neurosciences 29:359–366.</w:t>
        </w:r>
      </w:ins>
    </w:p>
    <w:p w14:paraId="4DC5B7E8" w14:textId="233A6DB3"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76" w:author="Alejandro De La Vega" w:date="2016-03-14T20:32:00Z"/>
          <w:rFonts w:cs="Times"/>
          <w:szCs w:val="24"/>
        </w:rPr>
      </w:pPr>
      <w:del w:id="1277" w:author="Alejandro De La Vega" w:date="2016-03-14T20:32:00Z">
        <w:r w:rsidDel="005E2031">
          <w:rPr>
            <w:rFonts w:cs="Times"/>
            <w:szCs w:val="24"/>
          </w:rPr>
          <w:delText>Alexander WH, Brown JW (2011) Medial prefrontal cortex as an action-outcome predictor. Nat Neurosci 14:1338–1344.</w:delText>
        </w:r>
      </w:del>
    </w:p>
    <w:p w14:paraId="352D0E1B" w14:textId="75F77B2D"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78" w:author="Alejandro De La Vega" w:date="2016-03-14T20:32:00Z"/>
          <w:rFonts w:cs="Times"/>
          <w:szCs w:val="24"/>
        </w:rPr>
      </w:pPr>
      <w:del w:id="1279" w:author="Alejandro De La Vega" w:date="2016-03-14T20:32:00Z">
        <w:r w:rsidDel="005E2031">
          <w:rPr>
            <w:rFonts w:cs="Times"/>
            <w:szCs w:val="24"/>
          </w:rPr>
          <w:delText>Anderson ML, Kinnison J, Pessoa L (2013) Describing functional diversity of brain regions and brain networks. NeuroImage 73:50–58.</w:delText>
        </w:r>
      </w:del>
    </w:p>
    <w:p w14:paraId="1C82FEF2" w14:textId="56374FF9"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80" w:author="Alejandro De La Vega" w:date="2016-03-14T20:32:00Z"/>
          <w:rFonts w:cs="Times"/>
          <w:szCs w:val="24"/>
        </w:rPr>
      </w:pPr>
      <w:del w:id="1281" w:author="Alejandro De La Vega" w:date="2016-03-14T20:32:00Z">
        <w:r w:rsidDel="005E2031">
          <w:rPr>
            <w:rFonts w:cs="Times"/>
            <w:szCs w:val="24"/>
          </w:rPr>
          <w:delText>Andrews Hanna JR, Reidler JS, Sepulcre J, Poulin R, Buckner RL (2010) Functional-Anatomic Fractionation of the Brain's Default Network. Neuron 65:550–562.</w:delText>
        </w:r>
      </w:del>
    </w:p>
    <w:p w14:paraId="687B5B49" w14:textId="666FFCBA"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82" w:author="Alejandro De La Vega" w:date="2016-03-14T20:32:00Z"/>
          <w:rFonts w:cs="Times"/>
          <w:szCs w:val="24"/>
        </w:rPr>
      </w:pPr>
      <w:del w:id="1283" w:author="Alejandro De La Vega" w:date="2016-03-14T20:32:00Z">
        <w:r w:rsidDel="005E2031">
          <w:rPr>
            <w:rFonts w:cs="Times"/>
            <w:szCs w:val="24"/>
          </w:rPr>
          <w:delText>Andrews-Hanna JR (2012) The Brain's Default Network and Its Adaptive Role in Internal Mentation. The Neuroscientist 18:251–270.</w:delText>
        </w:r>
      </w:del>
    </w:p>
    <w:p w14:paraId="5F69E366" w14:textId="038FA62D"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84" w:author="Alejandro De La Vega" w:date="2016-03-14T20:32:00Z"/>
          <w:rFonts w:cs="Times"/>
          <w:szCs w:val="24"/>
        </w:rPr>
      </w:pPr>
      <w:del w:id="1285" w:author="Alejandro De La Vega" w:date="2016-03-14T20:32:00Z">
        <w:r w:rsidDel="005E2031">
          <w:rPr>
            <w:rFonts w:cs="Times"/>
            <w:szCs w:val="24"/>
          </w:rPr>
          <w:delText>Androutsopoulos I, Koutsias J, Chandrinos KV, Paliouras G, Spyropoulos CD (2000) An evaluation of Naive Bayesian anti-spam filtering.</w:delText>
        </w:r>
      </w:del>
    </w:p>
    <w:p w14:paraId="7C459EC3" w14:textId="4147E3B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86" w:author="Alejandro De La Vega" w:date="2016-03-14T20:32:00Z"/>
          <w:rFonts w:cs="Times"/>
          <w:szCs w:val="24"/>
        </w:rPr>
      </w:pPr>
      <w:del w:id="1287" w:author="Alejandro De La Vega" w:date="2016-03-14T20:32:00Z">
        <w:r w:rsidDel="005E2031">
          <w:rPr>
            <w:rFonts w:cs="Times"/>
            <w:szCs w:val="24"/>
          </w:rPr>
          <w:delText>Baumgartner T, Götte L, Gügler R, Fehr E (2012) The mentalizing network orchestrates the impact of parochial altruism on social norm enforcement. Hum Brain Mapp 33:1452–1469.</w:delText>
        </w:r>
      </w:del>
    </w:p>
    <w:p w14:paraId="15E88F76" w14:textId="27F8187E"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88" w:author="Alejandro De La Vega" w:date="2016-03-14T20:32:00Z"/>
          <w:rFonts w:cs="Times"/>
          <w:szCs w:val="24"/>
        </w:rPr>
      </w:pPr>
      <w:del w:id="1289" w:author="Alejandro De La Vega" w:date="2016-03-14T20:32:00Z">
        <w:r w:rsidDel="005E2031">
          <w:rPr>
            <w:rFonts w:cs="Times"/>
            <w:szCs w:val="24"/>
          </w:rPr>
          <w:delText>Beckmann M, Johansen-Berg H, Rushworth MFS (2009) Connectivity-Based Parcellation of Human Cingulate Cortex and Its Relation to Functional Specialization. Journal of Neuroscience 29:1175–1190.</w:delText>
        </w:r>
      </w:del>
    </w:p>
    <w:p w14:paraId="15D455A5" w14:textId="522CBA0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90" w:author="Alejandro De La Vega" w:date="2016-03-14T20:32:00Z"/>
          <w:rFonts w:cs="Times"/>
          <w:szCs w:val="24"/>
        </w:rPr>
      </w:pPr>
      <w:del w:id="1291" w:author="Alejandro De La Vega" w:date="2016-03-14T20:32:00Z">
        <w:r w:rsidDel="005E2031">
          <w:rPr>
            <w:rFonts w:cs="Times"/>
            <w:szCs w:val="24"/>
          </w:rPr>
          <w:delText>Botvinick M, Nystrom LE, Fissell K, Carter CS, Cohen JD (1999) Conflict monitoring versus selection-for-action in anterior cingulate cortex. Nature 402:179–181.</w:delText>
        </w:r>
      </w:del>
    </w:p>
    <w:p w14:paraId="0DE66220" w14:textId="35E5D335"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92" w:author="Alejandro De La Vega" w:date="2016-03-14T20:32:00Z"/>
          <w:rFonts w:cs="Times"/>
          <w:szCs w:val="24"/>
        </w:rPr>
      </w:pPr>
      <w:del w:id="1293" w:author="Alejandro De La Vega" w:date="2016-03-14T20:32:00Z">
        <w:r w:rsidDel="005E2031">
          <w:rPr>
            <w:rFonts w:cs="Times"/>
            <w:szCs w:val="24"/>
          </w:rPr>
          <w:delText>Brown JW, Braver TS (2005) Learned Predictions of Error Likelihood in the Anterior Cingulate Cortex. Science 307:1118–1121.</w:delText>
        </w:r>
      </w:del>
    </w:p>
    <w:p w14:paraId="5A4F2E87" w14:textId="715BE703"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94" w:author="Alejandro De La Vega" w:date="2016-03-14T20:32:00Z"/>
          <w:rFonts w:cs="Times"/>
          <w:szCs w:val="24"/>
        </w:rPr>
      </w:pPr>
      <w:del w:id="1295" w:author="Alejandro De La Vega" w:date="2016-03-14T20:32:00Z">
        <w:r w:rsidDel="005E2031">
          <w:rPr>
            <w:rFonts w:cs="Times"/>
            <w:szCs w:val="24"/>
          </w:rPr>
          <w:delText>Carter RM, Huettel SA (2013) A nexus model of the temporal–parietal junction. Trends in Cognitive Sciences 17:328–336.</w:delText>
        </w:r>
      </w:del>
    </w:p>
    <w:p w14:paraId="2AB8E722" w14:textId="2546D71B"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96" w:author="Alejandro De La Vega" w:date="2016-03-14T20:32:00Z"/>
          <w:rFonts w:cs="Times"/>
          <w:szCs w:val="24"/>
        </w:rPr>
      </w:pPr>
      <w:del w:id="1297" w:author="Alejandro De La Vega" w:date="2016-03-14T20:32:00Z">
        <w:r w:rsidDel="005E2031">
          <w:rPr>
            <w:rFonts w:cs="Times"/>
            <w:szCs w:val="24"/>
          </w:rPr>
          <w:delText>Chang LJ, Yarkoni T, Khaw MW, Sanfey AG (2013) Decoding the Role of the Insula in Human Cognition: Functional Parcellation and Large-Scale Reverse Inference. Cerebral Cortex 23:739–749.</w:delText>
        </w:r>
      </w:del>
    </w:p>
    <w:p w14:paraId="1287C105" w14:textId="5CFED405"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298" w:author="Alejandro De La Vega" w:date="2016-03-14T20:32:00Z"/>
          <w:rFonts w:cs="Times"/>
          <w:szCs w:val="24"/>
        </w:rPr>
      </w:pPr>
      <w:del w:id="1299" w:author="Alejandro De La Vega" w:date="2016-03-14T20:32:00Z">
        <w:r w:rsidDel="005E2031">
          <w:rPr>
            <w:rFonts w:cs="Times"/>
            <w:szCs w:val="24"/>
          </w:rPr>
          <w:delText>Critchley HD, Mathias CJ, Josephs O, O’Doherty J, Zanini S, Dewar BK, Cipolotti L, Shallice T, Dolan RJ (2003) Human cingulate cortex and autonomic control: converging neuroimaging and clinical evidence. Brain 126:2139–2152.</w:delText>
        </w:r>
      </w:del>
    </w:p>
    <w:p w14:paraId="7D04A319" w14:textId="5E253ADF"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00" w:author="Alejandro De La Vega" w:date="2016-03-14T20:32:00Z"/>
          <w:rFonts w:cs="Times"/>
          <w:szCs w:val="24"/>
        </w:rPr>
      </w:pPr>
      <w:del w:id="1301" w:author="Alejandro De La Vega" w:date="2016-03-14T20:32:00Z">
        <w:r w:rsidDel="005E2031">
          <w:rPr>
            <w:rFonts w:cs="Times"/>
            <w:szCs w:val="24"/>
          </w:rPr>
          <w:delText>Denny BT, Kober H, Wager TD, Ochsner KN (2012) A Meta-analysis of Functional Neuroimaging Studies of Self- and Other Judgments Reveals a Spatial Gradient for Mentalizing in Medial Prefrontal Cortex. http://dxdoiorg/101162/jocn_a_00233 24:1742–1752.</w:delText>
        </w:r>
      </w:del>
    </w:p>
    <w:p w14:paraId="35F1DE75" w14:textId="0993332B"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02" w:author="Alejandro De La Vega" w:date="2016-03-14T20:32:00Z"/>
          <w:rFonts w:cs="Times"/>
          <w:szCs w:val="24"/>
        </w:rPr>
      </w:pPr>
      <w:del w:id="1303" w:author="Alejandro De La Vega" w:date="2016-03-14T20:32:00Z">
        <w:r w:rsidDel="005E2031">
          <w:rPr>
            <w:rFonts w:cs="Times"/>
            <w:szCs w:val="24"/>
          </w:rPr>
          <w:delText>Eisenberger NI (2015) Social Pain and the Brain: Controversies, Questions, and Where to Go from Here. http://dxdoiorg/101146/annurev-psych-010213-115146 66:601–629.</w:delText>
        </w:r>
      </w:del>
    </w:p>
    <w:p w14:paraId="1AF00965" w14:textId="44FF330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04" w:author="Alejandro De La Vega" w:date="2016-03-14T20:32:00Z"/>
          <w:rFonts w:cs="Times"/>
          <w:szCs w:val="24"/>
        </w:rPr>
      </w:pPr>
      <w:del w:id="1305" w:author="Alejandro De La Vega" w:date="2016-03-14T20:32:00Z">
        <w:r w:rsidDel="005E2031">
          <w:rPr>
            <w:rFonts w:cs="Times"/>
            <w:szCs w:val="24"/>
          </w:rPr>
          <w:delText>Etkin A, Egner T, Kalisch R (2011) Emotional processing in anterior cingulate and medial prefrontal cortex. Trends in Cognitive Sciences 15:85–93.</w:delText>
        </w:r>
      </w:del>
    </w:p>
    <w:p w14:paraId="05A527D5" w14:textId="026D42E3"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06" w:author="Alejandro De La Vega" w:date="2016-03-14T20:32:00Z"/>
          <w:rFonts w:cs="Times"/>
          <w:szCs w:val="24"/>
        </w:rPr>
      </w:pPr>
      <w:del w:id="1307" w:author="Alejandro De La Vega" w:date="2016-03-14T20:32:00Z">
        <w:r w:rsidDel="005E2031">
          <w:rPr>
            <w:rFonts w:cs="Times"/>
            <w:szCs w:val="24"/>
          </w:rPr>
          <w:delText>Gorgolewski KJ, Varoquaux G, Rivera G, Schwarz Y, Ghosh SS, Maumet C, Sochat VV, Nichols TE, Poldrack RA, Poline J-B, Yarkoni T, Margulies DS (2015) NeuroVault.org: a web-based repository for collecting and sharing unthresholded statistical maps of the human brain. Frontiers in Neuroinformatics 9.</w:delText>
        </w:r>
      </w:del>
    </w:p>
    <w:p w14:paraId="2BF5DC70" w14:textId="3BC4A5FB"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08" w:author="Alejandro De La Vega" w:date="2016-03-14T20:32:00Z"/>
          <w:rFonts w:cs="Times"/>
          <w:szCs w:val="24"/>
        </w:rPr>
      </w:pPr>
      <w:del w:id="1309" w:author="Alejandro De La Vega" w:date="2016-03-14T20:32:00Z">
        <w:r w:rsidDel="005E2031">
          <w:rPr>
            <w:rFonts w:cs="Times"/>
            <w:szCs w:val="24"/>
          </w:rPr>
          <w:delText>Hare TA, Camerer CF, Rangel A (2009) Self-Control in Decision-Making Involves Modulation of the vmPFC Valuation System. Science 324:646–648.</w:delText>
        </w:r>
      </w:del>
    </w:p>
    <w:p w14:paraId="12168829" w14:textId="30E7587B"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10" w:author="Alejandro De La Vega" w:date="2016-03-14T20:32:00Z"/>
          <w:rFonts w:cs="Times"/>
          <w:szCs w:val="24"/>
        </w:rPr>
      </w:pPr>
      <w:del w:id="1311" w:author="Alejandro De La Vega" w:date="2016-03-14T20:32:00Z">
        <w:r w:rsidDel="005E2031">
          <w:rPr>
            <w:rFonts w:cs="Times"/>
            <w:szCs w:val="24"/>
          </w:rPr>
          <w:delText>Holroyd CB, Nieuwenhuis S, Yeung N (2004) Dorsal anterior cingulate cortex shows fMRI response to internal and external error signals. Nature.</w:delText>
        </w:r>
      </w:del>
    </w:p>
    <w:p w14:paraId="05724DB6" w14:textId="77A611EC"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12" w:author="Alejandro De La Vega" w:date="2016-03-14T20:32:00Z"/>
          <w:rFonts w:cs="Times"/>
          <w:szCs w:val="24"/>
        </w:rPr>
      </w:pPr>
      <w:del w:id="1313" w:author="Alejandro De La Vega" w:date="2016-03-14T20:32:00Z">
        <w:r w:rsidDel="005E2031">
          <w:rPr>
            <w:rFonts w:cs="Times"/>
            <w:szCs w:val="24"/>
          </w:rPr>
          <w:delText>Hutchison RM, Womelsdorf T, Allen EA, Bandettini PA, Calhoun VD, Corbetta M, Penna Della S, Duyn JH, Glover GH, Gonzalez-Castillo J, Handwerker DA, Keilholz S, Kiviniemi V, Leopold DA, de Pasquale F, Sporns O, Walter M, Chang C (2013) Dynamic functional connectivity: Promise, issues, and interpretations. NeuroImage 80:360–378.</w:delText>
        </w:r>
      </w:del>
    </w:p>
    <w:p w14:paraId="0D1BF72B" w14:textId="175BA090"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14" w:author="Alejandro De La Vega" w:date="2016-03-14T20:32:00Z"/>
          <w:rFonts w:cs="Times"/>
          <w:szCs w:val="24"/>
        </w:rPr>
      </w:pPr>
      <w:del w:id="1315" w:author="Alejandro De La Vega" w:date="2016-03-14T20:32:00Z">
        <w:r w:rsidDel="005E2031">
          <w:rPr>
            <w:rFonts w:cs="Times"/>
            <w:szCs w:val="24"/>
          </w:rPr>
          <w:delText>Jeni LA, Cohn JF, la Torre De F (2013) Facing Imbalanced Data--Recommendations for the Use of Performance Metrics. 2013 Humaine Association Conference on Affective Computing and Intelligent Interaction (ACII):245–251.</w:delText>
        </w:r>
      </w:del>
    </w:p>
    <w:p w14:paraId="04E5DB01" w14:textId="197DF252"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16" w:author="Alejandro De La Vega" w:date="2016-03-14T20:32:00Z"/>
          <w:rFonts w:cs="Times"/>
          <w:szCs w:val="24"/>
        </w:rPr>
      </w:pPr>
      <w:del w:id="1317" w:author="Alejandro De La Vega" w:date="2016-03-14T20:32:00Z">
        <w:r w:rsidDel="005E2031">
          <w:rPr>
            <w:rFonts w:cs="Times"/>
            <w:szCs w:val="24"/>
          </w:rPr>
          <w:delText>Kennerley SW, Sakai K (2004) Organization of action sequences and the role of the pre-SMA. Journal of ….</w:delText>
        </w:r>
      </w:del>
    </w:p>
    <w:p w14:paraId="010F798D" w14:textId="241BDD6F"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18" w:author="Alejandro De La Vega" w:date="2016-03-14T20:32:00Z"/>
          <w:rFonts w:cs="Times"/>
          <w:szCs w:val="24"/>
        </w:rPr>
      </w:pPr>
      <w:del w:id="1319" w:author="Alejandro De La Vega" w:date="2016-03-14T20:32:00Z">
        <w:r w:rsidDel="005E2031">
          <w:rPr>
            <w:rFonts w:cs="Times"/>
            <w:szCs w:val="24"/>
          </w:rPr>
          <w:delText>Kim J-H, Lee J-M, Jo HJ, Kim SH, Lee JH, Kim ST, Seo SW, Cox RW, Na DL, Kim SI, Saad ZS (2010) Defining functional SMA and pre-SMA subregions in human MFC using resting state fMRI: Functional connectivity-based parcellation method. NeuroImage 49:2375–2386.</w:delText>
        </w:r>
      </w:del>
    </w:p>
    <w:p w14:paraId="49B6D4F0" w14:textId="23043BE6"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20" w:author="Alejandro De La Vega" w:date="2016-03-14T20:32:00Z"/>
          <w:rFonts w:cs="Times"/>
          <w:szCs w:val="24"/>
        </w:rPr>
      </w:pPr>
      <w:del w:id="1321" w:author="Alejandro De La Vega" w:date="2016-03-14T20:32:00Z">
        <w:r w:rsidDel="005E2031">
          <w:rPr>
            <w:rFonts w:cs="Times"/>
            <w:szCs w:val="24"/>
          </w:rPr>
          <w:delText>Lebreton M, Jorge S, Michel V, Thirion B, Pessiglione M (2009) An Automatic Valuation System in the Human Brain: Evidence from Functional Neuroimaging. Neuron 64:431–439.</w:delText>
        </w:r>
      </w:del>
    </w:p>
    <w:p w14:paraId="0613D64E" w14:textId="78D85022"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22" w:author="Alejandro De La Vega" w:date="2016-03-14T20:32:00Z"/>
          <w:rFonts w:cs="Times"/>
          <w:szCs w:val="24"/>
        </w:rPr>
      </w:pPr>
      <w:del w:id="1323" w:author="Alejandro De La Vega" w:date="2016-03-14T20:32:00Z">
        <w:r w:rsidDel="005E2031">
          <w:rPr>
            <w:rFonts w:cs="Times"/>
            <w:szCs w:val="24"/>
          </w:rPr>
          <w:delText>Leek EC, Johnston SJ (2009) Functional specialization in the supplementary motor complex. Nat Rev Neurosci.</w:delText>
        </w:r>
      </w:del>
    </w:p>
    <w:p w14:paraId="4211287B" w14:textId="632358D0"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24" w:author="Alejandro De La Vega" w:date="2016-03-14T20:32:00Z"/>
          <w:rFonts w:cs="Times"/>
          <w:szCs w:val="24"/>
        </w:rPr>
      </w:pPr>
      <w:del w:id="1325" w:author="Alejandro De La Vega" w:date="2016-03-14T20:32:00Z">
        <w:r w:rsidDel="005E2031">
          <w:rPr>
            <w:rFonts w:cs="Times"/>
            <w:szCs w:val="24"/>
          </w:rPr>
          <w:delText>Lieberman MD, Eisenberger NI (2015) The dorsal anterior cingulate cortex is selective for pain: Results from large-scale reverse inference. PNAS:1–6.</w:delText>
        </w:r>
      </w:del>
    </w:p>
    <w:p w14:paraId="274ACEBA" w14:textId="1C9DE73F"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26" w:author="Alejandro De La Vega" w:date="2016-03-14T20:32:00Z"/>
          <w:rFonts w:cs="Times"/>
          <w:szCs w:val="24"/>
        </w:rPr>
      </w:pPr>
      <w:del w:id="1327" w:author="Alejandro De La Vega" w:date="2016-03-14T20:32:00Z">
        <w:r w:rsidDel="005E2031">
          <w:rPr>
            <w:rFonts w:cs="Times"/>
            <w:szCs w:val="24"/>
          </w:rPr>
          <w:delText>Lindquist KA, Wager TD, Kober H, Bliss-Moreau E, Barrett LF (2012) The brain basis of emotion: A meta-analytic review. Behavioral and Brain Sciences 35:121–143.</w:delText>
        </w:r>
      </w:del>
    </w:p>
    <w:p w14:paraId="7BE97974" w14:textId="23E007F9"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28" w:author="Alejandro De La Vega" w:date="2016-03-14T20:32:00Z"/>
          <w:rFonts w:cs="Times"/>
          <w:szCs w:val="24"/>
        </w:rPr>
      </w:pPr>
      <w:del w:id="1329" w:author="Alejandro De La Vega" w:date="2016-03-14T20:32:00Z">
        <w:r w:rsidDel="005E2031">
          <w:rPr>
            <w:rFonts w:cs="Times"/>
            <w:szCs w:val="24"/>
          </w:rPr>
          <w:delText>Logothetis NK (2008) What we can do and what we cannot do with fMRI. Nature 453:869–878.</w:delText>
        </w:r>
      </w:del>
    </w:p>
    <w:p w14:paraId="46E546B5" w14:textId="52AA7F57"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30" w:author="Alejandro De La Vega" w:date="2016-03-14T20:32:00Z"/>
          <w:rFonts w:cs="Times"/>
          <w:szCs w:val="24"/>
        </w:rPr>
      </w:pPr>
      <w:del w:id="1331" w:author="Alejandro De La Vega" w:date="2016-03-14T20:32:00Z">
        <w:r w:rsidDel="005E2031">
          <w:rPr>
            <w:rFonts w:cs="Times"/>
            <w:szCs w:val="24"/>
          </w:rPr>
          <w:delText>Mackey S, Petrides M (2014) Architecture and morphology of the human ventromedial prefrontal cortex. European Journal of Neuroscience 40:2777–2796.</w:delText>
        </w:r>
      </w:del>
    </w:p>
    <w:p w14:paraId="64D6796D" w14:textId="728D067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32" w:author="Alejandro De La Vega" w:date="2016-03-14T20:32:00Z"/>
          <w:rFonts w:cs="Times"/>
          <w:szCs w:val="24"/>
        </w:rPr>
      </w:pPr>
      <w:del w:id="1333" w:author="Alejandro De La Vega" w:date="2016-03-14T20:32:00Z">
        <w:r w:rsidDel="005E2031">
          <w:rPr>
            <w:rFonts w:cs="Times"/>
            <w:szCs w:val="24"/>
          </w:rPr>
          <w:delText>Milham MP, Banich MT, Webb A, Barad V, Cohen NJ, Wszalek T, Kramer AF (2001) The relative involvement of anterior cingulate and prefrontal cortex in attentional control depends on nature of conflict. Cognitive Brain Research 12:467–473.</w:delText>
        </w:r>
      </w:del>
    </w:p>
    <w:p w14:paraId="12FD251D" w14:textId="0B0754A3"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34" w:author="Alejandro De La Vega" w:date="2016-03-14T20:32:00Z"/>
          <w:rFonts w:cs="Times"/>
          <w:szCs w:val="24"/>
        </w:rPr>
      </w:pPr>
      <w:del w:id="1335" w:author="Alejandro De La Vega" w:date="2016-03-14T20:32:00Z">
        <w:r w:rsidDel="005E2031">
          <w:rPr>
            <w:rFonts w:cs="Times"/>
            <w:szCs w:val="24"/>
          </w:rPr>
          <w:delText>Mitchell JP, Banaji MR, Macrae CN (2006) The Link between Social Cognition and Self-referential Thought in the Medial Prefrontal Cortex. http://dxdoiorg/101162/0898929055002418 17:1306–1315.</w:delText>
        </w:r>
      </w:del>
    </w:p>
    <w:p w14:paraId="14858D33" w14:textId="39429F4D"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36" w:author="Alejandro De La Vega" w:date="2016-03-14T20:32:00Z"/>
          <w:rFonts w:cs="Times"/>
          <w:szCs w:val="24"/>
        </w:rPr>
      </w:pPr>
      <w:del w:id="1337" w:author="Alejandro De La Vega" w:date="2016-03-14T20:32:00Z">
        <w:r w:rsidDel="005E2031">
          <w:rPr>
            <w:rFonts w:cs="Times"/>
            <w:szCs w:val="24"/>
          </w:rPr>
          <w:delText>Nelson SM, Dosenbach NUF, Cohen AL, Wheeler ME, Schlaggar BL, Petersen SE (2010a) Role of the anterior insula in task-level control and focal attention. Brain Structure and Function 214:669–680.</w:delText>
        </w:r>
      </w:del>
    </w:p>
    <w:p w14:paraId="628691D3" w14:textId="79766C5C"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38" w:author="Alejandro De La Vega" w:date="2016-03-14T20:32:00Z"/>
          <w:rFonts w:cs="Times"/>
          <w:szCs w:val="24"/>
        </w:rPr>
      </w:pPr>
      <w:del w:id="1339" w:author="Alejandro De La Vega" w:date="2016-03-14T20:32:00Z">
        <w:r w:rsidDel="005E2031">
          <w:rPr>
            <w:rFonts w:cs="Times"/>
            <w:szCs w:val="24"/>
          </w:rPr>
          <w:delText>Nelson SM, Dosenbach NUF, Cohen AL, Wheeler ME, Schlaggar BL, Petersen SE (2010b) Role of the anterior insula in task-level control and focal attention. Brain Structure and Function 214:669–680.</w:delText>
        </w:r>
      </w:del>
    </w:p>
    <w:p w14:paraId="5F95439C" w14:textId="490E8164"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40" w:author="Alejandro De La Vega" w:date="2016-03-14T20:32:00Z"/>
          <w:rFonts w:cs="Times"/>
          <w:szCs w:val="24"/>
        </w:rPr>
      </w:pPr>
      <w:del w:id="1341" w:author="Alejandro De La Vega" w:date="2016-03-14T20:32:00Z">
        <w:r w:rsidDel="005E2031">
          <w:rPr>
            <w:rFonts w:cs="Times"/>
            <w:szCs w:val="24"/>
          </w:rPr>
          <w:delText>Neubert F-X, Mars RB, Sallet J, Rushworth MFS (2015) Connectivity reveals relationship of brain areas for reward-guided learning and decision making in human and monkey frontal cortex. PNAS:201410767–10.</w:delText>
        </w:r>
      </w:del>
    </w:p>
    <w:p w14:paraId="7C4FB074" w14:textId="44B0ED09"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42" w:author="Alejandro De La Vega" w:date="2016-03-14T20:32:00Z"/>
          <w:rFonts w:cs="Times"/>
          <w:szCs w:val="24"/>
        </w:rPr>
      </w:pPr>
      <w:del w:id="1343" w:author="Alejandro De La Vega" w:date="2016-03-14T20:32:00Z">
        <w:r w:rsidDel="005E2031">
          <w:rPr>
            <w:rFonts w:cs="Times"/>
            <w:szCs w:val="24"/>
          </w:rPr>
          <w:delText>Palomero-Gallagher N, Eickhoff SB, Hoffstaedter F, Schleicher A, Mohlberg H, Vogt BA, Amunts K, Zilles K (2015) Functional organization of human subgenual cortical areas: Relationship between architectonical segregation and connectional heterogeneity. NeuroImage 115:177–190.</w:delText>
        </w:r>
      </w:del>
    </w:p>
    <w:p w14:paraId="18314ADA" w14:textId="67F233D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44" w:author="Alejandro De La Vega" w:date="2016-03-14T20:32:00Z"/>
          <w:rFonts w:cs="Times"/>
          <w:szCs w:val="24"/>
        </w:rPr>
      </w:pPr>
      <w:del w:id="1345" w:author="Alejandro De La Vega" w:date="2016-03-14T20:32:00Z">
        <w:r w:rsidDel="005E2031">
          <w:rPr>
            <w:rFonts w:cs="Times"/>
            <w:szCs w:val="24"/>
          </w:rPr>
          <w:delText>Palomero-Gallagher N, Zilles K, Schleicher A, Vogt BA (2013) Cyto- and receptor architecture of area 32 in human and macaque brains. J Comp Neurol 521:3272–3286.</w:delText>
        </w:r>
      </w:del>
    </w:p>
    <w:p w14:paraId="361158A6" w14:textId="2F97D27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46" w:author="Alejandro De La Vega" w:date="2016-03-14T20:32:00Z"/>
          <w:rFonts w:cs="Times"/>
          <w:szCs w:val="24"/>
        </w:rPr>
      </w:pPr>
      <w:del w:id="1347" w:author="Alejandro De La Vega" w:date="2016-03-14T20:32:00Z">
        <w:r w:rsidDel="005E2031">
          <w:rPr>
            <w:rFonts w:cs="Times"/>
            <w:szCs w:val="24"/>
          </w:rPr>
          <w:delText>Paus T (2001) Primate anterior cingulate cortex: where motor control, drive and cognition interface. :1–8.</w:delText>
        </w:r>
      </w:del>
    </w:p>
    <w:p w14:paraId="5282AEC5" w14:textId="4266718D"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48" w:author="Alejandro De La Vega" w:date="2016-03-14T20:32:00Z"/>
          <w:rFonts w:cs="Times"/>
          <w:szCs w:val="24"/>
        </w:rPr>
      </w:pPr>
      <w:del w:id="1349" w:author="Alejandro De La Vega" w:date="2016-03-14T20:32:00Z">
        <w:r w:rsidDel="005E2031">
          <w:rPr>
            <w:rFonts w:cs="Times"/>
            <w:szCs w:val="24"/>
          </w:rPr>
          <w:delText>Pedregosa F, Varoquaux G, Gamfort A, Michel V, Thirion B, Grisel O, Blondel M, Prettenhofer P (2011) Scikit-learn: Machine Learning in Python. Journal of Machine Learning Research 12:2825–2830.</w:delText>
        </w:r>
      </w:del>
    </w:p>
    <w:p w14:paraId="7A77ACEE" w14:textId="164E2AED"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50" w:author="Alejandro De La Vega" w:date="2016-03-14T20:32:00Z"/>
          <w:rFonts w:cs="Times"/>
          <w:szCs w:val="24"/>
        </w:rPr>
      </w:pPr>
      <w:del w:id="1351" w:author="Alejandro De La Vega" w:date="2016-03-14T20:32:00Z">
        <w:r w:rsidDel="005E2031">
          <w:rPr>
            <w:rFonts w:cs="Times"/>
            <w:szCs w:val="24"/>
          </w:rPr>
          <w:delText>Picard N, Strick PL (1996) Motor Areas of the Medial Wall: A Review of Their Location and Functional Activation. Cerebral Cortex 6:342–353.</w:delText>
        </w:r>
      </w:del>
    </w:p>
    <w:p w14:paraId="5C321FD8" w14:textId="6B148152"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52" w:author="Alejandro De La Vega" w:date="2016-03-14T20:32:00Z"/>
          <w:rFonts w:cs="Times"/>
          <w:szCs w:val="24"/>
        </w:rPr>
      </w:pPr>
      <w:del w:id="1353" w:author="Alejandro De La Vega" w:date="2016-03-14T20:32:00Z">
        <w:r w:rsidDel="005E2031">
          <w:rPr>
            <w:rFonts w:cs="Times"/>
            <w:szCs w:val="24"/>
          </w:rPr>
          <w:delText>Poldrack RA (2006) Can cognitive processes be inferred from neuroimaging data? Trends in Cognitive Sciences.</w:delText>
        </w:r>
      </w:del>
    </w:p>
    <w:p w14:paraId="09FC8534" w14:textId="253C01E3"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54" w:author="Alejandro De La Vega" w:date="2016-03-14T20:32:00Z"/>
          <w:rFonts w:cs="Times"/>
          <w:szCs w:val="24"/>
        </w:rPr>
      </w:pPr>
      <w:del w:id="1355" w:author="Alejandro De La Vega" w:date="2016-03-14T20:32:00Z">
        <w:r w:rsidDel="005E2031">
          <w:rPr>
            <w:rFonts w:cs="Times"/>
            <w:szCs w:val="24"/>
          </w:rPr>
          <w:delText>Poldrack RA (2016) The cognitive atlas: toward a knowledge foundation for cognitive neuroscience. :1–11.</w:delText>
        </w:r>
      </w:del>
    </w:p>
    <w:p w14:paraId="378EC64D" w14:textId="68EB116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56" w:author="Alejandro De La Vega" w:date="2016-03-14T20:32:00Z"/>
          <w:rFonts w:cs="Times"/>
          <w:szCs w:val="24"/>
        </w:rPr>
      </w:pPr>
      <w:del w:id="1357" w:author="Alejandro De La Vega" w:date="2016-03-14T20:32:00Z">
        <w:r w:rsidDel="005E2031">
          <w:rPr>
            <w:rFonts w:cs="Times"/>
            <w:szCs w:val="24"/>
          </w:rPr>
          <w:delText>Poldrack RA, Mumford JA, Schonberg T, Kalar D, Barman B, Yarkoni T (2012a) Discovering Relations Between Mind, Brain, and Mental Disorders Using Topic Mapping Sporns O, ed. PLoS Comput Biol 8:e1002707.</w:delText>
        </w:r>
      </w:del>
    </w:p>
    <w:p w14:paraId="7B5A4A77" w14:textId="1F2C3329"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58" w:author="Alejandro De La Vega" w:date="2016-03-14T20:32:00Z"/>
          <w:rFonts w:cs="Times"/>
          <w:szCs w:val="24"/>
        </w:rPr>
      </w:pPr>
      <w:del w:id="1359" w:author="Alejandro De La Vega" w:date="2016-03-14T20:32:00Z">
        <w:r w:rsidDel="005E2031">
          <w:rPr>
            <w:rFonts w:cs="Times"/>
            <w:szCs w:val="24"/>
          </w:rPr>
          <w:delText>Poldrack RA, Mumford JA, Schonberg T, Kalar D, Barman B, Yarkoni T (2012b) Discovering Relations Between Mind, Brain, and Mental Disorders Using Topic Mapping Sporns O, ed. PLoS Comput Biol 8:e1002707.</w:delText>
        </w:r>
      </w:del>
    </w:p>
    <w:p w14:paraId="51E7B6E8" w14:textId="617D76CB"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60" w:author="Alejandro De La Vega" w:date="2016-03-14T20:32:00Z"/>
          <w:rFonts w:cs="Times"/>
          <w:szCs w:val="24"/>
        </w:rPr>
      </w:pPr>
      <w:del w:id="1361" w:author="Alejandro De La Vega" w:date="2016-03-14T20:32:00Z">
        <w:r w:rsidDel="005E2031">
          <w:rPr>
            <w:rFonts w:cs="Times"/>
            <w:szCs w:val="24"/>
          </w:rPr>
          <w:delText xml:space="preserve">Poldrack RA, Tal Yarkoni (2016) </w:delText>
        </w:r>
        <w:r w:rsidRPr="00FF0248" w:rsidDel="005E2031">
          <w:rPr>
            <w:rFonts w:cs="Times"/>
            <w:bCs/>
            <w:szCs w:val="24"/>
          </w:rPr>
          <w:delText>From Brain Maps to Cognitive Ontologies: Informatics and the Search for Mental Structure</w:delText>
        </w:r>
        <w:r w:rsidDel="005E2031">
          <w:rPr>
            <w:rFonts w:cs="Times"/>
            <w:szCs w:val="24"/>
          </w:rPr>
          <w:delText>. Annual Review of Psychology.</w:delText>
        </w:r>
      </w:del>
    </w:p>
    <w:p w14:paraId="4160CFE7" w14:textId="5E0118A2"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62" w:author="Alejandro De La Vega" w:date="2016-03-14T20:32:00Z"/>
          <w:rFonts w:cs="Times"/>
          <w:szCs w:val="24"/>
        </w:rPr>
      </w:pPr>
      <w:del w:id="1363" w:author="Alejandro De La Vega" w:date="2016-03-14T20:32:00Z">
        <w:r w:rsidDel="005E2031">
          <w:rPr>
            <w:rFonts w:cs="Times"/>
            <w:szCs w:val="24"/>
          </w:rPr>
          <w:delText>Robinson JL, Laird AR, Glahn DC, Lovallo WR, Fox PT (2010) Metaanalytic connectivity modeling: Delineating the functional connectivity of the human amygdala. Hum Brain Mapp 31:173–184.</w:delText>
        </w:r>
      </w:del>
    </w:p>
    <w:p w14:paraId="3A14A0CB" w14:textId="0C5E70B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64" w:author="Alejandro De La Vega" w:date="2016-03-14T20:32:00Z"/>
          <w:rFonts w:cs="Times"/>
          <w:szCs w:val="24"/>
        </w:rPr>
      </w:pPr>
      <w:del w:id="1365" w:author="Alejandro De La Vega" w:date="2016-03-14T20:32:00Z">
        <w:r w:rsidDel="005E2031">
          <w:rPr>
            <w:rFonts w:cs="Times"/>
            <w:szCs w:val="24"/>
          </w:rPr>
          <w:delText>Roland PE, Larsen B, Lassen NA (1980) Supplementary motor area and other cortical areas in organization of voluntary movements in man. Journal of ….</w:delText>
        </w:r>
      </w:del>
    </w:p>
    <w:p w14:paraId="44695759" w14:textId="740B2167"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66" w:author="Alejandro De La Vega" w:date="2016-03-14T20:32:00Z"/>
          <w:rFonts w:cs="Times"/>
          <w:szCs w:val="24"/>
        </w:rPr>
      </w:pPr>
      <w:del w:id="1367" w:author="Alejandro De La Vega" w:date="2016-03-14T20:32:00Z">
        <w:r w:rsidDel="005E2031">
          <w:rPr>
            <w:rFonts w:cs="Times"/>
            <w:szCs w:val="24"/>
          </w:rPr>
          <w:delText>Rolls ET, O'Doherty J, Kringelbach ML, Francis S, Bowtell R, McGlone F (2003) Representations of Pleasant and Painful Touch in the Human Orbitofrontal and Cingulate Cortices. Cerebral Cortex 13:308–317.</w:delText>
        </w:r>
      </w:del>
    </w:p>
    <w:p w14:paraId="1848D5BD" w14:textId="624DC025"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68" w:author="Alejandro De La Vega" w:date="2016-03-14T20:32:00Z"/>
          <w:rFonts w:cs="Times"/>
          <w:szCs w:val="24"/>
        </w:rPr>
      </w:pPr>
      <w:del w:id="1369" w:author="Alejandro De La Vega" w:date="2016-03-14T20:32:00Z">
        <w:r w:rsidDel="005E2031">
          <w:rPr>
            <w:rFonts w:cs="Times"/>
            <w:szCs w:val="24"/>
          </w:rPr>
          <w:delText>Roy M, Shohamy D, Wager TD (2012) Ventromedial prefrontal-subcortical systems and the generation of affective meaning. Trends in Cognitive Sciences 16:147–156.</w:delText>
        </w:r>
      </w:del>
    </w:p>
    <w:p w14:paraId="3D3C766C" w14:textId="42DA2B33"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70" w:author="Alejandro De La Vega" w:date="2016-03-14T20:32:00Z"/>
          <w:rFonts w:cs="Times"/>
          <w:szCs w:val="24"/>
        </w:rPr>
      </w:pPr>
      <w:del w:id="1371" w:author="Alejandro De La Vega" w:date="2016-03-14T20:32:00Z">
        <w:r w:rsidDel="005E2031">
          <w:rPr>
            <w:rFonts w:cs="Times"/>
            <w:szCs w:val="24"/>
          </w:rPr>
          <w:delText>Salimi-Khorshidi G, Smith SM, Keltner JR, Wager TD, Nichols TE (2009) Meta-analysis of neuroimaging data: A comparison of image-based and coordinate-based pooling of studies. NeuroImage 45:810–823.</w:delText>
        </w:r>
      </w:del>
    </w:p>
    <w:p w14:paraId="5397E101" w14:textId="24EC8089"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72" w:author="Alejandro De La Vega" w:date="2016-03-14T20:32:00Z"/>
          <w:rFonts w:cs="Times"/>
          <w:szCs w:val="24"/>
        </w:rPr>
      </w:pPr>
      <w:del w:id="1373" w:author="Alejandro De La Vega" w:date="2016-03-14T20:32:00Z">
        <w:r w:rsidDel="005E2031">
          <w:rPr>
            <w:rFonts w:cs="Times"/>
            <w:szCs w:val="24"/>
          </w:rPr>
          <w:delText>Sallet J, Mars RB, Noonan MP, Neubert FX, Jbabdi S, O'Reilly JX, Filippini N, Thomas AG, Rushworth MF (2013) The Organization of Dorsal Frontal Cortex in Humans and Macaques. Journal of Neuroscience 33:12255–12274.</w:delText>
        </w:r>
      </w:del>
    </w:p>
    <w:p w14:paraId="049FC00E" w14:textId="0250F58E"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74" w:author="Alejandro De La Vega" w:date="2016-03-14T20:32:00Z"/>
          <w:rFonts w:cs="Times"/>
          <w:szCs w:val="24"/>
        </w:rPr>
      </w:pPr>
      <w:del w:id="1375" w:author="Alejandro De La Vega" w:date="2016-03-14T20:32:00Z">
        <w:r w:rsidDel="005E2031">
          <w:rPr>
            <w:rFonts w:cs="Times"/>
            <w:szCs w:val="24"/>
          </w:rPr>
          <w:delText>Shackman AJ, Fox AS, Seminowicz DA (2015) The cognitive-emotional brain: Opportunitvnies and challenges for understanding neuropsychiatric disorders. Behavioral and Brain Sciences.</w:delText>
        </w:r>
      </w:del>
    </w:p>
    <w:p w14:paraId="7F9780A5" w14:textId="7524F86C"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76" w:author="Alejandro De La Vega" w:date="2016-03-14T20:32:00Z"/>
          <w:rFonts w:cs="Times"/>
          <w:szCs w:val="24"/>
        </w:rPr>
      </w:pPr>
      <w:del w:id="1377" w:author="Alejandro De La Vega" w:date="2016-03-14T20:32:00Z">
        <w:r w:rsidDel="005E2031">
          <w:rPr>
            <w:rFonts w:cs="Times"/>
            <w:szCs w:val="24"/>
          </w:rPr>
          <w:delText>Shackman AJ, Salomons TV, Slagter HA, Fox AS, Winter JJ, Davidson RJ (2011) The integration of negative affect, pain and cognitive control in the cingulate cortex. Nat Rev Neurosci 12:154–167.</w:delText>
        </w:r>
      </w:del>
    </w:p>
    <w:p w14:paraId="722F368B" w14:textId="546EA516"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78" w:author="Alejandro De La Vega" w:date="2016-03-14T20:32:00Z"/>
          <w:rFonts w:cs="Times"/>
          <w:szCs w:val="24"/>
        </w:rPr>
      </w:pPr>
      <w:del w:id="1379" w:author="Alejandro De La Vega" w:date="2016-03-14T20:32:00Z">
        <w:r w:rsidDel="005E2031">
          <w:rPr>
            <w:rFonts w:cs="Times"/>
            <w:szCs w:val="24"/>
          </w:rPr>
          <w:delText>Smith SM, Fox PT, Miller KL, Glahn DC, Fox PM, Mackay CE, Filippini N, Watkins KE, Toro R, Laird AR, Beckmann CF (2009) Correspondence of the brain's functional architecture during activation and rest. PNAS 106:13040–13045.</w:delText>
        </w:r>
      </w:del>
    </w:p>
    <w:p w14:paraId="184C7566" w14:textId="09E215D7"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80" w:author="Alejandro De La Vega" w:date="2016-03-14T20:32:00Z"/>
          <w:rFonts w:cs="Times"/>
          <w:szCs w:val="24"/>
        </w:rPr>
      </w:pPr>
      <w:del w:id="1381" w:author="Alejandro De La Vega" w:date="2016-03-14T20:32:00Z">
        <w:r w:rsidDel="005E2031">
          <w:rPr>
            <w:rFonts w:cs="Times"/>
            <w:szCs w:val="24"/>
          </w:rPr>
          <w:delText>Spreng RN, Grady CL (2010) Patterns of Brain Activity Supporting Autobiographical Memory, Prospection, and Theory of Mind, and Their Relationship to the Default Mode Network. http://dxdoiorg/101162/jocn200921282 22:1112–1123.</w:delText>
        </w:r>
      </w:del>
    </w:p>
    <w:p w14:paraId="48408A1E" w14:textId="7DBE71C3"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82" w:author="Alejandro De La Vega" w:date="2016-03-14T20:32:00Z"/>
          <w:rFonts w:cs="Times"/>
          <w:szCs w:val="24"/>
        </w:rPr>
      </w:pPr>
      <w:del w:id="1383" w:author="Alejandro De La Vega" w:date="2016-03-14T20:32:00Z">
        <w:r w:rsidDel="005E2031">
          <w:rPr>
            <w:rFonts w:cs="Times"/>
            <w:szCs w:val="24"/>
          </w:rPr>
          <w:delText>Stalnaker TA, Cooch NK, Schoenbaum G (2015) What the orbitofrontal cortex does not do. Nat Neurosci 18:620–627.</w:delText>
        </w:r>
      </w:del>
    </w:p>
    <w:p w14:paraId="6EFF8659" w14:textId="418E38F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84" w:author="Alejandro De La Vega" w:date="2016-03-14T20:32:00Z"/>
          <w:rFonts w:cs="Times"/>
          <w:szCs w:val="24"/>
        </w:rPr>
      </w:pPr>
      <w:del w:id="1385" w:author="Alejandro De La Vega" w:date="2016-03-14T20:32:00Z">
        <w:r w:rsidDel="005E2031">
          <w:rPr>
            <w:rFonts w:cs="Times"/>
            <w:szCs w:val="24"/>
          </w:rPr>
          <w:delText>Thirion B, Varoquaux G, Dohmatob E, Poline J-B (2014) Which fMRI clustering gives good brain parcellations? Frontiers in Neuroscience 8.</w:delText>
        </w:r>
      </w:del>
    </w:p>
    <w:p w14:paraId="5BD20249" w14:textId="28683627"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86" w:author="Alejandro De La Vega" w:date="2016-03-14T20:32:00Z"/>
          <w:rFonts w:cs="Times"/>
          <w:szCs w:val="24"/>
        </w:rPr>
      </w:pPr>
      <w:del w:id="1387" w:author="Alejandro De La Vega" w:date="2016-03-14T20:32:00Z">
        <w:r w:rsidDel="005E2031">
          <w:rPr>
            <w:rFonts w:cs="Times"/>
            <w:szCs w:val="24"/>
          </w:rPr>
          <w:delText>Toro R, Fox PT, Paus T (2008) Functional Coactivation Map of the Human Brain. Cerebral Cortex 18:2553–2559.</w:delText>
        </w:r>
      </w:del>
    </w:p>
    <w:p w14:paraId="22AE9166" w14:textId="144A3C8A"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88" w:author="Alejandro De La Vega" w:date="2016-03-14T20:32:00Z"/>
          <w:rFonts w:cs="Times"/>
          <w:szCs w:val="24"/>
        </w:rPr>
      </w:pPr>
      <w:del w:id="1389" w:author="Alejandro De La Vega" w:date="2016-03-14T20:32:00Z">
        <w:r w:rsidDel="005E2031">
          <w:rPr>
            <w:rFonts w:cs="Times"/>
            <w:szCs w:val="24"/>
          </w:rPr>
          <w:delText>van den Heuvel MP, Sporns O (2013) Network hubs in the human brain. Trends in Cognitive Sciences 17:683–696.</w:delText>
        </w:r>
      </w:del>
    </w:p>
    <w:p w14:paraId="1E0CB898" w14:textId="6B1A2D06"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90" w:author="Alejandro De La Vega" w:date="2016-03-14T20:32:00Z"/>
          <w:rFonts w:cs="Times"/>
          <w:szCs w:val="24"/>
        </w:rPr>
      </w:pPr>
      <w:del w:id="1391" w:author="Alejandro De La Vega" w:date="2016-03-14T20:32:00Z">
        <w:r w:rsidDel="005E2031">
          <w:rPr>
            <w:rFonts w:cs="Times"/>
            <w:szCs w:val="24"/>
          </w:rPr>
          <w:delText>Vogt B (2009) Cingulate Neurobiology and Disease. Oxford University Press.</w:delText>
        </w:r>
      </w:del>
    </w:p>
    <w:p w14:paraId="69125E15" w14:textId="798BCCF4"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92" w:author="Alejandro De La Vega" w:date="2016-03-14T20:32:00Z"/>
          <w:rFonts w:cs="Times"/>
          <w:szCs w:val="24"/>
        </w:rPr>
      </w:pPr>
      <w:del w:id="1393" w:author="Alejandro De La Vega" w:date="2016-03-14T20:32:00Z">
        <w:r w:rsidDel="005E2031">
          <w:rPr>
            <w:rFonts w:cs="Times"/>
            <w:szCs w:val="24"/>
          </w:rPr>
          <w:delText>Vogt BA (2005) Pain and emotion interactions in subregions of the cingulate gyrus. Nat Rev Neurosci 6:533–544.</w:delText>
        </w:r>
      </w:del>
    </w:p>
    <w:p w14:paraId="00B034AF" w14:textId="53EAA20C"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94" w:author="Alejandro De La Vega" w:date="2016-03-14T20:32:00Z"/>
          <w:rFonts w:cs="Times"/>
          <w:szCs w:val="24"/>
        </w:rPr>
      </w:pPr>
      <w:del w:id="1395" w:author="Alejandro De La Vega" w:date="2016-03-14T20:32:00Z">
        <w:r w:rsidDel="005E2031">
          <w:rPr>
            <w:rFonts w:cs="Times"/>
            <w:szCs w:val="24"/>
          </w:rPr>
          <w:delText>Vorobiev V, Govoni P, Rizzolatti G, Matelli M, Luppino G (1998) Parcellation of human mesial area 6: cytoarchitectonic evidence for three separate areas. European Journal of Neuroscience 10:2199–2203.</w:delText>
        </w:r>
      </w:del>
    </w:p>
    <w:p w14:paraId="02E1C404" w14:textId="7DE64140"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96" w:author="Alejandro De La Vega" w:date="2016-03-14T20:32:00Z"/>
          <w:rFonts w:cs="Times"/>
          <w:szCs w:val="24"/>
        </w:rPr>
      </w:pPr>
      <w:del w:id="1397" w:author="Alejandro De La Vega" w:date="2016-03-14T20:32:00Z">
        <w:r w:rsidDel="005E2031">
          <w:rPr>
            <w:rFonts w:cs="Times"/>
            <w:szCs w:val="24"/>
          </w:rPr>
          <w:delText>Wager TD, Atlas LY, Lindquist MA, Roy M, Woo C-W, Kross E (2013) An fMRI-Based Neurologic Signature of Physical Pain. N Engl J Med 368:1388–1397.</w:delText>
        </w:r>
      </w:del>
    </w:p>
    <w:p w14:paraId="2A2987E6" w14:textId="22C8405F"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398" w:author="Alejandro De La Vega" w:date="2016-03-14T20:32:00Z"/>
          <w:rFonts w:cs="Times"/>
          <w:szCs w:val="24"/>
        </w:rPr>
      </w:pPr>
      <w:del w:id="1399" w:author="Alejandro De La Vega" w:date="2016-03-14T20:32:00Z">
        <w:r w:rsidDel="005E2031">
          <w:rPr>
            <w:rFonts w:cs="Times"/>
            <w:szCs w:val="24"/>
          </w:rPr>
          <w:delText>Wager TD, Davidson ML, Hughes BL, Lindquist MA, Ochsner KN (2008) Prefrontal-Subcortical Pathways Mediating Successful Emotion Regulation. Neuron 59:1037–1050.</w:delText>
        </w:r>
      </w:del>
    </w:p>
    <w:p w14:paraId="164F5B9C" w14:textId="08DDBEE6"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400" w:author="Alejandro De La Vega" w:date="2016-03-14T20:32:00Z"/>
          <w:rFonts w:cs="Times"/>
          <w:szCs w:val="24"/>
        </w:rPr>
      </w:pPr>
      <w:del w:id="1401" w:author="Alejandro De La Vega" w:date="2016-03-14T20:32:00Z">
        <w:r w:rsidDel="005E2031">
          <w:rPr>
            <w:rFonts w:cs="Times"/>
            <w:szCs w:val="24"/>
          </w:rPr>
          <w:delText>Yarkoni T, Poldrack RA, Nichols TE, Van Essen DC, Wager TD (2011) Large-scale automated synthesis of human functional neuroimaging data. Nat Meth 8:665–670.</w:delText>
        </w:r>
      </w:del>
    </w:p>
    <w:p w14:paraId="7D7A1AB7" w14:textId="51A92F6E"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402" w:author="Alejandro De La Vega" w:date="2016-03-14T20:32:00Z"/>
          <w:rFonts w:cs="Times"/>
          <w:szCs w:val="24"/>
        </w:rPr>
      </w:pPr>
      <w:del w:id="1403" w:author="Alejandro De La Vega" w:date="2016-03-14T20:32:00Z">
        <w:r w:rsidDel="005E2031">
          <w:rPr>
            <w:rFonts w:cs="Times"/>
            <w:szCs w:val="24"/>
          </w:rPr>
          <w:delText>Yeo BTT, Krienen FM, Eickhoff SB, Yaakub SN, Fox PT, Buckner RL, Asplund CL, Chee MWL (2014) Functional Specialization and Flexibility in Human Association Cortex. Cerebral Cortex.</w:delText>
        </w:r>
      </w:del>
    </w:p>
    <w:p w14:paraId="505FD906" w14:textId="6889B4A8" w:rsidR="008977E3" w:rsidDel="005E2031" w:rsidRDefault="008977E3"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del w:id="1404" w:author="Alejandro De La Vega" w:date="2016-03-14T20:32:00Z"/>
          <w:rFonts w:cs="Times"/>
          <w:szCs w:val="24"/>
        </w:rPr>
      </w:pPr>
      <w:del w:id="1405" w:author="Alejandro De La Vega" w:date="2016-03-14T20:32:00Z">
        <w:r w:rsidDel="005E2031">
          <w:rPr>
            <w:rFonts w:cs="Times"/>
            <w:szCs w:val="24"/>
          </w:rPr>
          <w:delText>Zilbovicius M, Meresse I, Chabane N, Brunelle F, Samson Y, Boddaert N (2006) Autism, the superior temporal sulcus and social perception. Trends in Neurosciences 29:359–366.</w:delText>
        </w:r>
      </w:del>
    </w:p>
    <w:p w14:paraId="04712576" w14:textId="4B423074" w:rsidR="007F249F" w:rsidRPr="00070689" w:rsidRDefault="003E6356" w:rsidP="005E2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szCs w:val="24"/>
        </w:rPr>
      </w:pPr>
      <w:r w:rsidRPr="00070689">
        <w:rPr>
          <w:szCs w:val="24"/>
        </w:rPr>
        <w:fldChar w:fldCharType="end"/>
      </w:r>
    </w:p>
    <w:sectPr w:rsidR="007F249F" w:rsidRPr="00070689" w:rsidSect="003615A9">
      <w:headerReference w:type="even" r:id="rId15"/>
      <w:headerReference w:type="default" r:id="rId1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8" w:author="Alejandro De La Vega" w:date="2016-03-08T15:55:00Z" w:initials="AD">
    <w:p w14:paraId="4C73DDDC" w14:textId="1EB7AA90" w:rsidR="003615A9" w:rsidRDefault="003615A9">
      <w:pPr>
        <w:pStyle w:val="CommentText"/>
      </w:pPr>
      <w:r>
        <w:rPr>
          <w:rStyle w:val="CommentReference"/>
        </w:rPr>
        <w:annotationRef/>
      </w:r>
      <w:r>
        <w:t>Try to find more recent citation here</w:t>
      </w:r>
    </w:p>
  </w:comment>
  <w:comment w:id="411" w:author="Alejandro De La Vega" w:date="2016-03-08T16:37:00Z" w:initials="AD">
    <w:p w14:paraId="6726967D" w14:textId="160FEBD2" w:rsidR="00DE5DC9" w:rsidRDefault="00DE5DC9">
      <w:pPr>
        <w:pStyle w:val="CommentText"/>
      </w:pPr>
      <w:ins w:id="429" w:author="Alejandro De La Vega" w:date="2016-03-08T16:37:00Z">
        <w:r>
          <w:rPr>
            <w:rStyle w:val="CommentReference"/>
          </w:rPr>
          <w:annotationRef/>
        </w:r>
      </w:ins>
      <w:r>
        <w:t>Revisit based on policy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671FE6" w15:done="0"/>
  <w15:commentEx w15:paraId="281268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B7F152" w14:textId="77777777" w:rsidR="00B624B4" w:rsidRDefault="00B624B4" w:rsidP="00876801">
      <w:pPr>
        <w:spacing w:line="240" w:lineRule="auto"/>
      </w:pPr>
      <w:r>
        <w:separator/>
      </w:r>
    </w:p>
  </w:endnote>
  <w:endnote w:type="continuationSeparator" w:id="0">
    <w:p w14:paraId="1943D801" w14:textId="77777777" w:rsidR="00B624B4" w:rsidRDefault="00B624B4" w:rsidP="00876801">
      <w:pPr>
        <w:spacing w:line="240" w:lineRule="auto"/>
      </w:pPr>
      <w:r>
        <w:continuationSeparator/>
      </w:r>
    </w:p>
  </w:endnote>
  <w:endnote w:type="continuationNotice" w:id="1">
    <w:p w14:paraId="6EB8B505" w14:textId="77777777" w:rsidR="00B624B4" w:rsidRDefault="00B624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77E29C" w14:textId="77777777" w:rsidR="00B624B4" w:rsidRDefault="00B624B4" w:rsidP="00876801">
      <w:pPr>
        <w:spacing w:line="240" w:lineRule="auto"/>
      </w:pPr>
      <w:r>
        <w:separator/>
      </w:r>
    </w:p>
  </w:footnote>
  <w:footnote w:type="continuationSeparator" w:id="0">
    <w:p w14:paraId="2963DA4B" w14:textId="77777777" w:rsidR="00B624B4" w:rsidRDefault="00B624B4" w:rsidP="00876801">
      <w:pPr>
        <w:spacing w:line="240" w:lineRule="auto"/>
      </w:pPr>
      <w:r>
        <w:continuationSeparator/>
      </w:r>
    </w:p>
  </w:footnote>
  <w:footnote w:type="continuationNotice" w:id="1">
    <w:p w14:paraId="63256794" w14:textId="77777777" w:rsidR="00B624B4" w:rsidRDefault="00B624B4">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571765" w:rsidRDefault="0057176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1279">
      <w:rPr>
        <w:rStyle w:val="PageNumber"/>
        <w:noProof/>
      </w:rPr>
      <w:t>28</w:t>
    </w:r>
    <w:r>
      <w:rPr>
        <w:rStyle w:val="PageNumber"/>
      </w:rPr>
      <w:fldChar w:fldCharType="end"/>
    </w:r>
  </w:p>
  <w:p w14:paraId="20560E20" w14:textId="5335C6C6" w:rsidR="00571765" w:rsidRDefault="0057176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rson w15:author="Tal Yarkoni">
    <w15:presenceInfo w15:providerId="None" w15:userId="Tal Yark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37C"/>
    <w:rsid w:val="00024839"/>
    <w:rsid w:val="00026443"/>
    <w:rsid w:val="00033951"/>
    <w:rsid w:val="00034552"/>
    <w:rsid w:val="00037D8A"/>
    <w:rsid w:val="0004108C"/>
    <w:rsid w:val="000414E8"/>
    <w:rsid w:val="000441BE"/>
    <w:rsid w:val="00044BD6"/>
    <w:rsid w:val="000506C1"/>
    <w:rsid w:val="00051D65"/>
    <w:rsid w:val="000523DE"/>
    <w:rsid w:val="000526B9"/>
    <w:rsid w:val="0005354D"/>
    <w:rsid w:val="00054F75"/>
    <w:rsid w:val="000625C6"/>
    <w:rsid w:val="000646FC"/>
    <w:rsid w:val="00070050"/>
    <w:rsid w:val="00070689"/>
    <w:rsid w:val="0007421C"/>
    <w:rsid w:val="0007422E"/>
    <w:rsid w:val="00074CE9"/>
    <w:rsid w:val="00075CF7"/>
    <w:rsid w:val="000800F3"/>
    <w:rsid w:val="000854A2"/>
    <w:rsid w:val="00087081"/>
    <w:rsid w:val="00091C3F"/>
    <w:rsid w:val="0009677C"/>
    <w:rsid w:val="000A39CD"/>
    <w:rsid w:val="000A4873"/>
    <w:rsid w:val="000A5214"/>
    <w:rsid w:val="000A78AE"/>
    <w:rsid w:val="000B042F"/>
    <w:rsid w:val="000B2530"/>
    <w:rsid w:val="000B2F0E"/>
    <w:rsid w:val="000B344B"/>
    <w:rsid w:val="000B4674"/>
    <w:rsid w:val="000C0807"/>
    <w:rsid w:val="000C16DB"/>
    <w:rsid w:val="000C4606"/>
    <w:rsid w:val="000C4A44"/>
    <w:rsid w:val="000C4DAC"/>
    <w:rsid w:val="000D04AA"/>
    <w:rsid w:val="000D4A3D"/>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2CE8"/>
    <w:rsid w:val="00123AE8"/>
    <w:rsid w:val="00124191"/>
    <w:rsid w:val="001267C4"/>
    <w:rsid w:val="0013377B"/>
    <w:rsid w:val="001367FD"/>
    <w:rsid w:val="00142B82"/>
    <w:rsid w:val="00157EAB"/>
    <w:rsid w:val="00161ED9"/>
    <w:rsid w:val="00162F92"/>
    <w:rsid w:val="001740DA"/>
    <w:rsid w:val="001832A3"/>
    <w:rsid w:val="0018525A"/>
    <w:rsid w:val="00185EB4"/>
    <w:rsid w:val="00186494"/>
    <w:rsid w:val="00190783"/>
    <w:rsid w:val="001909AA"/>
    <w:rsid w:val="0019335D"/>
    <w:rsid w:val="00193BEB"/>
    <w:rsid w:val="00195B6B"/>
    <w:rsid w:val="001965DC"/>
    <w:rsid w:val="00197DDF"/>
    <w:rsid w:val="001A0C27"/>
    <w:rsid w:val="001A1148"/>
    <w:rsid w:val="001A2181"/>
    <w:rsid w:val="001A28D8"/>
    <w:rsid w:val="001A4BC2"/>
    <w:rsid w:val="001B060D"/>
    <w:rsid w:val="001B09FD"/>
    <w:rsid w:val="001B304B"/>
    <w:rsid w:val="001B3117"/>
    <w:rsid w:val="001B7AB4"/>
    <w:rsid w:val="001C003D"/>
    <w:rsid w:val="001C0866"/>
    <w:rsid w:val="001C0F0F"/>
    <w:rsid w:val="001C230A"/>
    <w:rsid w:val="001C6F8C"/>
    <w:rsid w:val="001D1767"/>
    <w:rsid w:val="001D55BF"/>
    <w:rsid w:val="001D6C98"/>
    <w:rsid w:val="001D7CD5"/>
    <w:rsid w:val="001E39DA"/>
    <w:rsid w:val="001E51C6"/>
    <w:rsid w:val="001F5C0A"/>
    <w:rsid w:val="001F66B3"/>
    <w:rsid w:val="00200271"/>
    <w:rsid w:val="00203532"/>
    <w:rsid w:val="00210C11"/>
    <w:rsid w:val="00211737"/>
    <w:rsid w:val="002117EC"/>
    <w:rsid w:val="00211D7F"/>
    <w:rsid w:val="00216FE0"/>
    <w:rsid w:val="002202AC"/>
    <w:rsid w:val="00223178"/>
    <w:rsid w:val="00233C32"/>
    <w:rsid w:val="00240E1D"/>
    <w:rsid w:val="00242C71"/>
    <w:rsid w:val="00243F1F"/>
    <w:rsid w:val="00244579"/>
    <w:rsid w:val="00250E5C"/>
    <w:rsid w:val="002534CF"/>
    <w:rsid w:val="002535EE"/>
    <w:rsid w:val="00253A81"/>
    <w:rsid w:val="002547A7"/>
    <w:rsid w:val="00254899"/>
    <w:rsid w:val="0026040F"/>
    <w:rsid w:val="00261ED1"/>
    <w:rsid w:val="00262111"/>
    <w:rsid w:val="00265D8D"/>
    <w:rsid w:val="002666F4"/>
    <w:rsid w:val="002729BA"/>
    <w:rsid w:val="00280AF6"/>
    <w:rsid w:val="00284B74"/>
    <w:rsid w:val="00285906"/>
    <w:rsid w:val="00290772"/>
    <w:rsid w:val="00293F5F"/>
    <w:rsid w:val="00295560"/>
    <w:rsid w:val="002957B5"/>
    <w:rsid w:val="00297B97"/>
    <w:rsid w:val="002A023A"/>
    <w:rsid w:val="002A24A5"/>
    <w:rsid w:val="002A2C56"/>
    <w:rsid w:val="002B2CC6"/>
    <w:rsid w:val="002B3B88"/>
    <w:rsid w:val="002B3FED"/>
    <w:rsid w:val="002B4530"/>
    <w:rsid w:val="002C0C3E"/>
    <w:rsid w:val="002C19DF"/>
    <w:rsid w:val="002C2843"/>
    <w:rsid w:val="002C3FAA"/>
    <w:rsid w:val="002C6F5B"/>
    <w:rsid w:val="002D1FD0"/>
    <w:rsid w:val="002D21E8"/>
    <w:rsid w:val="002D2F31"/>
    <w:rsid w:val="002D3B3C"/>
    <w:rsid w:val="002D69A3"/>
    <w:rsid w:val="002E1AB7"/>
    <w:rsid w:val="002E4057"/>
    <w:rsid w:val="002E4129"/>
    <w:rsid w:val="002E540D"/>
    <w:rsid w:val="002E75AA"/>
    <w:rsid w:val="002E7CCC"/>
    <w:rsid w:val="002F0AC8"/>
    <w:rsid w:val="002F19A7"/>
    <w:rsid w:val="002F212C"/>
    <w:rsid w:val="002F2537"/>
    <w:rsid w:val="002F4550"/>
    <w:rsid w:val="003011F0"/>
    <w:rsid w:val="00304555"/>
    <w:rsid w:val="0030667C"/>
    <w:rsid w:val="003078D2"/>
    <w:rsid w:val="003078F4"/>
    <w:rsid w:val="00312F75"/>
    <w:rsid w:val="003275C1"/>
    <w:rsid w:val="003276A7"/>
    <w:rsid w:val="00327A1E"/>
    <w:rsid w:val="003320E2"/>
    <w:rsid w:val="00332808"/>
    <w:rsid w:val="00332E1B"/>
    <w:rsid w:val="00334471"/>
    <w:rsid w:val="003559A1"/>
    <w:rsid w:val="003576A5"/>
    <w:rsid w:val="003615A9"/>
    <w:rsid w:val="00361B02"/>
    <w:rsid w:val="00363D52"/>
    <w:rsid w:val="00363EE3"/>
    <w:rsid w:val="00366249"/>
    <w:rsid w:val="00373084"/>
    <w:rsid w:val="00374228"/>
    <w:rsid w:val="003764F5"/>
    <w:rsid w:val="00377C4D"/>
    <w:rsid w:val="0038158E"/>
    <w:rsid w:val="00393625"/>
    <w:rsid w:val="003A0501"/>
    <w:rsid w:val="003A13FB"/>
    <w:rsid w:val="003A17BF"/>
    <w:rsid w:val="003A1D42"/>
    <w:rsid w:val="003A5590"/>
    <w:rsid w:val="003A5786"/>
    <w:rsid w:val="003A5AD9"/>
    <w:rsid w:val="003B3A40"/>
    <w:rsid w:val="003B3D27"/>
    <w:rsid w:val="003C0D4D"/>
    <w:rsid w:val="003C2FF9"/>
    <w:rsid w:val="003C48E8"/>
    <w:rsid w:val="003C57AA"/>
    <w:rsid w:val="003D23FD"/>
    <w:rsid w:val="003D4696"/>
    <w:rsid w:val="003E259F"/>
    <w:rsid w:val="003E2C66"/>
    <w:rsid w:val="003E6356"/>
    <w:rsid w:val="003F383D"/>
    <w:rsid w:val="003F4860"/>
    <w:rsid w:val="004010F0"/>
    <w:rsid w:val="00402EC2"/>
    <w:rsid w:val="004104ED"/>
    <w:rsid w:val="00410541"/>
    <w:rsid w:val="004166D6"/>
    <w:rsid w:val="00425AF9"/>
    <w:rsid w:val="004265AB"/>
    <w:rsid w:val="00427176"/>
    <w:rsid w:val="004272B9"/>
    <w:rsid w:val="0043487B"/>
    <w:rsid w:val="004353C2"/>
    <w:rsid w:val="004423BC"/>
    <w:rsid w:val="00445634"/>
    <w:rsid w:val="00446AD0"/>
    <w:rsid w:val="0044757C"/>
    <w:rsid w:val="004507F2"/>
    <w:rsid w:val="00454DAB"/>
    <w:rsid w:val="00460A1C"/>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E68"/>
    <w:rsid w:val="004B59F3"/>
    <w:rsid w:val="004C0073"/>
    <w:rsid w:val="004C431F"/>
    <w:rsid w:val="004C4D27"/>
    <w:rsid w:val="004C7C5F"/>
    <w:rsid w:val="004D2409"/>
    <w:rsid w:val="004D452B"/>
    <w:rsid w:val="004D4F37"/>
    <w:rsid w:val="004D52DB"/>
    <w:rsid w:val="004D5962"/>
    <w:rsid w:val="004D67B9"/>
    <w:rsid w:val="004E3585"/>
    <w:rsid w:val="004E45A6"/>
    <w:rsid w:val="004E5C42"/>
    <w:rsid w:val="004E78E2"/>
    <w:rsid w:val="004F70C0"/>
    <w:rsid w:val="00503CE6"/>
    <w:rsid w:val="00504D7F"/>
    <w:rsid w:val="00505EF5"/>
    <w:rsid w:val="00510ECB"/>
    <w:rsid w:val="005133F3"/>
    <w:rsid w:val="00517E2B"/>
    <w:rsid w:val="00520320"/>
    <w:rsid w:val="00521850"/>
    <w:rsid w:val="0052209F"/>
    <w:rsid w:val="00525A30"/>
    <w:rsid w:val="00526713"/>
    <w:rsid w:val="005274F6"/>
    <w:rsid w:val="00527EA3"/>
    <w:rsid w:val="00530F97"/>
    <w:rsid w:val="005330C1"/>
    <w:rsid w:val="00535253"/>
    <w:rsid w:val="00543AA8"/>
    <w:rsid w:val="00545025"/>
    <w:rsid w:val="005451E2"/>
    <w:rsid w:val="0054586E"/>
    <w:rsid w:val="00560699"/>
    <w:rsid w:val="00560BAC"/>
    <w:rsid w:val="005611BD"/>
    <w:rsid w:val="00562923"/>
    <w:rsid w:val="00562FFC"/>
    <w:rsid w:val="00564C73"/>
    <w:rsid w:val="00566111"/>
    <w:rsid w:val="0056695D"/>
    <w:rsid w:val="00571206"/>
    <w:rsid w:val="00571765"/>
    <w:rsid w:val="005749C4"/>
    <w:rsid w:val="00574B72"/>
    <w:rsid w:val="00575F39"/>
    <w:rsid w:val="00581FD7"/>
    <w:rsid w:val="0058308B"/>
    <w:rsid w:val="005865B5"/>
    <w:rsid w:val="005902D6"/>
    <w:rsid w:val="005917D1"/>
    <w:rsid w:val="00593F39"/>
    <w:rsid w:val="005A49A8"/>
    <w:rsid w:val="005A4A6A"/>
    <w:rsid w:val="005A6338"/>
    <w:rsid w:val="005B54E4"/>
    <w:rsid w:val="005B587B"/>
    <w:rsid w:val="005B609C"/>
    <w:rsid w:val="005B7932"/>
    <w:rsid w:val="005D1439"/>
    <w:rsid w:val="005D3319"/>
    <w:rsid w:val="005D3416"/>
    <w:rsid w:val="005D6CAD"/>
    <w:rsid w:val="005D7B00"/>
    <w:rsid w:val="005E1249"/>
    <w:rsid w:val="005E1A40"/>
    <w:rsid w:val="005E2031"/>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0A9C"/>
    <w:rsid w:val="00622818"/>
    <w:rsid w:val="006256FC"/>
    <w:rsid w:val="0062662F"/>
    <w:rsid w:val="00626C0D"/>
    <w:rsid w:val="006274F8"/>
    <w:rsid w:val="00627769"/>
    <w:rsid w:val="0063716C"/>
    <w:rsid w:val="00641AFE"/>
    <w:rsid w:val="0064274B"/>
    <w:rsid w:val="00644D69"/>
    <w:rsid w:val="00647FA2"/>
    <w:rsid w:val="006529E1"/>
    <w:rsid w:val="00652FF0"/>
    <w:rsid w:val="00654027"/>
    <w:rsid w:val="00657727"/>
    <w:rsid w:val="00665100"/>
    <w:rsid w:val="00665160"/>
    <w:rsid w:val="006706F2"/>
    <w:rsid w:val="006731C2"/>
    <w:rsid w:val="006837AB"/>
    <w:rsid w:val="00685414"/>
    <w:rsid w:val="006863C2"/>
    <w:rsid w:val="00693138"/>
    <w:rsid w:val="00694960"/>
    <w:rsid w:val="006B0B75"/>
    <w:rsid w:val="006B0BCB"/>
    <w:rsid w:val="006B0F89"/>
    <w:rsid w:val="006B27F7"/>
    <w:rsid w:val="006B6989"/>
    <w:rsid w:val="006C18A7"/>
    <w:rsid w:val="006C282E"/>
    <w:rsid w:val="006C58E6"/>
    <w:rsid w:val="006C6C7B"/>
    <w:rsid w:val="006C7026"/>
    <w:rsid w:val="006C7AB3"/>
    <w:rsid w:val="006D4008"/>
    <w:rsid w:val="006D5581"/>
    <w:rsid w:val="006D5C72"/>
    <w:rsid w:val="006E5161"/>
    <w:rsid w:val="006E549D"/>
    <w:rsid w:val="006E5BEF"/>
    <w:rsid w:val="006E610C"/>
    <w:rsid w:val="006E7CF7"/>
    <w:rsid w:val="006F0EEB"/>
    <w:rsid w:val="006F4134"/>
    <w:rsid w:val="006F66F5"/>
    <w:rsid w:val="00700622"/>
    <w:rsid w:val="0070135B"/>
    <w:rsid w:val="0070146E"/>
    <w:rsid w:val="00701FA8"/>
    <w:rsid w:val="00707BBE"/>
    <w:rsid w:val="00710AD4"/>
    <w:rsid w:val="0071263D"/>
    <w:rsid w:val="00717C10"/>
    <w:rsid w:val="007215DE"/>
    <w:rsid w:val="00721730"/>
    <w:rsid w:val="0072210B"/>
    <w:rsid w:val="00724411"/>
    <w:rsid w:val="007245B8"/>
    <w:rsid w:val="00727A6A"/>
    <w:rsid w:val="007416AB"/>
    <w:rsid w:val="00744B80"/>
    <w:rsid w:val="00750445"/>
    <w:rsid w:val="00750B6C"/>
    <w:rsid w:val="00754814"/>
    <w:rsid w:val="0075494A"/>
    <w:rsid w:val="00760370"/>
    <w:rsid w:val="00761222"/>
    <w:rsid w:val="00763C95"/>
    <w:rsid w:val="00763D22"/>
    <w:rsid w:val="00765C2A"/>
    <w:rsid w:val="00765F38"/>
    <w:rsid w:val="00766709"/>
    <w:rsid w:val="00772863"/>
    <w:rsid w:val="00776733"/>
    <w:rsid w:val="00777DE2"/>
    <w:rsid w:val="007801A0"/>
    <w:rsid w:val="007805EB"/>
    <w:rsid w:val="00781EFE"/>
    <w:rsid w:val="00787E33"/>
    <w:rsid w:val="0079042C"/>
    <w:rsid w:val="00793DED"/>
    <w:rsid w:val="007940D9"/>
    <w:rsid w:val="007955CF"/>
    <w:rsid w:val="007976E7"/>
    <w:rsid w:val="007A4495"/>
    <w:rsid w:val="007A4FF9"/>
    <w:rsid w:val="007A5E27"/>
    <w:rsid w:val="007A64D0"/>
    <w:rsid w:val="007B2210"/>
    <w:rsid w:val="007B40A8"/>
    <w:rsid w:val="007B4126"/>
    <w:rsid w:val="007B5215"/>
    <w:rsid w:val="007B7EEE"/>
    <w:rsid w:val="007C3F7F"/>
    <w:rsid w:val="007C5433"/>
    <w:rsid w:val="007C7A13"/>
    <w:rsid w:val="007D0A3F"/>
    <w:rsid w:val="007D3EE8"/>
    <w:rsid w:val="007D6354"/>
    <w:rsid w:val="007E6C2D"/>
    <w:rsid w:val="007F249F"/>
    <w:rsid w:val="007F3032"/>
    <w:rsid w:val="00800C46"/>
    <w:rsid w:val="008010F9"/>
    <w:rsid w:val="00801C9F"/>
    <w:rsid w:val="00802E7F"/>
    <w:rsid w:val="00807F78"/>
    <w:rsid w:val="00812BE3"/>
    <w:rsid w:val="00820D99"/>
    <w:rsid w:val="008224EC"/>
    <w:rsid w:val="00826CFF"/>
    <w:rsid w:val="00830228"/>
    <w:rsid w:val="00832DD5"/>
    <w:rsid w:val="00834CA9"/>
    <w:rsid w:val="00835CCB"/>
    <w:rsid w:val="0083755D"/>
    <w:rsid w:val="00853D1B"/>
    <w:rsid w:val="008604D8"/>
    <w:rsid w:val="0086259A"/>
    <w:rsid w:val="00865AD0"/>
    <w:rsid w:val="00866B6C"/>
    <w:rsid w:val="00873DF1"/>
    <w:rsid w:val="00873E71"/>
    <w:rsid w:val="008752CA"/>
    <w:rsid w:val="00876801"/>
    <w:rsid w:val="00877BF2"/>
    <w:rsid w:val="00882F06"/>
    <w:rsid w:val="00884240"/>
    <w:rsid w:val="00885419"/>
    <w:rsid w:val="0088605C"/>
    <w:rsid w:val="00886535"/>
    <w:rsid w:val="00890353"/>
    <w:rsid w:val="00890697"/>
    <w:rsid w:val="008916E4"/>
    <w:rsid w:val="008928F3"/>
    <w:rsid w:val="00893479"/>
    <w:rsid w:val="00894FE1"/>
    <w:rsid w:val="008955AD"/>
    <w:rsid w:val="00896A4B"/>
    <w:rsid w:val="008977E3"/>
    <w:rsid w:val="00897E52"/>
    <w:rsid w:val="008A256D"/>
    <w:rsid w:val="008A3349"/>
    <w:rsid w:val="008A3C3D"/>
    <w:rsid w:val="008A4E86"/>
    <w:rsid w:val="008B0FFE"/>
    <w:rsid w:val="008B38D6"/>
    <w:rsid w:val="008B424D"/>
    <w:rsid w:val="008C1831"/>
    <w:rsid w:val="008C2752"/>
    <w:rsid w:val="008C28BF"/>
    <w:rsid w:val="008C31B9"/>
    <w:rsid w:val="008C34CC"/>
    <w:rsid w:val="008C7C2F"/>
    <w:rsid w:val="008D2D8B"/>
    <w:rsid w:val="008D5D6F"/>
    <w:rsid w:val="008D67CD"/>
    <w:rsid w:val="008D6A5D"/>
    <w:rsid w:val="008E3B07"/>
    <w:rsid w:val="008E454B"/>
    <w:rsid w:val="008E677C"/>
    <w:rsid w:val="008E766F"/>
    <w:rsid w:val="008E7E0B"/>
    <w:rsid w:val="008F21AC"/>
    <w:rsid w:val="008F43B2"/>
    <w:rsid w:val="008F6649"/>
    <w:rsid w:val="00903E3E"/>
    <w:rsid w:val="00904295"/>
    <w:rsid w:val="00906ED8"/>
    <w:rsid w:val="0090716A"/>
    <w:rsid w:val="00910101"/>
    <w:rsid w:val="00911F14"/>
    <w:rsid w:val="00915EA6"/>
    <w:rsid w:val="00917068"/>
    <w:rsid w:val="00920C80"/>
    <w:rsid w:val="00925478"/>
    <w:rsid w:val="00927332"/>
    <w:rsid w:val="00927895"/>
    <w:rsid w:val="00931AC1"/>
    <w:rsid w:val="00932323"/>
    <w:rsid w:val="00935379"/>
    <w:rsid w:val="009354E6"/>
    <w:rsid w:val="009405A7"/>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67DC"/>
    <w:rsid w:val="009C751C"/>
    <w:rsid w:val="009E63AE"/>
    <w:rsid w:val="009E7445"/>
    <w:rsid w:val="009F05F6"/>
    <w:rsid w:val="009F07F7"/>
    <w:rsid w:val="009F16EE"/>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060E"/>
    <w:rsid w:val="00A517CA"/>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96D75"/>
    <w:rsid w:val="00A973F4"/>
    <w:rsid w:val="00AA0DCB"/>
    <w:rsid w:val="00AA4D4A"/>
    <w:rsid w:val="00AA61AF"/>
    <w:rsid w:val="00AA76F7"/>
    <w:rsid w:val="00AA78BC"/>
    <w:rsid w:val="00AB2828"/>
    <w:rsid w:val="00AB4CCA"/>
    <w:rsid w:val="00AC0CA6"/>
    <w:rsid w:val="00AC0F77"/>
    <w:rsid w:val="00AC22AF"/>
    <w:rsid w:val="00AC3A0C"/>
    <w:rsid w:val="00AC49E5"/>
    <w:rsid w:val="00AD3195"/>
    <w:rsid w:val="00AD3480"/>
    <w:rsid w:val="00AD47C0"/>
    <w:rsid w:val="00AD561B"/>
    <w:rsid w:val="00AE3888"/>
    <w:rsid w:val="00AE72EE"/>
    <w:rsid w:val="00AF24FD"/>
    <w:rsid w:val="00AF4A2B"/>
    <w:rsid w:val="00AF4DB3"/>
    <w:rsid w:val="00AF6A9A"/>
    <w:rsid w:val="00AF6E70"/>
    <w:rsid w:val="00B067A5"/>
    <w:rsid w:val="00B06CC0"/>
    <w:rsid w:val="00B14EB3"/>
    <w:rsid w:val="00B15843"/>
    <w:rsid w:val="00B20F8A"/>
    <w:rsid w:val="00B21279"/>
    <w:rsid w:val="00B21B80"/>
    <w:rsid w:val="00B24675"/>
    <w:rsid w:val="00B32069"/>
    <w:rsid w:val="00B335D3"/>
    <w:rsid w:val="00B35381"/>
    <w:rsid w:val="00B42392"/>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26D2"/>
    <w:rsid w:val="00B9451E"/>
    <w:rsid w:val="00BA3C91"/>
    <w:rsid w:val="00BA5AB1"/>
    <w:rsid w:val="00BA6238"/>
    <w:rsid w:val="00BA764B"/>
    <w:rsid w:val="00BB349A"/>
    <w:rsid w:val="00BB5E35"/>
    <w:rsid w:val="00BC48C8"/>
    <w:rsid w:val="00BC75CB"/>
    <w:rsid w:val="00BD020D"/>
    <w:rsid w:val="00BD05F1"/>
    <w:rsid w:val="00BD2E7C"/>
    <w:rsid w:val="00BD522F"/>
    <w:rsid w:val="00BD74AA"/>
    <w:rsid w:val="00BD7B4C"/>
    <w:rsid w:val="00BE1275"/>
    <w:rsid w:val="00BE1AE7"/>
    <w:rsid w:val="00BE2BE9"/>
    <w:rsid w:val="00BE6EC8"/>
    <w:rsid w:val="00BF105C"/>
    <w:rsid w:val="00BF108C"/>
    <w:rsid w:val="00BF1EB4"/>
    <w:rsid w:val="00BF2484"/>
    <w:rsid w:val="00BF2C4B"/>
    <w:rsid w:val="00BF4B1D"/>
    <w:rsid w:val="00BF62A4"/>
    <w:rsid w:val="00C01A02"/>
    <w:rsid w:val="00C06667"/>
    <w:rsid w:val="00C15F07"/>
    <w:rsid w:val="00C212CF"/>
    <w:rsid w:val="00C21F35"/>
    <w:rsid w:val="00C2645B"/>
    <w:rsid w:val="00C30940"/>
    <w:rsid w:val="00C30F82"/>
    <w:rsid w:val="00C366D9"/>
    <w:rsid w:val="00C37C2C"/>
    <w:rsid w:val="00C555DA"/>
    <w:rsid w:val="00C55EF7"/>
    <w:rsid w:val="00C565A6"/>
    <w:rsid w:val="00C628A3"/>
    <w:rsid w:val="00C65153"/>
    <w:rsid w:val="00C652D9"/>
    <w:rsid w:val="00C654F9"/>
    <w:rsid w:val="00C66431"/>
    <w:rsid w:val="00C7078F"/>
    <w:rsid w:val="00C7483A"/>
    <w:rsid w:val="00C767DE"/>
    <w:rsid w:val="00C804E9"/>
    <w:rsid w:val="00C87897"/>
    <w:rsid w:val="00C933A1"/>
    <w:rsid w:val="00C93C59"/>
    <w:rsid w:val="00C94550"/>
    <w:rsid w:val="00CA0CE5"/>
    <w:rsid w:val="00CA1704"/>
    <w:rsid w:val="00CA209E"/>
    <w:rsid w:val="00CA29CD"/>
    <w:rsid w:val="00CA3B40"/>
    <w:rsid w:val="00CA4183"/>
    <w:rsid w:val="00CB0B2D"/>
    <w:rsid w:val="00CB287C"/>
    <w:rsid w:val="00CB5F01"/>
    <w:rsid w:val="00CB6A82"/>
    <w:rsid w:val="00CC2414"/>
    <w:rsid w:val="00CD30DF"/>
    <w:rsid w:val="00CD3115"/>
    <w:rsid w:val="00CD67C8"/>
    <w:rsid w:val="00CE02FA"/>
    <w:rsid w:val="00CE09DD"/>
    <w:rsid w:val="00CE20D6"/>
    <w:rsid w:val="00CE3C5E"/>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6C2"/>
    <w:rsid w:val="00D70BFF"/>
    <w:rsid w:val="00D71C13"/>
    <w:rsid w:val="00D73A1F"/>
    <w:rsid w:val="00D76502"/>
    <w:rsid w:val="00D770BD"/>
    <w:rsid w:val="00D86FE9"/>
    <w:rsid w:val="00DA288E"/>
    <w:rsid w:val="00DA6262"/>
    <w:rsid w:val="00DB1B50"/>
    <w:rsid w:val="00DB1E40"/>
    <w:rsid w:val="00DB5837"/>
    <w:rsid w:val="00DC48F7"/>
    <w:rsid w:val="00DC5FC7"/>
    <w:rsid w:val="00DC75B9"/>
    <w:rsid w:val="00DD0815"/>
    <w:rsid w:val="00DD0DEB"/>
    <w:rsid w:val="00DD4EB9"/>
    <w:rsid w:val="00DE09FD"/>
    <w:rsid w:val="00DE15D9"/>
    <w:rsid w:val="00DE5DC9"/>
    <w:rsid w:val="00DE7623"/>
    <w:rsid w:val="00DE7E46"/>
    <w:rsid w:val="00DF1BE3"/>
    <w:rsid w:val="00DF70A1"/>
    <w:rsid w:val="00E001A4"/>
    <w:rsid w:val="00E02905"/>
    <w:rsid w:val="00E036ED"/>
    <w:rsid w:val="00E111A0"/>
    <w:rsid w:val="00E14A5D"/>
    <w:rsid w:val="00E16D2B"/>
    <w:rsid w:val="00E170C6"/>
    <w:rsid w:val="00E2184D"/>
    <w:rsid w:val="00E22F7B"/>
    <w:rsid w:val="00E25FAA"/>
    <w:rsid w:val="00E320AD"/>
    <w:rsid w:val="00E322FE"/>
    <w:rsid w:val="00E40345"/>
    <w:rsid w:val="00E45C08"/>
    <w:rsid w:val="00E50118"/>
    <w:rsid w:val="00E50519"/>
    <w:rsid w:val="00E50B96"/>
    <w:rsid w:val="00E5257A"/>
    <w:rsid w:val="00E609FF"/>
    <w:rsid w:val="00E62F82"/>
    <w:rsid w:val="00E77236"/>
    <w:rsid w:val="00E80C21"/>
    <w:rsid w:val="00E8261D"/>
    <w:rsid w:val="00E878A6"/>
    <w:rsid w:val="00E915E2"/>
    <w:rsid w:val="00E952AB"/>
    <w:rsid w:val="00E954C8"/>
    <w:rsid w:val="00E95DDB"/>
    <w:rsid w:val="00EA20DC"/>
    <w:rsid w:val="00EA2FF4"/>
    <w:rsid w:val="00EA4AE9"/>
    <w:rsid w:val="00EA4DB1"/>
    <w:rsid w:val="00EB0085"/>
    <w:rsid w:val="00EB1A5D"/>
    <w:rsid w:val="00EB41E4"/>
    <w:rsid w:val="00EB5022"/>
    <w:rsid w:val="00EB60B5"/>
    <w:rsid w:val="00EC12B3"/>
    <w:rsid w:val="00EC6CC1"/>
    <w:rsid w:val="00ED6D9E"/>
    <w:rsid w:val="00EE06BC"/>
    <w:rsid w:val="00EE4862"/>
    <w:rsid w:val="00EF3A9B"/>
    <w:rsid w:val="00EF41B3"/>
    <w:rsid w:val="00F02D00"/>
    <w:rsid w:val="00F03218"/>
    <w:rsid w:val="00F104F0"/>
    <w:rsid w:val="00F1162F"/>
    <w:rsid w:val="00F12ACE"/>
    <w:rsid w:val="00F13CFA"/>
    <w:rsid w:val="00F14318"/>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1A4F"/>
    <w:rsid w:val="00F72939"/>
    <w:rsid w:val="00F73C96"/>
    <w:rsid w:val="00F74C7B"/>
    <w:rsid w:val="00F75378"/>
    <w:rsid w:val="00F765DC"/>
    <w:rsid w:val="00F80415"/>
    <w:rsid w:val="00F805D0"/>
    <w:rsid w:val="00F808EC"/>
    <w:rsid w:val="00F84754"/>
    <w:rsid w:val="00F91F6A"/>
    <w:rsid w:val="00F92EB6"/>
    <w:rsid w:val="00F9375E"/>
    <w:rsid w:val="00F957CB"/>
    <w:rsid w:val="00F95DFD"/>
    <w:rsid w:val="00F9689E"/>
    <w:rsid w:val="00FA3C42"/>
    <w:rsid w:val="00FB0337"/>
    <w:rsid w:val="00FB184C"/>
    <w:rsid w:val="00FC037A"/>
    <w:rsid w:val="00FC2732"/>
    <w:rsid w:val="00FC3506"/>
    <w:rsid w:val="00FC5F87"/>
    <w:rsid w:val="00FC712B"/>
    <w:rsid w:val="00FD09E6"/>
    <w:rsid w:val="00FD1186"/>
    <w:rsid w:val="00FD4B23"/>
    <w:rsid w:val="00FD4F1A"/>
    <w:rsid w:val="00FE018A"/>
    <w:rsid w:val="00FE01AD"/>
    <w:rsid w:val="00FE1134"/>
    <w:rsid w:val="00FE1D1D"/>
    <w:rsid w:val="00FE4CD6"/>
    <w:rsid w:val="00FF0248"/>
    <w:rsid w:val="00FF1B37"/>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3012665">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3045719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696930879">
      <w:bodyDiv w:val="1"/>
      <w:marLeft w:val="0"/>
      <w:marRight w:val="0"/>
      <w:marTop w:val="0"/>
      <w:marBottom w:val="0"/>
      <w:divBdr>
        <w:top w:val="none" w:sz="0" w:space="0" w:color="auto"/>
        <w:left w:val="none" w:sz="0" w:space="0" w:color="auto"/>
        <w:bottom w:val="none" w:sz="0" w:space="0" w:color="auto"/>
        <w:right w:val="none" w:sz="0" w:space="0" w:color="auto"/>
      </w:divBdr>
    </w:div>
    <w:div w:id="703529264">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072702250">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131629345">
      <w:bodyDiv w:val="1"/>
      <w:marLeft w:val="0"/>
      <w:marRight w:val="0"/>
      <w:marTop w:val="0"/>
      <w:marBottom w:val="0"/>
      <w:divBdr>
        <w:top w:val="none" w:sz="0" w:space="0" w:color="auto"/>
        <w:left w:val="none" w:sz="0" w:space="0" w:color="auto"/>
        <w:bottom w:val="none" w:sz="0" w:space="0" w:color="auto"/>
        <w:right w:val="none" w:sz="0" w:space="0" w:color="auto"/>
      </w:divBdr>
    </w:div>
    <w:div w:id="1304964072">
      <w:bodyDiv w:val="1"/>
      <w:marLeft w:val="0"/>
      <w:marRight w:val="0"/>
      <w:marTop w:val="0"/>
      <w:marBottom w:val="0"/>
      <w:divBdr>
        <w:top w:val="none" w:sz="0" w:space="0" w:color="auto"/>
        <w:left w:val="none" w:sz="0" w:space="0" w:color="auto"/>
        <w:bottom w:val="none" w:sz="0" w:space="0" w:color="auto"/>
        <w:right w:val="none" w:sz="0" w:space="0" w:color="auto"/>
      </w:divBdr>
    </w:div>
    <w:div w:id="1441029536">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547526085">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 w:id="1869415783">
      <w:bodyDiv w:val="1"/>
      <w:marLeft w:val="0"/>
      <w:marRight w:val="0"/>
      <w:marTop w:val="0"/>
      <w:marBottom w:val="0"/>
      <w:divBdr>
        <w:top w:val="none" w:sz="0" w:space="0" w:color="auto"/>
        <w:left w:val="none" w:sz="0" w:space="0" w:color="auto"/>
        <w:bottom w:val="none" w:sz="0" w:space="0" w:color="auto"/>
        <w:right w:val="none" w:sz="0" w:space="0" w:color="auto"/>
      </w:divBdr>
    </w:div>
    <w:div w:id="20699187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9" Type="http://schemas.microsoft.com/office/2011/relationships/commentsExtended" Target="commentsExtended.xml"/><Relationship Id="rId20" Type="http://schemas.microsoft.com/office/2011/relationships/people" Target="people.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63BAF-5A5C-AD4C-8C4F-132D6F96A661}">
  <ds:schemaRefs>
    <ds:schemaRef ds:uri="http://schemas.openxmlformats.org/officeDocument/2006/bibliography"/>
  </ds:schemaRefs>
</ds:datastoreItem>
</file>

<file path=customXml/itemProps2.xml><?xml version="1.0" encoding="utf-8"?>
<ds:datastoreItem xmlns:ds="http://schemas.openxmlformats.org/officeDocument/2006/customXml" ds:itemID="{08B0208B-2770-104D-8AEE-44DD65D9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33</Pages>
  <Words>26784</Words>
  <Characters>152674</Characters>
  <Application>Microsoft Macintosh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179100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109</cp:revision>
  <cp:lastPrinted>2016-03-08T22:58:00Z</cp:lastPrinted>
  <dcterms:created xsi:type="dcterms:W3CDTF">2016-01-28T01:17:00Z</dcterms:created>
  <dcterms:modified xsi:type="dcterms:W3CDTF">2016-03-15T02:44:00Z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citations="66" publications="69"/&gt;&lt;/info&gt;PAPERS2_INFO_END</vt:lpwstr>
  </property>
</Properties>
</file>