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84EC470" w14:textId="77777777" w:rsidR="00373084" w:rsidRPr="00A35936" w:rsidRDefault="006B0B75" w:rsidP="006706F2">
      <w:pPr>
        <w:pStyle w:val="Title"/>
        <w:tabs>
          <w:tab w:val="left" w:pos="1890"/>
        </w:tabs>
        <w:rPr>
          <w:i w:val="0"/>
          <w:sz w:val="32"/>
          <w:szCs w:val="32"/>
        </w:rPr>
        <w:pPrChange w:id="0" w:author="Alejandro De La Vega" w:date="2015-08-10T17:37:00Z">
          <w:pPr>
            <w:pStyle w:val="Title"/>
          </w:pPr>
        </w:pPrChange>
      </w:pPr>
      <w:bookmarkStart w:id="1" w:name="h.avbk8ta41pt" w:colFirst="0" w:colLast="0"/>
      <w:bookmarkEnd w:id="1"/>
      <w:r w:rsidRPr="00A35936">
        <w:rPr>
          <w:i w:val="0"/>
          <w:sz w:val="32"/>
          <w:szCs w:val="32"/>
        </w:rPr>
        <w:t>Functional s</w:t>
      </w:r>
      <w:r w:rsidR="00373084" w:rsidRPr="00A35936">
        <w:rPr>
          <w:i w:val="0"/>
          <w:sz w:val="32"/>
          <w:szCs w:val="32"/>
        </w:rPr>
        <w:t xml:space="preserve">pecialization and complexity in </w:t>
      </w:r>
      <w:r w:rsidRPr="00A35936">
        <w:rPr>
          <w:i w:val="0"/>
          <w:sz w:val="32"/>
          <w:szCs w:val="32"/>
        </w:rPr>
        <w:t>medial frontal cortex</w:t>
      </w:r>
    </w:p>
    <w:p w14:paraId="37123033" w14:textId="1205C596" w:rsidR="009E7445" w:rsidRPr="00A35936" w:rsidRDefault="006B0B75" w:rsidP="00A35936">
      <w:pPr>
        <w:pStyle w:val="Title"/>
        <w:spacing w:line="360" w:lineRule="auto"/>
        <w:rPr>
          <w:i w:val="0"/>
        </w:rPr>
      </w:pPr>
      <w:r w:rsidRPr="00A35936">
        <w:rPr>
          <w:i w:val="0"/>
          <w:sz w:val="24"/>
          <w:szCs w:val="24"/>
        </w:rPr>
        <w:t>Alejandro de la Vega</w:t>
      </w:r>
    </w:p>
    <w:p w14:paraId="1D580352" w14:textId="353BCE10" w:rsidR="00BB5E35" w:rsidRDefault="006B0B75" w:rsidP="00A35936">
      <w:pPr>
        <w:pStyle w:val="Normal1"/>
        <w:spacing w:line="360" w:lineRule="auto"/>
        <w:rPr>
          <w:ins w:id="2" w:author="Alejandro Isaac De La Vega" w:date="2015-07-29T19:03:00Z"/>
        </w:rPr>
      </w:pPr>
      <w:r>
        <w:tab/>
        <w:t>The medial frontal cortex (</w:t>
      </w:r>
      <w:ins w:id="3" w:author="Alejandro De La Vega" w:date="2015-08-09T16:24:00Z">
        <w:r w:rsidR="001A0C27">
          <w:t>MFC</w:t>
        </w:r>
      </w:ins>
      <w:ins w:id="4" w:author="Alejandro Isaac De La Vega" w:date="2015-07-29T19:01:00Z">
        <w:r w:rsidR="00BB5E35">
          <w:t xml:space="preserve">) is a broad area of the brain encompassing many functionally distinct </w:t>
        </w:r>
      </w:ins>
      <w:ins w:id="5" w:author="Alejandro Isaac De La Vega" w:date="2015-07-30T13:35:00Z">
        <w:r w:rsidR="00571206">
          <w:t>foci</w:t>
        </w:r>
      </w:ins>
      <w:ins w:id="6" w:author="Alejandro Isaac De La Vega" w:date="2015-07-29T19:01:00Z">
        <w:r w:rsidR="00BB5E35">
          <w:t xml:space="preserve"> </w:t>
        </w:r>
      </w:ins>
      <w:ins w:id="7" w:author="Alejandro Isaac De La Vega" w:date="2015-07-30T13:10:00Z">
        <w:r w:rsidR="000E18FA">
          <w:t>that have been</w:t>
        </w:r>
      </w:ins>
      <w:r>
        <w:t xml:space="preserve"> associated with a wide</w:t>
      </w:r>
      <w:ins w:id="8" w:author="Tal Yarkoni" w:date="2015-07-13T07:08:00Z">
        <w:r>
          <w:t xml:space="preserve"> </w:t>
        </w:r>
      </w:ins>
      <w:r>
        <w:t>variety of cognitive states</w:t>
      </w:r>
      <w:ins w:id="9" w:author="Alejandro Isaac De La Vega" w:date="2015-07-29T18:54:00Z">
        <w:r w:rsidR="00FD1186">
          <w:t>.</w:t>
        </w:r>
      </w:ins>
      <w:r w:rsidR="00373084">
        <w:t xml:space="preserve"> </w:t>
      </w:r>
      <w:ins w:id="10" w:author="Alejandro Isaac De La Vega" w:date="2015-07-29T19:01:00Z">
        <w:r w:rsidR="00BB5E35">
          <w:t>For example</w:t>
        </w:r>
      </w:ins>
      <w:ins w:id="11" w:author="Alejandro Isaac De La Vega" w:date="2015-07-30T13:27:00Z">
        <w:r w:rsidR="000E18FA">
          <w:t>, the supplementary motor area (SMA) and pre-SMA</w:t>
        </w:r>
      </w:ins>
      <w:ins w:id="12" w:author="Alejandro Isaac De La Vega" w:date="2015-07-29T18:55:00Z">
        <w:r w:rsidR="00FD1186">
          <w:t>, have been associated with the planning and initiation of movements</w:t>
        </w:r>
      </w:ins>
      <w:ins w:id="13" w:author="Alejandro Isaac De La Vega" w:date="2015-08-03T18:12:00Z">
        <w:r w:rsidR="006108DE">
          <w:t xml:space="preserve"> </w:t>
        </w:r>
        <w:r w:rsidR="006108DE">
          <w:fldChar w:fldCharType="begin"/>
        </w:r>
      </w:ins>
      <w:r w:rsidR="00CF28A6">
        <w:instrText xml:space="preserve"> ADDIN PAPERS2_CITATIONS &lt;citation&gt;&lt;uuid&gt;699719DF-CD4D-47D4-B75A-EEC515553078&lt;/uuid&gt;&lt;priority&gt;0&lt;/priority&gt;&lt;publications&gt;&lt;publication&gt;&lt;type&gt;400&lt;/type&gt;&lt;publication_date&gt;99200900001200000000200000&lt;/publication_date&gt;&lt;title&gt;Functional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volume&gt;10&lt;/volume&gt;&lt;publication_date&gt;99199900001200000000200000&lt;/publication_date&gt;&lt;number&gt;6&lt;/number&gt;&lt;doi&gt;10.1006/nimg.1999.0507&lt;/doi&gt;&lt;startpage&gt;682&lt;/startpage&gt;&lt;title&gt;The role of higher-order motor areas in voluntary movement as revealed by high-resolution EEG and fMRI&lt;/title&gt;&lt;uuid&gt;4E627173-2EA5-4A4D-B69F-D053ABE9713F&lt;/uuid&gt;&lt;subtype&gt;400&lt;/subtype&gt;&lt;endpage&gt;694&lt;/endpage&gt;&lt;type&gt;400&lt;/type&gt;&lt;url&gt;http://linkinghub.elsevier.com/retrieve/pii/S1053811999905074&lt;/url&gt;&lt;bundle&gt;&lt;publication&gt;&lt;publisher&gt;Elsevier Inc.&lt;/publisher&gt;&lt;title&gt;NeuroImage&lt;/title&gt;&lt;type&gt;-100&lt;/type&gt;&lt;subtype&gt;-100&lt;/subtype&gt;&lt;uuid&gt;C999927C-B94A-48FA-98D1-0626ECBA674C&lt;/uuid&gt;&lt;/publication&gt;&lt;/bundle&gt;&lt;authors&gt;&lt;author&gt;&lt;firstName&gt;T&lt;/firstName&gt;&lt;lastName&gt;Ball&lt;/lastName&gt;&lt;/author&gt;&lt;author&gt;&lt;firstName&gt;A&lt;/firstName&gt;&lt;lastName&gt;Schreiber&lt;/lastName&gt;&lt;/author&gt;&lt;author&gt;&lt;firstName&gt;B&lt;/firstName&gt;&lt;lastName&gt;Feige&lt;/lastName&gt;&lt;/author&gt;&lt;author&gt;&lt;firstName&gt;M&lt;/firstName&gt;&lt;lastName&gt;Wagner&lt;/lastName&gt;&lt;/author&gt;&lt;author&gt;&lt;firstName&gt;C&lt;/firstName&gt;&lt;middleNames&gt;H&lt;/middleNames&gt;&lt;lastName&gt;Lücking&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volume&gt;9&lt;/volume&gt;&lt;publication_date&gt;99199900001200000000200000&lt;/publication_date&gt;&lt;number&gt;1&lt;/number&gt;&lt;doi&gt;10.1006/nimg.1998.0393&lt;/doi&gt;&lt;startpage&gt;117&lt;/startpage&gt;&lt;title&gt;Subregions within the supplementary motor area activated at different stages of movement preparation and execution&lt;/title&gt;&lt;uuid&gt;4815B05C-884F-4CEE-8139-18594D494008&lt;/uuid&gt;&lt;subtype&gt;400&lt;/subtype&gt;&lt;endpage&gt;123&lt;/endpage&gt;&lt;type&gt;400&lt;/type&gt;&lt;url&gt;http://linkinghub.elsevier.com/retrieve/pii/S1053811998903937&lt;/url&gt;&lt;bundle&gt;&lt;publication&gt;&lt;publisher&gt;Elsevier Inc.&lt;/publisher&gt;&lt;title&gt;NeuroImage&lt;/title&gt;&lt;type&gt;-100&lt;/type&gt;&lt;subtype&gt;-100&lt;/subtype&gt;&lt;uuid&gt;C999927C-B94A-48FA-98D1-0626ECBA674C&lt;/uuid&gt;&lt;/publication&gt;&lt;/bundle&gt;&lt;authors&gt;&lt;author&gt;&lt;firstName&gt;K&lt;/firstName&gt;&lt;middleNames&gt;M&lt;/middleNames&gt;&lt;lastName&gt;Lee&lt;/lastName&gt;&lt;/author&gt;&lt;author&gt;&lt;firstName&gt;K&lt;/firstName&gt;&lt;middleNames&gt;H&lt;/middleNames&gt;&lt;lastName&gt;Chang&lt;/lastName&gt;&lt;/author&gt;&lt;author&gt;&lt;firstName&gt;J&lt;/firstName&gt;&lt;middleNames&gt;K&lt;/middleNames&gt;&lt;lastName&gt;Roh&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fldChar w:fldCharType="separate"/>
      </w:r>
      <w:ins w:id="14" w:author="Alejandro Isaac De La Vega" w:date="2015-08-03T18:43:00Z">
        <w:r w:rsidR="00A00ED3">
          <w:t>(Ball, Schreiber, Feige, Wagner, &amp; Lücking, 1999; Kennerley &amp; Sakai, 2004; Lee, Chang, &amp; Roh, 1999; Leek &amp; Johnston, 2009; Roland, Larsen, &amp; Lassen, 1980)</w:t>
        </w:r>
      </w:ins>
      <w:ins w:id="15" w:author="Alejandro Isaac De La Vega" w:date="2015-08-03T18:12:00Z">
        <w:r w:rsidR="006108DE">
          <w:fldChar w:fldCharType="end"/>
        </w:r>
      </w:ins>
      <w:ins w:id="16" w:author="Alejandro Isaac De La Vega" w:date="2015-07-29T18:55:00Z">
        <w:r w:rsidR="00FD1186">
          <w:t xml:space="preserve">, </w:t>
        </w:r>
      </w:ins>
      <w:ins w:id="17" w:author="Alejandro Isaac De La Vega" w:date="2015-07-29T18:58:00Z">
        <w:r w:rsidR="00FD1186">
          <w:t xml:space="preserve">while </w:t>
        </w:r>
      </w:ins>
      <w:ins w:id="18" w:author="Alejandro Isaac De La Vega" w:date="2015-07-30T13:27:00Z">
        <w:r w:rsidR="00571206">
          <w:t xml:space="preserve">nearby </w:t>
        </w:r>
      </w:ins>
      <w:ins w:id="19" w:author="Alejandro Isaac De La Vega" w:date="2015-07-29T18:58:00Z">
        <w:r w:rsidR="00FD1186">
          <w:t xml:space="preserve">dorsal </w:t>
        </w:r>
      </w:ins>
      <w:ins w:id="20" w:author="Alejandro Isaac De La Vega" w:date="2015-07-30T13:27:00Z">
        <w:r w:rsidR="00571206">
          <w:t>anterior cingulate cortex (ACC)</w:t>
        </w:r>
      </w:ins>
      <w:ins w:id="21" w:author="Alejandro Isaac De La Vega" w:date="2015-07-29T18:58:00Z">
        <w:r w:rsidR="00571206">
          <w:t xml:space="preserve"> </w:t>
        </w:r>
      </w:ins>
      <w:ins w:id="22" w:author="Alejandro Isaac De La Vega" w:date="2015-07-30T13:49:00Z">
        <w:r w:rsidR="00C565A6">
          <w:t xml:space="preserve">has been implicated in </w:t>
        </w:r>
      </w:ins>
      <w:ins w:id="23" w:author="Alejandro Isaac De La Vega" w:date="2015-07-30T13:57:00Z">
        <w:r w:rsidR="00C565A6">
          <w:t xml:space="preserve">various </w:t>
        </w:r>
      </w:ins>
      <w:ins w:id="24" w:author="Alejandro Isaac De La Vega" w:date="2015-07-30T13:49:00Z">
        <w:r w:rsidR="00C565A6">
          <w:t>aspects of cognitive control, such as conflict</w:t>
        </w:r>
      </w:ins>
      <w:ins w:id="25" w:author="Alejandro Isaac De La Vega" w:date="2015-08-03T18:27:00Z">
        <w:r w:rsidR="000A4873">
          <w:t xml:space="preserve"> </w:t>
        </w:r>
      </w:ins>
      <w:ins w:id="26" w:author="Alejandro Isaac De La Vega" w:date="2015-08-03T18:43:00Z">
        <w:r w:rsidR="00A00ED3">
          <w:fldChar w:fldCharType="begin"/>
        </w:r>
      </w:ins>
      <w:r w:rsidR="00CF28A6">
        <w:instrText xml:space="preserve"> ADDIN PAPERS2_CITATIONS &lt;citation&gt;&lt;uuid&gt;68DFDD73-D8F2-40FE-996B-8F34F19B4A39&lt;/uuid&gt;&lt;priority&gt;1&lt;/priority&gt;&lt;publications&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volume&gt;12&lt;/volume&gt;&lt;publication_date&gt;99200112001200000000220000&lt;/publication_date&gt;&lt;number&gt;3&lt;/number&gt;&lt;doi&gt;10.1016/S0926-6410(01)00076-3&lt;/doi&gt;&lt;startpage&gt;467&lt;/startpage&gt;&lt;title&gt;The relative involvement of anterior cingulate and prefrontal cortex in attentional control depends on nature of conflict&lt;/title&gt;&lt;uuid&gt;A3261465-7FA3-497F-A473-F8F0C40E0C66&lt;/uuid&gt;&lt;subtype&gt;400&lt;/subtype&gt;&lt;endpage&gt;473&lt;/endpage&gt;&lt;type&gt;400&lt;/type&gt;&lt;url&gt;http://linkinghub.elsevier.com/retrieve/pii/S0926641001000763&lt;/url&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publication_date&gt;99200400001200000000200000&lt;/publication_date&gt;&lt;doi&gt;10.1016/j.tics.2004.07.009&lt;/doi&gt;&lt;title&gt;Action sets and decisions in the medial frontal cortex&lt;/title&gt;&lt;uuid&gt;F37B0DD0-F3F3-44F8-8618-F736D60C3E6C&lt;/uuid&gt;&lt;subtype&gt;400&lt;/subtype&gt;&lt;type&gt;400&lt;/type&gt;&lt;url&gt;http://www.sciencedirect.com/science/article/pii/S1364661304001913&lt;/url&gt;&lt;bundle&gt;&lt;publication&gt;&lt;title&gt;Trends in cognitive …&lt;/title&gt;&lt;type&gt;-100&lt;/type&gt;&lt;subtype&gt;-100&lt;/subtype&gt;&lt;uuid&gt;431E5FE3-FF34-45C7-94E0-450D1B0751F0&lt;/uuid&gt;&lt;/publication&gt;&lt;/bundle&gt;&lt;authors&gt;&lt;author&gt;&lt;firstName&gt;MFS&lt;/firstName&gt;&lt;lastName&gt;Rushworth&lt;/lastName&gt;&lt;/author&gt;&lt;author&gt;&lt;firstName&gt;M&lt;/firstName&gt;&lt;middleNames&gt;E&lt;/middleNames&gt;&lt;lastName&gt;Walton&lt;/lastName&gt;&lt;/author&gt;&lt;author&gt;&lt;firstName&gt;S&lt;/firstName&gt;&lt;middleNames&gt;W&lt;/middleNames&gt;&lt;lastName&gt;Kennerley&lt;/lastName&gt;&lt;/author&gt;&lt;/authors&gt;&lt;/publication&gt;&lt;/publications&gt;&lt;cites&gt;&lt;/cites&gt;&lt;/citation&gt;</w:instrText>
      </w:r>
      <w:r w:rsidR="00A00ED3">
        <w:fldChar w:fldCharType="separate"/>
      </w:r>
      <w:ins w:id="27" w:author="Alejandro Isaac De La Vega" w:date="2015-08-03T18:43:00Z">
        <w:r w:rsidR="00A00ED3">
          <w:t>(Botvinick, Nystrom, Fissell, Carter, &amp; Cohen, 1999; Milham et al., 2001; Rushworth, Walton, &amp; Kennerley, 2004)</w:t>
        </w:r>
        <w:r w:rsidR="00A00ED3">
          <w:fldChar w:fldCharType="end"/>
        </w:r>
      </w:ins>
      <w:ins w:id="28" w:author="Alejandro Isaac De La Vega" w:date="2015-07-30T13:49:00Z">
        <w:r w:rsidR="00C565A6">
          <w:t xml:space="preserve"> </w:t>
        </w:r>
      </w:ins>
      <w:ins w:id="29" w:author="Alejandro Isaac De La Vega" w:date="2015-07-30T13:57:00Z">
        <w:r w:rsidR="00C565A6">
          <w:t xml:space="preserve">and error </w:t>
        </w:r>
      </w:ins>
      <w:ins w:id="30" w:author="Alejandro Isaac De La Vega" w:date="2015-08-03T18:27:00Z">
        <w:r w:rsidR="000A4873">
          <w:t>processing</w:t>
        </w:r>
      </w:ins>
      <w:ins w:id="31" w:author="Alejandro Isaac De La Vega" w:date="2015-08-03T18:28:00Z">
        <w:r w:rsidR="000A4873">
          <w:t xml:space="preserve"> </w:t>
        </w:r>
      </w:ins>
      <w:ins w:id="32" w:author="Alejandro Isaac De La Vega" w:date="2015-08-03T18:43:00Z">
        <w:r w:rsidR="00A00ED3">
          <w:fldChar w:fldCharType="begin"/>
        </w:r>
      </w:ins>
      <w:r w:rsidR="00CF28A6">
        <w:instrText xml:space="preserve"> ADDIN PAPERS2_CITATIONS &lt;citation&gt;&lt;uuid&gt;B5A7E87D-C280-4BAD-8318-C6C11FE7AA3D&lt;/uuid&gt;&lt;priority&gt;2&lt;/priority&gt;&lt;publications&gt;&lt;publication&gt;&lt;type&gt;400&lt;/type&gt;&lt;publication_date&gt;99200400001200000000200000&lt;/publication_date&gt;&lt;title&gt;Dorsal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gt;&lt;uuid&gt;ED14566C-7F2A-48D1-9317-BD1248DCF71B&lt;/uuid&gt;&lt;volume&gt;280&lt;/volume&gt;&lt;doi&gt;10.1126/science.280.5364.747&lt;/doi&gt;&lt;startpage&gt;747&lt;/startpage&gt;&lt;publication_date&gt;99199805011200000000222000&lt;/publication_date&gt;&lt;url&gt;http://www.sciencemag.org/content/280/5364/747.full&lt;/url&gt;&lt;type&gt;400&lt;/type&gt;&lt;title&gt;Anterior Cingulate Cortex, Error Detection, and the Online Monitoring of Performance&lt;/title&gt;&lt;publisher&gt;American Association for the Advancement of Science&lt;/publisher&gt;&lt;number&gt;5364&lt;/number&gt;&lt;subtype&gt;400&lt;/subtype&gt;&lt;endpage&gt;749&lt;/endpage&gt;&lt;bundle&gt;&lt;publication&gt;&lt;title&gt;Science&lt;/title&gt;&lt;type&gt;-100&lt;/type&gt;&lt;subtype&gt;-100&lt;/subtype&gt;&lt;uuid&gt;B1015E0B-A786-4B5D-A419-B93A27FD0BD0&lt;/uuid&gt;&lt;/publication&gt;&lt;/bundle&gt;&lt;authors&gt;&lt;author&gt;&lt;firstName&gt;Cameron&lt;/firstName&gt;&lt;middleNames&gt;S&lt;/middleNames&gt;&lt;lastName&gt;Carter&lt;/lastName&gt;&lt;/author&gt;&lt;author&gt;&lt;firstName&gt;Todd&lt;/firstName&gt;&lt;middleNames&gt;S&lt;/middleNames&gt;&lt;lastName&gt;Braver&lt;/lastName&gt;&lt;/author&gt;&lt;author&gt;&lt;firstName&gt;Deanna&lt;/firstName&gt;&lt;middleNames&gt;M&lt;/middleNames&gt;&lt;lastName&gt;Barch&lt;/lastName&gt;&lt;/author&gt;&lt;author&gt;&lt;firstName&gt;Matthew&lt;/firstName&gt;&lt;middleNames&gt;M&lt;/middleNames&gt;&lt;lastName&gt;Botvinick&lt;/lastName&gt;&lt;/author&gt;&lt;author&gt;&lt;firstName&gt;Douglas&lt;/firstName&gt;&lt;lastName&gt;Noll&lt;/lastName&gt;&lt;/author&gt;&lt;author&gt;&lt;firstName&gt;Jonathan&lt;/firstName&gt;&lt;middleNames&gt;D&lt;/middleNames&gt;&lt;lastName&gt;Cohen&lt;/lastName&gt;&lt;/author&gt;&lt;/authors&gt;&lt;/publication&gt;&lt;/publications&gt;&lt;cites&gt;&lt;/cites&gt;&lt;/citation&gt;</w:instrText>
      </w:r>
      <w:r w:rsidR="00A00ED3">
        <w:fldChar w:fldCharType="separate"/>
      </w:r>
      <w:ins w:id="33" w:author="Alejandro Isaac De La Vega" w:date="2015-08-03T18:43:00Z">
        <w:r w:rsidR="00A00ED3">
          <w:t>(Brown &amp; Braver, 2005; Carter et al., 1998; Holroyd, Nieuwenhuis, &amp; Yeung, 2004)</w:t>
        </w:r>
        <w:r w:rsidR="00A00ED3">
          <w:fldChar w:fldCharType="end"/>
        </w:r>
      </w:ins>
      <w:ins w:id="34" w:author="Alejandro Isaac De La Vega" w:date="2015-07-30T13:50:00Z">
        <w:r w:rsidR="00C565A6">
          <w:t xml:space="preserve">, </w:t>
        </w:r>
      </w:ins>
      <w:ins w:id="35" w:author="Alejandro Isaac De La Vega" w:date="2015-07-30T13:58:00Z">
        <w:r w:rsidR="004353C2">
          <w:t>and</w:t>
        </w:r>
      </w:ins>
      <w:ins w:id="36" w:author="Alejandro Isaac De La Vega" w:date="2015-07-30T13:57:00Z">
        <w:r w:rsidR="00C565A6">
          <w:t xml:space="preserve"> </w:t>
        </w:r>
      </w:ins>
      <w:ins w:id="37" w:author="Alejandro Isaac De La Vega" w:date="2015-07-30T13:50:00Z">
        <w:r w:rsidR="00C565A6">
          <w:t xml:space="preserve">is thought to be important </w:t>
        </w:r>
      </w:ins>
      <w:ins w:id="38" w:author="Alejandro Isaac De La Vega" w:date="2015-07-30T13:58:00Z">
        <w:r w:rsidR="004353C2">
          <w:t>region for</w:t>
        </w:r>
      </w:ins>
      <w:ins w:id="39" w:author="Alejandro Isaac De La Vega" w:date="2015-07-30T13:57:00Z">
        <w:r w:rsidR="00C565A6">
          <w:t xml:space="preserve"> pain processing</w:t>
        </w:r>
      </w:ins>
      <w:ins w:id="40" w:author="Alejandro Isaac De La Vega" w:date="2015-08-02T20:25:00Z">
        <w:r w:rsidR="003E6356">
          <w:t xml:space="preserve"> </w:t>
        </w:r>
        <w:r w:rsidR="00FC3506">
          <w:fldChar w:fldCharType="begin"/>
        </w:r>
      </w:ins>
      <w:r w:rsidR="00CF28A6">
        <w:instrText xml:space="preserve"> ADDIN PAPERS2_CITATIONS &lt;citation&gt;&lt;uuid&gt;1EDD6CC1-D791-4DF5-A40F-82F99A4849A6&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79&lt;/volume&gt;&lt;publication_date&gt;99199902001200000000220000&lt;/publication_date&gt;&lt;number&gt;2&lt;/number&gt;&lt;doi&gt;10.1016/S0304-3959(98)00184-5&lt;/doi&gt;&lt;startpage&gt;105&lt;/startpage&gt;&lt;title&gt;The cortical representation of pain&lt;/title&gt;&lt;uuid&gt;0CE12187-318A-4A33-9C32-4AE9FD5DC200&lt;/uuid&gt;&lt;subtype&gt;400&lt;/subtype&gt;&lt;endpage&gt;111&lt;/endpage&gt;&lt;type&gt;400&lt;/type&gt;&lt;url&gt;http://content.wkhealth.com/linkback/openurl?sid=WKPTLP:landingpage&amp;amp;an=00006396-199902010-00001&lt;/url&gt;&lt;bundle&gt;&lt;publication&gt;&lt;title&gt;Pain&lt;/title&gt;&lt;type&gt;-100&lt;/type&gt;&lt;subtype&gt;-100&lt;/subtype&gt;&lt;uuid&gt;2E4E64A0-E8A6-49DF-AE06-EC175808B33A&lt;/uuid&gt;&lt;/publication&gt;&lt;/bundle&gt;&lt;authors&gt;&lt;author&gt;&lt;firstName&gt;Rolf-Detlef&lt;/firstName&gt;&lt;lastName&gt;Treede&lt;/lastName&gt;&lt;/author&gt;&lt;author&gt;&lt;firstName&gt;Daniel&lt;/firstName&gt;&lt;middleNames&gt;R&lt;/middleNames&gt;&lt;lastName&gt;Kenshalo&lt;/lastName&gt;&lt;/author&gt;&lt;author&gt;&lt;firstName&gt;Richard&lt;/firstName&gt;&lt;middleNames&gt;H&lt;/middleNames&gt;&lt;lastName&gt;Gracely&lt;/lastName&gt;&lt;/author&gt;&lt;author&gt;&lt;firstName&gt;Anthony&lt;/firstName&gt;&lt;middleNames&gt;K P&lt;/middleNames&gt;&lt;lastName&gt;Jones&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FC3506">
        <w:fldChar w:fldCharType="separate"/>
      </w:r>
      <w:ins w:id="41" w:author="Alejandro Isaac De La Vega" w:date="2015-08-03T18:43:00Z">
        <w:r w:rsidR="00A00ED3">
          <w:t>(Rolls et al., 2003; Treede, Kenshalo, Gracely, &amp; Jones, 1999; Vogt, 2005; Wager et al., 2013)</w:t>
        </w:r>
      </w:ins>
      <w:ins w:id="42" w:author="Alejandro Isaac De La Vega" w:date="2015-08-02T20:25:00Z">
        <w:r w:rsidR="00FC3506">
          <w:fldChar w:fldCharType="end"/>
        </w:r>
      </w:ins>
      <w:ins w:id="43" w:author="Alejandro Isaac De La Vega" w:date="2015-07-30T13:50:00Z">
        <w:r w:rsidR="00C565A6">
          <w:t xml:space="preserve">. </w:t>
        </w:r>
      </w:ins>
      <w:ins w:id="44" w:author="Alejandro Isaac De La Vega" w:date="2015-07-30T13:37:00Z">
        <w:r w:rsidR="00571206">
          <w:t>Further anterior</w:t>
        </w:r>
      </w:ins>
      <w:ins w:id="45" w:author="Alejandro Isaac De La Vega" w:date="2015-07-30T13:28:00Z">
        <w:r w:rsidR="00571206">
          <w:t>,</w:t>
        </w:r>
      </w:ins>
      <w:ins w:id="46" w:author="Alejandro Isaac De La Vega" w:date="2015-07-30T13:37:00Z">
        <w:r w:rsidR="00C565A6">
          <w:t xml:space="preserve"> medial prefrontal cortex </w:t>
        </w:r>
      </w:ins>
      <w:ins w:id="47" w:author="Alejandro Isaac De La Vega" w:date="2015-07-30T13:50:00Z">
        <w:r w:rsidR="00C565A6">
          <w:t xml:space="preserve">(mPFC) </w:t>
        </w:r>
      </w:ins>
      <w:ins w:id="48" w:author="Alejandro Isaac De La Vega" w:date="2015-07-30T13:37:00Z">
        <w:r w:rsidR="00C565A6">
          <w:t xml:space="preserve">and </w:t>
        </w:r>
      </w:ins>
      <w:ins w:id="49" w:author="Alejandro Isaac De La Vega" w:date="2015-07-30T13:48:00Z">
        <w:r w:rsidR="00C565A6">
          <w:t>subgenual</w:t>
        </w:r>
      </w:ins>
      <w:ins w:id="50" w:author="Alejandro Isaac De La Vega" w:date="2015-07-30T13:37:00Z">
        <w:r w:rsidR="00C565A6">
          <w:t xml:space="preserve"> ACC have</w:t>
        </w:r>
        <w:r w:rsidR="00571206">
          <w:t xml:space="preserve"> been </w:t>
        </w:r>
      </w:ins>
      <w:ins w:id="51" w:author="Alejandro Isaac De La Vega" w:date="2015-07-29T18:59:00Z">
        <w:r w:rsidR="00BB5E35">
          <w:t xml:space="preserve">shown to be important </w:t>
        </w:r>
      </w:ins>
      <w:ins w:id="52" w:author="Alejandro Isaac De La Vega" w:date="2015-07-30T14:09:00Z">
        <w:r w:rsidR="00FC2732">
          <w:t>for a variety of</w:t>
        </w:r>
      </w:ins>
      <w:ins w:id="53" w:author="Alejandro Isaac De La Vega" w:date="2015-07-29T18:59:00Z">
        <w:r w:rsidR="00BB5E35">
          <w:t xml:space="preserve"> affective process</w:t>
        </w:r>
      </w:ins>
      <w:ins w:id="54" w:author="Alejandro Isaac De La Vega" w:date="2015-08-03T18:29:00Z">
        <w:r w:rsidR="000A4873">
          <w:t>es</w:t>
        </w:r>
      </w:ins>
      <w:ins w:id="55" w:author="Alejandro Isaac De La Vega" w:date="2015-07-29T18:59:00Z">
        <w:r w:rsidR="00BB5E35">
          <w:t xml:space="preserve">, </w:t>
        </w:r>
      </w:ins>
      <w:ins w:id="56" w:author="Alejandro Isaac De La Vega" w:date="2015-08-03T18:38:00Z">
        <w:r w:rsidR="00A00ED3">
          <w:t>including</w:t>
        </w:r>
      </w:ins>
      <w:ins w:id="57" w:author="Alejandro Isaac De La Vega" w:date="2015-07-29T18:59:00Z">
        <w:r w:rsidR="00BB5E35">
          <w:t xml:space="preserve"> emotion</w:t>
        </w:r>
      </w:ins>
      <w:ins w:id="58" w:author="Alejandro Isaac De La Vega" w:date="2015-08-03T18:31:00Z">
        <w:r w:rsidR="000A4873">
          <w:t xml:space="preserve"> </w:t>
        </w:r>
      </w:ins>
      <w:ins w:id="59" w:author="Alejandro Isaac De La Vega" w:date="2015-08-03T18:43:00Z">
        <w:r w:rsidR="00A00ED3">
          <w:fldChar w:fldCharType="begin"/>
        </w:r>
      </w:ins>
      <w:r w:rsidR="00CF28A6">
        <w:instrText xml:space="preserve"> ADDIN PAPERS2_CITATIONS &lt;citation&gt;&lt;uuid&gt;B4D5CA7B-302B-4AC4-A257-7B57D5C82145&lt;/uuid&gt;&lt;priority&gt;4&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volume&gt;33&lt;/volume&gt;&lt;publication_date&gt;99201307031200000000222000&lt;/publication_date&gt;&lt;number&gt;27&lt;/number&gt;&lt;doi&gt;10.1523/JNEUROSCI.4317-12.2013&lt;/doi&gt;&lt;startpage&gt;11032&lt;/startpage&gt;&lt;title&gt;Ventromedial Prefrontal Cortex Encodes Emotional Value&lt;/title&gt;&lt;uuid&gt;35C03D79-D4A5-4626-82B4-C46835D8FC9C&lt;/uuid&gt;&lt;subtype&gt;400&lt;/subtype&gt;&lt;endpage&gt;11039&lt;/endpage&gt;&lt;type&gt;400&lt;/type&gt;&lt;url&gt;http://www.jneurosci.org/cgi/doi/10.1523/JNEUROSCI.4317-12.2013&lt;/url&gt;&lt;bundle&gt;&lt;publication&gt;&lt;title&gt;Journal of Neuroscience&lt;/title&gt;&lt;type&gt;-100&lt;/type&gt;&lt;subtype&gt;-100&lt;/subtype&gt;&lt;uuid&gt;CC88A2A9-C75C-400B-A600-3E9CED9CB2E1&lt;/uuid&gt;&lt;/publication&gt;&lt;/bundle&gt;&lt;authors&gt;&lt;author&gt;&lt;firstName&gt;A&lt;/firstName&gt;&lt;lastName&gt;Winecoff&lt;/lastName&gt;&lt;/author&gt;&lt;author&gt;&lt;firstName&gt;J&lt;/firstName&gt;&lt;middleNames&gt;A&lt;/middleNames&gt;&lt;lastName&gt;Clithero&lt;/lastName&gt;&lt;/author&gt;&lt;author&gt;&lt;firstName&gt;R&lt;/firstName&gt;&lt;middleNames&gt;M&lt;/middleNames&gt;&lt;lastName&gt;Carter&lt;/lastName&gt;&lt;/author&gt;&lt;author&gt;&lt;firstName&gt;S&lt;/firstName&gt;&lt;middleNames&gt;R&lt;/middleNames&gt;&lt;lastName&gt;Bergman&lt;/lastName&gt;&lt;/author&gt;&lt;author&gt;&lt;firstName&gt;L&lt;/firstName&gt;&lt;lastName&gt;Wang&lt;/lastName&gt;&lt;/author&gt;&lt;author&gt;&lt;firstName&gt;S&lt;/firstName&gt;&lt;middleNames&gt;A&lt;/middleNames&gt;&lt;lastName&gt;Huettel&lt;/lastName&gt;&lt;/author&gt;&lt;/authors&gt;&lt;/publication&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s&gt;&lt;cites&gt;&lt;/cites&gt;&lt;/citation&gt;</w:instrText>
      </w:r>
      <w:r w:rsidR="00A00ED3">
        <w:fldChar w:fldCharType="separate"/>
      </w:r>
      <w:ins w:id="60" w:author="Alejandro Isaac De La Vega" w:date="2015-08-03T18:43:00Z">
        <w:r w:rsidR="00A00ED3">
          <w:t>(Bush, Luu, &amp; Posner, 2000; Lindquist, Wager, Kober, Bliss-Moreau, &amp; Barrett, 2012; Winecoff et al., 2013)</w:t>
        </w:r>
        <w:r w:rsidR="00A00ED3">
          <w:fldChar w:fldCharType="end"/>
        </w:r>
      </w:ins>
      <w:ins w:id="61" w:author="Alejandro Isaac De La Vega" w:date="2015-07-29T18:59:00Z">
        <w:r w:rsidR="00A00ED3">
          <w:t xml:space="preserve">, </w:t>
        </w:r>
      </w:ins>
      <w:ins w:id="62" w:author="Alejandro Isaac De La Vega" w:date="2015-07-29T19:00:00Z">
        <w:r w:rsidR="00BB5E35">
          <w:t>autonomic</w:t>
        </w:r>
      </w:ins>
      <w:ins w:id="63" w:author="Alejandro Isaac De La Vega" w:date="2015-07-29T18:59:00Z">
        <w:r w:rsidR="00FC2732">
          <w:t xml:space="preserve"> function</w:t>
        </w:r>
      </w:ins>
      <w:ins w:id="64" w:author="Alejandro Isaac De La Vega" w:date="2015-08-03T18:40:00Z">
        <w:r w:rsidR="00A00ED3">
          <w:t xml:space="preserve"> </w:t>
        </w:r>
        <w:r w:rsidR="00A00ED3">
          <w:fldChar w:fldCharType="begin"/>
        </w:r>
      </w:ins>
      <w:r w:rsidR="00CF28A6">
        <w:instrText xml:space="preserve"> ADDIN PAPERS2_CITATIONS &lt;citation&gt;&lt;uuid&gt;618891F2-0073-4C0B-936F-EC90D0C3F43A&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fldChar w:fldCharType="separate"/>
      </w:r>
      <w:ins w:id="65" w:author="Alejandro Isaac De La Vega" w:date="2015-08-03T18:43:00Z">
        <w:r w:rsidR="00A00ED3">
          <w:t>(Critchley et al., 2003)</w:t>
        </w:r>
      </w:ins>
      <w:ins w:id="66" w:author="Alejandro Isaac De La Vega" w:date="2015-08-03T18:40:00Z">
        <w:r w:rsidR="00A00ED3">
          <w:fldChar w:fldCharType="end"/>
        </w:r>
      </w:ins>
      <w:ins w:id="67" w:author="Alejandro Isaac De La Vega" w:date="2015-08-03T18:35:00Z">
        <w:r w:rsidR="00A00ED3">
          <w:t xml:space="preserve">, </w:t>
        </w:r>
      </w:ins>
      <w:ins w:id="68" w:author="Alejandro Isaac De La Vega" w:date="2015-08-03T18:38:00Z">
        <w:r w:rsidR="00A00ED3">
          <w:t>and valuation</w:t>
        </w:r>
      </w:ins>
      <w:ins w:id="69" w:author="Alejandro Isaac De La Vega" w:date="2015-08-03T18:35:00Z">
        <w:r w:rsidR="00A00ED3">
          <w:t xml:space="preserve"> </w:t>
        </w:r>
      </w:ins>
      <w:ins w:id="70" w:author="Alejandro Isaac De La Vega" w:date="2015-08-03T18:43:00Z">
        <w:r w:rsidR="00A00ED3">
          <w:fldChar w:fldCharType="begin"/>
        </w:r>
      </w:ins>
      <w:r w:rsidR="00CF28A6">
        <w:instrText xml:space="preserve"> ADDIN PAPERS2_CITATIONS &lt;citation&gt;&lt;uuid&gt;D9EDC672-CC7C-49C1-B0F3-4B041AE1DC37&lt;/uuid&gt;&lt;priority&gt;6&lt;/priority&gt;&lt;publications&gt;&lt;publication&gt;&lt;volume&gt;55&lt;/volume&gt;&lt;publication_date&gt;99200403001200000000220000&lt;/publication_date&gt;&lt;number&gt;6&lt;/number&gt;&lt;doi&gt;10.1016/j.biopsych.2003.11.012&lt;/doi&gt;&lt;startpage&gt;594&lt;/startpage&gt;&lt;title&gt;Distinct portions of anterior cingulate cortex and medial prefrontal cortex are activated by reward processing in separable phases of decision-making cognition&lt;/title&gt;&lt;uuid&gt;9D9B7057-178B-439D-A50B-752564BC9E24&lt;/uuid&gt;&lt;subtype&gt;400&lt;/subtype&gt;&lt;endpage&gt;602&lt;/endpage&gt;&lt;type&gt;400&lt;/type&gt;&lt;url&gt;http://linkinghub.elsevier.com/retrieve/pii/S0006322303012113&lt;/url&gt;&lt;bundle&gt;&lt;publication&gt;&lt;title&gt;Biological Psychiatry&lt;/title&gt;&lt;type&gt;-100&lt;/type&gt;&lt;subtype&gt;-100&lt;/subtype&gt;&lt;uuid&gt;44CF95C3-A4A3-4E14-99B0-C75FAFA595AD&lt;/uuid&gt;&lt;/publication&gt;&lt;/bundle&gt;&lt;authors&gt;&lt;author&gt;&lt;firstName&gt;Robert&lt;/firstName&gt;&lt;middleNames&gt;D&lt;/middleNames&gt;&lt;lastName&gt;Rogers&lt;/lastName&gt;&lt;/author&gt;&lt;author&gt;&lt;firstName&gt;Narender&lt;/firstName&gt;&lt;lastName&gt;Ramnani&lt;/lastName&gt;&lt;/author&gt;&lt;author&gt;&lt;firstName&gt;Clare&lt;/firstName&gt;&lt;lastName&gt;Mackay&lt;/lastName&gt;&lt;/author&gt;&lt;author&gt;&lt;firstName&gt;James&lt;/firstName&gt;&lt;middleNames&gt;L&lt;/middleNames&gt;&lt;lastName&gt;Wilson&lt;/lastName&gt;&lt;/author&gt;&lt;author&gt;&lt;firstName&gt;Peter&lt;/firstName&gt;&lt;lastName&gt;Jezzard&lt;/lastName&gt;&lt;/author&gt;&lt;author&gt;&lt;firstName&gt;Cameron&lt;/firstName&gt;&lt;middleNames&gt;S&lt;/middleNames&gt;&lt;lastName&gt;Carter&lt;/lastName&gt;&lt;/author&gt;&lt;author&gt;&lt;firstName&gt;Stephen&lt;/firstName&gt;&lt;middleNames&gt;M&lt;/middleNames&gt;&lt;lastName&gt;Smith&lt;/lastName&gt;&lt;/author&gt;&lt;/authors&gt;&lt;/publication&gt;&lt;publication&gt;&lt;volume&gt;76&lt;/volume&gt;&lt;publication_date&gt;99201308001200000000220000&lt;/publication_date&gt;&lt;doi&gt;10.1016/j.neuroimage.2013.02.063&lt;/doi&gt;&lt;startpage&gt;412&lt;/startpage&gt;&lt;title&gt;The valuation system: A coordinate-based meta-analysis of BOLD fMRI experiments examining neural correlates of subjective value&lt;/title&gt;&lt;uuid&gt;FFF762DC-BB11-4D0A-A224-80AB7761F84F&lt;/uuid&gt;&lt;subtype&gt;400&lt;/subtype&gt;&lt;endpage&gt;427&lt;/endpage&gt;&lt;type&gt;400&lt;/type&gt;&lt;url&gt;http://linkinghub.elsevier.com/retrieve/pii/S1053811913002188&lt;/url&gt;&lt;bundle&gt;&lt;publication&gt;&lt;publisher&gt;Elsevier Inc.&lt;/publisher&gt;&lt;title&gt;NeuroImage&lt;/title&gt;&lt;type&gt;-100&lt;/type&gt;&lt;subtype&gt;-100&lt;/subtype&gt;&lt;uuid&gt;C999927C-B94A-48FA-98D1-0626ECBA674C&lt;/uuid&gt;&lt;/publication&gt;&lt;/bundle&gt;&lt;authors&gt;&lt;author&gt;&lt;firstName&gt;Oscar&lt;/firstName&gt;&lt;lastName&gt;Bartra&lt;/lastName&gt;&lt;/author&gt;&lt;author&gt;&lt;firstName&gt;Joseph&lt;/firstName&gt;&lt;middleNames&gt;T&lt;/middleNames&gt;&lt;lastName&gt;McGuire&lt;/lastName&gt;&lt;/author&gt;&lt;author&gt;&lt;firstName&gt;Joseph&lt;/firstName&gt;&lt;middleNames&gt;W&lt;/middleNames&gt;&lt;lastName&gt;Kable&lt;/lastName&gt;&lt;/author&gt;&lt;/authors&gt;&lt;/publication&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A00ED3">
        <w:fldChar w:fldCharType="separate"/>
      </w:r>
      <w:ins w:id="71" w:author="Alejandro Isaac De La Vega" w:date="2015-08-03T18:43:00Z">
        <w:r w:rsidR="00A00ED3">
          <w:t>(Bartra, McGuire, &amp; Kable, 2013; Hare, Camerer, &amp; Rangel, 2009; Rogers et al., 2004)</w:t>
        </w:r>
        <w:r w:rsidR="00A00ED3">
          <w:fldChar w:fldCharType="end"/>
        </w:r>
      </w:ins>
      <w:ins w:id="72" w:author="Alejandro Isaac De La Vega" w:date="2015-07-29T18:59:00Z">
        <w:r w:rsidR="00FC2732">
          <w:t>. Furthermore, p</w:t>
        </w:r>
      </w:ins>
      <w:ins w:id="73" w:author="Alejandro Isaac De La Vega" w:date="2015-07-30T13:54:00Z">
        <w:r w:rsidR="00C565A6">
          <w:t xml:space="preserve">ortions of </w:t>
        </w:r>
      </w:ins>
      <w:ins w:id="74" w:author="Alejandro Isaac De La Vega" w:date="2015-07-30T13:48:00Z">
        <w:r w:rsidR="00C565A6">
          <w:t>mPFC</w:t>
        </w:r>
      </w:ins>
      <w:ins w:id="75" w:author="Alejandro Isaac De La Vega" w:date="2015-07-30T13:29:00Z">
        <w:r w:rsidR="00571206">
          <w:t xml:space="preserve"> </w:t>
        </w:r>
      </w:ins>
      <w:ins w:id="76" w:author="Alejandro Isaac De La Vega" w:date="2015-07-30T13:37:00Z">
        <w:r w:rsidR="00C565A6">
          <w:t>have</w:t>
        </w:r>
        <w:r w:rsidR="00571206">
          <w:t xml:space="preserve"> also been</w:t>
        </w:r>
      </w:ins>
      <w:ins w:id="77" w:author="Alejandro Isaac De La Vega" w:date="2015-07-30T13:29:00Z">
        <w:r w:rsidR="00571206">
          <w:t xml:space="preserve"> associated with</w:t>
        </w:r>
      </w:ins>
      <w:ins w:id="78" w:author="Alejandro Isaac De La Vega" w:date="2015-07-30T13:37:00Z">
        <w:r w:rsidR="00571206">
          <w:t xml:space="preserve"> a variety of</w:t>
        </w:r>
      </w:ins>
      <w:ins w:id="79" w:author="Alejandro Isaac De La Vega" w:date="2015-07-30T13:29:00Z">
        <w:r w:rsidR="00571206">
          <w:t xml:space="preserve"> </w:t>
        </w:r>
      </w:ins>
      <w:ins w:id="80" w:author="Alejandro Isaac De La Vega" w:date="2015-07-30T14:10:00Z">
        <w:r w:rsidR="00FC2732">
          <w:t xml:space="preserve">stimulus-independent </w:t>
        </w:r>
      </w:ins>
      <w:ins w:id="81" w:author="Alejandro Isaac De La Vega" w:date="2015-07-30T13:30:00Z">
        <w:r w:rsidR="00571206">
          <w:t xml:space="preserve">internally oriented processes, such as </w:t>
        </w:r>
      </w:ins>
      <w:proofErr w:type="spellStart"/>
      <w:ins w:id="82" w:author="Alejandro Isaac De La Vega" w:date="2015-07-29T19:02:00Z">
        <w:r w:rsidR="00BB5E35">
          <w:t>mentalizing</w:t>
        </w:r>
        <w:proofErr w:type="spellEnd"/>
        <w:r w:rsidR="00BB5E35">
          <w:t xml:space="preserve"> </w:t>
        </w:r>
      </w:ins>
      <w:ins w:id="83" w:author="Alejandro Isaac De La Vega" w:date="2015-08-03T18:43:00Z">
        <w:r w:rsidR="00A00ED3">
          <w:fldChar w:fldCharType="begin"/>
        </w:r>
      </w:ins>
      <w:r w:rsidR="00CF28A6">
        <w:instrText xml:space="preserve"> ADDIN PAPERS2_CITATIONS &lt;citation&gt;&lt;uuid&gt;AB4A0E73-4886-4E62-81D8-AF1C0269DD80&lt;/uuid&gt;&lt;priority&gt;7&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A00ED3">
        <w:fldChar w:fldCharType="separate"/>
      </w:r>
      <w:ins w:id="84" w:author="Alejandro Isaac De La Vega" w:date="2015-08-03T18:43:00Z">
        <w:r w:rsidR="00A00ED3">
          <w:t>(Baumgartner, Götte, Gügler, &amp; Fehr, 2012; Denny, Kober, Wager, &amp; Ochsner, 2012)</w:t>
        </w:r>
        <w:r w:rsidR="00A00ED3">
          <w:fldChar w:fldCharType="end"/>
        </w:r>
      </w:ins>
      <w:ins w:id="85" w:author="Alejandro Isaac De La Vega" w:date="2015-08-03T18:42:00Z">
        <w:r w:rsidR="00A00ED3">
          <w:t xml:space="preserve"> </w:t>
        </w:r>
      </w:ins>
      <w:ins w:id="86" w:author="Alejandro Isaac De La Vega" w:date="2015-07-29T19:02:00Z">
        <w:r w:rsidR="00BB5E35">
          <w:t xml:space="preserve">and </w:t>
        </w:r>
      </w:ins>
      <w:ins w:id="87" w:author="Alejandro Isaac De La Vega" w:date="2015-07-30T13:34:00Z">
        <w:r w:rsidR="00571206">
          <w:t>autobiographical memory</w:t>
        </w:r>
      </w:ins>
      <w:ins w:id="88" w:author="Alejandro Isaac De La Vega" w:date="2015-08-03T18:42:00Z">
        <w:r w:rsidR="00A00ED3">
          <w:t xml:space="preserve"> </w:t>
        </w:r>
      </w:ins>
      <w:ins w:id="89" w:author="Alejandro Isaac De La Vega" w:date="2015-08-03T18:43:00Z">
        <w:r w:rsidR="00A00ED3">
          <w:fldChar w:fldCharType="begin"/>
        </w:r>
      </w:ins>
      <w:r w:rsidR="00CF28A6">
        <w:instrText xml:space="preserve"> ADDIN PAPERS2_CITATIONS &lt;citation&gt;&lt;uuid&gt;07C843DC-E53C-4B5A-B9C3-A0E9A5B2817F&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gt;&lt;volume&gt;44&lt;/volume&gt;&lt;publication_date&gt;99200902001200000000220000&lt;/publication_date&gt;&lt;number&gt;3&lt;/number&gt;&lt;doi&gt;10.1016/j.neuroimage.2008.09.033&lt;/doi&gt;&lt;startpage&gt;1188&lt;/startpage&gt;&lt;title&gt;Cortical midline involvement in autobiographical memory&lt;/title&gt;&lt;uuid&gt;5D2ED910-0D19-4F58-B601-A5F4F5642829&lt;/uuid&gt;&lt;subtype&gt;400&lt;/subtype&gt;&lt;endpage&gt;1200&lt;/endpage&gt;&lt;type&gt;400&lt;/type&gt;&lt;url&gt;http://linkinghub.elsevier.com/retrieve/pii/S1053811908010379&lt;/url&gt;&lt;bundle&gt;&lt;publication&gt;&lt;publisher&gt;Elsevier Inc.&lt;/publisher&gt;&lt;title&gt;NeuroImage&lt;/title&gt;&lt;type&gt;-100&lt;/type&gt;&lt;subtype&gt;-100&lt;/subtype&gt;&lt;uuid&gt;C999927C-B94A-48FA-98D1-0626ECBA674C&lt;/uuid&gt;&lt;/publication&gt;&lt;/bundle&gt;&lt;authors&gt;&lt;author&gt;&lt;firstName&gt;Jennifer&lt;/firstName&gt;&lt;middleNames&gt;J&lt;/middleNames&gt;&lt;lastName&gt;Summerfield&lt;/lastName&gt;&lt;/author&gt;&lt;author&gt;&lt;firstName&gt;Demis&lt;/firstName&gt;&lt;lastName&gt;Hassabis&lt;/lastName&gt;&lt;/author&gt;&lt;author&gt;&lt;firstName&gt;Eleanor&lt;/firstName&gt;&lt;middleNames&gt;A&lt;/middleNames&gt;&lt;lastName&gt;Maguire&lt;/lastName&gt;&lt;/author&gt;&lt;/authors&gt;&lt;/publication&gt;&lt;/publications&gt;&lt;cites&gt;&lt;/cites&gt;&lt;/citation&gt;</w:instrText>
      </w:r>
      <w:r w:rsidR="00A00ED3">
        <w:fldChar w:fldCharType="separate"/>
      </w:r>
      <w:ins w:id="90" w:author="Alejandro Isaac De La Vega" w:date="2015-08-03T18:43:00Z">
        <w:r w:rsidR="00A00ED3">
          <w:t>(Spreng &amp; Grady, 2010; Summerfield, Hassabis, &amp; Maguire, 2009)</w:t>
        </w:r>
        <w:r w:rsidR="00A00ED3">
          <w:fldChar w:fldCharType="end"/>
        </w:r>
      </w:ins>
      <w:ins w:id="91" w:author="Alejandro Isaac De La Vega" w:date="2015-07-30T13:34:00Z">
        <w:r w:rsidR="00571206">
          <w:t xml:space="preserve">. </w:t>
        </w:r>
      </w:ins>
      <w:ins w:id="92" w:author="Alejandro Isaac De La Vega" w:date="2015-07-29T19:02:00Z">
        <w:r w:rsidR="00BB5E35">
          <w:t xml:space="preserve"> </w:t>
        </w:r>
      </w:ins>
    </w:p>
    <w:p w14:paraId="79440438" w14:textId="196DEA17" w:rsidR="00A1181B" w:rsidRDefault="0007422E" w:rsidP="00A35936">
      <w:pPr>
        <w:pStyle w:val="Normal1"/>
        <w:spacing w:line="360" w:lineRule="auto"/>
        <w:ind w:firstLine="720"/>
        <w:rPr>
          <w:ins w:id="93" w:author="Alejandro Isaac De La Vega" w:date="2015-07-30T14:19:00Z"/>
        </w:rPr>
      </w:pPr>
      <w:ins w:id="94" w:author="Alejandro Isaac De La Vega" w:date="2015-07-29T19:11:00Z">
        <w:r>
          <w:t xml:space="preserve">Despite the enormous amount </w:t>
        </w:r>
      </w:ins>
      <w:ins w:id="95" w:author="Alejandro Isaac De La Vega" w:date="2015-07-30T13:55:00Z">
        <w:r w:rsidR="00C565A6">
          <w:t xml:space="preserve">of </w:t>
        </w:r>
      </w:ins>
      <w:ins w:id="96" w:author="Alejandro Isaac De La Vega" w:date="2015-07-30T13:58:00Z">
        <w:r w:rsidR="004353C2">
          <w:t>neuroimaging research</w:t>
        </w:r>
      </w:ins>
      <w:ins w:id="97" w:author="Alejandro Isaac De La Vega" w:date="2015-07-30T13:55:00Z">
        <w:r w:rsidR="00C565A6">
          <w:t xml:space="preserve"> </w:t>
        </w:r>
      </w:ins>
      <w:ins w:id="98" w:author="Alejandro Isaac De La Vega" w:date="2015-07-29T19:12:00Z">
        <w:r>
          <w:t xml:space="preserve">on </w:t>
        </w:r>
        <w:r w:rsidRPr="003E6356">
          <w:t>focal</w:t>
        </w:r>
      </w:ins>
      <w:ins w:id="99" w:author="Alejandro Isaac De La Vega" w:date="2015-07-29T19:11:00Z">
        <w:r>
          <w:t xml:space="preserve"> regions of </w:t>
        </w:r>
      </w:ins>
      <w:r w:rsidR="001A0C27">
        <w:t>MFC</w:t>
      </w:r>
      <w:ins w:id="100" w:author="Alejandro Isaac De La Vega" w:date="2015-07-29T19:11:00Z">
        <w:r>
          <w:t xml:space="preserve">, </w:t>
        </w:r>
      </w:ins>
      <w:r w:rsidR="006B0B75">
        <w:t xml:space="preserve">there have been few large-scale efforts to comprehensively map </w:t>
      </w:r>
      <w:ins w:id="101" w:author="Alejandro Isaac De La Vega" w:date="2015-07-30T13:59:00Z">
        <w:r w:rsidR="004353C2">
          <w:t>function</w:t>
        </w:r>
      </w:ins>
      <w:r w:rsidR="006B0B75">
        <w:t xml:space="preserve"> to medial frontal anatomy across the full range of cognitive </w:t>
      </w:r>
      <w:r w:rsidR="007A64D0">
        <w:t>and affective</w:t>
      </w:r>
      <w:r w:rsidR="0099166A">
        <w:t xml:space="preserve"> states</w:t>
      </w:r>
      <w:r w:rsidR="006B0B75">
        <w:t>.</w:t>
      </w:r>
      <w:r>
        <w:t xml:space="preserve"> </w:t>
      </w:r>
      <w:ins w:id="102" w:author="Alejandro Isaac De La Vega" w:date="2015-07-30T14:11:00Z">
        <w:r w:rsidR="00FC2732">
          <w:t>Since</w:t>
        </w:r>
      </w:ins>
      <w:r w:rsidR="006B0B75">
        <w:t xml:space="preserve"> most researchers are intimately familiar with one particular domain of cognition, most meta-analyses are necessarily restricted to a small subset of empirical findings</w:t>
      </w:r>
      <w:r w:rsidR="00FC5F87">
        <w:t xml:space="preserve"> </w:t>
      </w:r>
      <w:ins w:id="103" w:author="Alejandro Isaac De La Vega" w:date="2015-07-30T14:11:00Z">
        <w:r w:rsidR="00FC2732">
          <w:t xml:space="preserve">relevant to </w:t>
        </w:r>
      </w:ins>
      <w:ins w:id="104" w:author="Alejandro Isaac De La Vega" w:date="2015-07-30T14:12:00Z">
        <w:r w:rsidR="00FC2732">
          <w:t xml:space="preserve">the </w:t>
        </w:r>
      </w:ins>
      <w:ins w:id="105" w:author="Alejandro Isaac De La Vega" w:date="2015-07-30T14:11:00Z">
        <w:r w:rsidR="00FC2732">
          <w:t xml:space="preserve">cognitive states </w:t>
        </w:r>
      </w:ins>
      <w:ins w:id="106" w:author="Alejandro Isaac De La Vega" w:date="2015-07-30T14:15:00Z">
        <w:r w:rsidR="00FC2732">
          <w:t xml:space="preserve">or region </w:t>
        </w:r>
      </w:ins>
      <w:ins w:id="107" w:author="Alejandro Isaac De La Vega" w:date="2015-07-30T14:12:00Z">
        <w:r w:rsidR="009E63AE">
          <w:t>under investigation</w:t>
        </w:r>
      </w:ins>
      <w:r w:rsidR="006B0B75">
        <w:t xml:space="preserve">. Even those meta-analyses that attempt to take a </w:t>
      </w:r>
      <w:ins w:id="108" w:author="Alejandro Isaac De La Vega" w:date="2015-07-30T14:13:00Z">
        <w:r w:rsidR="00FC2732">
          <w:t xml:space="preserve">inter-disciplinary </w:t>
        </w:r>
      </w:ins>
      <w:r w:rsidR="006B0B75">
        <w:t xml:space="preserve">look at </w:t>
      </w:r>
      <w:r w:rsidR="001A0C27">
        <w:t>MFC</w:t>
      </w:r>
      <w:r w:rsidR="006B0B75">
        <w:t xml:space="preserve"> </w:t>
      </w:r>
      <w:ins w:id="109" w:author="Alejandro Isaac De La Vega" w:date="2015-07-30T14:15:00Z">
        <w:r w:rsidR="00FC2732">
          <w:t>typically</w:t>
        </w:r>
      </w:ins>
      <w:r w:rsidR="006B0B75">
        <w:t xml:space="preserve"> only include a subset of cognitive </w:t>
      </w:r>
      <w:ins w:id="110" w:author="Alejandro Isaac De La Vega" w:date="2015-07-30T14:12:00Z">
        <w:r w:rsidR="00FC2732">
          <w:t>states</w:t>
        </w:r>
      </w:ins>
      <w:ins w:id="111" w:author="Alejandro Isaac De La Vega" w:date="2015-07-30T14:13:00Z">
        <w:r w:rsidR="00FC2732">
          <w:t xml:space="preserve"> hypothesized to be important</w:t>
        </w:r>
      </w:ins>
      <w:ins w:id="112" w:author="Alejandro Isaac De La Vega" w:date="2015-07-30T14:12:00Z">
        <w:r w:rsidR="00FC2732">
          <w:t xml:space="preserve"> </w:t>
        </w:r>
      </w:ins>
      <w:r w:rsidR="006B0B75">
        <w:t xml:space="preserve">(e.g. </w:t>
      </w:r>
      <w:ins w:id="113" w:author="Alejandro Isaac De La Vega" w:date="2015-08-03T19:22:00Z">
        <w:r w:rsidR="00CF28A6">
          <w:fldChar w:fldCharType="begin"/>
        </w:r>
        <w:r w:rsidR="00CF28A6">
          <w:instrText xml:space="preserve"> ADDIN PAPERS2_CITATIONS &lt;citation&gt;&lt;uuid&gt;F54B3E07-C3EC-42B6-AF7E-AC5E56AE23B2&lt;/uuid&gt;&lt;priority&gt;9&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ins>
      <w:r w:rsidR="00CF28A6">
        <w:fldChar w:fldCharType="separate"/>
      </w:r>
      <w:ins w:id="114" w:author="Alejandro Isaac De La Vega" w:date="2015-08-03T19:22:00Z">
        <w:r w:rsidR="00CF28A6">
          <w:t>Bush et al., 2000; Shackman et al., 2011)</w:t>
        </w:r>
        <w:r w:rsidR="00CF28A6">
          <w:fldChar w:fldCharType="end"/>
        </w:r>
      </w:ins>
      <w:r w:rsidR="0099166A">
        <w:t xml:space="preserve">. </w:t>
      </w:r>
      <w:ins w:id="115" w:author="Alejandro Isaac De La Vega" w:date="2015-07-30T14:16:00Z">
        <w:r w:rsidR="00FC2732">
          <w:t xml:space="preserve">The constrained scope of such meta-analyses is further hampered by the </w:t>
        </w:r>
      </w:ins>
      <w:ins w:id="116" w:author="Alejandro Isaac De La Vega" w:date="2015-07-30T14:17:00Z">
        <w:r w:rsidR="00FC2732">
          <w:t>l</w:t>
        </w:r>
      </w:ins>
      <w:r w:rsidR="006B0B75">
        <w:t xml:space="preserve">imited ability to draw conclusions about the relative specificity of brain activity to particular cognitive processes--a limitation widely known as the reverse inference problem </w:t>
      </w:r>
      <w:ins w:id="117" w:author="Alejandro Isaac De La Vega" w:date="2015-08-03T19:16:00Z">
        <w:r w:rsidR="009E63AE">
          <w:fldChar w:fldCharType="begin"/>
        </w:r>
      </w:ins>
      <w:r w:rsidR="00CF28A6">
        <w:instrText xml:space="preserve"> ADDIN PAPERS2_CITATIONS &lt;citation&gt;&lt;uuid&gt;921FAABA-DBA7-40AE-A395-B951D7C01107&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A&lt;/middleNames&gt;&lt;lastName&gt;Poldrack&lt;/lastName&gt;&lt;/author&gt;&lt;/authors&gt;&lt;/publication&gt;&lt;/publications&gt;&lt;cites&gt;&lt;/cites&gt;&lt;/citation&gt;</w:instrText>
      </w:r>
      <w:r w:rsidR="009E63AE">
        <w:fldChar w:fldCharType="separate"/>
      </w:r>
      <w:ins w:id="118" w:author="Alejandro Isaac De La Vega" w:date="2015-08-03T19:22:00Z">
        <w:r w:rsidR="00CF28A6">
          <w:t>(Poldrack, 2006)</w:t>
        </w:r>
      </w:ins>
      <w:ins w:id="119" w:author="Alejandro Isaac De La Vega" w:date="2015-08-03T19:16:00Z">
        <w:r w:rsidR="009E63AE">
          <w:fldChar w:fldCharType="end"/>
        </w:r>
      </w:ins>
      <w:ins w:id="120" w:author="Alejandro Isaac De La Vega" w:date="2015-08-03T19:17:00Z">
        <w:r w:rsidR="009E63AE">
          <w:t>.</w:t>
        </w:r>
      </w:ins>
      <w:r w:rsidR="006B0B75">
        <w:t xml:space="preserve">This concern is </w:t>
      </w:r>
      <w:r w:rsidR="006B0B75">
        <w:lastRenderedPageBreak/>
        <w:t xml:space="preserve">particularly </w:t>
      </w:r>
      <w:ins w:id="121" w:author="Alejandro Isaac De La Vega" w:date="2015-07-30T17:02:00Z">
        <w:r w:rsidR="006E7CF7">
          <w:t xml:space="preserve">acute in the case of </w:t>
        </w:r>
      </w:ins>
      <w:ins w:id="122" w:author="Alejandro De La Vega" w:date="2015-08-09T16:24:00Z">
        <w:r w:rsidR="001A0C27">
          <w:t>MFC</w:t>
        </w:r>
      </w:ins>
      <w:ins w:id="123" w:author="Alejandro Isaac De La Vega" w:date="2015-07-30T17:02:00Z">
        <w:r w:rsidR="006E7CF7">
          <w:t xml:space="preserve"> regions pre-SMA and dACC, </w:t>
        </w:r>
      </w:ins>
      <w:r w:rsidR="006B0B75">
        <w:t>suggesting low selectivity</w:t>
      </w:r>
      <w:r w:rsidR="00FC5F87">
        <w:t xml:space="preserve"> to a given domain</w:t>
      </w:r>
      <w:ins w:id="124" w:author="Tal Yarkoni" w:date="2015-07-13T07:21:00Z">
        <w:r w:rsidR="006B0B75">
          <w:t xml:space="preserve"> </w:t>
        </w:r>
      </w:ins>
      <w:ins w:id="125" w:author="Alejandro Isaac De La Vega" w:date="2015-08-03T19:22:00Z">
        <w:r w:rsidR="00CF28A6">
          <w:fldChar w:fldCharType="begin"/>
        </w:r>
        <w:r w:rsidR="00CF28A6">
          <w:instrText xml:space="preserve"> ADDIN PAPERS2_CITATIONS &lt;citation&gt;&lt;uuid&gt;2B6A6412-4321-4ECB-9DBC-D63433DE4D8C&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ins>
      <w:r w:rsidR="00CF28A6">
        <w:fldChar w:fldCharType="separate"/>
      </w:r>
      <w:ins w:id="126" w:author="Alejandro Isaac De La Vega" w:date="2015-08-03T19:22:00Z">
        <w:r w:rsidR="00CF28A6">
          <w:t>(Nelson et al., 2010; Yarkoni, Poldrack, Nichols, Van Essen, &amp; Wager, 2011)</w:t>
        </w:r>
        <w:r w:rsidR="00CF28A6">
          <w:fldChar w:fldCharType="end"/>
        </w:r>
      </w:ins>
      <w:ins w:id="127" w:author="Alejandro Isaac De La Vega" w:date="2015-08-03T19:17:00Z">
        <w:r w:rsidR="009E63AE">
          <w:t>.</w:t>
        </w:r>
      </w:ins>
    </w:p>
    <w:p w14:paraId="2095D281" w14:textId="657D4FC6" w:rsidR="009E7445" w:rsidRDefault="006E7CF7" w:rsidP="00A35936">
      <w:pPr>
        <w:pStyle w:val="Normal1"/>
        <w:spacing w:line="360" w:lineRule="auto"/>
      </w:pPr>
      <w:ins w:id="128" w:author="Alejandro Isaac De La Vega" w:date="2015-07-30T17:00:00Z">
        <w:r>
          <w:tab/>
        </w:r>
      </w:ins>
      <w:ins w:id="129" w:author="Luke J. Chang" w:date="2015-07-24T06:50:00Z">
        <w:r w:rsidR="00BE6EC8">
          <w:t xml:space="preserve">Here we attempt </w:t>
        </w:r>
      </w:ins>
      <w:ins w:id="130" w:author="Luke J. Chang" w:date="2015-07-24T06:53:00Z">
        <w:r w:rsidR="00BE6EC8">
          <w:t>systematically create a comprehensive functional-anatomical mapping of medial frontal cortex</w:t>
        </w:r>
      </w:ins>
      <w:ins w:id="131" w:author="Marie Banich" w:date="2015-07-22T07:43:00Z">
        <w:r w:rsidR="004A28E2">
          <w:t xml:space="preserve"> </w:t>
        </w:r>
      </w:ins>
      <w:r w:rsidR="006B0B75">
        <w:t>us</w:t>
      </w:r>
      <w:ins w:id="132" w:author="Luke J. Chang" w:date="2015-07-24T06:50:00Z">
        <w:r w:rsidR="00BE6EC8">
          <w:t>ing</w:t>
        </w:r>
      </w:ins>
      <w:r w:rsidR="006B0B75">
        <w:t xml:space="preserve"> </w:t>
      </w:r>
      <w:proofErr w:type="spellStart"/>
      <w:r w:rsidR="006B0B75">
        <w:t>Neurosynth</w:t>
      </w:r>
      <w:proofErr w:type="spellEnd"/>
      <w:r w:rsidR="006B0B75">
        <w:t>, a diverse large-scale functional neuroimaging database of over 10,000 studies</w:t>
      </w:r>
      <w:ins w:id="133" w:author="Alejandro Isaac De La Vega" w:date="2015-08-03T19:17:00Z">
        <w:r w:rsidR="009E63AE">
          <w:t xml:space="preserve"> </w:t>
        </w:r>
      </w:ins>
      <w:ins w:id="134" w:author="Alejandro Isaac De La Vega" w:date="2015-08-03T19:18:00Z">
        <w:r w:rsidR="009E63AE">
          <w:fldChar w:fldCharType="begin"/>
        </w:r>
      </w:ins>
      <w:r w:rsidR="00CF28A6">
        <w:instrText xml:space="preserve"> ADDIN PAPERS2_CITATIONS &lt;citation&gt;&lt;uuid&gt;FAE6381A-5078-4987-9432-B3D2C572773B&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9E63AE">
        <w:fldChar w:fldCharType="separate"/>
      </w:r>
      <w:ins w:id="135" w:author="Alejandro Isaac De La Vega" w:date="2015-08-03T19:22:00Z">
        <w:r w:rsidR="00CF28A6">
          <w:t>(Yarkoni et al., 2011)</w:t>
        </w:r>
      </w:ins>
      <w:ins w:id="136" w:author="Alejandro Isaac De La Vega" w:date="2015-08-03T19:18:00Z">
        <w:r w:rsidR="009E63AE">
          <w:fldChar w:fldCharType="end"/>
        </w:r>
      </w:ins>
      <w:r w:rsidR="006B0B75">
        <w:t>.</w:t>
      </w:r>
      <w:ins w:id="137" w:author="Tal Yarkoni" w:date="2015-07-13T07:35:00Z">
        <w:r w:rsidR="006B0B75">
          <w:t xml:space="preserve"> We </w:t>
        </w:r>
      </w:ins>
      <w:ins w:id="138" w:author="Luke J. Chang" w:date="2015-07-24T06:55:00Z">
        <w:r w:rsidR="007B40A8">
          <w:t xml:space="preserve">first </w:t>
        </w:r>
      </w:ins>
      <w:ins w:id="139" w:author="Luke J. Chang" w:date="2015-07-24T06:54:00Z">
        <w:r w:rsidR="007B40A8">
          <w:t>clustered</w:t>
        </w:r>
      </w:ins>
      <w:ins w:id="140" w:author="Tal Yarkoni" w:date="2015-07-13T07:35:00Z">
        <w:r w:rsidR="006B0B75">
          <w:t xml:space="preserve"> </w:t>
        </w:r>
      </w:ins>
      <w:ins w:id="141" w:author="Alejandro De La Vega" w:date="2015-08-09T16:24:00Z">
        <w:r w:rsidR="001A0C27">
          <w:t>MFC</w:t>
        </w:r>
      </w:ins>
      <w:ins w:id="142" w:author="Tal Yarkoni" w:date="2015-07-13T07:35:00Z">
        <w:r w:rsidR="006B0B75">
          <w:t xml:space="preserve"> voxels into functionally homogeneous </w:t>
        </w:r>
      </w:ins>
      <w:ins w:id="143" w:author="Alejandro Isaac De La Vega" w:date="2015-07-30T17:06:00Z">
        <w:r>
          <w:t>clusters</w:t>
        </w:r>
      </w:ins>
      <w:ins w:id="144" w:author="Tal Yarkoni" w:date="2015-07-13T07:35:00Z">
        <w:r w:rsidR="006B0B75">
          <w:t xml:space="preserve"> at different spatial scales based on their meta-analytic </w:t>
        </w:r>
        <w:proofErr w:type="spellStart"/>
        <w:r w:rsidR="006B0B75">
          <w:t>coactivation</w:t>
        </w:r>
        <w:proofErr w:type="spellEnd"/>
        <w:r w:rsidR="006B0B75">
          <w:t xml:space="preserve"> with other brain regions</w:t>
        </w:r>
      </w:ins>
      <w:ins w:id="145" w:author="Alejandro Isaac De La Vega" w:date="2015-07-30T17:06:00Z">
        <w:r>
          <w:t xml:space="preserve"> </w:t>
        </w:r>
      </w:ins>
      <w:ins w:id="146" w:author="Alejandro Isaac De La Vega" w:date="2015-08-03T19:22:00Z">
        <w:r w:rsidR="00CF28A6">
          <w:fldChar w:fldCharType="begin"/>
        </w:r>
        <w:r w:rsidR="00CF28A6">
          <w:instrText xml:space="preserve"> ADDIN PAPERS2_CITATIONS &lt;citation&gt;&lt;uuid&gt;386E4FD0-C345-4E8B-AA53-BC93FDC81995&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ins>
      <w:r w:rsidR="00CF28A6">
        <w:fldChar w:fldCharType="separate"/>
      </w:r>
      <w:ins w:id="147" w:author="Alejandro Isaac De La Vega" w:date="2015-08-03T19:22:00Z">
        <w:r w:rsidR="00CF28A6">
          <w:t>(Robinson, Laird, Glahn, Lovallo, &amp; Fox, 2010; Smith et al., 2009; Toro, Fox, &amp; Paus, 2008)</w:t>
        </w:r>
        <w:r w:rsidR="00CF28A6">
          <w:fldChar w:fldCharType="end"/>
        </w:r>
      </w:ins>
      <w:ins w:id="148" w:author="Alejandro Isaac De La Vega" w:date="2015-08-03T19:19:00Z">
        <w:r w:rsidR="009E63AE">
          <w:t>,</w:t>
        </w:r>
      </w:ins>
      <w:ins w:id="149" w:author="Alejandro Isaac De La Vega" w:date="2015-07-30T17:04:00Z">
        <w:r>
          <w:t xml:space="preserve"> revealing three </w:t>
        </w:r>
      </w:ins>
      <w:ins w:id="150" w:author="Alejandro Isaac De La Vega" w:date="2015-07-30T17:05:00Z">
        <w:r>
          <w:t>distinct</w:t>
        </w:r>
      </w:ins>
      <w:ins w:id="151" w:author="Alejandro Isaac De La Vega" w:date="2015-07-30T17:04:00Z">
        <w:r>
          <w:t xml:space="preserve"> </w:t>
        </w:r>
      </w:ins>
      <w:ins w:id="152" w:author="Alejandro Isaac De La Vega" w:date="2015-07-30T17:05:00Z">
        <w:r w:rsidR="00AF4DB3">
          <w:t>zone</w:t>
        </w:r>
      </w:ins>
      <w:ins w:id="153" w:author="Alejandro Isaac De La Vega" w:date="2015-08-02T19:51:00Z">
        <w:r w:rsidR="00B52AE4">
          <w:t>s</w:t>
        </w:r>
      </w:ins>
      <w:ins w:id="154" w:author="Alejandro Isaac De La Vega" w:date="2015-07-30T17:05:00Z">
        <w:r w:rsidR="00AF4DB3">
          <w:t>--</w:t>
        </w:r>
      </w:ins>
      <w:ins w:id="155" w:author="Alejandro Isaac De La Vega" w:date="2015-07-30T17:15:00Z">
        <w:r w:rsidR="00AF4DB3">
          <w:t xml:space="preserve"> posterior, middle and anterior</w:t>
        </w:r>
      </w:ins>
      <w:ins w:id="156" w:author="Alejandro Isaac De La Vega" w:date="2015-07-30T17:05:00Z">
        <w:r w:rsidR="00AF4DB3">
          <w:t xml:space="preserve">-- </w:t>
        </w:r>
        <w:r>
          <w:t xml:space="preserve">which further </w:t>
        </w:r>
      </w:ins>
      <w:ins w:id="157" w:author="Alejandro Isaac De La Vega" w:date="2015-08-02T19:52:00Z">
        <w:r w:rsidR="00363D52">
          <w:t>fractionated</w:t>
        </w:r>
      </w:ins>
      <w:ins w:id="158" w:author="Alejandro Isaac De La Vega" w:date="2015-07-30T17:05:00Z">
        <w:r>
          <w:t xml:space="preserve"> into nine fine grained regions</w:t>
        </w:r>
      </w:ins>
      <w:ins w:id="159" w:author="Tal Yarkoni" w:date="2015-07-13T07:35:00Z">
        <w:r w:rsidR="006B0B75">
          <w:t xml:space="preserve">. We characterized the cognitive profiles of these clusters using multivariate classification analyses </w:t>
        </w:r>
      </w:ins>
      <w:ins w:id="160" w:author="Alejandro Isaac De La Vega" w:date="2015-07-30T17:05:00Z">
        <w:r>
          <w:t>and found that</w:t>
        </w:r>
      </w:ins>
      <w:ins w:id="161" w:author="Alejandro Isaac De La Vega" w:date="2015-07-30T17:14:00Z">
        <w:r w:rsidR="00AF4DB3">
          <w:t xml:space="preserve"> the three </w:t>
        </w:r>
      </w:ins>
      <w:ins w:id="162" w:author="Alejandro Isaac De La Vega" w:date="2015-07-30T17:39:00Z">
        <w:r w:rsidR="00E952AB">
          <w:t xml:space="preserve">functional zones accounted for </w:t>
        </w:r>
        <w:r w:rsidR="005D7B00">
          <w:t xml:space="preserve">a large portion of functional variation; however, we also found robust fine-grained function variation within each functional zone. </w:t>
        </w:r>
      </w:ins>
      <w:ins w:id="163" w:author="Luke J. Chang" w:date="2015-07-24T06:57:00Z">
        <w:r w:rsidR="00223178">
          <w:t xml:space="preserve">Collectively, our results reveal considerable diversity in the functional roles of discrete </w:t>
        </w:r>
      </w:ins>
      <w:ins w:id="164" w:author="Alejandro De La Vega" w:date="2015-08-09T16:24:00Z">
        <w:r w:rsidR="001A0C27">
          <w:t>MFC</w:t>
        </w:r>
      </w:ins>
      <w:ins w:id="165" w:author="Luke J. Chang" w:date="2015-07-24T06:57:00Z">
        <w:r w:rsidR="00223178">
          <w:t xml:space="preserve"> subregions, </w:t>
        </w:r>
      </w:ins>
      <w:ins w:id="166" w:author="Tal Yarkoni" w:date="2015-07-28T17:04:00Z">
        <w:r w:rsidR="00464E42">
          <w:t xml:space="preserve">provide insight into the spatial topography of MFC at several different scales, </w:t>
        </w:r>
      </w:ins>
      <w:ins w:id="167" w:author="Luke J. Chang" w:date="2015-07-24T06:57:00Z">
        <w:r w:rsidR="00223178">
          <w:t xml:space="preserve">and suggest that previous </w:t>
        </w:r>
      </w:ins>
      <w:ins w:id="168" w:author="Tal Yarkoni" w:date="2015-07-28T17:05:00Z">
        <w:r w:rsidR="00464E42">
          <w:t>studies may have</w:t>
        </w:r>
      </w:ins>
      <w:ins w:id="169" w:author="Luke J. Chang" w:date="2015-07-24T06:57:00Z">
        <w:r w:rsidR="00223178">
          <w:t xml:space="preserve"> overstated the case for the convergence of different processes in </w:t>
        </w:r>
      </w:ins>
      <w:ins w:id="170" w:author="Alejandro De La Vega" w:date="2015-08-09T16:24:00Z">
        <w:r w:rsidR="001A0C27">
          <w:t>MFC</w:t>
        </w:r>
      </w:ins>
      <w:ins w:id="171" w:author="Luke J. Chang" w:date="2015-07-24T06:57:00Z">
        <w:r w:rsidR="00223178">
          <w:t>.</w:t>
        </w:r>
      </w:ins>
      <w:bookmarkStart w:id="172" w:name="h.bvqocikr6fu2" w:colFirst="0" w:colLast="0"/>
      <w:bookmarkEnd w:id="172"/>
    </w:p>
    <w:p w14:paraId="2EB960BA" w14:textId="77777777" w:rsidR="009E7445" w:rsidRDefault="006B0B75" w:rsidP="00A35936">
      <w:pPr>
        <w:pStyle w:val="Normal1"/>
        <w:spacing w:line="360" w:lineRule="auto"/>
      </w:pPr>
      <w:r>
        <w:br w:type="page"/>
      </w:r>
    </w:p>
    <w:p w14:paraId="2DD8D931" w14:textId="2EE259AA" w:rsidR="009E7445" w:rsidRPr="00373084" w:rsidRDefault="006B0B75" w:rsidP="00A35936">
      <w:pPr>
        <w:pStyle w:val="Heading1"/>
      </w:pPr>
      <w:bookmarkStart w:id="173" w:name="h.2budzf1mxddc" w:colFirst="0" w:colLast="0"/>
      <w:bookmarkStart w:id="174" w:name="h.e23paljixwn3" w:colFirst="0" w:colLast="0"/>
      <w:bookmarkEnd w:id="173"/>
      <w:bookmarkEnd w:id="174"/>
      <w:r w:rsidRPr="00373084">
        <w:lastRenderedPageBreak/>
        <w:t>Results</w:t>
      </w:r>
    </w:p>
    <w:p w14:paraId="63E7ED81" w14:textId="77777777" w:rsidR="00D13DCA" w:rsidRDefault="007A64D0" w:rsidP="00A35936">
      <w:pPr>
        <w:pStyle w:val="Normal1"/>
        <w:keepNext/>
        <w:spacing w:line="360" w:lineRule="auto"/>
      </w:pPr>
      <w:ins w:id="175" w:author="Tor Wager" w:date="2015-07-23T13:20:00Z">
        <w:r>
          <w:rPr>
            <w:noProof/>
          </w:rPr>
          <w:drawing>
            <wp:inline distT="114300" distB="114300" distL="114300" distR="114300" wp14:anchorId="7D5F5C2C" wp14:editId="3A52E59D">
              <wp:extent cx="6629400" cy="3897086"/>
              <wp:effectExtent l="0" t="0" r="0" b="0"/>
              <wp:docPr id="14" name="image12.jpg" descr="Fig1_Methods.jpg"/>
              <wp:cNvGraphicFramePr/>
              <a:graphic xmlns:a="http://schemas.openxmlformats.org/drawingml/2006/main">
                <a:graphicData uri="http://schemas.openxmlformats.org/drawingml/2006/picture">
                  <pic:pic xmlns:pic="http://schemas.openxmlformats.org/drawingml/2006/picture">
                    <pic:nvPicPr>
                      <pic:cNvPr id="0" name="image12.jpg" descr="Fig1_Methods.jpg"/>
                      <pic:cNvPicPr preferRelativeResize="0"/>
                    </pic:nvPicPr>
                    <pic:blipFill>
                      <a:blip r:embed="rId8"/>
                      <a:srcRect l="2403" r="24519" b="25072"/>
                      <a:stretch>
                        <a:fillRect/>
                      </a:stretch>
                    </pic:blipFill>
                    <pic:spPr>
                      <a:xfrm>
                        <a:off x="0" y="0"/>
                        <a:ext cx="6629400" cy="3897086"/>
                      </a:xfrm>
                      <a:prstGeom prst="rect">
                        <a:avLst/>
                      </a:prstGeom>
                      <a:ln/>
                    </pic:spPr>
                  </pic:pic>
                </a:graphicData>
              </a:graphic>
            </wp:inline>
          </w:drawing>
        </w:r>
      </w:ins>
    </w:p>
    <w:p w14:paraId="7B3362B9" w14:textId="136A5B8A" w:rsidR="00A004FE" w:rsidRPr="00373084" w:rsidRDefault="00D13DCA" w:rsidP="00A35936">
      <w:pPr>
        <w:pStyle w:val="Caption"/>
        <w:spacing w:line="360" w:lineRule="auto"/>
        <w:ind w:firstLine="0"/>
        <w:rPr>
          <w:ins w:id="176" w:author="Tor Wager" w:date="2015-07-23T13:20:00Z"/>
          <w:b w:val="0"/>
        </w:rPr>
      </w:pPr>
      <w:proofErr w:type="gramStart"/>
      <w:r>
        <w:t xml:space="preserve">Figure </w:t>
      </w:r>
      <w:proofErr w:type="gramEnd"/>
      <w:r w:rsidR="00991E7E">
        <w:fldChar w:fldCharType="begin"/>
      </w:r>
      <w:r w:rsidR="00991E7E">
        <w:instrText xml:space="preserve"> SEQ Figure \* ARABIC </w:instrText>
      </w:r>
      <w:r w:rsidR="00991E7E">
        <w:fldChar w:fldCharType="separate"/>
      </w:r>
      <w:r w:rsidR="00A53564">
        <w:rPr>
          <w:noProof/>
        </w:rPr>
        <w:t>1</w:t>
      </w:r>
      <w:r w:rsidR="00991E7E">
        <w:rPr>
          <w:noProof/>
        </w:rPr>
        <w:fldChar w:fldCharType="end"/>
      </w:r>
      <w:proofErr w:type="gramStart"/>
      <w:r w:rsidR="00373084" w:rsidRPr="00373084">
        <w:rPr>
          <w:b w:val="0"/>
        </w:rPr>
        <w:t>.</w:t>
      </w:r>
      <w:proofErr w:type="gramEnd"/>
      <w:r w:rsidRPr="00373084">
        <w:rPr>
          <w:b w:val="0"/>
        </w:rPr>
        <w:t xml:space="preserve"> Methods overview. A) </w:t>
      </w:r>
      <w:proofErr w:type="spellStart"/>
      <w:r w:rsidRPr="00373084">
        <w:rPr>
          <w:b w:val="0"/>
        </w:rPr>
        <w:t>Coactivation</w:t>
      </w:r>
      <w:proofErr w:type="spellEnd"/>
      <w:r w:rsidRPr="00373084">
        <w:rPr>
          <w:b w:val="0"/>
        </w:rPr>
        <w:t xml:space="preserve"> with the rest of the brain for each voxel in medial frontal cortex ROI was calculated and used to create a distance matrix of </w:t>
      </w:r>
      <w:ins w:id="177" w:author="Alejandro De La Vega" w:date="2015-08-09T16:24:00Z">
        <w:r w:rsidR="001A0C27">
          <w:rPr>
            <w:b w:val="0"/>
          </w:rPr>
          <w:t>MFC</w:t>
        </w:r>
      </w:ins>
      <w:r w:rsidRPr="00373084">
        <w:rPr>
          <w:b w:val="0"/>
        </w:rPr>
        <w:t xml:space="preserve"> voxels; k-means clustering was applied to distance matrix resulting in spatially distinct clusters. We functionally characterized each cluster by determining which cognitive functions best differentiated studies that activated each cluster, from those that did not.</w:t>
      </w:r>
    </w:p>
    <w:p w14:paraId="123941AA" w14:textId="77777777" w:rsidR="009E7445" w:rsidRPr="00373084" w:rsidRDefault="006B0B75" w:rsidP="00A35936">
      <w:pPr>
        <w:pStyle w:val="Heading2"/>
      </w:pPr>
      <w:bookmarkStart w:id="178" w:name="h.7etsfdzi6lib" w:colFirst="0" w:colLast="0"/>
      <w:bookmarkEnd w:id="178"/>
      <w:r w:rsidRPr="00373084">
        <w:t>Functionally separable components of medial frontal cortex</w:t>
      </w:r>
    </w:p>
    <w:p w14:paraId="4D98617F" w14:textId="1A8DD28B" w:rsidR="00FD4B23" w:rsidRDefault="006B0B75" w:rsidP="00A35936">
      <w:pPr>
        <w:pStyle w:val="Normal1"/>
        <w:spacing w:line="360" w:lineRule="auto"/>
      </w:pPr>
      <w:r>
        <w:t xml:space="preserve">Our first goal was to identify functionally dissociable spatial regions in the human medial frontal cortex (Figure 1A). Our </w:t>
      </w:r>
      <w:ins w:id="179" w:author="Alejandro De La Vega" w:date="2015-08-09T16:24:00Z">
        <w:r w:rsidR="001A0C27">
          <w:t>MFC</w:t>
        </w:r>
      </w:ins>
      <w:r>
        <w:t xml:space="preserve"> region of interest (ROI) spanned the entire medial surface of frontal cortex bilaterally, including the entirety of the supplementary motor area (SMA), pre-SMA, anterior cingulate cortex, medial prefrontal cortex, and medial aspects of the </w:t>
      </w:r>
      <w:proofErr w:type="spellStart"/>
      <w:r>
        <w:t>frontopolar</w:t>
      </w:r>
      <w:proofErr w:type="spellEnd"/>
      <w:r>
        <w:t xml:space="preserve"> and orbitofrontal cortex. </w:t>
      </w:r>
      <w:r w:rsidR="00CB6A82">
        <w:t xml:space="preserve">We </w:t>
      </w:r>
      <w:r>
        <w:t>identified putatively separable</w:t>
      </w:r>
      <w:ins w:id="180" w:author="Tal Yarkoni" w:date="2015-07-28T17:05:00Z">
        <w:r w:rsidR="00464E42">
          <w:t xml:space="preserve"> divisions</w:t>
        </w:r>
      </w:ins>
      <w:r>
        <w:t xml:space="preserve"> of medial frontal cortex on the basis of shared </w:t>
      </w:r>
      <w:proofErr w:type="spellStart"/>
      <w:r>
        <w:t>coactivation</w:t>
      </w:r>
      <w:proofErr w:type="spellEnd"/>
      <w:r>
        <w:t xml:space="preserve"> profiles with the rest of the brain (</w:t>
      </w:r>
      <w:ins w:id="181" w:author="Alejandro Isaac De La Vega" w:date="2015-07-30T17:41:00Z">
        <w:r w:rsidR="005D7B00">
          <w:t xml:space="preserve">Toro et al., 2008; Smith et al., 2010; </w:t>
        </w:r>
      </w:ins>
      <w:r>
        <w:t>Chang et al, 2013</w:t>
      </w:r>
      <w:ins w:id="182" w:author="Alejandro Isaac De La Vega" w:date="2015-07-30T17:41:00Z">
        <w:r w:rsidR="005D7B00">
          <w:t xml:space="preserve">). </w:t>
        </w:r>
      </w:ins>
      <w:r>
        <w:t xml:space="preserve">This approach </w:t>
      </w:r>
      <w:ins w:id="183" w:author="Luke J. Chang" w:date="2015-07-24T07:05:00Z">
        <w:r w:rsidR="002B4530">
          <w:t xml:space="preserve">exploits the likelihood of </w:t>
        </w:r>
      </w:ins>
      <w:ins w:id="184" w:author="Luke J. Chang" w:date="2015-07-24T07:06:00Z">
        <w:r w:rsidR="002B4530">
          <w:t xml:space="preserve">a voxel </w:t>
        </w:r>
      </w:ins>
      <w:ins w:id="185" w:author="Luke J. Chang" w:date="2015-07-24T07:05:00Z">
        <w:r w:rsidR="002B4530">
          <w:t>co</w:t>
        </w:r>
      </w:ins>
      <w:r w:rsidR="00373084">
        <w:t>-</w:t>
      </w:r>
      <w:ins w:id="186" w:author="Luke J. Chang" w:date="2015-07-24T07:05:00Z">
        <w:r w:rsidR="002B4530">
          <w:t>activating with another voxel across studies in the meta-analy</w:t>
        </w:r>
      </w:ins>
      <w:ins w:id="187" w:author="Tal Yarkoni" w:date="2015-07-28T17:06:00Z">
        <w:r w:rsidR="00464E42">
          <w:t>tic</w:t>
        </w:r>
      </w:ins>
      <w:ins w:id="188" w:author="Luke J. Chang" w:date="2015-07-24T07:05:00Z">
        <w:r w:rsidR="002B4530">
          <w:t xml:space="preserve"> database</w:t>
        </w:r>
      </w:ins>
      <w:ins w:id="189" w:author="Tal Yarkoni" w:date="2015-07-28T17:06:00Z">
        <w:r w:rsidR="00464E42">
          <w:t xml:space="preserve">, analogous to </w:t>
        </w:r>
      </w:ins>
      <w:ins w:id="190" w:author="Luke J. Chang" w:date="2015-07-24T07:06:00Z">
        <w:r w:rsidR="002B4530">
          <w:t>the functional</w:t>
        </w:r>
      </w:ins>
      <w:r>
        <w:t xml:space="preserve"> </w:t>
      </w:r>
      <w:ins w:id="191" w:author="Luke J. Chang" w:date="2015-07-24T07:06:00Z">
        <w:r w:rsidR="002B4530">
          <w:t xml:space="preserve">coupling of individual </w:t>
        </w:r>
      </w:ins>
      <w:r>
        <w:t>voxels</w:t>
      </w:r>
      <w:ins w:id="192" w:author="Tal Yarkoni" w:date="2015-07-28T17:06:00Z">
        <w:r w:rsidR="00464E42">
          <w:t xml:space="preserve"> across time in resting state functional connectivity MRI (</w:t>
        </w:r>
        <w:proofErr w:type="spellStart"/>
        <w:r w:rsidR="00464E42">
          <w:t>rs</w:t>
        </w:r>
        <w:proofErr w:type="spellEnd"/>
        <w:r w:rsidR="00464E42">
          <w:t>-fMRI) analyses</w:t>
        </w:r>
      </w:ins>
      <w:r>
        <w:t xml:space="preserve">. </w:t>
      </w:r>
      <w:ins w:id="193" w:author="Tal Yarkoni" w:date="2015-07-28T17:09:00Z">
        <w:r w:rsidR="00464E42">
          <w:t xml:space="preserve">Voxels that showed similar patterns of connectivity with a dimensionally-reduced representation of the rest of </w:t>
        </w:r>
        <w:r w:rsidR="00464E42">
          <w:lastRenderedPageBreak/>
          <w:t xml:space="preserve">the brain were grouped into homogenous clusters </w:t>
        </w:r>
      </w:ins>
      <w:del w:id="194" w:author="Tal Yarkoni" w:date="2015-07-28T17:08:00Z">
        <w:r w:rsidDel="00464E42">
          <w:delText xml:space="preserve">We </w:delText>
        </w:r>
      </w:del>
      <w:ins w:id="195" w:author="Luke J. Chang" w:date="2015-07-24T07:08:00Z">
        <w:del w:id="196" w:author="Tal Yarkoni" w:date="2015-07-28T17:08:00Z">
          <w:r w:rsidR="002B4530" w:rsidDel="00464E42">
            <w:delText xml:space="preserve">then </w:delText>
          </w:r>
        </w:del>
      </w:ins>
      <w:del w:id="197" w:author="Tal Yarkoni" w:date="2015-07-28T17:08:00Z">
        <w:r w:rsidDel="00464E42">
          <w:delText>determined the pattern of coactivation between each mFC voxel to the rest of the brain and generated a distance matrix representing how similarly mFC voxels coactivate</w:delText>
        </w:r>
      </w:del>
      <w:ins w:id="198" w:author="Luke J. Chang" w:date="2015-07-26T21:13:00Z">
        <w:del w:id="199" w:author="Tal Yarkoni" w:date="2015-07-28T17:08:00Z">
          <w:r w:rsidR="009644E7" w:rsidDel="00464E42">
            <w:delText>d</w:delText>
          </w:r>
        </w:del>
      </w:ins>
      <w:del w:id="200" w:author="Tal Yarkoni" w:date="2015-07-28T17:08:00Z">
        <w:r w:rsidDel="00464E42">
          <w:delText xml:space="preserve"> with the rest of the brain. </w:delText>
        </w:r>
      </w:del>
      <w:commentRangeStart w:id="201"/>
      <w:ins w:id="202" w:author="Luke J. Chang" w:date="2015-07-24T07:08:00Z">
        <w:del w:id="203" w:author="Tal Yarkoni" w:date="2015-07-28T17:08:00Z">
          <w:r w:rsidR="002B4530" w:rsidDel="00464E42">
            <w:delText xml:space="preserve">Because, of the high dimensional voxel space </w:delText>
          </w:r>
          <w:r w:rsidR="00211D7F" w:rsidDel="00464E42">
            <w:delText>and the presumable coa</w:delText>
          </w:r>
          <w:r w:rsidR="002B4530" w:rsidDel="00464E42">
            <w:delText>rse spatial granularity of neurosynth, we reduced t</w:delText>
          </w:r>
        </w:del>
      </w:ins>
      <w:ins w:id="204" w:author="Luke J. Chang" w:date="2015-07-24T07:09:00Z">
        <w:del w:id="205" w:author="Tal Yarkoni" w:date="2015-07-28T17:08:00Z">
          <w:r w:rsidR="002B4530" w:rsidDel="00464E42">
            <w:delText>he dimensionality of the whole-brain space using randomized principal components analysis</w:delText>
          </w:r>
        </w:del>
      </w:ins>
      <w:ins w:id="206" w:author="Luke J. Chang" w:date="2015-07-24T07:13:00Z">
        <w:del w:id="207" w:author="Tal Yarkoni" w:date="2015-07-28T17:08:00Z">
          <w:r w:rsidR="00211D7F" w:rsidDel="00464E42">
            <w:delText xml:space="preserve"> (PCA)</w:delText>
          </w:r>
        </w:del>
      </w:ins>
      <w:ins w:id="208" w:author="Luke J. Chang" w:date="2015-07-24T07:09:00Z">
        <w:del w:id="209" w:author="Tal Yarkoni" w:date="2015-07-28T17:08:00Z">
          <w:r w:rsidR="002B4530" w:rsidDel="00464E42">
            <w:delText>.</w:delText>
          </w:r>
        </w:del>
      </w:ins>
      <w:ins w:id="210" w:author="Luke J. Chang" w:date="2015-07-24T07:13:00Z">
        <w:del w:id="211" w:author="Tal Yarkoni" w:date="2015-07-28T17:08:00Z">
          <w:r w:rsidR="00211D7F" w:rsidDel="00464E42">
            <w:delText xml:space="preserve">  Thus, each voxel’s distance is in </w:delText>
          </w:r>
        </w:del>
      </w:ins>
      <w:ins w:id="212" w:author="Luke J. Chang" w:date="2015-07-24T07:14:00Z">
        <w:del w:id="213" w:author="Tal Yarkoni" w:date="2015-07-28T17:08:00Z">
          <w:r w:rsidR="00211D7F" w:rsidDel="00464E42">
            <w:delText xml:space="preserve">a lower dimensional </w:delText>
          </w:r>
        </w:del>
      </w:ins>
      <w:ins w:id="214" w:author="Luke J. Chang" w:date="2015-07-24T07:13:00Z">
        <w:del w:id="215" w:author="Tal Yarkoni" w:date="2015-07-28T17:08:00Z">
          <w:r w:rsidR="00211D7F" w:rsidDel="00464E42">
            <w:delText>PCA space rather than voxel space.</w:delText>
          </w:r>
        </w:del>
      </w:ins>
      <w:ins w:id="216" w:author="Luke J. Chang" w:date="2015-07-24T07:09:00Z">
        <w:del w:id="217" w:author="Tal Yarkoni" w:date="2015-07-28T17:08:00Z">
          <w:r w:rsidR="002B4530" w:rsidDel="00464E42">
            <w:delText xml:space="preserve">  </w:delText>
          </w:r>
        </w:del>
      </w:ins>
      <w:commentRangeEnd w:id="201"/>
      <w:del w:id="218" w:author="Tal Yarkoni" w:date="2015-07-28T17:08:00Z">
        <w:r w:rsidR="00464E42" w:rsidDel="00464E42">
          <w:rPr>
            <w:rStyle w:val="CommentReference"/>
          </w:rPr>
          <w:commentReference w:id="201"/>
        </w:r>
      </w:del>
      <w:del w:id="219" w:author="Tal Yarkoni" w:date="2015-07-28T17:09:00Z">
        <w:r w:rsidDel="00464E42">
          <w:rPr>
            <w:color w:val="333333"/>
            <w:highlight w:val="white"/>
          </w:rPr>
          <w:delText xml:space="preserve">We then </w:delText>
        </w:r>
      </w:del>
      <w:ins w:id="220" w:author="Tal Yarkoni" w:date="2015-07-13T07:45:00Z">
        <w:r>
          <w:rPr>
            <w:color w:val="333333"/>
            <w:highlight w:val="white"/>
          </w:rPr>
          <w:t>us</w:t>
        </w:r>
        <w:r w:rsidR="00464E42">
          <w:rPr>
            <w:color w:val="333333"/>
            <w:highlight w:val="white"/>
          </w:rPr>
          <w:t>ing the</w:t>
        </w:r>
      </w:ins>
      <w:r>
        <w:rPr>
          <w:color w:val="333333"/>
          <w:highlight w:val="white"/>
        </w:rPr>
        <w:t xml:space="preserve"> k-means clustering</w:t>
      </w:r>
      <w:ins w:id="221" w:author="Tal Yarkoni" w:date="2015-07-28T17:09:00Z">
        <w:r w:rsidR="00464E42">
          <w:rPr>
            <w:color w:val="333333"/>
            <w:highlight w:val="white"/>
          </w:rPr>
          <w:t xml:space="preserve"> algorithm</w:t>
        </w:r>
      </w:ins>
      <w:r>
        <w:rPr>
          <w:color w:val="333333"/>
          <w:highlight w:val="white"/>
        </w:rPr>
        <w:t xml:space="preserve">. Because structure-to-function mappings can be identified at </w:t>
      </w:r>
      <w:ins w:id="222" w:author="Tal Yarkoni" w:date="2015-07-28T17:12:00Z">
        <w:r w:rsidR="009470B9">
          <w:rPr>
            <w:color w:val="333333"/>
            <w:highlight w:val="white"/>
          </w:rPr>
          <w:t xml:space="preserve">multiple spatial </w:t>
        </w:r>
      </w:ins>
      <w:r>
        <w:rPr>
          <w:color w:val="333333"/>
          <w:highlight w:val="white"/>
        </w:rPr>
        <w:t xml:space="preserve">scales, we </w:t>
      </w:r>
      <w:ins w:id="223" w:author="Tal Yarkoni" w:date="2015-07-28T17:11:00Z">
        <w:r w:rsidR="009470B9">
          <w:rPr>
            <w:color w:val="333333"/>
            <w:highlight w:val="white"/>
          </w:rPr>
          <w:t>iteratively extract</w:t>
        </w:r>
      </w:ins>
      <w:ins w:id="224" w:author="Tal Yarkoni" w:date="2015-07-28T17:13:00Z">
        <w:r w:rsidR="009470B9">
          <w:rPr>
            <w:color w:val="333333"/>
            <w:highlight w:val="white"/>
          </w:rPr>
          <w:t>ed</w:t>
        </w:r>
      </w:ins>
      <w:ins w:id="225" w:author="Tal Yarkoni" w:date="2015-07-28T17:11:00Z">
        <w:r w:rsidR="009470B9">
          <w:rPr>
            <w:color w:val="333333"/>
            <w:highlight w:val="white"/>
          </w:rPr>
          <w:t xml:space="preserve"> </w:t>
        </w:r>
      </w:ins>
      <w:r>
        <w:rPr>
          <w:color w:val="333333"/>
          <w:highlight w:val="white"/>
        </w:rPr>
        <w:t>2</w:t>
      </w:r>
      <w:ins w:id="226" w:author="Tal Yarkoni" w:date="2015-07-28T17:11:00Z">
        <w:r w:rsidR="009470B9">
          <w:rPr>
            <w:color w:val="333333"/>
            <w:highlight w:val="white"/>
          </w:rPr>
          <w:t>-</w:t>
        </w:r>
      </w:ins>
      <w:r>
        <w:rPr>
          <w:color w:val="333333"/>
          <w:highlight w:val="white"/>
        </w:rPr>
        <w:t xml:space="preserve"> through 15</w:t>
      </w:r>
      <w:ins w:id="227" w:author="Tal Yarkoni" w:date="2015-07-28T17:11:00Z">
        <w:r w:rsidR="009470B9">
          <w:rPr>
            <w:color w:val="333333"/>
            <w:highlight w:val="white"/>
          </w:rPr>
          <w:t>-cluster solutions</w:t>
        </w:r>
      </w:ins>
      <w:r>
        <w:rPr>
          <w:color w:val="333333"/>
          <w:highlight w:val="white"/>
        </w:rPr>
        <w:t xml:space="preserve">. </w:t>
      </w:r>
      <w:ins w:id="228" w:author="Tal Yarkoni" w:date="2015-07-28T17:14:00Z">
        <w:r w:rsidR="009470B9">
          <w:rPr>
            <w:color w:val="333333"/>
            <w:highlight w:val="white"/>
          </w:rPr>
          <w:t>P</w:t>
        </w:r>
      </w:ins>
      <w:ins w:id="229" w:author="Tal Yarkoni" w:date="2015-07-28T17:13:00Z">
        <w:r w:rsidR="009470B9">
          <w:rPr>
            <w:color w:val="333333"/>
            <w:highlight w:val="white"/>
          </w:rPr>
          <w:t xml:space="preserve">ermutation analyses </w:t>
        </w:r>
      </w:ins>
      <w:ins w:id="230" w:author="Tal Yarkoni" w:date="2015-07-28T17:15:00Z">
        <w:r w:rsidR="00C654F9">
          <w:rPr>
            <w:color w:val="333333"/>
            <w:highlight w:val="white"/>
          </w:rPr>
          <w:t xml:space="preserve">indicated that the </w:t>
        </w:r>
      </w:ins>
      <w:ins w:id="231" w:author="Tal Yarkoni" w:date="2015-07-28T17:13:00Z">
        <w:r w:rsidR="009470B9">
          <w:rPr>
            <w:color w:val="333333"/>
            <w:highlight w:val="white"/>
          </w:rPr>
          <w:t xml:space="preserve">null hypothesis </w:t>
        </w:r>
      </w:ins>
      <w:ins w:id="232" w:author="Tal Yarkoni" w:date="2015-07-28T17:15:00Z">
        <w:r w:rsidR="00C654F9">
          <w:rPr>
            <w:color w:val="333333"/>
            <w:highlight w:val="white"/>
          </w:rPr>
          <w:t>of random clustering</w:t>
        </w:r>
      </w:ins>
      <w:ins w:id="233" w:author="Tal Yarkoni" w:date="2015-07-28T17:13:00Z">
        <w:r w:rsidR="009470B9">
          <w:rPr>
            <w:color w:val="333333"/>
            <w:highlight w:val="white"/>
          </w:rPr>
          <w:t xml:space="preserve"> </w:t>
        </w:r>
      </w:ins>
      <w:ins w:id="234" w:author="Tal Yarkoni" w:date="2015-07-28T17:15:00Z">
        <w:r w:rsidR="00C654F9">
          <w:rPr>
            <w:color w:val="333333"/>
            <w:highlight w:val="white"/>
          </w:rPr>
          <w:t>could be rejected for all solutions</w:t>
        </w:r>
      </w:ins>
      <w:ins w:id="235" w:author="Tal Yarkoni" w:date="2015-07-28T17:13:00Z">
        <w:r w:rsidR="009470B9">
          <w:rPr>
            <w:color w:val="333333"/>
            <w:highlight w:val="white"/>
          </w:rPr>
          <w:t xml:space="preserve"> (p &lt; .001</w:t>
        </w:r>
        <w:r w:rsidR="00C654F9">
          <w:rPr>
            <w:color w:val="333333"/>
            <w:highlight w:val="white"/>
          </w:rPr>
          <w:t>), with si</w:t>
        </w:r>
        <w:r w:rsidR="009470B9">
          <w:rPr>
            <w:color w:val="333333"/>
            <w:highlight w:val="white"/>
          </w:rPr>
          <w:t>lhouette</w:t>
        </w:r>
        <w:r w:rsidR="00C654F9">
          <w:rPr>
            <w:color w:val="333333"/>
            <w:highlight w:val="white"/>
          </w:rPr>
          <w:t xml:space="preserve"> scores reaching</w:t>
        </w:r>
        <w:r w:rsidR="009470B9">
          <w:rPr>
            <w:color w:val="333333"/>
            <w:highlight w:val="white"/>
          </w:rPr>
          <w:t xml:space="preserve"> local maxima at 3</w:t>
        </w:r>
      </w:ins>
      <w:ins w:id="236" w:author="Alejandro Isaac De La Vega" w:date="2015-08-04T18:41:00Z">
        <w:r w:rsidR="0018525A">
          <w:rPr>
            <w:color w:val="333333"/>
            <w:highlight w:val="white"/>
          </w:rPr>
          <w:t xml:space="preserve"> at clusters and started to </w:t>
        </w:r>
      </w:ins>
      <w:r w:rsidR="00373084">
        <w:rPr>
          <w:color w:val="333333"/>
          <w:highlight w:val="white"/>
        </w:rPr>
        <w:t>plateau</w:t>
      </w:r>
      <w:ins w:id="237" w:author="Alejandro Isaac De La Vega" w:date="2015-08-04T18:41:00Z">
        <w:r w:rsidR="0018525A">
          <w:rPr>
            <w:color w:val="333333"/>
            <w:highlight w:val="white"/>
          </w:rPr>
          <w:t xml:space="preserve"> at </w:t>
        </w:r>
      </w:ins>
      <w:ins w:id="238" w:author="Tal Yarkoni" w:date="2015-07-28T17:13:00Z">
        <w:r w:rsidR="009470B9">
          <w:rPr>
            <w:color w:val="333333"/>
            <w:highlight w:val="white"/>
          </w:rPr>
          <w:t xml:space="preserve">9 </w:t>
        </w:r>
      </w:ins>
      <w:ins w:id="239" w:author="Alejandro Isaac De La Vega" w:date="2015-08-04T18:40:00Z">
        <w:r w:rsidR="000526B9">
          <w:rPr>
            <w:color w:val="333333"/>
            <w:highlight w:val="white"/>
          </w:rPr>
          <w:t>clusters,</w:t>
        </w:r>
      </w:ins>
      <w:ins w:id="240" w:author="Alejandro Isaac De La Vega" w:date="2015-08-04T18:42:00Z">
        <w:r w:rsidR="0018525A">
          <w:rPr>
            <w:color w:val="333333"/>
            <w:highlight w:val="white"/>
          </w:rPr>
          <w:t xml:space="preserve"> reaching</w:t>
        </w:r>
      </w:ins>
      <w:ins w:id="241" w:author="Alejandro Isaac De La Vega" w:date="2015-08-04T18:40:00Z">
        <w:r w:rsidR="000526B9">
          <w:rPr>
            <w:color w:val="333333"/>
            <w:highlight w:val="white"/>
          </w:rPr>
          <w:t xml:space="preserve"> an absolute maximum at</w:t>
        </w:r>
      </w:ins>
      <w:ins w:id="242" w:author="Tal Yarkoni" w:date="2015-07-28T17:13:00Z">
        <w:r w:rsidR="009470B9">
          <w:rPr>
            <w:color w:val="333333"/>
            <w:highlight w:val="white"/>
          </w:rPr>
          <w:t xml:space="preserve"> 12 clusters (SI Figure 1). We focus here on the 3- and 9-cluster solutions, which provide insight into the functional topography of </w:t>
        </w:r>
      </w:ins>
      <w:ins w:id="243" w:author="Alejandro De La Vega" w:date="2015-08-09T16:24:00Z">
        <w:r w:rsidR="001A0C27">
          <w:rPr>
            <w:color w:val="333333"/>
            <w:highlight w:val="white"/>
          </w:rPr>
          <w:t>MFC</w:t>
        </w:r>
      </w:ins>
      <w:ins w:id="244" w:author="Tal Yarkoni" w:date="2015-07-28T17:13:00Z">
        <w:r w:rsidR="009470B9">
          <w:rPr>
            <w:color w:val="333333"/>
            <w:highlight w:val="white"/>
          </w:rPr>
          <w:t xml:space="preserve"> at two different scales: broad</w:t>
        </w:r>
      </w:ins>
      <w:ins w:id="245" w:author="Alejandro Isaac De La Vega" w:date="2015-07-30T18:01:00Z">
        <w:r w:rsidR="009B3AA9">
          <w:rPr>
            <w:color w:val="333333"/>
            <w:highlight w:val="white"/>
          </w:rPr>
          <w:t xml:space="preserve"> functional</w:t>
        </w:r>
      </w:ins>
      <w:ins w:id="246" w:author="Tal Yarkoni" w:date="2015-07-28T17:13:00Z">
        <w:r w:rsidR="009470B9">
          <w:rPr>
            <w:color w:val="333333"/>
            <w:highlight w:val="white"/>
          </w:rPr>
          <w:t xml:space="preserve"> zones and fine-grained regions.  Figures for 6, 12, and 15 clusters are available in the supplemental material (SI Figure 2).</w:t>
        </w:r>
      </w:ins>
    </w:p>
    <w:p w14:paraId="68CC9BFC" w14:textId="77777777" w:rsidR="00D13DCA" w:rsidRDefault="00FD4B23" w:rsidP="00A35936">
      <w:pPr>
        <w:pStyle w:val="Normal1"/>
        <w:keepNext/>
        <w:spacing w:line="360" w:lineRule="auto"/>
      </w:pPr>
      <w:r>
        <w:rPr>
          <w:noProof/>
        </w:rPr>
        <w:drawing>
          <wp:inline distT="0" distB="0" distL="0" distR="0" wp14:anchorId="70C1AC7E" wp14:editId="5A5EDF65">
            <wp:extent cx="5943600" cy="2546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2_Labeled_cluster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41C21B26" w14:textId="78F0DEE3" w:rsidR="00D13DCA" w:rsidRDefault="00D13DCA" w:rsidP="00A35936">
      <w:pPr>
        <w:pStyle w:val="Caption"/>
        <w:spacing w:line="360" w:lineRule="auto"/>
      </w:pPr>
      <w:proofErr w:type="gramStart"/>
      <w:r w:rsidRPr="00373084">
        <w:t xml:space="preserve">Figure </w:t>
      </w:r>
      <w:proofErr w:type="gramEnd"/>
      <w:r w:rsidR="00991E7E">
        <w:fldChar w:fldCharType="begin"/>
      </w:r>
      <w:r w:rsidR="00991E7E">
        <w:instrText xml:space="preserve"> SEQ Figure \* ARABIC </w:instrText>
      </w:r>
      <w:r w:rsidR="00991E7E">
        <w:fldChar w:fldCharType="separate"/>
      </w:r>
      <w:r w:rsidR="00A53564">
        <w:rPr>
          <w:noProof/>
        </w:rPr>
        <w:t>2</w:t>
      </w:r>
      <w:r w:rsidR="00991E7E">
        <w:rPr>
          <w:noProof/>
        </w:rPr>
        <w:fldChar w:fldCharType="end"/>
      </w:r>
      <w:proofErr w:type="gramStart"/>
      <w:r w:rsidRPr="00373084">
        <w:t>.</w:t>
      </w:r>
      <w:proofErr w:type="gramEnd"/>
      <w:r w:rsidRPr="00373084">
        <w:t xml:space="preserve"> </w:t>
      </w:r>
      <w:proofErr w:type="gramStart"/>
      <w:r w:rsidRPr="00373084">
        <w:rPr>
          <w:b w:val="0"/>
        </w:rPr>
        <w:t>Co-activation</w:t>
      </w:r>
      <w:ins w:id="247" w:author="Tal Yarkoni" w:date="2015-07-13T07:50:00Z">
        <w:r w:rsidRPr="00373084">
          <w:rPr>
            <w:b w:val="0"/>
          </w:rPr>
          <w:t>-</w:t>
        </w:r>
      </w:ins>
      <w:r w:rsidRPr="00373084">
        <w:rPr>
          <w:b w:val="0"/>
        </w:rPr>
        <w:t>based k-means clustering of the medial frontal cortex</w:t>
      </w:r>
      <w:ins w:id="248" w:author="Tal Yarkoni" w:date="2015-07-13T07:52:00Z">
        <w:r w:rsidRPr="00373084">
          <w:rPr>
            <w:b w:val="0"/>
          </w:rPr>
          <w:t xml:space="preserve"> at two levels of granularity</w:t>
        </w:r>
      </w:ins>
      <w:r w:rsidRPr="00373084">
        <w:rPr>
          <w:b w:val="0"/>
        </w:rPr>
        <w:t>.</w:t>
      </w:r>
      <w:proofErr w:type="gramEnd"/>
      <w:r w:rsidRPr="00373084">
        <w:rPr>
          <w:b w:val="0"/>
        </w:rPr>
        <w:t xml:space="preserve"> Voxels </w:t>
      </w:r>
      <w:ins w:id="249" w:author="Tal Yarkoni" w:date="2015-07-13T07:51:00Z">
        <w:r w:rsidRPr="00373084">
          <w:rPr>
            <w:b w:val="0"/>
          </w:rPr>
          <w:t>in</w:t>
        </w:r>
      </w:ins>
      <w:r w:rsidRPr="00373084">
        <w:rPr>
          <w:b w:val="0"/>
        </w:rPr>
        <w:t xml:space="preserve"> the </w:t>
      </w:r>
      <w:ins w:id="250" w:author="Alejandro De La Vega" w:date="2015-08-09T16:24:00Z">
        <w:r w:rsidR="001A0C27">
          <w:rPr>
            <w:b w:val="0"/>
          </w:rPr>
          <w:t>MFC</w:t>
        </w:r>
      </w:ins>
      <w:r w:rsidRPr="00373084">
        <w:rPr>
          <w:b w:val="0"/>
        </w:rPr>
        <w:t xml:space="preserve"> were grouped together based on </w:t>
      </w:r>
      <w:ins w:id="251" w:author="Tal Yarkoni" w:date="2015-07-13T07:51:00Z">
        <w:r w:rsidRPr="00373084">
          <w:rPr>
            <w:b w:val="0"/>
          </w:rPr>
          <w:t>similarity of</w:t>
        </w:r>
      </w:ins>
      <w:r w:rsidRPr="00373084">
        <w:rPr>
          <w:b w:val="0"/>
        </w:rPr>
        <w:t xml:space="preserve"> co-activation with all other voxels in the brain. </w:t>
      </w:r>
      <w:ins w:id="252" w:author="Alejandro Isaac De La Vega" w:date="2015-08-05T15:12:00Z">
        <w:r w:rsidRPr="00373084">
          <w:rPr>
            <w:b w:val="0"/>
          </w:rPr>
          <w:t xml:space="preserve">A) </w:t>
        </w:r>
      </w:ins>
      <w:ins w:id="253" w:author="Alejandro Isaac De La Vega" w:date="2015-08-05T15:11:00Z">
        <w:r w:rsidRPr="00373084">
          <w:rPr>
            <w:b w:val="0"/>
          </w:rPr>
          <w:t>At a coarse level, we found three functional zones along a rostral-caudal axis.</w:t>
        </w:r>
      </w:ins>
      <w:ins w:id="254" w:author="Alejandro Isaac De La Vega" w:date="2015-08-05T15:12:00Z">
        <w:r w:rsidRPr="00373084">
          <w:rPr>
            <w:b w:val="0"/>
          </w:rPr>
          <w:t xml:space="preserve"> B) At a fine-grained level, nine regions sub-regions were identified.</w:t>
        </w:r>
      </w:ins>
      <w:ins w:id="255" w:author="Alejandro Isaac De La Vega" w:date="2015-08-05T15:11:00Z">
        <w:r w:rsidRPr="00373084">
          <w:rPr>
            <w:b w:val="0"/>
          </w:rPr>
          <w:t xml:space="preserve"> </w:t>
        </w:r>
      </w:ins>
      <w:r w:rsidRPr="00373084">
        <w:rPr>
          <w:b w:val="0"/>
        </w:rPr>
        <w:t xml:space="preserve">SMA: supplementary motor area; </w:t>
      </w:r>
      <w:proofErr w:type="spellStart"/>
      <w:r w:rsidRPr="00373084">
        <w:rPr>
          <w:b w:val="0"/>
        </w:rPr>
        <w:t>SMAr</w:t>
      </w:r>
      <w:proofErr w:type="spellEnd"/>
      <w:r w:rsidRPr="00373084">
        <w:rPr>
          <w:b w:val="0"/>
        </w:rPr>
        <w:t xml:space="preserve">: SMA rostral; </w:t>
      </w:r>
      <w:proofErr w:type="spellStart"/>
      <w:r w:rsidRPr="00373084">
        <w:rPr>
          <w:b w:val="0"/>
        </w:rPr>
        <w:t>SMAc</w:t>
      </w:r>
      <w:proofErr w:type="spellEnd"/>
      <w:r w:rsidRPr="00373084">
        <w:rPr>
          <w:b w:val="0"/>
        </w:rPr>
        <w:t>: SMA caudal; pre-</w:t>
      </w:r>
      <w:proofErr w:type="spellStart"/>
      <w:r w:rsidRPr="00373084">
        <w:rPr>
          <w:b w:val="0"/>
        </w:rPr>
        <w:t>SMAc</w:t>
      </w:r>
      <w:proofErr w:type="spellEnd"/>
      <w:r w:rsidRPr="00373084">
        <w:rPr>
          <w:b w:val="0"/>
        </w:rPr>
        <w:t>: caudal pre-SMA; pre-</w:t>
      </w:r>
      <w:proofErr w:type="spellStart"/>
      <w:r w:rsidRPr="00373084">
        <w:rPr>
          <w:b w:val="0"/>
        </w:rPr>
        <w:t>SMAr</w:t>
      </w:r>
      <w:proofErr w:type="spellEnd"/>
      <w:r w:rsidRPr="00373084">
        <w:rPr>
          <w:b w:val="0"/>
        </w:rPr>
        <w:t xml:space="preserve">: rostral pre-SMA; dACC: dorsal anterior cingulate cortex; </w:t>
      </w:r>
      <w:proofErr w:type="spellStart"/>
      <w:r w:rsidRPr="00373084">
        <w:rPr>
          <w:b w:val="0"/>
        </w:rPr>
        <w:t>dACCc</w:t>
      </w:r>
      <w:proofErr w:type="spellEnd"/>
      <w:r w:rsidRPr="00373084">
        <w:rPr>
          <w:b w:val="0"/>
        </w:rPr>
        <w:t xml:space="preserve">: dACC caudal; </w:t>
      </w:r>
      <w:proofErr w:type="spellStart"/>
      <w:r w:rsidRPr="00373084">
        <w:rPr>
          <w:b w:val="0"/>
        </w:rPr>
        <w:t>dACCr</w:t>
      </w:r>
      <w:proofErr w:type="spellEnd"/>
      <w:r w:rsidRPr="00373084">
        <w:rPr>
          <w:b w:val="0"/>
        </w:rPr>
        <w:t>: dACC rostral; rACC: rostral anterior cingulate cortex; mPFC: medial prefrontal cortex; dmPFC: dorsal medial PFC; vmPFC: ventromedial PFC</w:t>
      </w:r>
    </w:p>
    <w:p w14:paraId="4060BEE7" w14:textId="24A0277D" w:rsidR="009E7445" w:rsidRDefault="006B0B75" w:rsidP="00A35936">
      <w:pPr>
        <w:pStyle w:val="Normal1"/>
        <w:spacing w:line="360" w:lineRule="auto"/>
        <w:ind w:firstLine="720"/>
      </w:pPr>
      <w:r>
        <w:t>At the coarsest level, medial</w:t>
      </w:r>
      <w:ins w:id="256" w:author="Tal Yarkoni" w:date="2015-07-28T17:16:00Z">
        <w:r w:rsidR="00F603FF">
          <w:t xml:space="preserve"> </w:t>
        </w:r>
      </w:ins>
      <w:r>
        <w:t>frontal cortex divided into three broad bilateral zones (Figure 2A)</w:t>
      </w:r>
      <w:ins w:id="257" w:author="Alejandro Isaac De La Vega" w:date="2015-07-30T18:03:00Z">
        <w:r w:rsidR="00C628A3">
          <w:t xml:space="preserve">. Although the k-means clustering algorithm imposed no spatial constrains, we observed an orderly parcellation of </w:t>
        </w:r>
      </w:ins>
      <w:ins w:id="258" w:author="Alejandro De La Vega" w:date="2015-08-09T16:24:00Z">
        <w:r w:rsidR="001A0C27">
          <w:t>MFC</w:t>
        </w:r>
      </w:ins>
      <w:ins w:id="259" w:author="Alejandro Isaac De La Vega" w:date="2015-07-30T18:03:00Z">
        <w:r w:rsidR="00C628A3">
          <w:t xml:space="preserve"> into three distinction zones along the rostral-caudal axis. We refer to these as the</w:t>
        </w:r>
      </w:ins>
      <w:ins w:id="260" w:author="Alejandro Isaac De La Vega" w:date="2015-07-30T18:04:00Z">
        <w:r w:rsidR="00C628A3">
          <w:t xml:space="preserve"> posterior, middle and anterior zones. </w:t>
        </w:r>
      </w:ins>
      <w:r>
        <w:t xml:space="preserve">The </w:t>
      </w:r>
      <w:del w:id="261" w:author="Alejandro Isaac De La Vega" w:date="2015-07-30T18:04:00Z">
        <w:r w:rsidDel="00C628A3">
          <w:delText xml:space="preserve">most </w:delText>
        </w:r>
      </w:del>
      <w:r>
        <w:t xml:space="preserve">posterior zone </w:t>
      </w:r>
      <w:del w:id="262" w:author="Alejandro Isaac De La Vega" w:date="2015-07-30T18:04:00Z">
        <w:r w:rsidDel="00C628A3">
          <w:delText xml:space="preserve">exclusively </w:delText>
        </w:r>
      </w:del>
      <w:r>
        <w:t>encompassed</w:t>
      </w:r>
      <w:ins w:id="263" w:author="Alejandro Isaac De La Vega" w:date="2015-07-30T18:04:00Z">
        <w:r w:rsidR="00C628A3">
          <w:t xml:space="preserve"> </w:t>
        </w:r>
        <w:proofErr w:type="gramStart"/>
        <w:r w:rsidR="00C628A3">
          <w:t>regions which</w:t>
        </w:r>
        <w:proofErr w:type="gramEnd"/>
        <w:r w:rsidR="00C628A3">
          <w:t xml:space="preserve"> have been previous associated with </w:t>
        </w:r>
      </w:ins>
      <w:ins w:id="264" w:author="Alejandro Isaac De La Vega" w:date="2015-07-30T18:05:00Z">
        <w:r w:rsidR="00C628A3">
          <w:t>sensori</w:t>
        </w:r>
      </w:ins>
      <w:ins w:id="265" w:author="Alejandro Isaac De La Vega" w:date="2015-07-30T18:04:00Z">
        <w:r w:rsidR="00C628A3">
          <w:t xml:space="preserve">motor function, such as the </w:t>
        </w:r>
        <w:proofErr w:type="spellStart"/>
        <w:r w:rsidR="00C628A3">
          <w:t>para</w:t>
        </w:r>
      </w:ins>
      <w:ins w:id="266" w:author="Alejandro Isaac De La Vega" w:date="2015-07-30T18:05:00Z">
        <w:r w:rsidR="00C628A3">
          <w:t>central</w:t>
        </w:r>
        <w:proofErr w:type="spellEnd"/>
        <w:r w:rsidR="00C628A3">
          <w:t xml:space="preserve"> lobule</w:t>
        </w:r>
        <w:r w:rsidR="00A444AC">
          <w:t xml:space="preserve">, </w:t>
        </w:r>
      </w:ins>
      <w:ins w:id="267" w:author="Alejandro Isaac De La Vega" w:date="2015-08-03T19:51:00Z">
        <w:r w:rsidR="00A444AC">
          <w:t>SMA</w:t>
        </w:r>
      </w:ins>
      <w:ins w:id="268" w:author="Alejandro Isaac De La Vega" w:date="2015-07-30T18:05:00Z">
        <w:r w:rsidR="00C628A3">
          <w:t xml:space="preserve">, and </w:t>
        </w:r>
      </w:ins>
      <w:ins w:id="269" w:author="Alejandro Isaac De La Vega" w:date="2015-08-03T19:53:00Z">
        <w:r w:rsidR="00A114C1">
          <w:t>dorsal posterior midcingulate</w:t>
        </w:r>
      </w:ins>
      <w:ins w:id="270" w:author="Alejandro Isaac De La Vega" w:date="2015-07-30T18:05:00Z">
        <w:r w:rsidR="00C628A3">
          <w:t xml:space="preserve"> cortex</w:t>
        </w:r>
      </w:ins>
      <w:ins w:id="271" w:author="Alejandro Isaac De La Vega" w:date="2015-08-03T19:53:00Z">
        <w:r w:rsidR="00A114C1">
          <w:t xml:space="preserve">. </w:t>
        </w:r>
      </w:ins>
      <w:ins w:id="272" w:author="Alejandro Isaac De La Vega" w:date="2015-07-30T18:06:00Z">
        <w:r w:rsidR="00C628A3">
          <w:t xml:space="preserve">The posterior and middle </w:t>
        </w:r>
      </w:ins>
      <w:ins w:id="273" w:author="Alejandro Isaac De La Vega" w:date="2015-07-30T18:08:00Z">
        <w:r w:rsidR="00C628A3">
          <w:t xml:space="preserve">zones </w:t>
        </w:r>
      </w:ins>
      <w:del w:id="274" w:author="Alejandro Isaac De La Vega" w:date="2015-07-30T18:06:00Z">
        <w:r w:rsidDel="00C628A3">
          <w:delText xml:space="preserve"> the supplementary motor area (</w:delText>
        </w:r>
        <w:r w:rsidR="007A64D0" w:rsidDel="00C628A3">
          <w:delText>SMA</w:delText>
        </w:r>
        <w:r w:rsidDel="00C628A3">
          <w:delText xml:space="preserve">). Dorsally, the SMA zone </w:delText>
        </w:r>
      </w:del>
      <w:r>
        <w:t xml:space="preserve">delineated from </w:t>
      </w:r>
      <w:del w:id="275" w:author="Alejandro Isaac De La Vega" w:date="2015-07-30T18:07:00Z">
        <w:r w:rsidDel="00C628A3">
          <w:delText>the next cluster</w:delText>
        </w:r>
      </w:del>
      <w:ins w:id="276" w:author="Alejandro Isaac De La Vega" w:date="2015-07-30T18:07:00Z">
        <w:r w:rsidR="00C628A3">
          <w:t>each other</w:t>
        </w:r>
      </w:ins>
      <w:ins w:id="277" w:author="Alejandro Isaac De La Vega" w:date="2015-07-30T18:08:00Z">
        <w:r w:rsidR="00C628A3">
          <w:t xml:space="preserve"> around</w:t>
        </w:r>
      </w:ins>
      <w:ins w:id="278" w:author="Alejandro Isaac De La Vega" w:date="2015-07-30T18:07:00Z">
        <w:r w:rsidR="00C628A3">
          <w:t xml:space="preserve"> </w:t>
        </w:r>
      </w:ins>
      <w:del w:id="279" w:author="Alejandro Isaac De La Vega" w:date="2015-07-30T18:07:00Z">
        <w:r w:rsidDel="00C628A3">
          <w:delText xml:space="preserve"> around </w:delText>
        </w:r>
      </w:del>
      <w:r w:rsidR="007A64D0">
        <w:t>6 mm</w:t>
      </w:r>
      <w:r>
        <w:t xml:space="preserve"> rostral</w:t>
      </w:r>
      <w:ins w:id="280" w:author="Alejandro Isaac De La Vega" w:date="2015-07-30T18:08:00Z">
        <w:r w:rsidR="00C628A3">
          <w:t xml:space="preserve"> to the </w:t>
        </w:r>
        <w:r w:rsidR="00C628A3" w:rsidRPr="00C628A3">
          <w:t>vertical commissure anterior (VCA) line</w:t>
        </w:r>
      </w:ins>
      <w:del w:id="281" w:author="Alejandro Isaac De La Vega" w:date="2015-07-30T18:08:00Z">
        <w:r w:rsidDel="00C628A3">
          <w:delText xml:space="preserve"> to the vertical line traversing the anterior commissure (VCA line;</w:delText>
        </w:r>
      </w:del>
      <w:del w:id="282" w:author="Alejandro Isaac De La Vega" w:date="2015-07-30T18:07:00Z">
        <w:r w:rsidDel="00C628A3">
          <w:delText xml:space="preserve"> y=0 in MNI and Talairach coordinates</w:delText>
        </w:r>
      </w:del>
      <w:del w:id="283" w:author="Alejandro Isaac De La Vega" w:date="2015-07-30T18:08:00Z">
        <w:r w:rsidDel="00C628A3">
          <w:delText>)</w:delText>
        </w:r>
      </w:del>
      <w:r>
        <w:t xml:space="preserve">, </w:t>
      </w:r>
      <w:ins w:id="284" w:author="Alejandro Isaac De La Vega" w:date="2015-08-03T19:58:00Z">
        <w:r w:rsidR="00A114C1">
          <w:t xml:space="preserve">consistent with definitions of </w:t>
        </w:r>
      </w:ins>
      <w:ins w:id="285" w:author="Alejandro Isaac De La Vega" w:date="2015-07-30T18:17:00Z">
        <w:r w:rsidR="004010F0">
          <w:t>pre-SMA</w:t>
        </w:r>
        <w:r w:rsidR="008752CA">
          <w:t xml:space="preserve"> </w:t>
        </w:r>
      </w:ins>
      <w:r>
        <w:t xml:space="preserve">(Picard and </w:t>
      </w:r>
      <w:proofErr w:type="spellStart"/>
      <w:r>
        <w:t>Strick</w:t>
      </w:r>
      <w:proofErr w:type="spellEnd"/>
      <w:r>
        <w:t xml:space="preserve">, 1996; </w:t>
      </w:r>
      <w:proofErr w:type="spellStart"/>
      <w:r>
        <w:t>Rizzolatti</w:t>
      </w:r>
      <w:proofErr w:type="spellEnd"/>
      <w:r>
        <w:t xml:space="preserve">, </w:t>
      </w:r>
      <w:proofErr w:type="spellStart"/>
      <w:r>
        <w:t>Fadiga</w:t>
      </w:r>
      <w:proofErr w:type="spellEnd"/>
      <w:r>
        <w:t xml:space="preserve">, </w:t>
      </w:r>
      <w:proofErr w:type="spellStart"/>
      <w:r>
        <w:t>Matelli</w:t>
      </w:r>
      <w:proofErr w:type="spellEnd"/>
      <w:r>
        <w:t xml:space="preserve">, </w:t>
      </w:r>
      <w:proofErr w:type="spellStart"/>
      <w:r>
        <w:t>Bettinardi</w:t>
      </w:r>
      <w:proofErr w:type="spellEnd"/>
      <w:r>
        <w:t xml:space="preserve">, </w:t>
      </w:r>
      <w:proofErr w:type="spellStart"/>
      <w:r>
        <w:t>Paulesu</w:t>
      </w:r>
      <w:proofErr w:type="spellEnd"/>
      <w:r>
        <w:t xml:space="preserve">, </w:t>
      </w:r>
      <w:proofErr w:type="spellStart"/>
      <w:r>
        <w:t>Perani</w:t>
      </w:r>
      <w:proofErr w:type="spellEnd"/>
      <w:r>
        <w:t xml:space="preserve">, &amp; Fazio, </w:t>
      </w:r>
      <w:r>
        <w:lastRenderedPageBreak/>
        <w:t>1996; Kim et al., 2011</w:t>
      </w:r>
      <w:ins w:id="286" w:author="Alejandro Isaac De La Vega" w:date="2015-07-30T18:18:00Z">
        <w:r w:rsidR="00685414">
          <w:t>).</w:t>
        </w:r>
      </w:ins>
      <w:r>
        <w:t xml:space="preserve"> </w:t>
      </w:r>
      <w:ins w:id="287" w:author="Alejandro Isaac De La Vega" w:date="2015-08-03T19:54:00Z">
        <w:r w:rsidR="00A114C1">
          <w:t xml:space="preserve">The </w:t>
        </w:r>
      </w:ins>
      <w:r>
        <w:t xml:space="preserve">middle </w:t>
      </w:r>
      <w:ins w:id="288" w:author="Alejandro Isaac De La Vega" w:date="2015-07-30T18:18:00Z">
        <w:r w:rsidR="00685414">
          <w:t xml:space="preserve">zone </w:t>
        </w:r>
      </w:ins>
      <w:r>
        <w:t xml:space="preserve">also included </w:t>
      </w:r>
      <w:ins w:id="289" w:author="Alejandro Isaac De La Vega" w:date="2015-08-03T19:54:00Z">
        <w:r w:rsidR="00A114C1">
          <w:t>much of</w:t>
        </w:r>
      </w:ins>
      <w:r>
        <w:t xml:space="preserve"> dorsal anterior cingulate (dACC) running </w:t>
      </w:r>
      <w:ins w:id="290" w:author="Alejandro Isaac De La Vega" w:date="2015-08-03T19:54:00Z">
        <w:r w:rsidR="00A114C1">
          <w:t>along the corpus callosum</w:t>
        </w:r>
      </w:ins>
      <w:ins w:id="291" w:author="Alejandro Isaac De La Vega" w:date="2015-08-03T19:53:00Z">
        <w:r w:rsidR="00A114C1">
          <w:t xml:space="preserve"> (Vogt et al., 2005)</w:t>
        </w:r>
      </w:ins>
      <w:r>
        <w:t xml:space="preserve">. The </w:t>
      </w:r>
      <w:ins w:id="292" w:author="Alejandro Isaac De La Vega" w:date="2015-07-30T18:18:00Z">
        <w:r w:rsidR="00685414">
          <w:t xml:space="preserve">anterior zone </w:t>
        </w:r>
      </w:ins>
      <w:r>
        <w:t xml:space="preserve">encompassed </w:t>
      </w:r>
      <w:ins w:id="293" w:author="Alejandro Isaac De La Vega" w:date="2015-07-30T18:19:00Z">
        <w:r w:rsidR="00685414">
          <w:t xml:space="preserve">a large portion of </w:t>
        </w:r>
      </w:ins>
      <w:r>
        <w:t xml:space="preserve">medial </w:t>
      </w:r>
      <w:r w:rsidR="007A64D0">
        <w:t>prefrontal</w:t>
      </w:r>
      <w:r>
        <w:t xml:space="preserve"> cortex</w:t>
      </w:r>
      <w:ins w:id="294" w:author="Alejandro Isaac De La Vega" w:date="2015-07-30T18:19:00Z">
        <w:r w:rsidR="00685414">
          <w:t>, including</w:t>
        </w:r>
      </w:ins>
      <w:r>
        <w:t xml:space="preserve"> rostral and subgenual aspects of anterior cingulate cortex,</w:t>
      </w:r>
      <w:ins w:id="295" w:author="Alejandro De La Vega" w:date="2015-07-23T16:01:00Z">
        <w:r w:rsidR="00075CF7">
          <w:t xml:space="preserve"> </w:t>
        </w:r>
      </w:ins>
      <w:r w:rsidR="007A64D0">
        <w:t>and</w:t>
      </w:r>
      <w:r>
        <w:t xml:space="preserve"> medial aspects of orbitofrontal cortex and the frontal pole</w:t>
      </w:r>
      <w:ins w:id="296" w:author="Alejandro Isaac De La Vega" w:date="2015-07-30T18:19:00Z">
        <w:r w:rsidR="00685414">
          <w:t>.</w:t>
        </w:r>
      </w:ins>
      <w:r>
        <w:t xml:space="preserve"> </w:t>
      </w:r>
    </w:p>
    <w:p w14:paraId="2448C550" w14:textId="45C1487F" w:rsidR="00E036ED" w:rsidRDefault="006B0B75" w:rsidP="00A35936">
      <w:pPr>
        <w:pStyle w:val="Normal1"/>
        <w:spacing w:line="360" w:lineRule="auto"/>
        <w:ind w:firstLine="720"/>
        <w:rPr>
          <w:ins w:id="297" w:author="Alejandro De La Vega" w:date="2015-08-05T16:30:00Z"/>
        </w:rPr>
      </w:pPr>
      <w:r>
        <w:t>The nine</w:t>
      </w:r>
      <w:ins w:id="298" w:author="Tor Wager" w:date="2015-07-23T13:20:00Z">
        <w:r w:rsidR="007A64D0">
          <w:t>-</w:t>
        </w:r>
      </w:ins>
      <w:ins w:id="299" w:author="Tal Yarkoni" w:date="2015-07-28T17:20:00Z">
        <w:r w:rsidR="008B0FFE">
          <w:t>cluster</w:t>
        </w:r>
      </w:ins>
      <w:r>
        <w:t xml:space="preserve"> solution revealed additional </w:t>
      </w:r>
      <w:ins w:id="300" w:author="Alejandro Isaac De La Vega" w:date="2015-07-30T18:19:00Z">
        <w:r w:rsidR="00685414">
          <w:t xml:space="preserve">fine-grained </w:t>
        </w:r>
      </w:ins>
      <w:r>
        <w:t xml:space="preserve">topographical organization </w:t>
      </w:r>
      <w:ins w:id="301" w:author="Alejandro De La Vega" w:date="2015-08-05T16:29:00Z">
        <w:r w:rsidR="00E036ED">
          <w:t xml:space="preserve">and qualitatively mapped onto the three functional zones </w:t>
        </w:r>
      </w:ins>
      <w:r>
        <w:t>(Figure 2B)</w:t>
      </w:r>
      <w:ins w:id="302" w:author="Alejandro Isaac De La Vega" w:date="2015-08-03T20:00:00Z">
        <w:r w:rsidR="00A114C1">
          <w:t xml:space="preserve">.  </w:t>
        </w:r>
      </w:ins>
      <w:ins w:id="303" w:author="Alejandro Isaac De La Vega" w:date="2015-07-30T18:20:00Z">
        <w:r w:rsidR="00685414">
          <w:t>Lying roughly within the posterior zone, we found two clusters consistent with</w:t>
        </w:r>
      </w:ins>
      <w:ins w:id="304" w:author="Alejandro Isaac De La Vega" w:date="2015-07-30T18:21:00Z">
        <w:r w:rsidR="00685414">
          <w:t xml:space="preserve"> </w:t>
        </w:r>
        <w:proofErr w:type="spellStart"/>
        <w:r w:rsidR="00685414">
          <w:t>cytoarchitectonic</w:t>
        </w:r>
        <w:proofErr w:type="spellEnd"/>
        <w:r w:rsidR="00685414">
          <w:t>-based</w:t>
        </w:r>
      </w:ins>
      <w:ins w:id="305" w:author="Alejandro Isaac De La Vega" w:date="2015-07-30T18:20:00Z">
        <w:r w:rsidR="00685414">
          <w:t xml:space="preserve"> </w:t>
        </w:r>
      </w:ins>
      <w:r>
        <w:t>rostral and caudal subdivisions</w:t>
      </w:r>
      <w:ins w:id="306" w:author="Alejandro Isaac De La Vega" w:date="2015-07-30T18:20:00Z">
        <w:r w:rsidR="00685414">
          <w:t xml:space="preserve"> of </w:t>
        </w:r>
      </w:ins>
      <w:ins w:id="307" w:author="Alejandro Isaac De La Vega" w:date="2015-07-30T18:21:00Z">
        <w:r w:rsidR="00685414">
          <w:t xml:space="preserve">SMA </w:t>
        </w:r>
      </w:ins>
      <w:r>
        <w:t>(</w:t>
      </w:r>
      <w:proofErr w:type="spellStart"/>
      <w:r>
        <w:t>Vorobiev</w:t>
      </w:r>
      <w:proofErr w:type="spellEnd"/>
      <w:r>
        <w:t xml:space="preserve"> &amp; </w:t>
      </w:r>
      <w:proofErr w:type="spellStart"/>
      <w:r>
        <w:t>Luppino</w:t>
      </w:r>
      <w:proofErr w:type="spellEnd"/>
      <w:r>
        <w:t xml:space="preserve">, 1998; </w:t>
      </w:r>
      <w:proofErr w:type="spellStart"/>
      <w:r>
        <w:t>Luppino</w:t>
      </w:r>
      <w:proofErr w:type="spellEnd"/>
      <w:r>
        <w:t xml:space="preserve">, 1993). </w:t>
      </w:r>
      <w:ins w:id="308" w:author="Alejandro Isaac De La Vega" w:date="2015-07-30T18:21:00Z">
        <w:r w:rsidR="00685414">
          <w:t>Within the middle functional zone, we found</w:t>
        </w:r>
      </w:ins>
      <w:r>
        <w:t xml:space="preserve"> four </w:t>
      </w:r>
      <w:ins w:id="309" w:author="Alejandro Isaac De La Vega" w:date="2015-07-30T18:22:00Z">
        <w:r w:rsidR="00685414">
          <w:t>sub</w:t>
        </w:r>
      </w:ins>
      <w:r>
        <w:t>regions</w:t>
      </w:r>
      <w:ins w:id="310" w:author="Alejandro Isaac De La Vega" w:date="2015-07-30T18:22:00Z">
        <w:r w:rsidR="00685414">
          <w:t>:</w:t>
        </w:r>
      </w:ins>
      <w:r>
        <w:t xml:space="preserve"> two lying dorsal of the cingulate sulcus, and two lying neatly in the anterior cingulate cortex proper.</w:t>
      </w:r>
      <w:ins w:id="311" w:author="Alejandro Isaac De La Vega" w:date="2015-08-03T20:01:00Z">
        <w:r w:rsidR="00A114C1">
          <w:t xml:space="preserve"> </w:t>
        </w:r>
      </w:ins>
      <w:ins w:id="312" w:author="Alejandro Isaac De La Vega" w:date="2015-08-03T20:20:00Z">
        <w:r w:rsidR="004010F0">
          <w:t xml:space="preserve"> </w:t>
        </w:r>
      </w:ins>
      <w:ins w:id="313" w:author="Alejandro Isaac De La Vega" w:date="2015-08-03T20:21:00Z">
        <w:r w:rsidR="004010F0">
          <w:t>We referred to the</w:t>
        </w:r>
      </w:ins>
      <w:ins w:id="314" w:author="Alejandro Isaac De La Vega" w:date="2015-07-30T18:23:00Z">
        <w:r w:rsidR="00685414">
          <w:t xml:space="preserve"> two </w:t>
        </w:r>
      </w:ins>
      <w:ins w:id="315" w:author="Alejandro Isaac De La Vega" w:date="2015-08-03T19:56:00Z">
        <w:r w:rsidR="00A114C1">
          <w:t>dorsal clusters</w:t>
        </w:r>
      </w:ins>
      <w:ins w:id="316" w:author="Alejandro Isaac De La Vega" w:date="2015-08-03T20:21:00Z">
        <w:r w:rsidR="004010F0">
          <w:t xml:space="preserve"> </w:t>
        </w:r>
      </w:ins>
      <w:r>
        <w:t xml:space="preserve">pre-SMA, caudal and rostral, </w:t>
      </w:r>
      <w:ins w:id="317" w:author="Alejandro Isaac De La Vega" w:date="2015-08-03T20:22:00Z">
        <w:r w:rsidR="004010F0">
          <w:t xml:space="preserve">as as </w:t>
        </w:r>
        <w:proofErr w:type="gramStart"/>
        <w:r w:rsidR="004010F0">
          <w:t>the were</w:t>
        </w:r>
        <w:proofErr w:type="gramEnd"/>
        <w:r w:rsidR="004010F0">
          <w:t xml:space="preserve"> positioned at least 6mm rostral of the VCA line, consistent with cytoarchitechtonic </w:t>
        </w:r>
        <w:proofErr w:type="spellStart"/>
        <w:r w:rsidR="004010F0">
          <w:t>defintions</w:t>
        </w:r>
        <w:proofErr w:type="spellEnd"/>
        <w:r w:rsidR="004010F0">
          <w:t xml:space="preserve"> of pre-SMA (Picard and </w:t>
        </w:r>
        <w:proofErr w:type="spellStart"/>
        <w:r w:rsidR="004010F0">
          <w:t>Strick</w:t>
        </w:r>
        <w:proofErr w:type="spellEnd"/>
        <w:r w:rsidR="004010F0">
          <w:t xml:space="preserve">, 1996; </w:t>
        </w:r>
        <w:proofErr w:type="spellStart"/>
        <w:r w:rsidR="004010F0">
          <w:t>Rizzolatti</w:t>
        </w:r>
        <w:proofErr w:type="spellEnd"/>
        <w:r w:rsidR="004010F0">
          <w:t xml:space="preserve">, </w:t>
        </w:r>
        <w:proofErr w:type="spellStart"/>
        <w:r w:rsidR="004010F0">
          <w:t>Fadiga</w:t>
        </w:r>
        <w:proofErr w:type="spellEnd"/>
        <w:r w:rsidR="004010F0">
          <w:t xml:space="preserve">, </w:t>
        </w:r>
        <w:proofErr w:type="spellStart"/>
        <w:r w:rsidR="004010F0">
          <w:t>Matelli</w:t>
        </w:r>
        <w:proofErr w:type="spellEnd"/>
        <w:r w:rsidR="004010F0">
          <w:t xml:space="preserve">, </w:t>
        </w:r>
        <w:proofErr w:type="spellStart"/>
        <w:r w:rsidR="004010F0">
          <w:t>Bettinardi</w:t>
        </w:r>
        <w:proofErr w:type="spellEnd"/>
        <w:r w:rsidR="004010F0">
          <w:t xml:space="preserve">, </w:t>
        </w:r>
        <w:proofErr w:type="spellStart"/>
        <w:r w:rsidR="004010F0">
          <w:t>Paulesu</w:t>
        </w:r>
        <w:proofErr w:type="spellEnd"/>
        <w:r w:rsidR="004010F0">
          <w:t xml:space="preserve">, </w:t>
        </w:r>
        <w:proofErr w:type="spellStart"/>
        <w:r w:rsidR="004010F0">
          <w:t>Perani</w:t>
        </w:r>
        <w:proofErr w:type="spellEnd"/>
        <w:r w:rsidR="004010F0">
          <w:t>, &amp; Fazio, 1996; Kim et al., 2011)</w:t>
        </w:r>
      </w:ins>
      <w:r>
        <w:t xml:space="preserve">. The two dorsal clusters were consistent with prior cytoarchitechtonic evidence suggesting that </w:t>
      </w:r>
      <w:ins w:id="318" w:author="Alejandro Isaac De La Vega" w:date="2015-08-03T20:22:00Z">
        <w:r w:rsidR="004010F0">
          <w:t xml:space="preserve">dorsal </w:t>
        </w:r>
      </w:ins>
      <w:r>
        <w:t xml:space="preserve">ACC (also known as midcingulate cortex) </w:t>
      </w:r>
      <w:ins w:id="319" w:author="Alejandro Isaac De La Vega" w:date="2015-08-03T20:23:00Z">
        <w:r w:rsidR="004010F0">
          <w:t xml:space="preserve">fractionates </w:t>
        </w:r>
      </w:ins>
      <w:r>
        <w:t>into caudal and rostral subdivisions</w:t>
      </w:r>
      <w:ins w:id="320" w:author="Alejandro Isaac De La Vega" w:date="2015-08-03T20:23:00Z">
        <w:r w:rsidR="004010F0">
          <w:t xml:space="preserve"> and does not extend dorsally past the paracingulate sulcus</w:t>
        </w:r>
      </w:ins>
      <w:r>
        <w:t xml:space="preserve"> (Vogt et al., 2005). Further anterior, we found that medial prefrontal cortex </w:t>
      </w:r>
      <w:ins w:id="321" w:author="Luke J. Chang" w:date="2015-07-24T07:17:00Z">
        <w:r w:rsidR="00B06CC0">
          <w:t>fractionated</w:t>
        </w:r>
      </w:ins>
      <w:r>
        <w:t xml:space="preserve"> into cluster</w:t>
      </w:r>
      <w:ins w:id="322" w:author="Tal Yarkoni" w:date="2015-07-13T08:11:00Z">
        <w:r>
          <w:t>s</w:t>
        </w:r>
      </w:ins>
      <w:r>
        <w:t xml:space="preserve"> encompassing rostral anterior cingulate cluster (rACC), and dorsal and ventral subdivisions of mPFC.</w:t>
      </w:r>
      <w:ins w:id="323" w:author="Alejandro Isaac De La Vega" w:date="2015-08-03T20:25:00Z">
        <w:r w:rsidR="004010F0">
          <w:t xml:space="preserve"> </w:t>
        </w:r>
        <w:proofErr w:type="gramStart"/>
        <w:r w:rsidR="004010F0">
          <w:t>rACC</w:t>
        </w:r>
        <w:proofErr w:type="gramEnd"/>
        <w:r w:rsidR="004010F0">
          <w:t xml:space="preserve"> </w:t>
        </w:r>
      </w:ins>
      <w:ins w:id="324" w:author="Alejandro Isaac De La Vega" w:date="2015-08-03T20:27:00Z">
        <w:r w:rsidR="004010F0">
          <w:t xml:space="preserve">delineated from vmPFC </w:t>
        </w:r>
      </w:ins>
      <w:ins w:id="325" w:author="Alejandro Isaac De La Vega" w:date="2015-08-03T20:28:00Z">
        <w:r w:rsidR="004010F0">
          <w:t>similarly to</w:t>
        </w:r>
      </w:ins>
      <w:ins w:id="326" w:author="Alejandro Isaac De La Vega" w:date="2015-08-03T20:27:00Z">
        <w:r w:rsidR="004010F0">
          <w:t xml:space="preserve"> cytoarchtechtonic parcellations</w:t>
        </w:r>
      </w:ins>
      <w:ins w:id="327" w:author="Alejandro Isaac De La Vega" w:date="2015-08-03T20:25:00Z">
        <w:r w:rsidR="004010F0">
          <w:t xml:space="preserve"> (Vogt et al., 2015), </w:t>
        </w:r>
      </w:ins>
      <w:ins w:id="328" w:author="Alejandro Isaac De La Vega" w:date="2015-08-03T20:28:00Z">
        <w:r w:rsidR="004010F0">
          <w:t>although</w:t>
        </w:r>
      </w:ins>
      <w:ins w:id="329" w:author="Alejandro Isaac De La Vega" w:date="2015-08-03T20:25:00Z">
        <w:r w:rsidR="004010F0">
          <w:t xml:space="preserve"> at this level of resolution subgenual ACC</w:t>
        </w:r>
      </w:ins>
      <w:ins w:id="330" w:author="Alejandro Isaac De La Vega" w:date="2015-08-03T20:28:00Z">
        <w:r w:rsidR="004010F0">
          <w:t xml:space="preserve"> </w:t>
        </w:r>
      </w:ins>
      <w:ins w:id="331" w:author="Alejandro Isaac De La Vega" w:date="2015-08-03T20:29:00Z">
        <w:r w:rsidR="00FD4B23">
          <w:t>did not form its own cluster</w:t>
        </w:r>
        <w:r w:rsidR="004010F0">
          <w:t xml:space="preserve"> and instead was grouped with medial </w:t>
        </w:r>
      </w:ins>
      <w:ins w:id="332" w:author="Alejandro Isaac De La Vega" w:date="2015-08-03T20:31:00Z">
        <w:r w:rsidR="004010F0">
          <w:t>orbitofrontal cor</w:t>
        </w:r>
      </w:ins>
      <w:ins w:id="333" w:author="Alejandro Isaac De La Vega" w:date="2015-08-05T15:13:00Z">
        <w:r w:rsidR="00FD4B23">
          <w:t>t</w:t>
        </w:r>
      </w:ins>
      <w:ins w:id="334" w:author="Alejandro Isaac De La Vega" w:date="2015-08-03T20:31:00Z">
        <w:r w:rsidR="004010F0">
          <w:t xml:space="preserve">ex </w:t>
        </w:r>
      </w:ins>
      <w:ins w:id="335" w:author="Alejandro Isaac De La Vega" w:date="2015-08-03T20:29:00Z">
        <w:r w:rsidR="004010F0">
          <w:t xml:space="preserve">into a ventral mPFC </w:t>
        </w:r>
      </w:ins>
      <w:ins w:id="336" w:author="Alejandro Isaac De La Vega" w:date="2015-08-03T20:31:00Z">
        <w:r w:rsidR="004010F0">
          <w:t xml:space="preserve">(vmPFC) </w:t>
        </w:r>
      </w:ins>
      <w:ins w:id="337" w:author="Alejandro Isaac De La Vega" w:date="2015-08-03T20:29:00Z">
        <w:r w:rsidR="004010F0">
          <w:t>clus</w:t>
        </w:r>
      </w:ins>
      <w:ins w:id="338" w:author="Alejandro Isaac De La Vega" w:date="2015-08-03T20:31:00Z">
        <w:r w:rsidR="004010F0">
          <w:t>t</w:t>
        </w:r>
      </w:ins>
      <w:ins w:id="339" w:author="Alejandro Isaac De La Vega" w:date="2015-08-03T20:29:00Z">
        <w:r w:rsidR="004010F0">
          <w:t>er</w:t>
        </w:r>
      </w:ins>
      <w:ins w:id="340" w:author="Alejandro Isaac De La Vega" w:date="2015-08-03T20:31:00Z">
        <w:r w:rsidR="004010F0">
          <w:t xml:space="preserve">. </w:t>
        </w:r>
      </w:ins>
      <w:ins w:id="341" w:author="Alejandro Isaac De La Vega" w:date="2015-08-03T20:32:00Z">
        <w:r w:rsidR="004010F0">
          <w:t xml:space="preserve">Finally, </w:t>
        </w:r>
      </w:ins>
      <w:ins w:id="342" w:author="Alejandro Isaac De La Vega" w:date="2015-08-03T20:25:00Z">
        <w:r w:rsidR="004010F0">
          <w:t xml:space="preserve">dorsal </w:t>
        </w:r>
      </w:ins>
      <w:ins w:id="343" w:author="Alejandro Isaac De La Vega" w:date="2015-08-03T20:24:00Z">
        <w:r w:rsidR="004010F0">
          <w:t xml:space="preserve">mPFC </w:t>
        </w:r>
      </w:ins>
      <w:ins w:id="344" w:author="Alejandro Isaac De La Vega" w:date="2015-08-03T20:25:00Z">
        <w:r w:rsidR="004010F0">
          <w:t xml:space="preserve">(dmPFC) </w:t>
        </w:r>
      </w:ins>
      <w:r>
        <w:t xml:space="preserve">included medial aspects of the frontal pole </w:t>
      </w:r>
      <w:ins w:id="345" w:author="Alejandro Isaac De La Vega" w:date="2015-08-03T20:25:00Z">
        <w:r w:rsidR="004010F0">
          <w:t>and</w:t>
        </w:r>
      </w:ins>
      <w:r>
        <w:t xml:space="preserve"> superior frontal gyrus</w:t>
      </w:r>
      <w:ins w:id="346" w:author="Alejandro Isaac De La Vega" w:date="2015-08-05T15:13:00Z">
        <w:r w:rsidR="00FD4B23">
          <w:t>.</w:t>
        </w:r>
      </w:ins>
      <w:ins w:id="347" w:author="Alejandro De La Vega" w:date="2015-08-05T16:47:00Z">
        <w:r w:rsidR="00932323" w:rsidRPr="00932323">
          <w:t xml:space="preserve"> </w:t>
        </w:r>
        <w:r w:rsidR="00932323">
          <w:t xml:space="preserve">Thus, the boundaries of the clusters we identified using a strict functional co-activation based approach converged with many distinctions previously drawn on the basis of anatomical criteria.  </w:t>
        </w:r>
      </w:ins>
    </w:p>
    <w:p w14:paraId="3FCC1E7A" w14:textId="1C1D4F8C" w:rsidR="009E7445" w:rsidRDefault="00932323" w:rsidP="00A35936">
      <w:pPr>
        <w:pStyle w:val="Normal1"/>
        <w:spacing w:line="360" w:lineRule="auto"/>
      </w:pPr>
      <w:ins w:id="348" w:author="Alejandro De La Vega" w:date="2015-08-05T16:43:00Z">
        <w:r>
          <w:t>Qualitatively</w:t>
        </w:r>
      </w:ins>
      <w:ins w:id="349" w:author="Alejandro De La Vega" w:date="2015-08-05T16:42:00Z">
        <w:r>
          <w:t>, we observed that</w:t>
        </w:r>
      </w:ins>
      <w:ins w:id="350" w:author="Alejandro De La Vega" w:date="2015-08-05T16:43:00Z">
        <w:r>
          <w:t xml:space="preserve"> subregions in the nine-clustering solution mapped hierarchical onto the three functional zones. For example, rACC, vmPFC and dmPFC visually closely overlap with the anterior functional zone. </w:t>
        </w:r>
      </w:ins>
      <w:ins w:id="351" w:author="Alejandro De La Vega" w:date="2015-08-05T16:30:00Z">
        <w:r w:rsidR="00E036ED">
          <w:t xml:space="preserve">To </w:t>
        </w:r>
      </w:ins>
      <w:ins w:id="352" w:author="Alejandro De La Vega" w:date="2015-08-05T16:44:00Z">
        <w:r>
          <w:t>test this assertion</w:t>
        </w:r>
      </w:ins>
      <w:ins w:id="353" w:author="Alejandro De La Vega" w:date="2015-08-05T16:30:00Z">
        <w:r w:rsidR="00E036ED">
          <w:t>, we calculated the average</w:t>
        </w:r>
      </w:ins>
      <w:ins w:id="354" w:author="Alejandro De La Vega" w:date="2015-08-05T16:31:00Z">
        <w:r w:rsidR="00E036ED">
          <w:t xml:space="preserve"> percentage of voxels that overlapped between groups of regions in the nine-cluster solution and the three functional zones</w:t>
        </w:r>
      </w:ins>
      <w:ins w:id="355" w:author="Alejandro De La Vega" w:date="2015-08-05T16:38:00Z">
        <w:r>
          <w:t>. On average, 84</w:t>
        </w:r>
      </w:ins>
      <w:ins w:id="356" w:author="Alejandro De La Vega" w:date="2015-08-05T16:39:00Z">
        <w:r>
          <w:t>%</w:t>
        </w:r>
      </w:ins>
      <w:ins w:id="357" w:author="Alejandro De La Vega" w:date="2015-08-05T16:38:00Z">
        <w:r>
          <w:t xml:space="preserve"> of voxels </w:t>
        </w:r>
      </w:ins>
      <w:ins w:id="358" w:author="Alejandro De La Vega" w:date="2015-08-05T16:39:00Z">
        <w:r>
          <w:t xml:space="preserve">within a </w:t>
        </w:r>
      </w:ins>
      <w:ins w:id="359" w:author="Alejandro De La Vega" w:date="2015-08-05T16:40:00Z">
        <w:r>
          <w:t xml:space="preserve">functional </w:t>
        </w:r>
      </w:ins>
      <w:ins w:id="360" w:author="Alejandro De La Vega" w:date="2015-08-05T16:39:00Z">
        <w:r>
          <w:t xml:space="preserve">zone overlapped with its corresponding subregions, </w:t>
        </w:r>
      </w:ins>
      <w:ins w:id="361" w:author="Alejandro De La Vega" w:date="2015-08-05T16:44:00Z">
        <w:r>
          <w:t xml:space="preserve">while only 8% of voxels </w:t>
        </w:r>
      </w:ins>
      <w:ins w:id="362" w:author="Alejandro De La Vega" w:date="2015-08-05T16:46:00Z">
        <w:r>
          <w:t xml:space="preserve">in a zone </w:t>
        </w:r>
      </w:ins>
      <w:ins w:id="363" w:author="Alejandro De La Vega" w:date="2015-08-05T16:44:00Z">
        <w:r>
          <w:t>overlapped with</w:t>
        </w:r>
      </w:ins>
      <w:ins w:id="364" w:author="Alejandro De La Vega" w:date="2015-08-05T16:46:00Z">
        <w:r>
          <w:t xml:space="preserve"> other</w:t>
        </w:r>
      </w:ins>
      <w:ins w:id="365" w:author="Alejandro De La Vega" w:date="2015-08-05T16:44:00Z">
        <w:r>
          <w:t xml:space="preserve"> regions not hypothesized to </w:t>
        </w:r>
      </w:ins>
      <w:ins w:id="366" w:author="Alejandro De La Vega" w:date="2015-08-05T16:46:00Z">
        <w:r>
          <w:t>map</w:t>
        </w:r>
      </w:ins>
      <w:ins w:id="367" w:author="Alejandro De La Vega" w:date="2015-08-05T16:44:00Z">
        <w:r>
          <w:t xml:space="preserve"> to a functional zone. </w:t>
        </w:r>
      </w:ins>
      <w:ins w:id="368" w:author="Alejandro De La Vega" w:date="2015-08-05T16:39:00Z">
        <w:r>
          <w:t xml:space="preserve"> </w:t>
        </w:r>
      </w:ins>
      <w:ins w:id="369" w:author="Alejandro De La Vega" w:date="2015-08-05T16:48:00Z">
        <w:r>
          <w:t xml:space="preserve">Although we derived clustering solutions at different granularities </w:t>
        </w:r>
        <w:r>
          <w:lastRenderedPageBreak/>
          <w:t>independently</w:t>
        </w:r>
      </w:ins>
      <w:ins w:id="370" w:author="Alejandro De La Vega" w:date="2015-08-05T16:49:00Z">
        <w:r>
          <w:t xml:space="preserve"> using a non-hierarchical clustering algorithm</w:t>
        </w:r>
      </w:ins>
      <w:ins w:id="371" w:author="Alejandro De La Vega" w:date="2015-08-05T16:48:00Z">
        <w:r>
          <w:t>, these results suggest that</w:t>
        </w:r>
      </w:ins>
      <w:ins w:id="372" w:author="Alejandro De La Vega" w:date="2015-08-05T16:49:00Z">
        <w:r>
          <w:t xml:space="preserve"> subregions within</w:t>
        </w:r>
      </w:ins>
      <w:ins w:id="373" w:author="Alejandro De La Vega" w:date="2015-08-05T16:48:00Z">
        <w:r>
          <w:t xml:space="preserve"> </w:t>
        </w:r>
      </w:ins>
      <w:ins w:id="374" w:author="Alejandro De La Vega" w:date="2015-08-09T16:24:00Z">
        <w:r w:rsidR="001A0C27">
          <w:t>MFC</w:t>
        </w:r>
      </w:ins>
      <w:ins w:id="375" w:author="Alejandro De La Vega" w:date="2015-08-05T16:48:00Z">
        <w:r>
          <w:t xml:space="preserve"> </w:t>
        </w:r>
      </w:ins>
      <w:ins w:id="376" w:author="Alejandro De La Vega" w:date="2015-08-05T16:49:00Z">
        <w:r>
          <w:t xml:space="preserve">are organized into three broad functional zones. </w:t>
        </w:r>
      </w:ins>
    </w:p>
    <w:p w14:paraId="14BA16D9" w14:textId="6D3E7EDD" w:rsidR="009E7445" w:rsidRDefault="006B0B75" w:rsidP="00A35936">
      <w:pPr>
        <w:pStyle w:val="Heading2"/>
      </w:pPr>
      <w:r>
        <w:t>Meta-analytic co</w:t>
      </w:r>
      <w:ins w:id="377" w:author="Alejandro De La Vega" w:date="2015-08-05T16:46:00Z">
        <w:r w:rsidR="00932323">
          <w:t>-</w:t>
        </w:r>
      </w:ins>
      <w:r>
        <w:t>activation profiles</w:t>
      </w:r>
    </w:p>
    <w:p w14:paraId="3EF07CBC" w14:textId="2AB0E207" w:rsidR="00E14A5D" w:rsidRDefault="00C15F07" w:rsidP="00A35936">
      <w:pPr>
        <w:pStyle w:val="CommentText"/>
        <w:spacing w:line="360" w:lineRule="auto"/>
        <w:ind w:firstLine="720"/>
      </w:pPr>
      <w:ins w:id="378" w:author="Alejandro De La Vega" w:date="2015-08-05T19:37:00Z">
        <w:r>
          <w:rPr>
            <w:sz w:val="22"/>
            <w:szCs w:val="22"/>
          </w:rPr>
          <w:t xml:space="preserve">Thus far, we have demonstrated that </w:t>
        </w:r>
      </w:ins>
      <w:ins w:id="379" w:author="Alejandro De La Vega" w:date="2015-08-09T16:24:00Z">
        <w:r w:rsidR="001A0C27">
          <w:rPr>
            <w:sz w:val="22"/>
            <w:szCs w:val="22"/>
          </w:rPr>
          <w:t>MFC</w:t>
        </w:r>
      </w:ins>
      <w:ins w:id="380" w:author="Alejandro De La Vega" w:date="2015-08-05T19:37:00Z">
        <w:r>
          <w:rPr>
            <w:sz w:val="22"/>
            <w:szCs w:val="22"/>
          </w:rPr>
          <w:t xml:space="preserve"> can be </w:t>
        </w:r>
      </w:ins>
      <w:ins w:id="381" w:author="Alejandro De La Vega" w:date="2015-08-05T19:38:00Z">
        <w:r>
          <w:rPr>
            <w:sz w:val="22"/>
            <w:szCs w:val="22"/>
          </w:rPr>
          <w:t>parcellated</w:t>
        </w:r>
      </w:ins>
      <w:ins w:id="382" w:author="Alejandro De La Vega" w:date="2015-08-05T19:37:00Z">
        <w:r>
          <w:rPr>
            <w:sz w:val="22"/>
            <w:szCs w:val="22"/>
          </w:rPr>
          <w:t xml:space="preserve"> into </w:t>
        </w:r>
      </w:ins>
      <w:ins w:id="383" w:author="Alejandro De La Vega" w:date="2015-08-05T19:41:00Z">
        <w:r>
          <w:rPr>
            <w:sz w:val="22"/>
            <w:szCs w:val="22"/>
          </w:rPr>
          <w:t xml:space="preserve">robust and </w:t>
        </w:r>
      </w:ins>
      <w:ins w:id="384" w:author="Alejandro De La Vega" w:date="2015-08-05T19:37:00Z">
        <w:r>
          <w:rPr>
            <w:sz w:val="22"/>
            <w:szCs w:val="22"/>
          </w:rPr>
          <w:t xml:space="preserve">anatomically sensible </w:t>
        </w:r>
      </w:ins>
      <w:ins w:id="385" w:author="Alejandro De La Vega" w:date="2015-08-05T19:38:00Z">
        <w:r>
          <w:rPr>
            <w:sz w:val="22"/>
            <w:szCs w:val="22"/>
          </w:rPr>
          <w:t>subregions</w:t>
        </w:r>
      </w:ins>
      <w:ins w:id="386" w:author="Alejandro De La Vega" w:date="2015-08-05T19:37:00Z">
        <w:r>
          <w:rPr>
            <w:sz w:val="22"/>
            <w:szCs w:val="22"/>
          </w:rPr>
          <w:t xml:space="preserve"> </w:t>
        </w:r>
      </w:ins>
      <w:ins w:id="387" w:author="Alejandro De La Vega" w:date="2015-08-05T19:38:00Z">
        <w:r>
          <w:rPr>
            <w:sz w:val="22"/>
            <w:szCs w:val="22"/>
          </w:rPr>
          <w:t>on the basis of meta-analytic co</w:t>
        </w:r>
      </w:ins>
      <w:ins w:id="388" w:author="Alejandro De La Vega" w:date="2015-08-05T19:40:00Z">
        <w:r>
          <w:rPr>
            <w:sz w:val="22"/>
            <w:szCs w:val="22"/>
          </w:rPr>
          <w:t>-</w:t>
        </w:r>
      </w:ins>
      <w:ins w:id="389" w:author="Alejandro De La Vega" w:date="2015-08-05T19:38:00Z">
        <w:r>
          <w:rPr>
            <w:sz w:val="22"/>
            <w:szCs w:val="22"/>
          </w:rPr>
          <w:t xml:space="preserve">activation. To better understand the nature of these </w:t>
        </w:r>
      </w:ins>
      <w:ins w:id="390" w:author="Alejandro De La Vega" w:date="2015-08-05T19:40:00Z">
        <w:r>
          <w:rPr>
            <w:sz w:val="22"/>
            <w:szCs w:val="22"/>
          </w:rPr>
          <w:t>divisions</w:t>
        </w:r>
      </w:ins>
      <w:ins w:id="391" w:author="Alejandro De La Vega" w:date="2015-08-05T19:38:00Z">
        <w:r>
          <w:rPr>
            <w:sz w:val="22"/>
            <w:szCs w:val="22"/>
          </w:rPr>
          <w:t xml:space="preserve">, we extracted brain-wide co-activation </w:t>
        </w:r>
      </w:ins>
      <w:ins w:id="392" w:author="Alejandro De La Vega" w:date="2015-08-05T19:39:00Z">
        <w:r>
          <w:rPr>
            <w:sz w:val="22"/>
            <w:szCs w:val="22"/>
          </w:rPr>
          <w:t xml:space="preserve">networks for each cluster, providing insight into which </w:t>
        </w:r>
      </w:ins>
      <w:ins w:id="393" w:author="Alejandro De La Vega" w:date="2015-08-05T19:40:00Z">
        <w:r>
          <w:rPr>
            <w:sz w:val="22"/>
            <w:szCs w:val="22"/>
          </w:rPr>
          <w:t xml:space="preserve">functional networks each of these subdivisions reliably participated in. </w:t>
        </w:r>
      </w:ins>
    </w:p>
    <w:p w14:paraId="6795ABEC" w14:textId="77777777" w:rsidR="00373084" w:rsidRDefault="00E14A5D" w:rsidP="00A35936">
      <w:pPr>
        <w:pStyle w:val="Normal1"/>
        <w:keepNext/>
        <w:spacing w:line="360" w:lineRule="auto"/>
        <w:jc w:val="center"/>
      </w:pPr>
      <w:ins w:id="394" w:author="Alejandro Isaac De La Vega" w:date="2015-08-07T14:47:00Z">
        <w:r>
          <w:rPr>
            <w:noProof/>
          </w:rPr>
          <w:drawing>
            <wp:inline distT="114300" distB="114300" distL="114300" distR="114300" wp14:anchorId="6D56EAA0" wp14:editId="3A73DD4F">
              <wp:extent cx="6273800" cy="1079394"/>
              <wp:effectExtent l="0" t="0" r="0" b="0"/>
              <wp:docPr id="3" name="image15.jpg" descr="three_clust_coact_axial.jpeg"/>
              <wp:cNvGraphicFramePr/>
              <a:graphic xmlns:a="http://schemas.openxmlformats.org/drawingml/2006/main">
                <a:graphicData uri="http://schemas.openxmlformats.org/drawingml/2006/picture">
                  <pic:pic xmlns:pic="http://schemas.openxmlformats.org/drawingml/2006/picture">
                    <pic:nvPicPr>
                      <pic:cNvPr id="0" name="image15.jpg" descr="three_clust_coact_axial.jpeg"/>
                      <pic:cNvPicPr preferRelativeResize="0"/>
                    </pic:nvPicPr>
                    <pic:blipFill rotWithShape="1">
                      <a:blip r:embed="rId11"/>
                      <a:srcRect l="3232" t="5929" r="2852" b="10079"/>
                      <a:stretch/>
                    </pic:blipFill>
                    <pic:spPr bwMode="auto">
                      <a:xfrm>
                        <a:off x="0" y="0"/>
                        <a:ext cx="6277570" cy="1080043"/>
                      </a:xfrm>
                      <a:prstGeom prst="rect">
                        <a:avLst/>
                      </a:prstGeom>
                      <a:ln>
                        <a:noFill/>
                      </a:ln>
                      <a:extLst>
                        <a:ext uri="{53640926-AAD7-44d8-BBD7-CCE9431645EC}">
                          <a14:shadowObscured xmlns:a14="http://schemas.microsoft.com/office/drawing/2010/main"/>
                        </a:ext>
                      </a:extLst>
                    </pic:spPr>
                  </pic:pic>
                </a:graphicData>
              </a:graphic>
            </wp:inline>
          </w:drawing>
        </w:r>
      </w:ins>
    </w:p>
    <w:p w14:paraId="43AC2ABD" w14:textId="5EDBF990" w:rsidR="00E14A5D" w:rsidRDefault="00373084" w:rsidP="001A0C27">
      <w:pPr>
        <w:pStyle w:val="Caption"/>
        <w:spacing w:line="360" w:lineRule="auto"/>
        <w:rPr>
          <w:ins w:id="395" w:author="Alejandro De La Vega" w:date="2015-08-05T19:59:00Z"/>
        </w:rPr>
      </w:pPr>
      <w:proofErr w:type="gramStart"/>
      <w:r>
        <w:t xml:space="preserve">Figure </w:t>
      </w:r>
      <w:proofErr w:type="gramEnd"/>
      <w:r w:rsidR="00991E7E">
        <w:fldChar w:fldCharType="begin"/>
      </w:r>
      <w:r w:rsidR="00991E7E">
        <w:instrText xml:space="preserve"> SEQ Figure \* ARABIC </w:instrText>
      </w:r>
      <w:r w:rsidR="00991E7E">
        <w:fldChar w:fldCharType="separate"/>
      </w:r>
      <w:r w:rsidR="00A53564">
        <w:rPr>
          <w:noProof/>
        </w:rPr>
        <w:t>3</w:t>
      </w:r>
      <w:r w:rsidR="00991E7E">
        <w:rPr>
          <w:noProof/>
        </w:rPr>
        <w:fldChar w:fldCharType="end"/>
      </w:r>
      <w:proofErr w:type="gramStart"/>
      <w:r>
        <w:t>.</w:t>
      </w:r>
      <w:proofErr w:type="gramEnd"/>
      <w:r w:rsidRPr="00373084">
        <w:rPr>
          <w:b w:val="0"/>
        </w:rPr>
        <w:t xml:space="preserve"> </w:t>
      </w:r>
      <w:proofErr w:type="gramStart"/>
      <w:ins w:id="396" w:author="Alejandro Isaac De La Vega" w:date="2015-08-07T14:47:00Z">
        <w:r w:rsidRPr="00373084">
          <w:rPr>
            <w:b w:val="0"/>
          </w:rPr>
          <w:t>Co</w:t>
        </w:r>
      </w:ins>
      <w:r>
        <w:rPr>
          <w:b w:val="0"/>
        </w:rPr>
        <w:t>-</w:t>
      </w:r>
      <w:ins w:id="397" w:author="Alejandro Isaac De La Vega" w:date="2015-08-07T14:47:00Z">
        <w:r w:rsidRPr="00373084">
          <w:rPr>
            <w:b w:val="0"/>
          </w:rPr>
          <w:t xml:space="preserve">activation of the three </w:t>
        </w:r>
      </w:ins>
      <w:ins w:id="398" w:author="Alejandro De La Vega" w:date="2015-08-09T16:24:00Z">
        <w:r w:rsidR="001A0C27">
          <w:rPr>
            <w:b w:val="0"/>
          </w:rPr>
          <w:t>MFC</w:t>
        </w:r>
      </w:ins>
      <w:ins w:id="399" w:author="Alejandro Isaac De La Vega" w:date="2015-08-07T14:47:00Z">
        <w:r w:rsidRPr="00373084">
          <w:rPr>
            <w:b w:val="0"/>
          </w:rPr>
          <w:t xml:space="preserve"> zones with the rest of the brain.</w:t>
        </w:r>
        <w:proofErr w:type="gramEnd"/>
        <w:r w:rsidRPr="00373084">
          <w:rPr>
            <w:b w:val="0"/>
          </w:rPr>
          <w:t xml:space="preserve"> SMA (blue) co</w:t>
        </w:r>
      </w:ins>
      <w:r>
        <w:rPr>
          <w:b w:val="0"/>
        </w:rPr>
        <w:t>-</w:t>
      </w:r>
      <w:ins w:id="400" w:author="Alejandro Isaac De La Vega" w:date="2015-08-07T14:47:00Z">
        <w:r w:rsidRPr="00373084">
          <w:rPr>
            <w:b w:val="0"/>
          </w:rPr>
          <w:t xml:space="preserve">activated </w:t>
        </w:r>
      </w:ins>
      <w:r w:rsidRPr="00373084">
        <w:rPr>
          <w:b w:val="0"/>
        </w:rPr>
        <w:t>primarily</w:t>
      </w:r>
      <w:ins w:id="401" w:author="Alejandro Isaac De La Vega" w:date="2015-08-07T14:47:00Z">
        <w:r w:rsidRPr="00373084">
          <w:rPr>
            <w:b w:val="0"/>
          </w:rPr>
          <w:t xml:space="preserve"> with lateral motor cortices. </w:t>
        </w:r>
        <w:proofErr w:type="gramStart"/>
        <w:r w:rsidRPr="00373084">
          <w:rPr>
            <w:b w:val="0"/>
          </w:rPr>
          <w:t>but</w:t>
        </w:r>
        <w:proofErr w:type="gramEnd"/>
        <w:r w:rsidRPr="00373084">
          <w:rPr>
            <w:b w:val="0"/>
          </w:rPr>
          <w:t xml:space="preserve"> also showed strong co</w:t>
        </w:r>
      </w:ins>
      <w:r>
        <w:rPr>
          <w:b w:val="0"/>
        </w:rPr>
        <w:t>-</w:t>
      </w:r>
      <w:ins w:id="402" w:author="Alejandro Isaac De La Vega" w:date="2015-08-07T14:47:00Z">
        <w:r w:rsidRPr="00373084">
          <w:rPr>
            <w:b w:val="0"/>
          </w:rPr>
          <w:t>activation with posterior insula and operculum as well as the cerebellum; pre-SMA/dACC (red) co</w:t>
        </w:r>
      </w:ins>
      <w:r>
        <w:rPr>
          <w:b w:val="0"/>
        </w:rPr>
        <w:t>-</w:t>
      </w:r>
      <w:ins w:id="403" w:author="Alejandro Isaac De La Vega" w:date="2015-08-07T14:47:00Z">
        <w:r w:rsidRPr="00373084">
          <w:rPr>
            <w:b w:val="0"/>
          </w:rPr>
          <w:t>a</w:t>
        </w:r>
        <w:commentRangeStart w:id="404"/>
        <w:r w:rsidRPr="00373084">
          <w:rPr>
            <w:b w:val="0"/>
          </w:rPr>
          <w:t>ctivated w</w:t>
        </w:r>
        <w:commentRangeEnd w:id="404"/>
        <w:r w:rsidRPr="00373084">
          <w:rPr>
            <w:b w:val="0"/>
          </w:rPr>
          <w:commentReference w:id="404"/>
        </w:r>
        <w:r w:rsidRPr="00373084">
          <w:rPr>
            <w:b w:val="0"/>
          </w:rPr>
          <w:t xml:space="preserve">ith the </w:t>
        </w:r>
        <w:proofErr w:type="spellStart"/>
        <w:r w:rsidRPr="00373084">
          <w:rPr>
            <w:b w:val="0"/>
          </w:rPr>
          <w:t>frontoparietal</w:t>
        </w:r>
        <w:proofErr w:type="spellEnd"/>
        <w:r w:rsidRPr="00373084">
          <w:rPr>
            <w:b w:val="0"/>
          </w:rPr>
          <w:t xml:space="preserve"> control network; and mPFC (green) showed a distinctly different pattern, co</w:t>
        </w:r>
      </w:ins>
      <w:r>
        <w:rPr>
          <w:b w:val="0"/>
        </w:rPr>
        <w:t>-</w:t>
      </w:r>
      <w:ins w:id="405" w:author="Alejandro Isaac De La Vega" w:date="2015-08-07T14:47:00Z">
        <w:r w:rsidRPr="00373084">
          <w:rPr>
            <w:b w:val="0"/>
          </w:rPr>
          <w:t xml:space="preserve">activating with regions in default network, such as posterior cingulate and temporal cortices. </w:t>
        </w:r>
      </w:ins>
    </w:p>
    <w:p w14:paraId="5863A530" w14:textId="01C504BF" w:rsidR="00373084" w:rsidRPr="00373084" w:rsidRDefault="00C15F07" w:rsidP="00A35936">
      <w:pPr>
        <w:pStyle w:val="CommentText"/>
        <w:spacing w:line="360" w:lineRule="auto"/>
        <w:ind w:firstLine="720"/>
        <w:rPr>
          <w:ins w:id="406" w:author="Alejandro De La Vega" w:date="2015-08-05T21:14:00Z"/>
          <w:sz w:val="22"/>
          <w:szCs w:val="22"/>
        </w:rPr>
      </w:pPr>
      <w:ins w:id="407" w:author="Alejandro De La Vega" w:date="2015-08-05T19:59:00Z">
        <w:r>
          <w:rPr>
            <w:sz w:val="22"/>
            <w:szCs w:val="22"/>
          </w:rPr>
          <w:t xml:space="preserve">First, we mapped the brain regions that significantly co-activated with each of the three functional zones we identified </w:t>
        </w:r>
      </w:ins>
      <w:ins w:id="408" w:author="Alejandro De La Vega" w:date="2015-08-05T20:52:00Z">
        <w:r>
          <w:rPr>
            <w:sz w:val="22"/>
            <w:szCs w:val="22"/>
          </w:rPr>
          <w:t xml:space="preserve">revealing distinct patterns of co-activation for each functional zone </w:t>
        </w:r>
      </w:ins>
      <w:ins w:id="409" w:author="Alejandro De La Vega" w:date="2015-08-05T19:59:00Z">
        <w:r>
          <w:rPr>
            <w:sz w:val="22"/>
            <w:szCs w:val="22"/>
          </w:rPr>
          <w:t>(</w:t>
        </w:r>
      </w:ins>
      <w:ins w:id="410" w:author="Alejandro De La Vega" w:date="2015-08-05T20:00:00Z">
        <w:r>
          <w:rPr>
            <w:sz w:val="22"/>
            <w:szCs w:val="22"/>
          </w:rPr>
          <w:t xml:space="preserve">Figure 3; </w:t>
        </w:r>
      </w:ins>
      <w:ins w:id="411" w:author="Alejandro De La Vega" w:date="2015-08-05T19:59:00Z">
        <w:r>
          <w:rPr>
            <w:i/>
            <w:sz w:val="22"/>
            <w:szCs w:val="22"/>
          </w:rPr>
          <w:t xml:space="preserve">p </w:t>
        </w:r>
        <w:r>
          <w:rPr>
            <w:sz w:val="22"/>
            <w:szCs w:val="22"/>
          </w:rPr>
          <w:t xml:space="preserve">&lt; 0.01, </w:t>
        </w:r>
      </w:ins>
      <w:ins w:id="412" w:author="Alejandro De La Vega" w:date="2015-08-05T20:00:00Z">
        <w:r>
          <w:rPr>
            <w:sz w:val="22"/>
            <w:szCs w:val="22"/>
          </w:rPr>
          <w:t>FDR whole-brain corrected).</w:t>
        </w:r>
      </w:ins>
      <w:ins w:id="413" w:author="Alejandro De La Vega" w:date="2015-08-05T20:52:00Z">
        <w:r>
          <w:rPr>
            <w:sz w:val="22"/>
            <w:szCs w:val="22"/>
          </w:rPr>
          <w:t xml:space="preserve"> The posterior zone </w:t>
        </w:r>
      </w:ins>
      <w:ins w:id="414" w:author="Alejandro De La Vega" w:date="2015-08-05T20:55:00Z">
        <w:r>
          <w:rPr>
            <w:sz w:val="22"/>
            <w:szCs w:val="22"/>
          </w:rPr>
          <w:t>showed robust co-activation with lateral motor regions,</w:t>
        </w:r>
      </w:ins>
      <w:ins w:id="415" w:author="Alejandro De La Vega" w:date="2015-08-05T20:56:00Z">
        <w:r>
          <w:rPr>
            <w:sz w:val="22"/>
            <w:szCs w:val="22"/>
          </w:rPr>
          <w:t xml:space="preserve"> lateral parietal cortex, </w:t>
        </w:r>
      </w:ins>
      <w:ins w:id="416" w:author="Alejandro De La Vega" w:date="2015-08-05T20:57:00Z">
        <w:r>
          <w:rPr>
            <w:sz w:val="22"/>
            <w:szCs w:val="22"/>
          </w:rPr>
          <w:t xml:space="preserve">the </w:t>
        </w:r>
      </w:ins>
      <w:ins w:id="417" w:author="Alejandro De La Vega" w:date="2015-08-05T21:01:00Z">
        <w:r>
          <w:rPr>
            <w:sz w:val="22"/>
            <w:szCs w:val="22"/>
          </w:rPr>
          <w:t xml:space="preserve">anterior lobe of the </w:t>
        </w:r>
      </w:ins>
      <w:ins w:id="418" w:author="Alejandro De La Vega" w:date="2015-08-05T20:57:00Z">
        <w:r>
          <w:rPr>
            <w:sz w:val="22"/>
            <w:szCs w:val="22"/>
          </w:rPr>
          <w:t xml:space="preserve">cerebellum, </w:t>
        </w:r>
      </w:ins>
      <w:ins w:id="419" w:author="Alejandro De La Vega" w:date="2015-08-05T21:11:00Z">
        <w:r>
          <w:rPr>
            <w:sz w:val="22"/>
            <w:szCs w:val="22"/>
          </w:rPr>
          <w:t xml:space="preserve">the thalamus </w:t>
        </w:r>
      </w:ins>
      <w:ins w:id="420" w:author="Alejandro De La Vega" w:date="2015-08-05T21:01:00Z">
        <w:r>
          <w:rPr>
            <w:sz w:val="22"/>
            <w:szCs w:val="22"/>
          </w:rPr>
          <w:t>and the basal ganglia</w:t>
        </w:r>
      </w:ins>
      <w:ins w:id="421" w:author="Alejandro De La Vega" w:date="2015-08-05T21:02:00Z">
        <w:r>
          <w:rPr>
            <w:sz w:val="22"/>
            <w:szCs w:val="22"/>
          </w:rPr>
          <w:t xml:space="preserve">, </w:t>
        </w:r>
      </w:ins>
      <w:ins w:id="422" w:author="Alejandro De La Vega" w:date="2015-08-05T20:57:00Z">
        <w:r>
          <w:rPr>
            <w:sz w:val="22"/>
            <w:szCs w:val="22"/>
          </w:rPr>
          <w:t>consistent with an important role in motor function. The posterior zone also co</w:t>
        </w:r>
      </w:ins>
      <w:ins w:id="423" w:author="Alejandro De La Vega" w:date="2015-08-05T21:02:00Z">
        <w:r>
          <w:rPr>
            <w:sz w:val="22"/>
            <w:szCs w:val="22"/>
          </w:rPr>
          <w:t>-</w:t>
        </w:r>
      </w:ins>
      <w:ins w:id="424" w:author="Alejandro De La Vega" w:date="2015-08-05T20:57:00Z">
        <w:r>
          <w:rPr>
            <w:sz w:val="22"/>
            <w:szCs w:val="22"/>
          </w:rPr>
          <w:t xml:space="preserve">activated with </w:t>
        </w:r>
      </w:ins>
      <w:r w:rsidR="00373084">
        <w:rPr>
          <w:sz w:val="22"/>
          <w:szCs w:val="22"/>
        </w:rPr>
        <w:t>posterior insula</w:t>
      </w:r>
      <w:ins w:id="425" w:author="Alejandro De La Vega" w:date="2015-08-05T20:57:00Z">
        <w:r>
          <w:rPr>
            <w:sz w:val="22"/>
            <w:szCs w:val="22"/>
          </w:rPr>
          <w:t>, a</w:t>
        </w:r>
      </w:ins>
      <w:r w:rsidR="00373084">
        <w:rPr>
          <w:sz w:val="22"/>
          <w:szCs w:val="22"/>
        </w:rPr>
        <w:t xml:space="preserve">n important regions </w:t>
      </w:r>
      <w:ins w:id="426" w:author="Alejandro De La Vega" w:date="2015-08-05T20:57:00Z">
        <w:r>
          <w:rPr>
            <w:sz w:val="22"/>
            <w:szCs w:val="22"/>
          </w:rPr>
          <w:t xml:space="preserve">sensorimotor, </w:t>
        </w:r>
      </w:ins>
      <w:ins w:id="427" w:author="Alejandro De La Vega" w:date="2015-08-05T21:04:00Z">
        <w:r>
          <w:rPr>
            <w:sz w:val="22"/>
            <w:szCs w:val="22"/>
          </w:rPr>
          <w:t xml:space="preserve">somatosensory and pain processing (Chang et al., 2012). </w:t>
        </w:r>
      </w:ins>
      <w:ins w:id="428" w:author="Alejandro De La Vega" w:date="2015-08-05T21:05:00Z">
        <w:r>
          <w:rPr>
            <w:sz w:val="22"/>
            <w:szCs w:val="22"/>
          </w:rPr>
          <w:t xml:space="preserve">The co-activation pattern for the middle zone </w:t>
        </w:r>
      </w:ins>
      <w:ins w:id="429" w:author="Alejandro De La Vega" w:date="2015-08-05T21:09:00Z">
        <w:r>
          <w:rPr>
            <w:sz w:val="22"/>
            <w:szCs w:val="22"/>
          </w:rPr>
          <w:t xml:space="preserve">resembled an anteriorly shifted version of the posterior zone’s co-activation pattern, </w:t>
        </w:r>
      </w:ins>
      <w:ins w:id="430" w:author="Alejandro De La Vega" w:date="2015-08-05T21:11:00Z">
        <w:r>
          <w:rPr>
            <w:sz w:val="22"/>
            <w:szCs w:val="22"/>
          </w:rPr>
          <w:t>robustly co-activating</w:t>
        </w:r>
      </w:ins>
      <w:ins w:id="431" w:author="Alejandro De La Vega" w:date="2015-08-05T21:09:00Z">
        <w:r>
          <w:rPr>
            <w:sz w:val="22"/>
            <w:szCs w:val="22"/>
          </w:rPr>
          <w:t xml:space="preserve"> with lateral prefrontal cortex, anterior aspects of the insula, </w:t>
        </w:r>
      </w:ins>
      <w:ins w:id="432" w:author="Alejandro De La Vega" w:date="2015-08-05T21:10:00Z">
        <w:r>
          <w:rPr>
            <w:sz w:val="22"/>
            <w:szCs w:val="22"/>
          </w:rPr>
          <w:t>more anterio</w:t>
        </w:r>
      </w:ins>
      <w:ins w:id="433" w:author="Alejandro De La Vega" w:date="2015-08-05T21:11:00Z">
        <w:r>
          <w:rPr>
            <w:sz w:val="22"/>
            <w:szCs w:val="22"/>
          </w:rPr>
          <w:t>r</w:t>
        </w:r>
      </w:ins>
      <w:ins w:id="434" w:author="Alejandro De La Vega" w:date="2015-08-05T21:10:00Z">
        <w:r>
          <w:rPr>
            <w:sz w:val="22"/>
            <w:szCs w:val="22"/>
          </w:rPr>
          <w:t xml:space="preserve"> aspects of the </w:t>
        </w:r>
      </w:ins>
      <w:ins w:id="435" w:author="Alejandro De La Vega" w:date="2015-08-05T21:11:00Z">
        <w:r>
          <w:rPr>
            <w:sz w:val="22"/>
            <w:szCs w:val="22"/>
          </w:rPr>
          <w:t xml:space="preserve">thalamus—regions known to be important for high-level cognitive processes, including cognitive </w:t>
        </w:r>
      </w:ins>
      <w:ins w:id="436" w:author="Alejandro De La Vega" w:date="2015-08-05T21:12:00Z">
        <w:r>
          <w:rPr>
            <w:sz w:val="22"/>
            <w:szCs w:val="22"/>
          </w:rPr>
          <w:t>control</w:t>
        </w:r>
      </w:ins>
      <w:ins w:id="437" w:author="Alejandro De La Vega" w:date="2015-08-05T21:11:00Z">
        <w:r>
          <w:rPr>
            <w:sz w:val="22"/>
            <w:szCs w:val="22"/>
          </w:rPr>
          <w:t xml:space="preserve"> </w:t>
        </w:r>
      </w:ins>
      <w:ins w:id="438" w:author="Alejandro De La Vega" w:date="2015-08-05T21:12:00Z">
        <w:r>
          <w:rPr>
            <w:sz w:val="22"/>
            <w:szCs w:val="22"/>
          </w:rPr>
          <w:t xml:space="preserve">(Chang et al., 2012, cite, cite). </w:t>
        </w:r>
      </w:ins>
      <w:ins w:id="439" w:author="Alejandro De La Vega" w:date="2015-08-05T21:21:00Z">
        <w:r>
          <w:rPr>
            <w:sz w:val="22"/>
            <w:szCs w:val="22"/>
          </w:rPr>
          <w:t>The middle zone also showed co-activation with subcortical regions known to be important for reward processing such as</w:t>
        </w:r>
      </w:ins>
      <w:ins w:id="440" w:author="Alejandro De La Vega" w:date="2015-08-05T21:22:00Z">
        <w:r>
          <w:rPr>
            <w:sz w:val="22"/>
            <w:szCs w:val="22"/>
          </w:rPr>
          <w:t xml:space="preserve"> the caudate and to so</w:t>
        </w:r>
      </w:ins>
      <w:ins w:id="441" w:author="Alejandro De La Vega" w:date="2015-08-05T21:23:00Z">
        <w:r>
          <w:rPr>
            <w:sz w:val="22"/>
            <w:szCs w:val="22"/>
          </w:rPr>
          <w:t>me</w:t>
        </w:r>
      </w:ins>
      <w:ins w:id="442" w:author="Alejandro De La Vega" w:date="2015-08-05T21:22:00Z">
        <w:r>
          <w:rPr>
            <w:sz w:val="22"/>
            <w:szCs w:val="22"/>
          </w:rPr>
          <w:t xml:space="preserve"> extent the nucleus </w:t>
        </w:r>
        <w:proofErr w:type="spellStart"/>
        <w:r>
          <w:rPr>
            <w:sz w:val="22"/>
            <w:szCs w:val="22"/>
          </w:rPr>
          <w:t>accumbens</w:t>
        </w:r>
        <w:proofErr w:type="spellEnd"/>
        <w:r>
          <w:rPr>
            <w:sz w:val="22"/>
            <w:szCs w:val="22"/>
          </w:rPr>
          <w:t>.</w:t>
        </w:r>
      </w:ins>
      <w:ins w:id="443" w:author="Alejandro De La Vega" w:date="2015-08-05T21:11:00Z">
        <w:r>
          <w:rPr>
            <w:sz w:val="22"/>
            <w:szCs w:val="22"/>
          </w:rPr>
          <w:t xml:space="preserve"> </w:t>
        </w:r>
      </w:ins>
      <w:ins w:id="444" w:author="Alejandro De La Vega" w:date="2015-08-05T21:13:00Z">
        <w:r>
          <w:rPr>
            <w:sz w:val="22"/>
            <w:szCs w:val="22"/>
          </w:rPr>
          <w:t xml:space="preserve">Moreover, </w:t>
        </w:r>
      </w:ins>
      <w:ins w:id="445" w:author="Alejandro De La Vega" w:date="2015-08-05T21:12:00Z">
        <w:r>
          <w:rPr>
            <w:sz w:val="22"/>
            <w:szCs w:val="22"/>
          </w:rPr>
          <w:t xml:space="preserve">the posterior and middle regions showed areas of overlap in </w:t>
        </w:r>
      </w:ins>
      <w:ins w:id="446" w:author="Alejandro De La Vega" w:date="2015-08-05T21:13:00Z">
        <w:r>
          <w:rPr>
            <w:sz w:val="22"/>
            <w:szCs w:val="22"/>
          </w:rPr>
          <w:t xml:space="preserve">lateral parietal </w:t>
        </w:r>
        <w:proofErr w:type="gramStart"/>
        <w:r>
          <w:rPr>
            <w:sz w:val="22"/>
            <w:szCs w:val="22"/>
          </w:rPr>
          <w:t>cortex,</w:t>
        </w:r>
        <w:proofErr w:type="gramEnd"/>
        <w:r>
          <w:rPr>
            <w:sz w:val="22"/>
            <w:szCs w:val="22"/>
          </w:rPr>
          <w:t xml:space="preserve"> </w:t>
        </w:r>
      </w:ins>
      <w:ins w:id="447" w:author="Alejandro De La Vega" w:date="2015-08-05T21:12:00Z">
        <w:r>
          <w:rPr>
            <w:sz w:val="22"/>
            <w:szCs w:val="22"/>
          </w:rPr>
          <w:t>lateral frontal co</w:t>
        </w:r>
      </w:ins>
      <w:ins w:id="448" w:author="Alejandro De La Vega" w:date="2015-08-05T21:13:00Z">
        <w:r>
          <w:rPr>
            <w:sz w:val="22"/>
            <w:szCs w:val="22"/>
          </w:rPr>
          <w:t>r</w:t>
        </w:r>
      </w:ins>
      <w:ins w:id="449" w:author="Alejandro De La Vega" w:date="2015-08-05T21:12:00Z">
        <w:r>
          <w:rPr>
            <w:sz w:val="22"/>
            <w:szCs w:val="22"/>
          </w:rPr>
          <w:t>tex and the thalamus</w:t>
        </w:r>
      </w:ins>
      <w:r w:rsidR="00373084">
        <w:rPr>
          <w:sz w:val="22"/>
          <w:szCs w:val="22"/>
        </w:rPr>
        <w:t xml:space="preserve">-- </w:t>
      </w:r>
      <w:commentRangeStart w:id="450"/>
      <w:ins w:id="451" w:author="Alejandro De La Vega" w:date="2015-08-05T21:12:00Z">
        <w:r>
          <w:rPr>
            <w:sz w:val="22"/>
            <w:szCs w:val="22"/>
          </w:rPr>
          <w:t xml:space="preserve">suggesting that </w:t>
        </w:r>
      </w:ins>
      <w:ins w:id="452" w:author="Alejandro De La Vega" w:date="2015-08-05T21:13:00Z">
        <w:r>
          <w:rPr>
            <w:sz w:val="22"/>
            <w:szCs w:val="22"/>
          </w:rPr>
          <w:t xml:space="preserve">these regions may be somewhat functionally related. </w:t>
        </w:r>
      </w:ins>
      <w:commentRangeEnd w:id="450"/>
      <w:r w:rsidR="00373084">
        <w:rPr>
          <w:rStyle w:val="CommentReference"/>
        </w:rPr>
        <w:commentReference w:id="450"/>
      </w:r>
    </w:p>
    <w:p w14:paraId="420B4538" w14:textId="5D7DB90C" w:rsidR="009E7445" w:rsidRPr="00C15F07" w:rsidRDefault="00C15F07" w:rsidP="00A254EA">
      <w:pPr>
        <w:pStyle w:val="CommentText"/>
        <w:spacing w:line="360" w:lineRule="auto"/>
        <w:ind w:firstLine="720"/>
      </w:pPr>
      <w:ins w:id="453" w:author="Alejandro De La Vega" w:date="2015-08-05T21:14:00Z">
        <w:r>
          <w:rPr>
            <w:sz w:val="22"/>
            <w:szCs w:val="22"/>
          </w:rPr>
          <w:lastRenderedPageBreak/>
          <w:t xml:space="preserve">Finally, the anterior functional zone showed a qualitatively different pattern of co-activation, suggesting this region </w:t>
        </w:r>
      </w:ins>
      <w:ins w:id="454" w:author="Alejandro De La Vega" w:date="2015-08-05T21:15:00Z">
        <w:r>
          <w:rPr>
            <w:sz w:val="22"/>
            <w:szCs w:val="22"/>
          </w:rPr>
          <w:t xml:space="preserve">is involved with a different class of cognitive processes as the former regions. The anterior zone </w:t>
        </w:r>
      </w:ins>
      <w:ins w:id="455" w:author="Alejandro De La Vega" w:date="2015-08-05T21:16:00Z">
        <w:r>
          <w:rPr>
            <w:sz w:val="22"/>
            <w:szCs w:val="22"/>
          </w:rPr>
          <w:t>primarily</w:t>
        </w:r>
      </w:ins>
      <w:ins w:id="456" w:author="Alejandro De La Vega" w:date="2015-08-05T21:15:00Z">
        <w:r>
          <w:rPr>
            <w:sz w:val="22"/>
            <w:szCs w:val="22"/>
          </w:rPr>
          <w:t xml:space="preserve"> </w:t>
        </w:r>
      </w:ins>
      <w:ins w:id="457" w:author="Alejandro De La Vega" w:date="2015-08-05T21:16:00Z">
        <w:r>
          <w:rPr>
            <w:sz w:val="22"/>
            <w:szCs w:val="22"/>
          </w:rPr>
          <w:t>co-activate</w:t>
        </w:r>
      </w:ins>
      <w:ins w:id="458" w:author="Alejandro De La Vega" w:date="2015-08-05T21:15:00Z">
        <w:r>
          <w:rPr>
            <w:sz w:val="22"/>
            <w:szCs w:val="22"/>
          </w:rPr>
          <w:t xml:space="preserve"> with </w:t>
        </w:r>
      </w:ins>
      <w:ins w:id="459" w:author="Alejandro De La Vega" w:date="2015-08-05T21:17:00Z">
        <w:r>
          <w:rPr>
            <w:sz w:val="22"/>
            <w:szCs w:val="22"/>
          </w:rPr>
          <w:t>in</w:t>
        </w:r>
      </w:ins>
      <w:ins w:id="460" w:author="Alejandro De La Vega" w:date="2015-08-05T21:16:00Z">
        <w:r>
          <w:rPr>
            <w:sz w:val="22"/>
            <w:szCs w:val="22"/>
          </w:rPr>
          <w:t xml:space="preserve"> the default network</w:t>
        </w:r>
      </w:ins>
      <w:ins w:id="461" w:author="Alejandro De La Vega" w:date="2015-08-05T21:17:00Z">
        <w:r>
          <w:rPr>
            <w:sz w:val="22"/>
            <w:szCs w:val="22"/>
          </w:rPr>
          <w:t xml:space="preserve"> hypothesized to support internal mentation</w:t>
        </w:r>
      </w:ins>
      <w:ins w:id="462" w:author="Alejandro De La Vega" w:date="2015-08-05T21:16:00Z">
        <w:r>
          <w:rPr>
            <w:sz w:val="22"/>
            <w:szCs w:val="22"/>
          </w:rPr>
          <w:t xml:space="preserve">, such as posterior cingulate cortex, </w:t>
        </w:r>
        <w:proofErr w:type="spellStart"/>
        <w:r>
          <w:rPr>
            <w:sz w:val="22"/>
            <w:szCs w:val="22"/>
          </w:rPr>
          <w:t>precuneus</w:t>
        </w:r>
        <w:proofErr w:type="spellEnd"/>
        <w:r>
          <w:rPr>
            <w:sz w:val="22"/>
            <w:szCs w:val="22"/>
          </w:rPr>
          <w:t xml:space="preserve">, </w:t>
        </w:r>
      </w:ins>
      <w:ins w:id="463" w:author="Alejandro De La Vega" w:date="2015-08-05T21:17:00Z">
        <w:r>
          <w:rPr>
            <w:sz w:val="22"/>
            <w:szCs w:val="22"/>
          </w:rPr>
          <w:t xml:space="preserve">and the left hippocampus (Andrews-Hannah citation). </w:t>
        </w:r>
      </w:ins>
      <w:ins w:id="464" w:author="Alejandro De La Vega" w:date="2015-08-05T21:18:00Z">
        <w:r>
          <w:rPr>
            <w:sz w:val="22"/>
            <w:szCs w:val="22"/>
          </w:rPr>
          <w:t xml:space="preserve">The anterior zone also showed robust co-activation with subcortical regions, such as the amygdala and nucleus </w:t>
        </w:r>
        <w:proofErr w:type="spellStart"/>
        <w:r>
          <w:rPr>
            <w:sz w:val="22"/>
            <w:szCs w:val="22"/>
          </w:rPr>
          <w:t>accumbens</w:t>
        </w:r>
        <w:proofErr w:type="spellEnd"/>
        <w:r>
          <w:rPr>
            <w:sz w:val="22"/>
            <w:szCs w:val="22"/>
          </w:rPr>
          <w:t xml:space="preserve">. </w:t>
        </w:r>
      </w:ins>
      <w:ins w:id="465" w:author="Alejandro De La Vega" w:date="2015-08-06T17:39:00Z">
        <w:r>
          <w:rPr>
            <w:sz w:val="22"/>
            <w:szCs w:val="22"/>
          </w:rPr>
          <w:t xml:space="preserve"> </w:t>
        </w:r>
      </w:ins>
    </w:p>
    <w:p w14:paraId="01404D63" w14:textId="5C5BC4F0" w:rsidR="009730AD" w:rsidRDefault="00FE1134" w:rsidP="00A35936">
      <w:pPr>
        <w:pStyle w:val="Normal1"/>
        <w:spacing w:line="360" w:lineRule="auto"/>
        <w:ind w:firstLine="720"/>
      </w:pPr>
      <w:r>
        <w:rPr>
          <w:noProof/>
        </w:rPr>
        <w:drawing>
          <wp:anchor distT="0" distB="0" distL="114300" distR="114300" simplePos="0" relativeHeight="251664384" behindDoc="0" locked="0" layoutInCell="1" allowOverlap="1" wp14:anchorId="22773C6A" wp14:editId="3887BB58">
            <wp:simplePos x="0" y="0"/>
            <wp:positionH relativeFrom="column">
              <wp:posOffset>-114300</wp:posOffset>
            </wp:positionH>
            <wp:positionV relativeFrom="paragraph">
              <wp:posOffset>3909695</wp:posOffset>
            </wp:positionV>
            <wp:extent cx="6515100" cy="2171700"/>
            <wp:effectExtent l="0" t="0" r="1270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Coact .pdf"/>
                    <pic:cNvPicPr/>
                  </pic:nvPicPr>
                  <pic:blipFill>
                    <a:blip r:embed="rId12">
                      <a:extLst>
                        <a:ext uri="{28A0092B-C50C-407E-A947-70E740481C1C}">
                          <a14:useLocalDpi xmlns:a14="http://schemas.microsoft.com/office/drawing/2010/main" val="0"/>
                        </a:ext>
                      </a:extLst>
                    </a:blip>
                    <a:stretch>
                      <a:fillRect/>
                    </a:stretch>
                  </pic:blipFill>
                  <pic:spPr>
                    <a:xfrm>
                      <a:off x="0" y="0"/>
                      <a:ext cx="6515100" cy="2171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2E802896" wp14:editId="0B96F027">
                <wp:simplePos x="0" y="0"/>
                <wp:positionH relativeFrom="column">
                  <wp:posOffset>-228600</wp:posOffset>
                </wp:positionH>
                <wp:positionV relativeFrom="paragraph">
                  <wp:posOffset>6195695</wp:posOffset>
                </wp:positionV>
                <wp:extent cx="6629400" cy="247650"/>
                <wp:effectExtent l="0" t="0" r="0" b="6350"/>
                <wp:wrapSquare wrapText="bothSides"/>
                <wp:docPr id="7" name="Text Box 7"/>
                <wp:cNvGraphicFramePr/>
                <a:graphic xmlns:a="http://schemas.openxmlformats.org/drawingml/2006/main">
                  <a:graphicData uri="http://schemas.microsoft.com/office/word/2010/wordprocessingShape">
                    <wps:wsp>
                      <wps:cNvSpPr txBox="1"/>
                      <wps:spPr>
                        <a:xfrm>
                          <a:off x="0" y="0"/>
                          <a:ext cx="6629400" cy="2476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91665E1" w14:textId="1A397133" w:rsidR="00373084" w:rsidRPr="00373084" w:rsidRDefault="00373084" w:rsidP="00373084">
                            <w:pPr>
                              <w:pStyle w:val="Caption"/>
                              <w:spacing w:line="360" w:lineRule="auto"/>
                              <w:rPr>
                                <w:b w:val="0"/>
                                <w:noProof/>
                                <w:sz w:val="22"/>
                                <w:szCs w:val="22"/>
                              </w:rPr>
                            </w:pPr>
                            <w:proofErr w:type="gramStart"/>
                            <w:r>
                              <w:t xml:space="preserve">Figure </w:t>
                            </w:r>
                            <w:r w:rsidR="00991E7E">
                              <w:fldChar w:fldCharType="begin"/>
                            </w:r>
                            <w:r w:rsidR="00991E7E">
                              <w:instrText xml:space="preserve"> SEQ Figure \* ARABIC </w:instrText>
                            </w:r>
                            <w:r w:rsidR="00991E7E">
                              <w:fldChar w:fldCharType="separate"/>
                            </w:r>
                            <w:r>
                              <w:rPr>
                                <w:noProof/>
                              </w:rPr>
                              <w:t>4</w:t>
                            </w:r>
                            <w:r w:rsidR="00991E7E">
                              <w:rPr>
                                <w:noProof/>
                              </w:rPr>
                              <w:fldChar w:fldCharType="end"/>
                            </w:r>
                            <w:r>
                              <w:t>.</w:t>
                            </w:r>
                            <w:proofErr w:type="gramEnd"/>
                            <w:r>
                              <w:t xml:space="preserve"> </w:t>
                            </w:r>
                            <w:proofErr w:type="gramStart"/>
                            <w:r w:rsidRPr="00373084">
                              <w:rPr>
                                <w:b w:val="0"/>
                              </w:rPr>
                              <w:t>Co-activation of sub-regions within each functional zone</w:t>
                            </w:r>
                            <w:r>
                              <w:rPr>
                                <w:b w:val="0"/>
                              </w:rPr>
                              <w: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7.95pt;margin-top:487.85pt;width:522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" stroked="f">
                <v:textbox inset="0,0,0,0">
                  <w:txbxContent>
                    <w:p w14:paraId="191665E1" w14:textId="1A397133" w:rsidR="00373084" w:rsidRPr="00373084" w:rsidRDefault="00373084" w:rsidP="00373084">
                      <w:pPr>
                        <w:pStyle w:val="Caption"/>
                        <w:spacing w:line="360" w:lineRule="auto"/>
                        <w:rPr>
                          <w:b w:val="0"/>
                          <w:noProof/>
                          <w:sz w:val="22"/>
                          <w:szCs w:val="22"/>
                        </w:rPr>
                      </w:pPr>
                      <w:proofErr w:type="gramStart"/>
                      <w:r>
                        <w:t xml:space="preserve">Figure </w:t>
                      </w:r>
                      <w:r w:rsidR="00991E7E">
                        <w:fldChar w:fldCharType="begin"/>
                      </w:r>
                      <w:r w:rsidR="00991E7E">
                        <w:instrText xml:space="preserve"> SEQ Figure \* ARABIC </w:instrText>
                      </w:r>
                      <w:r w:rsidR="00991E7E">
                        <w:fldChar w:fldCharType="separate"/>
                      </w:r>
                      <w:r>
                        <w:rPr>
                          <w:noProof/>
                        </w:rPr>
                        <w:t>4</w:t>
                      </w:r>
                      <w:r w:rsidR="00991E7E">
                        <w:rPr>
                          <w:noProof/>
                        </w:rPr>
                        <w:fldChar w:fldCharType="end"/>
                      </w:r>
                      <w:r>
                        <w:t>.</w:t>
                      </w:r>
                      <w:proofErr w:type="gramEnd"/>
                      <w:r>
                        <w:t xml:space="preserve"> </w:t>
                      </w:r>
                      <w:proofErr w:type="gramStart"/>
                      <w:r w:rsidRPr="00373084">
                        <w:rPr>
                          <w:b w:val="0"/>
                        </w:rPr>
                        <w:t>Co-activation of sub-regions within each functional zone</w:t>
                      </w:r>
                      <w:r>
                        <w:rPr>
                          <w:b w:val="0"/>
                        </w:rPr>
                        <w:t>.</w:t>
                      </w:r>
                      <w:proofErr w:type="gramEnd"/>
                    </w:p>
                  </w:txbxContent>
                </v:textbox>
                <w10:wrap type="square"/>
              </v:shape>
            </w:pict>
          </mc:Fallback>
        </mc:AlternateContent>
      </w:r>
      <w:r w:rsidR="009730AD">
        <w:t>Next, to better understand the nature of functional co-activation within each functional zone, we calculated the co</w:t>
      </w:r>
      <w:r w:rsidR="003078D2">
        <w:t>-</w:t>
      </w:r>
      <w:r w:rsidR="009730AD">
        <w:t xml:space="preserve">activation between each sub-region and a set of XX whole-brain ROIs </w:t>
      </w:r>
      <w:r w:rsidR="009730AD" w:rsidRPr="00D13DCA">
        <w:t>derived</w:t>
      </w:r>
      <w:r w:rsidR="009730AD">
        <w:t xml:space="preserve"> using the same parcellation methodology that we previously applied to only the </w:t>
      </w:r>
      <w:ins w:id="466" w:author="Alejandro De La Vega" w:date="2015-08-09T16:24:00Z">
        <w:r w:rsidR="001A0C27">
          <w:t>MFC</w:t>
        </w:r>
      </w:ins>
      <w:r w:rsidR="009730AD">
        <w:t xml:space="preserve">. In Figure 4, we plot the strength of co-activation between each sub-region within a functional zone to the whole-brain ROIs that showed the strongest co-activation within a functional zone. Within the posterior zone, both sub-regions showed similar co-activation </w:t>
      </w:r>
      <w:r w:rsidR="004C4D27">
        <w:t>with key motor areas, such as the ventral motor strip and the put</w:t>
      </w:r>
      <w:r w:rsidR="003078D2">
        <w:t>a</w:t>
      </w:r>
      <w:r w:rsidR="004C4D27">
        <w:t xml:space="preserve">men. However, </w:t>
      </w:r>
      <w:r w:rsidR="003078D2">
        <w:t>caudal</w:t>
      </w:r>
      <w:r w:rsidR="004C4D27">
        <w:t xml:space="preserve"> SMA showed greater co-activation with regions important for sensation</w:t>
      </w:r>
      <w:r w:rsidR="003078D2">
        <w:t xml:space="preserve"> and pain</w:t>
      </w:r>
      <w:r w:rsidR="004C4D27">
        <w:t xml:space="preserve">, such as the dorsal somatosensory </w:t>
      </w:r>
      <w:commentRangeStart w:id="467"/>
      <w:r w:rsidR="004C4D27">
        <w:t>cortex</w:t>
      </w:r>
      <w:commentRangeEnd w:id="467"/>
      <w:r>
        <w:rPr>
          <w:rStyle w:val="CommentReference"/>
        </w:rPr>
        <w:commentReference w:id="467"/>
      </w:r>
      <w:r>
        <w:rPr>
          <w:rStyle w:val="CommentReference"/>
        </w:rPr>
        <w:t xml:space="preserve">, </w:t>
      </w:r>
      <w:r w:rsidR="004C4D27">
        <w:t>SII</w:t>
      </w:r>
      <w:r>
        <w:t xml:space="preserve">, and the thalamus </w:t>
      </w:r>
      <w:r w:rsidR="003078D2">
        <w:t>whereas rostral SMA showed greater co-activation with do</w:t>
      </w:r>
      <w:r w:rsidR="00373084">
        <w:t>rsal anterior insula</w:t>
      </w:r>
      <w:r>
        <w:t>, superior parietal cortex,</w:t>
      </w:r>
      <w:r w:rsidR="00373084">
        <w:t xml:space="preserve"> and dorsal </w:t>
      </w:r>
      <w:r>
        <w:t xml:space="preserve">motor cortex-- </w:t>
      </w:r>
      <w:r w:rsidR="003078D2">
        <w:t xml:space="preserve">regions important for motor action and high-level cognition (cite </w:t>
      </w:r>
      <w:proofErr w:type="spellStart"/>
      <w:r w:rsidR="003078D2">
        <w:t>cite</w:t>
      </w:r>
      <w:proofErr w:type="spellEnd"/>
      <w:r w:rsidR="003078D2">
        <w:t xml:space="preserve">). </w:t>
      </w:r>
    </w:p>
    <w:p w14:paraId="17F7B2FE" w14:textId="3932196D" w:rsidR="00A35936" w:rsidRDefault="003078D2" w:rsidP="00A35936">
      <w:pPr>
        <w:pStyle w:val="Normal1"/>
        <w:spacing w:line="360" w:lineRule="auto"/>
        <w:ind w:firstLine="720"/>
      </w:pPr>
      <w:r>
        <w:t xml:space="preserve">Within the middle zone, we found that all four sub-regions strongly co-activated with </w:t>
      </w:r>
      <w:proofErr w:type="spellStart"/>
      <w:r>
        <w:t>daInsula</w:t>
      </w:r>
      <w:proofErr w:type="spellEnd"/>
      <w:r>
        <w:t xml:space="preserve">, consistent with previous studies suggesting the dorsal ACC and anterior insula are tightly coupled as part of the so-called “salience network”. </w:t>
      </w:r>
      <w:r w:rsidR="00A35936">
        <w:t xml:space="preserve"> However, there were subtle variations in co-activation that differentiated these sub-regions. The two more dorsal pre-SMA </w:t>
      </w:r>
      <w:commentRangeStart w:id="468"/>
      <w:r w:rsidR="00A35936">
        <w:t>subregions</w:t>
      </w:r>
      <w:commentRangeEnd w:id="468"/>
      <w:r w:rsidR="00FE01AD">
        <w:rPr>
          <w:rStyle w:val="CommentReference"/>
        </w:rPr>
        <w:commentReference w:id="468"/>
      </w:r>
      <w:r w:rsidR="00A35936">
        <w:t xml:space="preserve"> co-</w:t>
      </w:r>
      <w:proofErr w:type="gramStart"/>
      <w:r w:rsidR="00A35936">
        <w:lastRenderedPageBreak/>
        <w:t>activated</w:t>
      </w:r>
      <w:proofErr w:type="gramEnd"/>
      <w:r w:rsidR="00A35936">
        <w:t xml:space="preserve"> more strongly with regions in the </w:t>
      </w:r>
      <w:proofErr w:type="spellStart"/>
      <w:r w:rsidR="00A35936">
        <w:t>frontoparietal</w:t>
      </w:r>
      <w:proofErr w:type="spellEnd"/>
      <w:r w:rsidR="00A35936">
        <w:t xml:space="preserve"> control network, such as the inferior frontal junction (IFJ) and the inferior parietal lobule (IPL).  Rostral pre-SMA also co-activated strongly with left inferior frontal gyrus (IFG), suggesting this portion of pre-SMA is most critical for cognitive control </w:t>
      </w:r>
      <w:commentRangeStart w:id="469"/>
      <w:r w:rsidR="00A35936">
        <w:t xml:space="preserve">processes. The two sub-regions in dorsal ACC—and in particular caudal dACC-- showed lower co-activation with regions in the </w:t>
      </w:r>
      <w:proofErr w:type="spellStart"/>
      <w:r w:rsidR="00A35936">
        <w:t>frontoparietal</w:t>
      </w:r>
      <w:proofErr w:type="spellEnd"/>
      <w:r w:rsidR="00A35936">
        <w:t xml:space="preserve"> control network. Caudal dACC showed the greatest co-activation </w:t>
      </w:r>
      <w:commentRangeEnd w:id="469"/>
      <w:r w:rsidR="00A35936">
        <w:rPr>
          <w:rStyle w:val="CommentReference"/>
        </w:rPr>
        <w:commentReference w:id="469"/>
      </w:r>
      <w:r w:rsidR="00A35936">
        <w:t xml:space="preserve">with regions important for motor movement and pain sensation, such as the </w:t>
      </w:r>
      <w:proofErr w:type="spellStart"/>
      <w:r w:rsidR="00A35936">
        <w:t>ventrolateral</w:t>
      </w:r>
      <w:proofErr w:type="spellEnd"/>
      <w:r w:rsidR="00A35936">
        <w:t xml:space="preserve"> motor cortex (</w:t>
      </w:r>
      <w:proofErr w:type="spellStart"/>
      <w:r w:rsidR="00A35936">
        <w:t>vMotor</w:t>
      </w:r>
      <w:proofErr w:type="spellEnd"/>
      <w:r w:rsidR="00A35936">
        <w:t xml:space="preserve">), SII and the thalamus, consistent with work highlighting the importance of this region--also known as the cingulate motor zone-- in precise movement (xxx, xxx) and work implicating dACC in pain processing networks (Cite </w:t>
      </w:r>
      <w:proofErr w:type="spellStart"/>
      <w:r w:rsidR="00A35936">
        <w:t>cite</w:t>
      </w:r>
      <w:proofErr w:type="spellEnd"/>
      <w:r w:rsidR="00A35936">
        <w:t>). Rostral dACC, on the other hand, showed the greatest co-activation within in this zone with lateral posterior OFC (</w:t>
      </w:r>
      <w:proofErr w:type="spellStart"/>
      <w:r w:rsidR="00A35936">
        <w:t>lpOFC</w:t>
      </w:r>
      <w:proofErr w:type="spellEnd"/>
      <w:r w:rsidR="00A35936">
        <w:t xml:space="preserve">) and the nucleus </w:t>
      </w:r>
      <w:proofErr w:type="spellStart"/>
      <w:r w:rsidR="00A35936">
        <w:t>accumbens</w:t>
      </w:r>
      <w:proofErr w:type="spellEnd"/>
      <w:r w:rsidR="00A35936">
        <w:t xml:space="preserve"> (</w:t>
      </w:r>
      <w:proofErr w:type="spellStart"/>
      <w:r w:rsidR="00A35936">
        <w:t>NAcc</w:t>
      </w:r>
      <w:proofErr w:type="spellEnd"/>
      <w:r w:rsidR="00A35936">
        <w:t xml:space="preserve">)—regions known to be important for decision-making and reward-driven learning. Rostral pre-SMA also showed robust co-activation with </w:t>
      </w:r>
      <w:proofErr w:type="spellStart"/>
      <w:r w:rsidR="00A35936">
        <w:t>lpOFC</w:t>
      </w:r>
      <w:proofErr w:type="spellEnd"/>
      <w:r w:rsidR="00A35936">
        <w:t>, suggesting both of these sub-regions may be important for driving learning of behavior enacted by more posterior regions.</w:t>
      </w:r>
    </w:p>
    <w:p w14:paraId="073D6D24" w14:textId="30A25F2B" w:rsidR="00104D1A" w:rsidRDefault="00A35936" w:rsidP="00A35936">
      <w:pPr>
        <w:pStyle w:val="Normal1"/>
        <w:spacing w:line="360" w:lineRule="auto"/>
        <w:ind w:firstLine="720"/>
        <w:rPr>
          <w:ins w:id="470" w:author="Alejandro De La Vega" w:date="2015-08-09T17:10:00Z"/>
        </w:rPr>
      </w:pPr>
      <w:r>
        <w:t xml:space="preserve">Within the anterior functional zone, we found that rACC and vmPFC showed similar patterns of co-activation while dmPFC showed a qualitatively distinct pattern.  </w:t>
      </w:r>
      <w:proofErr w:type="gramStart"/>
      <w:r>
        <w:t>dmPFC</w:t>
      </w:r>
      <w:proofErr w:type="gramEnd"/>
      <w:r>
        <w:t xml:space="preserve"> showed strong co-activation with regions in the so called ‘</w:t>
      </w:r>
      <w:proofErr w:type="spellStart"/>
      <w:r>
        <w:t>mentalizing</w:t>
      </w:r>
      <w:proofErr w:type="spellEnd"/>
      <w:r>
        <w:t xml:space="preserve">’ network known to be important for social </w:t>
      </w:r>
      <w:commentRangeStart w:id="471"/>
      <w:r>
        <w:t>processing</w:t>
      </w:r>
      <w:commentRangeEnd w:id="471"/>
      <w:r>
        <w:rPr>
          <w:rStyle w:val="CommentReference"/>
        </w:rPr>
        <w:commentReference w:id="471"/>
      </w:r>
      <w:r>
        <w:t xml:space="preserve"> , such as the tempo-parietal </w:t>
      </w:r>
      <w:commentRangeStart w:id="472"/>
      <w:r>
        <w:t>junction</w:t>
      </w:r>
      <w:commentRangeEnd w:id="472"/>
      <w:r>
        <w:rPr>
          <w:rStyle w:val="CommentReference"/>
        </w:rPr>
        <w:commentReference w:id="472"/>
      </w:r>
      <w:r>
        <w:t xml:space="preserve"> (TPJ) and the superior temporal sulcus (STS). </w:t>
      </w:r>
      <w:proofErr w:type="gramStart"/>
      <w:r>
        <w:t>dmPFC</w:t>
      </w:r>
      <w:proofErr w:type="gramEnd"/>
      <w:r>
        <w:t xml:space="preserve"> also showed robust co-</w:t>
      </w:r>
      <w:proofErr w:type="spellStart"/>
      <w:r>
        <w:t>activaiton</w:t>
      </w:r>
      <w:proofErr w:type="spellEnd"/>
      <w:r>
        <w:t xml:space="preserve"> with left inferior frontal gyrus (IFG), a region important fo</w:t>
      </w:r>
      <w:bookmarkStart w:id="473" w:name="_GoBack"/>
      <w:bookmarkEnd w:id="473"/>
      <w:r>
        <w:t xml:space="preserve">r language processing and inhibition. </w:t>
      </w:r>
      <w:proofErr w:type="gramStart"/>
      <w:r>
        <w:t>rACC</w:t>
      </w:r>
      <w:proofErr w:type="gramEnd"/>
      <w:r>
        <w:t xml:space="preserve"> and vmPFC, on the other hand showed a qualitatively different pattern with robust co-activation with </w:t>
      </w:r>
      <w:proofErr w:type="spellStart"/>
      <w:r>
        <w:t>dorsoanterior</w:t>
      </w:r>
      <w:proofErr w:type="spellEnd"/>
      <w:r>
        <w:t xml:space="preserve"> Insula—mirroring the pattern observed in the middle functional zone. Both of these regions also co-activated with </w:t>
      </w:r>
      <w:proofErr w:type="spellStart"/>
      <w:r>
        <w:t>lpOFC</w:t>
      </w:r>
      <w:proofErr w:type="spellEnd"/>
      <w:r>
        <w:t>, consistent with their hypothesized role in valuation. All three regions in this zone showed strong co-activation with subcortical regions</w:t>
      </w:r>
      <w:proofErr w:type="gramStart"/>
      <w:r>
        <w:t>;</w:t>
      </w:r>
      <w:proofErr w:type="gramEnd"/>
      <w:r>
        <w:t xml:space="preserve"> in particular, all three regions co-activation to a similar extent with the amygdala. However, rACC showed the greatest co-activation with the thalamus while vmPFC showed the strongest co-activation in all </w:t>
      </w:r>
      <w:r w:rsidR="001A0C27">
        <w:t>MFC</w:t>
      </w:r>
      <w:r>
        <w:t xml:space="preserve"> with </w:t>
      </w:r>
      <w:proofErr w:type="spellStart"/>
      <w:r>
        <w:t>NAcc</w:t>
      </w:r>
      <w:proofErr w:type="spellEnd"/>
      <w:r>
        <w:t xml:space="preserve">.  The strong co-activation of these sub-regions with a variety of subcortical sites, is consistent with the </w:t>
      </w:r>
      <w:r w:rsidR="00104D1A" w:rsidRPr="00104D1A">
        <w:t>hypothes</w:t>
      </w:r>
      <w:r w:rsidR="00104D1A">
        <w:t>is</w:t>
      </w:r>
      <w:r>
        <w:t xml:space="preserve"> that medial PFC is generally important for the contextualization of lower-level affective signals (Roy </w:t>
      </w:r>
      <w:proofErr w:type="gramStart"/>
      <w:r>
        <w:t>et  al</w:t>
      </w:r>
      <w:proofErr w:type="gramEnd"/>
      <w:r>
        <w:t xml:space="preserve">., ). </w:t>
      </w:r>
      <w:ins w:id="474" w:author="Alejandro De La Vega" w:date="2015-08-09T17:13:00Z">
        <w:r w:rsidR="00104D1A">
          <w:t xml:space="preserve">As a whole, </w:t>
        </w:r>
      </w:ins>
      <w:ins w:id="475" w:author="Alejandro De La Vega" w:date="2015-08-09T17:14:00Z">
        <w:r w:rsidR="00104D1A">
          <w:t>these</w:t>
        </w:r>
      </w:ins>
      <w:ins w:id="476" w:author="Alejandro De La Vega" w:date="2015-08-09T17:13:00Z">
        <w:r w:rsidR="00104D1A">
          <w:t xml:space="preserve"> functional co-activation patterns suggest </w:t>
        </w:r>
      </w:ins>
      <w:ins w:id="477" w:author="Alejandro De La Vega" w:date="2015-08-09T17:14:00Z">
        <w:r w:rsidR="00104D1A">
          <w:t>the</w:t>
        </w:r>
      </w:ins>
      <w:ins w:id="478" w:author="Alejandro De La Vega" w:date="2015-08-09T17:13:00Z">
        <w:r w:rsidR="00104D1A">
          <w:t xml:space="preserve"> three broad functional zones in MFC are likely to exhibit substantial </w:t>
        </w:r>
      </w:ins>
      <w:ins w:id="479" w:author="Alejandro De La Vega" w:date="2015-08-09T17:14:00Z">
        <w:r w:rsidR="00104D1A">
          <w:t>functional differences</w:t>
        </w:r>
      </w:ins>
      <w:ins w:id="480" w:author="Alejandro De La Vega" w:date="2015-08-09T17:13:00Z">
        <w:r w:rsidR="00104D1A">
          <w:t xml:space="preserve"> whereas sub-regions within each zone</w:t>
        </w:r>
      </w:ins>
      <w:ins w:id="481" w:author="Alejandro De La Vega" w:date="2015-08-09T17:14:00Z">
        <w:r w:rsidR="00104D1A">
          <w:t xml:space="preserve"> are likely to </w:t>
        </w:r>
      </w:ins>
      <w:ins w:id="482" w:author="Alejandro De La Vega" w:date="2015-08-09T17:13:00Z">
        <w:r w:rsidR="00104D1A">
          <w:t>show more fine-grained differences in functional specialization.</w:t>
        </w:r>
      </w:ins>
    </w:p>
    <w:p w14:paraId="1F564782" w14:textId="77777777" w:rsidR="00A35936" w:rsidRDefault="00A35936" w:rsidP="00A35936">
      <w:pPr>
        <w:pStyle w:val="Normal1"/>
        <w:spacing w:line="360" w:lineRule="auto"/>
      </w:pPr>
    </w:p>
    <w:p w14:paraId="471F7061" w14:textId="77777777" w:rsidR="009E7445" w:rsidRDefault="006B0B75" w:rsidP="00016275">
      <w:pPr>
        <w:pStyle w:val="Heading2"/>
      </w:pPr>
      <w:bookmarkStart w:id="483" w:name="h.721q8a50h6b7" w:colFirst="0" w:colLast="0"/>
      <w:bookmarkEnd w:id="483"/>
      <w:r>
        <w:lastRenderedPageBreak/>
        <w:t>Meta-analytic functional specialization</w:t>
      </w:r>
    </w:p>
    <w:p w14:paraId="1C271960" w14:textId="5FD33E63" w:rsidR="009E7445" w:rsidRDefault="006B0B75">
      <w:pPr>
        <w:pStyle w:val="Normal1"/>
        <w:spacing w:line="360" w:lineRule="auto"/>
      </w:pPr>
      <w:r>
        <w:tab/>
      </w:r>
      <w:ins w:id="484" w:author="Alejandro De La Vega" w:date="2015-08-09T17:15:00Z">
        <w:r w:rsidR="00104D1A">
          <w:t>Next,</w:t>
        </w:r>
      </w:ins>
      <w:ins w:id="485" w:author="Alejandro De La Vega" w:date="2015-08-09T17:22:00Z">
        <w:r w:rsidR="00104D1A">
          <w:t xml:space="preserve"> we</w:t>
        </w:r>
      </w:ins>
      <w:ins w:id="486" w:author="Alejandro De La Vega" w:date="2015-08-09T17:23:00Z">
        <w:r w:rsidR="00104D1A">
          <w:t xml:space="preserve"> sough</w:t>
        </w:r>
      </w:ins>
      <w:ins w:id="487" w:author="Alejandro De La Vega" w:date="2015-08-09T17:24:00Z">
        <w:r w:rsidR="00104D1A">
          <w:t>t</w:t>
        </w:r>
      </w:ins>
      <w:ins w:id="488" w:author="Alejandro De La Vega" w:date="2015-08-09T17:23:00Z">
        <w:r w:rsidR="00104D1A">
          <w:t xml:space="preserve"> to determine if the putatively functionally separable MFC regions we identified </w:t>
        </w:r>
      </w:ins>
      <w:ins w:id="489" w:author="Alejandro De La Vega" w:date="2015-08-09T17:24:00Z">
        <w:r w:rsidR="00F72939">
          <w:t xml:space="preserve">using co-activation data </w:t>
        </w:r>
      </w:ins>
      <w:ins w:id="490" w:author="Alejandro De La Vega" w:date="2015-08-09T17:23:00Z">
        <w:r w:rsidR="00104D1A">
          <w:t xml:space="preserve">exhibited </w:t>
        </w:r>
      </w:ins>
      <w:ins w:id="491" w:author="Alejandro De La Vega" w:date="2015-08-09T17:19:00Z">
        <w:r w:rsidR="00104D1A">
          <w:t xml:space="preserve">differences </w:t>
        </w:r>
      </w:ins>
      <w:ins w:id="492" w:author="Alejandro De La Vega" w:date="2015-08-09T17:23:00Z">
        <w:r w:rsidR="00104D1A">
          <w:t xml:space="preserve">across the wide-variety of cognitive states represented in the </w:t>
        </w:r>
        <w:proofErr w:type="spellStart"/>
        <w:r w:rsidR="00104D1A">
          <w:t>Neurosynth</w:t>
        </w:r>
        <w:proofErr w:type="spellEnd"/>
        <w:r w:rsidR="00104D1A">
          <w:t xml:space="preserve"> database</w:t>
        </w:r>
      </w:ins>
      <w:ins w:id="493" w:author="Alejandro De La Vega" w:date="2015-08-09T17:19:00Z">
        <w:r w:rsidR="00104D1A">
          <w:t xml:space="preserve">. </w:t>
        </w:r>
      </w:ins>
      <w:del w:id="494" w:author="Alejandro De La Vega" w:date="2015-08-09T17:20:00Z">
        <w:r w:rsidDel="00104D1A">
          <w:delText xml:space="preserve">we sought to functionally characterize the regions that we identified in medial frontal cortex. </w:delText>
        </w:r>
      </w:del>
      <w:ins w:id="495" w:author="Tal Yarkoni" w:date="2015-07-28T17:54:00Z">
        <w:r w:rsidR="000E6846">
          <w:t>In contrast</w:t>
        </w:r>
      </w:ins>
      <w:r>
        <w:t xml:space="preserve"> to traditional meta-analyses </w:t>
      </w:r>
      <w:r w:rsidR="0054586E">
        <w:t xml:space="preserve">that </w:t>
      </w:r>
      <w:r>
        <w:t xml:space="preserve">investigate the whole-brain neural correlates of theoretically motivated cognitive functions selected </w:t>
      </w:r>
      <w:r w:rsidR="007A64D0">
        <w:rPr>
          <w:i/>
        </w:rPr>
        <w:t>a priori</w:t>
      </w:r>
      <w:r>
        <w:rPr>
          <w:i/>
        </w:rPr>
        <w:t xml:space="preserve"> </w:t>
      </w:r>
      <w:r>
        <w:t xml:space="preserve">(e.g. pain and cognitive control in dorsal ACC), we </w:t>
      </w:r>
      <w:ins w:id="496" w:author="Tal Yarkoni" w:date="2015-07-28T17:53:00Z">
        <w:r w:rsidR="005A6338">
          <w:t xml:space="preserve">used a data-driven approach that </w:t>
        </w:r>
      </w:ins>
      <w:ins w:id="497" w:author="Tal Yarkoni" w:date="2015-07-28T18:11:00Z">
        <w:r w:rsidR="0002234A">
          <w:t xml:space="preserve">surveyed a broad range of </w:t>
        </w:r>
      </w:ins>
      <w:ins w:id="498" w:author="Alejandro De La Vega" w:date="2015-08-09T16:24:00Z">
        <w:r w:rsidR="001A0C27">
          <w:t>cognitive states</w:t>
        </w:r>
      </w:ins>
      <w:ins w:id="499" w:author="Tal Yarkoni" w:date="2015-07-28T17:54:00Z">
        <w:r w:rsidR="0002234A">
          <w:t xml:space="preserve"> and identified those most strongly predictive of </w:t>
        </w:r>
      </w:ins>
      <w:ins w:id="500" w:author="Alejandro De La Vega" w:date="2015-08-09T16:24:00Z">
        <w:r w:rsidR="001A0C27">
          <w:t>M</w:t>
        </w:r>
      </w:ins>
      <w:ins w:id="501" w:author="Tal Yarkoni" w:date="2015-07-28T18:11:00Z">
        <w:r w:rsidR="0002234A">
          <w:t>FC sub</w:t>
        </w:r>
      </w:ins>
      <w:ins w:id="502" w:author="Alejandro De La Vega" w:date="2015-08-09T17:25:00Z">
        <w:r w:rsidR="00F72939">
          <w:t>-</w:t>
        </w:r>
      </w:ins>
      <w:ins w:id="503" w:author="Tal Yarkoni" w:date="2015-07-28T18:11:00Z">
        <w:r w:rsidR="0002234A">
          <w:t xml:space="preserve">region </w:t>
        </w:r>
      </w:ins>
      <w:ins w:id="504" w:author="Tal Yarkoni" w:date="2015-07-28T17:54:00Z">
        <w:r w:rsidR="0002234A">
          <w:t>activity</w:t>
        </w:r>
      </w:ins>
      <w:r>
        <w:t xml:space="preserve">. We used </w:t>
      </w:r>
      <w:ins w:id="505" w:author="Alejandro De La Vega" w:date="2015-08-09T17:25:00Z">
        <w:r w:rsidR="00754814">
          <w:t xml:space="preserve">a set of </w:t>
        </w:r>
      </w:ins>
      <w:r>
        <w:t xml:space="preserve">34 </w:t>
      </w:r>
      <w:ins w:id="506" w:author="Tal Yarkoni" w:date="2015-07-28T18:12:00Z">
        <w:r w:rsidR="0002234A">
          <w:t>cognitive concepts</w:t>
        </w:r>
      </w:ins>
      <w:r>
        <w:t xml:space="preserve"> derived by applying a standard topic modeling approach to the text of articles in the database (</w:t>
      </w:r>
      <w:proofErr w:type="spellStart"/>
      <w:r>
        <w:t>Poldrack</w:t>
      </w:r>
      <w:proofErr w:type="spellEnd"/>
      <w:r>
        <w:t xml:space="preserve"> et al., 2012), allowing us to also sidestep the difficult problem of manually defining a cognitive ontology and ensuring our analysis was as data-driven as possible</w:t>
      </w:r>
      <w:r w:rsidR="00CB6A82">
        <w:t xml:space="preserve"> (See Supplemental Table 1 for full list of derived topics). </w:t>
      </w:r>
    </w:p>
    <w:p w14:paraId="23052D14" w14:textId="7A14F507" w:rsidR="009E7445" w:rsidRDefault="0002234A" w:rsidP="00A35936">
      <w:pPr>
        <w:pStyle w:val="Normal1"/>
        <w:spacing w:line="360" w:lineRule="auto"/>
        <w:ind w:firstLine="720"/>
      </w:pPr>
      <w:ins w:id="507" w:author="Tal Yarkoni" w:date="2015-07-28T18:14:00Z">
        <w:r>
          <w:t>A major strength of our meta-analytic approach is that it allowed us to quantify the relative specificity of</w:t>
        </w:r>
      </w:ins>
      <w:ins w:id="508" w:author="Tal Yarkoni" w:date="2015-07-28T18:15:00Z">
        <w:r>
          <w:t xml:space="preserve"> brain-cognition associations. A trenchant problem for both </w:t>
        </w:r>
      </w:ins>
      <w:ins w:id="509" w:author="Tal Yarkoni" w:date="2015-07-28T18:16:00Z">
        <w:r w:rsidR="0086259A">
          <w:t xml:space="preserve">individual fMRI studies and conventional meta-analyses is that they typically estimate the probability of observing brain activity conditional on a given mental state, rather than the probability of a mental state conditional on observed brain activity </w:t>
        </w:r>
      </w:ins>
      <w:r w:rsidR="006B0B75">
        <w:t xml:space="preserve"> (</w:t>
      </w:r>
      <w:proofErr w:type="spellStart"/>
      <w:r w:rsidR="006B0B75">
        <w:t>Poldrack</w:t>
      </w:r>
      <w:proofErr w:type="spellEnd"/>
      <w:r w:rsidR="006B0B75">
        <w:t>, 2006). To demonstrate the insidious nature of th</w:t>
      </w:r>
      <w:ins w:id="510" w:author="Tal Yarkoni" w:date="2015-07-28T18:17:00Z">
        <w:r w:rsidR="0086259A">
          <w:t>is</w:t>
        </w:r>
      </w:ins>
      <w:r w:rsidR="006B0B75">
        <w:t xml:space="preserve"> </w:t>
      </w:r>
      <w:r w:rsidR="006B0B75" w:rsidRPr="001A0C27">
        <w:rPr>
          <w:i/>
        </w:rPr>
        <w:t>reverse inference</w:t>
      </w:r>
      <w:r w:rsidR="006B0B75">
        <w:t xml:space="preserve"> problem</w:t>
      </w:r>
      <w:ins w:id="511" w:author="Tal Yarkoni" w:date="2015-07-28T18:17:00Z">
        <w:r w:rsidR="0086259A">
          <w:t xml:space="preserve"> in the present context</w:t>
        </w:r>
      </w:ins>
      <w:r w:rsidR="006B0B75">
        <w:t>, we recreate</w:t>
      </w:r>
      <w:ins w:id="512" w:author="Tal Yarkoni" w:date="2015-07-28T17:56:00Z">
        <w:r w:rsidR="003A5590">
          <w:t>d</w:t>
        </w:r>
      </w:ins>
      <w:r w:rsidR="001A28D8">
        <w:t xml:space="preserve">, using </w:t>
      </w:r>
      <w:proofErr w:type="spellStart"/>
      <w:r w:rsidR="001A28D8">
        <w:t>Neurosynth</w:t>
      </w:r>
      <w:proofErr w:type="spellEnd"/>
      <w:r w:rsidR="001A28D8">
        <w:t>,</w:t>
      </w:r>
      <w:r w:rsidR="006B0B75">
        <w:t xml:space="preserve"> </w:t>
      </w:r>
      <w:ins w:id="513" w:author="Tal Yarkoni" w:date="2015-07-28T17:56:00Z">
        <w:r w:rsidR="003A5590">
          <w:t xml:space="preserve">a </w:t>
        </w:r>
      </w:ins>
      <w:r w:rsidR="006B0B75">
        <w:t xml:space="preserve">meta-analysis </w:t>
      </w:r>
      <w:ins w:id="514" w:author="Tal Yarkoni" w:date="2015-07-28T17:56:00Z">
        <w:r w:rsidR="003A5590">
          <w:t xml:space="preserve">conducted by </w:t>
        </w:r>
      </w:ins>
      <w:proofErr w:type="spellStart"/>
      <w:r w:rsidR="006B0B75">
        <w:t>Shackman</w:t>
      </w:r>
      <w:proofErr w:type="spellEnd"/>
      <w:r w:rsidR="006B0B75">
        <w:t xml:space="preserve"> et al., (2011) that </w:t>
      </w:r>
      <w:ins w:id="515" w:author="Tal Yarkoni" w:date="2015-07-28T17:56:00Z">
        <w:r w:rsidR="003A5590">
          <w:t>reported a high degree of</w:t>
        </w:r>
      </w:ins>
      <w:r w:rsidR="006B0B75">
        <w:t xml:space="preserve"> </w:t>
      </w:r>
      <w:r w:rsidR="007A64D0">
        <w:t>overlap</w:t>
      </w:r>
      <w:r w:rsidR="006B0B75">
        <w:t xml:space="preserve"> between negative affect, pain and cognitive control in </w:t>
      </w:r>
      <w:r w:rsidR="001A28D8">
        <w:t xml:space="preserve">regions of the </w:t>
      </w:r>
      <w:r w:rsidR="006B0B75">
        <w:t xml:space="preserve">dACC. First, we performed a ‘forward inference’ analysis </w:t>
      </w:r>
      <w:ins w:id="516" w:author="Tal Yarkoni" w:date="2015-07-28T17:57:00Z">
        <w:r w:rsidR="00A91BE9">
          <w:t xml:space="preserve">that </w:t>
        </w:r>
        <w:r w:rsidR="0007421C">
          <w:t xml:space="preserve">identified </w:t>
        </w:r>
      </w:ins>
      <w:r w:rsidR="006B0B75">
        <w:t xml:space="preserve">all voxels </w:t>
      </w:r>
      <w:ins w:id="517" w:author="Tal Yarkoni" w:date="2015-07-28T17:57:00Z">
        <w:r w:rsidR="00A91BE9">
          <w:t xml:space="preserve">consistently activated in studies involving </w:t>
        </w:r>
      </w:ins>
      <w:r w:rsidR="006B0B75">
        <w:t xml:space="preserve">negative affect, pain </w:t>
      </w:r>
      <w:ins w:id="518" w:author="Tal Yarkoni" w:date="2015-07-28T17:57:00Z">
        <w:r w:rsidR="00A91BE9">
          <w:t xml:space="preserve">or </w:t>
        </w:r>
      </w:ins>
      <w:r w:rsidR="006B0B75">
        <w:t>conflict (Figure 5a); this analysis is akin to performing a standard fMRI meta-analysis, in which one selects studies purport</w:t>
      </w:r>
      <w:ins w:id="519" w:author="Tal Yarkoni" w:date="2015-07-28T17:57:00Z">
        <w:r w:rsidR="00A91BE9">
          <w:t>ing</w:t>
        </w:r>
      </w:ins>
      <w:r w:rsidR="006B0B75">
        <w:t xml:space="preserve"> to engage these processes. Similar to </w:t>
      </w:r>
      <w:proofErr w:type="spellStart"/>
      <w:r w:rsidR="006B0B75">
        <w:t>Shackman</w:t>
      </w:r>
      <w:proofErr w:type="spellEnd"/>
      <w:r w:rsidR="006B0B75">
        <w:t xml:space="preserve"> et al., (2011), we f</w:t>
      </w:r>
      <w:ins w:id="520" w:author="Tal Yarkoni" w:date="2015-07-28T18:17:00Z">
        <w:r w:rsidR="0086259A">
          <w:t xml:space="preserve">ound </w:t>
        </w:r>
      </w:ins>
      <w:r w:rsidR="006B0B75">
        <w:t xml:space="preserve">a </w:t>
      </w:r>
      <w:ins w:id="521" w:author="Tal Yarkoni" w:date="2015-07-28T18:18:00Z">
        <w:r w:rsidR="0086259A">
          <w:t xml:space="preserve">marked </w:t>
        </w:r>
      </w:ins>
      <w:r w:rsidR="006B0B75">
        <w:t xml:space="preserve">overlap between pain, conflict and affect in the dACC/pre-SMA zone. </w:t>
      </w:r>
      <w:ins w:id="522" w:author="Tal Yarkoni" w:date="2015-07-28T18:18:00Z">
        <w:r w:rsidR="0086259A">
          <w:t>Strikingly, h</w:t>
        </w:r>
      </w:ins>
      <w:r w:rsidR="006B0B75">
        <w:t xml:space="preserve">owever, </w:t>
      </w:r>
      <w:ins w:id="523" w:author="Tal Yarkoni" w:date="2015-07-28T18:18:00Z">
        <w:r w:rsidR="0086259A">
          <w:t xml:space="preserve">we also </w:t>
        </w:r>
      </w:ins>
      <w:ins w:id="524" w:author="Tal Yarkoni" w:date="2015-07-28T18:19:00Z">
        <w:r w:rsidR="0086259A">
          <w:t xml:space="preserve">obtained </w:t>
        </w:r>
      </w:ins>
      <w:ins w:id="525" w:author="Tal Yarkoni" w:date="2015-07-28T18:18:00Z">
        <w:r w:rsidR="0086259A">
          <w:t>nearly identical results when</w:t>
        </w:r>
      </w:ins>
      <w:ins w:id="526" w:author="Tal Yarkoni" w:date="2015-07-28T18:19:00Z">
        <w:r w:rsidR="0086259A">
          <w:t xml:space="preserve"> assessing the overlap between</w:t>
        </w:r>
      </w:ins>
      <w:r w:rsidR="006B0B75">
        <w:t xml:space="preserve"> three cognitive functions that </w:t>
      </w:r>
      <w:ins w:id="527" w:author="Tal Yarkoni" w:date="2015-07-28T18:19:00Z">
        <w:r w:rsidR="0086259A">
          <w:t>are not typically associated with</w:t>
        </w:r>
      </w:ins>
      <w:r w:rsidR="006B0B75">
        <w:t xml:space="preserve"> dACC</w:t>
      </w:r>
      <w:ins w:id="528" w:author="Tal Yarkoni" w:date="2015-07-28T18:19:00Z">
        <w:r w:rsidR="0086259A">
          <w:t xml:space="preserve"> activity</w:t>
        </w:r>
      </w:ins>
      <w:r w:rsidR="006B0B75">
        <w:t>: social cognition, vision and memory retrieval (Figure 5b). In contrast, w</w:t>
      </w:r>
      <w:ins w:id="529" w:author="Tal Yarkoni" w:date="2015-07-28T18:20:00Z">
        <w:r w:rsidR="0086259A">
          <w:t>hen</w:t>
        </w:r>
      </w:ins>
      <w:r w:rsidR="006B0B75">
        <w:t xml:space="preserve"> </w:t>
      </w:r>
      <w:ins w:id="530" w:author="Tal Yarkoni" w:date="2015-07-28T18:20:00Z">
        <w:r w:rsidR="0086259A">
          <w:t xml:space="preserve">we </w:t>
        </w:r>
      </w:ins>
      <w:r w:rsidR="007A64D0">
        <w:t>conducted</w:t>
      </w:r>
      <w:r w:rsidR="006B0B75">
        <w:t xml:space="preserve"> a ‘reverse inference’ analysis -- which displays voxels that predict a high probability of the presence of each of these cognitive functions given their activation-- </w:t>
      </w:r>
      <w:ins w:id="531" w:author="Tal Yarkoni" w:date="2015-07-28T18:20:00Z">
        <w:r w:rsidR="0086259A">
          <w:t xml:space="preserve">we </w:t>
        </w:r>
      </w:ins>
      <w:r w:rsidR="006B0B75">
        <w:t>found unique spatial patterns for negative affect, pain and cognitive control (Figure 5c</w:t>
      </w:r>
      <w:ins w:id="532" w:author="Tal Yarkoni" w:date="2015-07-28T18:20:00Z">
        <w:r w:rsidR="0086259A">
          <w:t xml:space="preserve">; cf. </w:t>
        </w:r>
        <w:proofErr w:type="spellStart"/>
        <w:r w:rsidR="0086259A">
          <w:t>Yarkoni</w:t>
        </w:r>
        <w:proofErr w:type="spellEnd"/>
        <w:r w:rsidR="0086259A">
          <w:t xml:space="preserve"> et al, 2011</w:t>
        </w:r>
      </w:ins>
      <w:r w:rsidR="006B0B75">
        <w:t xml:space="preserve">). </w:t>
      </w:r>
      <w:commentRangeStart w:id="533"/>
      <w:ins w:id="534" w:author="Tal Yarkoni" w:date="2015-07-28T18:21:00Z">
        <w:r w:rsidR="0086259A">
          <w:t>The limited degree of</w:t>
        </w:r>
      </w:ins>
      <w:r w:rsidR="006B0B75">
        <w:t xml:space="preserve"> overlap </w:t>
      </w:r>
      <w:ins w:id="535" w:author="Tal Yarkoni" w:date="2015-07-28T18:21:00Z">
        <w:r w:rsidR="0086259A">
          <w:t xml:space="preserve">observed in the latter analysis </w:t>
        </w:r>
      </w:ins>
      <w:ins w:id="536" w:author="Tal Yarkoni" w:date="2015-07-28T18:22:00Z">
        <w:r w:rsidR="0086259A">
          <w:t>suggests</w:t>
        </w:r>
      </w:ins>
      <w:r w:rsidR="006B0B75">
        <w:t xml:space="preserve"> that </w:t>
      </w:r>
      <w:ins w:id="537" w:author="Tal Yarkoni" w:date="2015-07-28T18:23:00Z">
        <w:r w:rsidR="0086259A">
          <w:t xml:space="preserve">the putative role of dACC in affect, pain, and cognitive control likely derives from a more general function, whereas other subregions of </w:t>
        </w:r>
      </w:ins>
      <w:r w:rsidR="001A0C27">
        <w:t>MFC</w:t>
      </w:r>
      <w:ins w:id="538" w:author="Tal Yarkoni" w:date="2015-07-28T18:23:00Z">
        <w:r w:rsidR="0086259A">
          <w:t xml:space="preserve"> may </w:t>
        </w:r>
      </w:ins>
      <w:proofErr w:type="spellStart"/>
      <w:ins w:id="539" w:author="Tal Yarkoni" w:date="2015-07-28T18:24:00Z">
        <w:r w:rsidR="0086259A">
          <w:t>subserve</w:t>
        </w:r>
        <w:proofErr w:type="spellEnd"/>
        <w:r w:rsidR="0086259A">
          <w:t xml:space="preserve"> more domain-specific roles in cognition.</w:t>
        </w:r>
      </w:ins>
      <w:r w:rsidR="006B0B75">
        <w:t xml:space="preserve"> </w:t>
      </w:r>
      <w:commentRangeEnd w:id="533"/>
      <w:r w:rsidR="001A0C27">
        <w:rPr>
          <w:rStyle w:val="CommentReference"/>
        </w:rPr>
        <w:commentReference w:id="533"/>
      </w:r>
    </w:p>
    <w:p w14:paraId="189F0A65" w14:textId="77777777" w:rsidR="009E7445" w:rsidRDefault="009E7445" w:rsidP="00A35936">
      <w:pPr>
        <w:pStyle w:val="Normal1"/>
        <w:spacing w:line="360" w:lineRule="auto"/>
      </w:pPr>
    </w:p>
    <w:p w14:paraId="3CACBC4A" w14:textId="77777777" w:rsidR="001A0C27" w:rsidRDefault="007A64D0" w:rsidP="001A0C27">
      <w:pPr>
        <w:pStyle w:val="Normal1"/>
        <w:keepNext/>
        <w:spacing w:line="360" w:lineRule="auto"/>
      </w:pPr>
      <w:commentRangeStart w:id="540"/>
      <w:r>
        <w:rPr>
          <w:noProof/>
        </w:rPr>
        <w:drawing>
          <wp:inline distT="114300" distB="114300" distL="114300" distR="114300" wp14:anchorId="60C90825" wp14:editId="51D43FCD">
            <wp:extent cx="5831869" cy="1714500"/>
            <wp:effectExtent l="0" t="0" r="10160" b="0"/>
            <wp:docPr id="19" name="image17.jpg" descr="Figure 5 meta-analysis.jpg"/>
            <wp:cNvGraphicFramePr/>
            <a:graphic xmlns:a="http://schemas.openxmlformats.org/drawingml/2006/main">
              <a:graphicData uri="http://schemas.openxmlformats.org/drawingml/2006/picture">
                <pic:pic xmlns:pic="http://schemas.openxmlformats.org/drawingml/2006/picture">
                  <pic:nvPicPr>
                    <pic:cNvPr id="0" name="image17.jpg" descr="Figure 5 meta-analysis.jpg"/>
                    <pic:cNvPicPr preferRelativeResize="0"/>
                  </pic:nvPicPr>
                  <pic:blipFill>
                    <a:blip r:embed="rId13"/>
                    <a:srcRect l="7692" t="12629" r="8974" b="54865"/>
                    <a:stretch>
                      <a:fillRect/>
                    </a:stretch>
                  </pic:blipFill>
                  <pic:spPr>
                    <a:xfrm>
                      <a:off x="0" y="0"/>
                      <a:ext cx="5832306" cy="1714629"/>
                    </a:xfrm>
                    <a:prstGeom prst="rect">
                      <a:avLst/>
                    </a:prstGeom>
                    <a:ln/>
                  </pic:spPr>
                </pic:pic>
              </a:graphicData>
            </a:graphic>
          </wp:inline>
        </w:drawing>
      </w:r>
      <w:commentRangeEnd w:id="540"/>
      <w:r w:rsidR="006B0BCB">
        <w:rPr>
          <w:rStyle w:val="CommentReference"/>
        </w:rPr>
        <w:commentReference w:id="540"/>
      </w:r>
    </w:p>
    <w:p w14:paraId="40276A90" w14:textId="77777777" w:rsidR="001A0C27" w:rsidRDefault="001A0C27" w:rsidP="001A0C27">
      <w:pPr>
        <w:pStyle w:val="Normal1"/>
        <w:spacing w:line="240" w:lineRule="auto"/>
      </w:pPr>
      <w:r>
        <w:t xml:space="preserve">Figure </w:t>
      </w:r>
      <w:fldSimple w:instr=" SEQ Figure \* ARABIC ">
        <w:r w:rsidR="00A53564">
          <w:rPr>
            <w:noProof/>
          </w:rPr>
          <w:t>5</w:t>
        </w:r>
      </w:fldSimple>
      <w:r>
        <w:t xml:space="preserve">. </w:t>
      </w:r>
      <w:r>
        <w:rPr>
          <w:i/>
          <w:sz w:val="20"/>
          <w:szCs w:val="20"/>
        </w:rPr>
        <w:t xml:space="preserve">. </w:t>
      </w:r>
      <w:r w:rsidRPr="001A0C27">
        <w:rPr>
          <w:sz w:val="20"/>
          <w:szCs w:val="20"/>
        </w:rPr>
        <w:t>Reverse-inference is necessary to determine neural correlates of cognitive functions. A) Forward inference of pain (red), cognitive control (blue) and emotion (yellow), showing overlap in in white. B) Forward inference of social cognition (blue), vision (red) and memory retrieval (red) also showing overlap in white. C) Reverse inference map of pain (red), cognitive control (blue) and emotion (yellow) shows distinct neural correlates of these domains, with no overlap between these three cognitive states in dACC.</w:t>
      </w:r>
    </w:p>
    <w:p w14:paraId="76E080DB" w14:textId="0C31F014" w:rsidR="006706F2" w:rsidRDefault="001A0C27" w:rsidP="001A0C27">
      <w:pPr>
        <w:pStyle w:val="Normal1"/>
        <w:spacing w:line="360" w:lineRule="auto"/>
        <w:ind w:firstLine="0"/>
        <w:rPr>
          <w:ins w:id="541" w:author="Alejandro De La Vega" w:date="2015-08-10T17:47:00Z"/>
        </w:rPr>
      </w:pPr>
      <w:ins w:id="542" w:author="Alejandro De La Vega" w:date="2015-08-09T16:36:00Z">
        <w:r>
          <w:tab/>
        </w:r>
      </w:ins>
      <w:r w:rsidR="006B0B75">
        <w:t xml:space="preserve">To characterize the functional specialization of </w:t>
      </w:r>
      <w:r w:rsidR="00EB60B5">
        <w:t xml:space="preserve">different </w:t>
      </w:r>
      <w:ins w:id="543" w:author="Alejandro De La Vega" w:date="2015-08-09T16:24:00Z">
        <w:r>
          <w:t>MFC</w:t>
        </w:r>
      </w:ins>
      <w:r w:rsidR="00EB60B5">
        <w:t xml:space="preserve"> clusters</w:t>
      </w:r>
      <w:r w:rsidR="006B0B75">
        <w:t xml:space="preserve">, </w:t>
      </w:r>
      <w:del w:id="544" w:author="Alejandro De La Vega" w:date="2015-08-10T17:48:00Z">
        <w:r w:rsidR="006B0B75" w:rsidDel="006706F2">
          <w:delText>we</w:delText>
        </w:r>
      </w:del>
      <w:ins w:id="545" w:author="Alejandro De La Vega" w:date="2015-08-10T17:48:00Z">
        <w:r w:rsidR="006706F2">
          <w:t xml:space="preserve">we used </w:t>
        </w:r>
      </w:ins>
      <w:ins w:id="546" w:author="Alejandro De La Vega" w:date="2015-08-10T17:50:00Z">
        <w:r w:rsidR="006706F2">
          <w:t xml:space="preserve">a </w:t>
        </w:r>
      </w:ins>
      <w:ins w:id="547" w:author="Alejandro De La Vega" w:date="2015-08-10T17:48:00Z">
        <w:r w:rsidR="006706F2">
          <w:t xml:space="preserve">machine learning </w:t>
        </w:r>
      </w:ins>
      <w:ins w:id="548" w:author="Alejandro De La Vega" w:date="2015-08-10T17:50:00Z">
        <w:r w:rsidR="006706F2">
          <w:t>classifier</w:t>
        </w:r>
      </w:ins>
      <w:ins w:id="549" w:author="Alejandro De La Vega" w:date="2015-08-10T17:48:00Z">
        <w:r w:rsidR="006706F2">
          <w:t xml:space="preserve"> </w:t>
        </w:r>
      </w:ins>
      <w:ins w:id="550" w:author="Alejandro De La Vega" w:date="2015-08-10T17:45:00Z">
        <w:r w:rsidR="006706F2">
          <w:t>t</w:t>
        </w:r>
      </w:ins>
      <w:r w:rsidR="006B0B75">
        <w:t xml:space="preserve">o </w:t>
      </w:r>
      <w:ins w:id="551" w:author="Alejandro De La Vega" w:date="2015-08-10T17:51:00Z">
        <w:r w:rsidR="006706F2">
          <w:t xml:space="preserve">identify the cognitive </w:t>
        </w:r>
      </w:ins>
      <w:ins w:id="552" w:author="Alejandro De La Vega" w:date="2015-08-10T18:04:00Z">
        <w:r w:rsidR="006706F2">
          <w:t>states</w:t>
        </w:r>
      </w:ins>
      <w:ins w:id="553" w:author="Alejandro De La Vega" w:date="2015-08-10T17:51:00Z">
        <w:r w:rsidR="006706F2">
          <w:t xml:space="preserve"> that best predicted the activation of each individual cluster</w:t>
        </w:r>
      </w:ins>
      <w:del w:id="554" w:author="Alejandro De La Vega" w:date="2015-08-10T17:51:00Z">
        <w:r w:rsidR="006B0B75" w:rsidDel="006706F2">
          <w:delText xml:space="preserve">identify </w:delText>
        </w:r>
      </w:del>
      <w:del w:id="555" w:author="Alejandro De La Vega" w:date="2015-08-10T17:48:00Z">
        <w:r w:rsidR="006B0B75" w:rsidDel="006706F2">
          <w:delText xml:space="preserve">which </w:delText>
        </w:r>
      </w:del>
      <w:del w:id="556" w:author="Alejandro De La Vega" w:date="2015-08-10T17:51:00Z">
        <w:r w:rsidR="006B0B75" w:rsidDel="006706F2">
          <w:delText xml:space="preserve">cognitive functions </w:delText>
        </w:r>
      </w:del>
      <w:del w:id="557" w:author="Alejandro De La Vega" w:date="2015-08-10T17:48:00Z">
        <w:r w:rsidR="006B0B75" w:rsidDel="006706F2">
          <w:delText>best predicted the activation of each individual cluster</w:delText>
        </w:r>
      </w:del>
      <w:r w:rsidR="006B0B75">
        <w:t xml:space="preserve">. For each </w:t>
      </w:r>
      <w:ins w:id="558" w:author="Tal Yarkoni" w:date="2015-07-28T18:24:00Z">
        <w:del w:id="559" w:author="Alejandro De La Vega" w:date="2015-08-10T17:46:00Z">
          <w:r w:rsidR="0086259A" w:rsidDel="006706F2">
            <w:delText>dACC</w:delText>
          </w:r>
        </w:del>
      </w:ins>
      <w:del w:id="560" w:author="Alejandro De La Vega" w:date="2015-08-10T17:51:00Z">
        <w:r w:rsidR="0086259A" w:rsidDel="006706F2">
          <w:delText xml:space="preserve"> </w:delText>
        </w:r>
      </w:del>
      <w:r w:rsidR="0086259A">
        <w:t>cluster</w:t>
      </w:r>
      <w:ins w:id="561" w:author="Alejandro De La Vega" w:date="2015-08-10T18:12:00Z">
        <w:r w:rsidR="006706F2">
          <w:t xml:space="preserve"> individually</w:t>
        </w:r>
      </w:ins>
      <w:r w:rsidR="0086259A">
        <w:t>,</w:t>
      </w:r>
      <w:r w:rsidR="006B0B75">
        <w:t xml:space="preserve"> we </w:t>
      </w:r>
      <w:del w:id="562" w:author="Alejandro De La Vega" w:date="2015-08-10T17:50:00Z">
        <w:r w:rsidR="006B0B75" w:rsidDel="006706F2">
          <w:delText xml:space="preserve">selected two sets of fMRI studies: those that showed activation within the cluster (average N = ) and those that did not (average N = ). </w:delText>
        </w:r>
      </w:del>
      <w:ins w:id="563" w:author="Alejandro De La Vega" w:date="2015-08-10T18:00:00Z">
        <w:r w:rsidR="006706F2">
          <w:t xml:space="preserve">selected two sets of studies: studies that activated the cluster and studies that did not; we then </w:t>
        </w:r>
      </w:ins>
      <w:ins w:id="564" w:author="Alejandro De La Vega" w:date="2015-08-10T18:03:00Z">
        <w:r w:rsidR="006706F2">
          <w:t>trained a n</w:t>
        </w:r>
      </w:ins>
      <w:ins w:id="565" w:author="Alejandro De La Vega" w:date="2015-08-10T18:01:00Z">
        <w:r w:rsidR="006706F2">
          <w:t>aïve</w:t>
        </w:r>
      </w:ins>
      <w:ins w:id="566" w:author="Alejandro De La Vega" w:date="2015-08-10T18:00:00Z">
        <w:r w:rsidR="006706F2">
          <w:t xml:space="preserve"> </w:t>
        </w:r>
      </w:ins>
      <w:ins w:id="567" w:author="Alejandro De La Vega" w:date="2015-08-10T18:01:00Z">
        <w:r w:rsidR="006706F2">
          <w:t xml:space="preserve">Bayes classifier to </w:t>
        </w:r>
      </w:ins>
      <w:ins w:id="568" w:author="Alejandro De La Vega" w:date="2015-08-10T18:04:00Z">
        <w:r w:rsidR="006706F2">
          <w:t xml:space="preserve">differentiate the two sets </w:t>
        </w:r>
      </w:ins>
      <w:ins w:id="569" w:author="Alejandro De La Vega" w:date="2015-08-10T18:12:00Z">
        <w:r w:rsidR="006706F2">
          <w:t xml:space="preserve">of studies </w:t>
        </w:r>
      </w:ins>
      <w:ins w:id="570" w:author="Alejandro De La Vega" w:date="2015-08-10T18:04:00Z">
        <w:r w:rsidR="006706F2">
          <w:t xml:space="preserve">on the basis of the cognitive concepts </w:t>
        </w:r>
      </w:ins>
      <w:ins w:id="571" w:author="Alejandro De La Vega" w:date="2015-08-10T18:05:00Z">
        <w:r w:rsidR="006706F2">
          <w:t xml:space="preserve">discussed </w:t>
        </w:r>
      </w:ins>
      <w:ins w:id="572" w:author="Alejandro De La Vega" w:date="2015-08-10T18:12:00Z">
        <w:r w:rsidR="006706F2">
          <w:t>within</w:t>
        </w:r>
      </w:ins>
      <w:ins w:id="573" w:author="Alejandro De La Vega" w:date="2015-08-10T18:56:00Z">
        <w:r w:rsidR="00991E7E">
          <w:t xml:space="preserve"> each study</w:t>
        </w:r>
      </w:ins>
      <w:ins w:id="574" w:author="Alejandro De La Vega" w:date="2015-08-10T18:05:00Z">
        <w:r w:rsidR="006706F2">
          <w:t xml:space="preserve">. </w:t>
        </w:r>
      </w:ins>
      <w:ins w:id="575" w:author="Alejandro De La Vega" w:date="2015-08-10T18:09:00Z">
        <w:r w:rsidR="006706F2">
          <w:t>From the resulting fitted models,</w:t>
        </w:r>
      </w:ins>
      <w:ins w:id="576" w:author="Alejandro De La Vega" w:date="2015-08-10T18:08:00Z">
        <w:r w:rsidR="006706F2">
          <w:t xml:space="preserve"> </w:t>
        </w:r>
      </w:ins>
      <w:ins w:id="577" w:author="Alejandro De La Vega" w:date="2015-08-10T18:06:00Z">
        <w:r w:rsidR="006706F2">
          <w:t xml:space="preserve">we extracted the log-odds ratio of each cognitive concept given </w:t>
        </w:r>
      </w:ins>
      <w:ins w:id="578" w:author="Alejandro De La Vega" w:date="2015-08-10T18:12:00Z">
        <w:r w:rsidR="006706F2">
          <w:t xml:space="preserve">activation of </w:t>
        </w:r>
      </w:ins>
      <w:ins w:id="579" w:author="Alejandro De La Vega" w:date="2015-08-10T18:13:00Z">
        <w:r w:rsidR="006706F2">
          <w:t>that</w:t>
        </w:r>
      </w:ins>
      <w:ins w:id="580" w:author="Alejandro De La Vega" w:date="2015-08-10T18:12:00Z">
        <w:r w:rsidR="006706F2">
          <w:t xml:space="preserve"> cluster</w:t>
        </w:r>
      </w:ins>
      <w:ins w:id="581" w:author="Alejandro De La Vega" w:date="2015-08-10T18:06:00Z">
        <w:r w:rsidR="006706F2">
          <w:t xml:space="preserve">, </w:t>
        </w:r>
      </w:ins>
      <w:ins w:id="582" w:author="Alejandro De La Vega" w:date="2015-08-10T18:07:00Z">
        <w:r w:rsidR="006706F2">
          <w:t xml:space="preserve">revealing the cognitive concepts that </w:t>
        </w:r>
      </w:ins>
      <w:ins w:id="583" w:author="Alejandro De La Vega" w:date="2015-08-10T18:13:00Z">
        <w:r w:rsidR="006706F2">
          <w:t xml:space="preserve">best predicted activity for each individual MFC region. </w:t>
        </w:r>
      </w:ins>
      <w:ins w:id="584" w:author="Alejandro De La Vega" w:date="2015-08-10T18:07:00Z">
        <w:r w:rsidR="006706F2">
          <w:t xml:space="preserve"> </w:t>
        </w:r>
      </w:ins>
    </w:p>
    <w:p w14:paraId="6757322C" w14:textId="3423EA8B" w:rsidR="009E7445" w:rsidDel="006706F2" w:rsidRDefault="006B0B75" w:rsidP="001A0C27">
      <w:pPr>
        <w:pStyle w:val="Normal1"/>
        <w:spacing w:line="360" w:lineRule="auto"/>
        <w:ind w:firstLine="0"/>
        <w:rPr>
          <w:del w:id="585" w:author="Alejandro De La Vega" w:date="2015-08-10T18:14:00Z"/>
        </w:rPr>
      </w:pPr>
      <w:del w:id="586" w:author="Alejandro De La Vega" w:date="2015-08-10T18:14:00Z">
        <w:r w:rsidDel="006706F2">
          <w:delText xml:space="preserve">Thus, we were able to determine the extent to which each cognitive function differentiates studies that activated a region from those that did not. </w:delText>
        </w:r>
      </w:del>
    </w:p>
    <w:p w14:paraId="172CA7AA" w14:textId="60E9931D" w:rsidR="009E7445" w:rsidRDefault="006B0B75" w:rsidP="00A35936">
      <w:pPr>
        <w:pStyle w:val="Normal1"/>
        <w:spacing w:line="360" w:lineRule="auto"/>
        <w:ind w:firstLine="720"/>
      </w:pPr>
      <w:del w:id="587" w:author="Alejandro De La Vega" w:date="2015-08-10T18:14:00Z">
        <w:r w:rsidDel="006706F2">
          <w:delText xml:space="preserve"> </w:delText>
        </w:r>
      </w:del>
      <w:r>
        <w:t xml:space="preserve">At </w:t>
      </w:r>
      <w:r w:rsidR="00F9375E">
        <w:t>the coarse analysis level</w:t>
      </w:r>
      <w:r>
        <w:t xml:space="preserve">, each of the three functional zones in medial frontal cortex </w:t>
      </w:r>
      <w:r w:rsidR="001A28D8">
        <w:t>show</w:t>
      </w:r>
      <w:r w:rsidR="00F9375E">
        <w:t>ed</w:t>
      </w:r>
      <w:r w:rsidR="001A28D8">
        <w:t xml:space="preserve"> </w:t>
      </w:r>
      <w:r>
        <w:t xml:space="preserve">distinct patterns of </w:t>
      </w:r>
      <w:r w:rsidR="001A28D8">
        <w:t xml:space="preserve">functional </w:t>
      </w:r>
      <w:r>
        <w:t xml:space="preserve">specialization (Figure 6A). SMA was strongly and primarily involved with motor function, although this region was also involved to some extent with pain and cognitive control processes (in particular switching). </w:t>
      </w:r>
      <w:proofErr w:type="gramStart"/>
      <w:r>
        <w:t>pre</w:t>
      </w:r>
      <w:proofErr w:type="gramEnd"/>
      <w:r>
        <w:t>-SMA/dACC showed a distinct shift away from motor function and towards cognitive and affective processes. This zone was primarily involved with various facets of cognitive control (e.g. c</w:t>
      </w:r>
      <w:commentRangeStart w:id="588"/>
      <w:r>
        <w:t xml:space="preserve">onflict, working memory, switching, inhibition), but also showed specialization to more affective processes such as pain, emotion and decision-making. Consistent with </w:t>
      </w:r>
      <w:proofErr w:type="spellStart"/>
      <w:r>
        <w:t>mPFC’s</w:t>
      </w:r>
      <w:proofErr w:type="spellEnd"/>
      <w:r>
        <w:t xml:space="preserve"> distinct </w:t>
      </w:r>
      <w:proofErr w:type="spellStart"/>
      <w:r>
        <w:t>coactivation</w:t>
      </w:r>
      <w:proofErr w:type="spellEnd"/>
      <w:r>
        <w:t xml:space="preserve"> with the rest of the brain, this zone showed a distinct pattern, being primarily involved with social cognition, emotion, reward and decision-making.</w:t>
      </w:r>
      <w:commentRangeEnd w:id="588"/>
      <w:r w:rsidR="007A64D0">
        <w:commentReference w:id="588"/>
      </w:r>
    </w:p>
    <w:p w14:paraId="2728EAE4" w14:textId="26682D61" w:rsidR="009E7445" w:rsidRDefault="006B0B75" w:rsidP="00A35936">
      <w:pPr>
        <w:pStyle w:val="Normal1"/>
        <w:spacing w:line="360" w:lineRule="auto"/>
        <w:ind w:firstLine="720"/>
      </w:pPr>
      <w:r>
        <w:lastRenderedPageBreak/>
        <w:t xml:space="preserve">To take a closer look, we performed the same analysis on each of the nine subregions we identified, and plotted the results grouped by the functional zone they belonged to (Figure </w:t>
      </w:r>
      <w:r w:rsidR="00CB6A82">
        <w:t>6</w:t>
      </w:r>
      <w:r>
        <w:t>). Overall, subregions within each cluster showed similar profiles to each other, with subtle</w:t>
      </w:r>
      <w:ins w:id="589" w:author="Luke J. Chang" w:date="2015-07-26T23:00:00Z">
        <w:r w:rsidR="00D770BD">
          <w:t xml:space="preserve"> </w:t>
        </w:r>
      </w:ins>
      <w:r w:rsidR="001A28D8">
        <w:t xml:space="preserve">yet important </w:t>
      </w:r>
      <w:r>
        <w:t xml:space="preserve">distinctions in their functional specialization. Both SMA subregions were similarly involved in motor function, but caudal SMA was more strongly associated with pain, while rostral SMA showed some associations with language. </w:t>
      </w:r>
    </w:p>
    <w:p w14:paraId="0A4B2B67" w14:textId="77777777" w:rsidR="00A53564" w:rsidRDefault="006B0B75" w:rsidP="00A53564">
      <w:pPr>
        <w:pStyle w:val="Normal1"/>
        <w:keepNext/>
        <w:spacing w:line="360" w:lineRule="auto"/>
        <w:ind w:firstLine="720"/>
        <w:rPr>
          <w:ins w:id="590" w:author="Alejandro De La Vega" w:date="2015-08-10T18:37:00Z"/>
        </w:rPr>
      </w:pPr>
      <w:r>
        <w:t xml:space="preserve">. </w:t>
      </w:r>
      <w:ins w:id="591" w:author="Alejandro De La Vega" w:date="2015-08-10T18:36:00Z">
        <w:r w:rsidR="00A53564">
          <w:rPr>
            <w:noProof/>
          </w:rPr>
          <w:drawing>
            <wp:inline distT="0" distB="0" distL="0" distR="0" wp14:anchorId="743C46BE" wp14:editId="422D2499">
              <wp:extent cx="6325322" cy="441660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Polar .pdf"/>
                      <pic:cNvPicPr/>
                    </pic:nvPicPr>
                    <pic:blipFill rotWithShape="1">
                      <a:blip r:embed="rId14">
                        <a:extLst>
                          <a:ext uri="{28A0092B-C50C-407E-A947-70E740481C1C}">
                            <a14:useLocalDpi xmlns:a14="http://schemas.microsoft.com/office/drawing/2010/main" val="0"/>
                          </a:ext>
                        </a:extLst>
                      </a:blip>
                      <a:srcRect l="2939" t="2964" r="1978" b="2190"/>
                      <a:stretch/>
                    </pic:blipFill>
                    <pic:spPr bwMode="auto">
                      <a:xfrm>
                        <a:off x="0" y="0"/>
                        <a:ext cx="6328240" cy="4418640"/>
                      </a:xfrm>
                      <a:prstGeom prst="rect">
                        <a:avLst/>
                      </a:prstGeom>
                      <a:ln>
                        <a:noFill/>
                      </a:ln>
                      <a:extLst>
                        <a:ext uri="{53640926-AAD7-44d8-BBD7-CCE9431645EC}">
                          <a14:shadowObscured xmlns:a14="http://schemas.microsoft.com/office/drawing/2010/main"/>
                        </a:ext>
                      </a:extLst>
                    </pic:spPr>
                  </pic:pic>
                </a:graphicData>
              </a:graphic>
            </wp:inline>
          </w:drawing>
        </w:r>
      </w:ins>
    </w:p>
    <w:p w14:paraId="098B0857" w14:textId="28EE41BF" w:rsidR="00A53564" w:rsidRDefault="00A53564" w:rsidP="00A53564">
      <w:pPr>
        <w:pStyle w:val="Normal1"/>
        <w:spacing w:line="240" w:lineRule="auto"/>
        <w:rPr>
          <w:ins w:id="592" w:author="Alejandro De La Vega" w:date="2015-08-10T18:37:00Z"/>
        </w:rPr>
      </w:pPr>
      <w:proofErr w:type="gramStart"/>
      <w:ins w:id="593" w:author="Alejandro De La Vega" w:date="2015-08-10T18:37:00Z">
        <w:r>
          <w:t xml:space="preserve">Figure </w:t>
        </w:r>
        <w:r>
          <w:fldChar w:fldCharType="begin"/>
        </w:r>
        <w:r>
          <w:instrText xml:space="preserve"> SEQ Figure \* ARABIC </w:instrText>
        </w:r>
      </w:ins>
      <w:r>
        <w:fldChar w:fldCharType="separate"/>
      </w:r>
      <w:ins w:id="594" w:author="Alejandro De La Vega" w:date="2015-08-10T18:37:00Z">
        <w:r>
          <w:rPr>
            <w:noProof/>
          </w:rPr>
          <w:t>6</w:t>
        </w:r>
        <w:r>
          <w:fldChar w:fldCharType="end"/>
        </w:r>
        <w:r>
          <w:t>.</w:t>
        </w:r>
        <w:proofErr w:type="gramEnd"/>
        <w:r>
          <w:t xml:space="preserve"> </w:t>
        </w:r>
        <w:r w:rsidRPr="00A53564">
          <w:rPr>
            <w:sz w:val="20"/>
            <w:szCs w:val="20"/>
          </w:rPr>
          <w:t>Functional specialization profile of each of th</w:t>
        </w:r>
        <w:commentRangeStart w:id="595"/>
        <w:r w:rsidRPr="00A53564">
          <w:rPr>
            <w:sz w:val="20"/>
            <w:szCs w:val="20"/>
          </w:rPr>
          <w:t>e MFC clusters. Eac</w:t>
        </w:r>
        <w:commentRangeEnd w:id="595"/>
        <w:r w:rsidRPr="00A53564">
          <w:commentReference w:id="595"/>
        </w:r>
        <w:r w:rsidRPr="00A53564">
          <w:rPr>
            <w:sz w:val="20"/>
            <w:szCs w:val="20"/>
          </w:rPr>
          <w:t xml:space="preserve">h cluster was individually profiled to determine which cognitive functions </w:t>
        </w:r>
      </w:ins>
      <w:ins w:id="596" w:author="Alejandro De La Vega" w:date="2015-08-10T18:38:00Z">
        <w:r>
          <w:rPr>
            <w:sz w:val="20"/>
            <w:szCs w:val="20"/>
          </w:rPr>
          <w:t xml:space="preserve">that </w:t>
        </w:r>
      </w:ins>
      <w:ins w:id="597" w:author="Alejandro De La Vega" w:date="2015-08-10T18:37:00Z">
        <w:r w:rsidRPr="00A53564">
          <w:rPr>
            <w:sz w:val="20"/>
            <w:szCs w:val="20"/>
          </w:rPr>
          <w:t>best predicted its activation</w:t>
        </w:r>
        <w:r w:rsidRPr="00A53564">
          <w:rPr>
            <w:sz w:val="20"/>
            <w:szCs w:val="20"/>
          </w:rPr>
          <w:t>. Top</w:t>
        </w:r>
        <w:r w:rsidRPr="00A53564">
          <w:rPr>
            <w:sz w:val="20"/>
            <w:szCs w:val="20"/>
          </w:rPr>
          <w:t xml:space="preserve">) </w:t>
        </w:r>
        <w:proofErr w:type="gramStart"/>
        <w:r w:rsidRPr="00A53564">
          <w:rPr>
            <w:sz w:val="20"/>
            <w:szCs w:val="20"/>
          </w:rPr>
          <w:t>Each</w:t>
        </w:r>
        <w:proofErr w:type="gramEnd"/>
        <w:r w:rsidRPr="00A53564">
          <w:rPr>
            <w:sz w:val="20"/>
            <w:szCs w:val="20"/>
          </w:rPr>
          <w:t xml:space="preserve"> of the three </w:t>
        </w:r>
      </w:ins>
      <w:ins w:id="598" w:author="Alejandro De La Vega" w:date="2015-08-10T18:39:00Z">
        <w:r>
          <w:rPr>
            <w:sz w:val="20"/>
            <w:szCs w:val="20"/>
          </w:rPr>
          <w:t>functional</w:t>
        </w:r>
      </w:ins>
      <w:ins w:id="599" w:author="Alejandro De La Vega" w:date="2015-08-10T18:37:00Z">
        <w:r w:rsidRPr="00A53564">
          <w:rPr>
            <w:sz w:val="20"/>
            <w:szCs w:val="20"/>
          </w:rPr>
          <w:t xml:space="preserve"> zones we identified show</w:t>
        </w:r>
        <w:r w:rsidRPr="00A53564">
          <w:rPr>
            <w:sz w:val="20"/>
            <w:szCs w:val="20"/>
          </w:rPr>
          <w:t>ed distinct functional profiles with broad shifts across cognitive domains Bottom three</w:t>
        </w:r>
        <w:r w:rsidRPr="00A53564">
          <w:rPr>
            <w:sz w:val="20"/>
            <w:szCs w:val="20"/>
          </w:rPr>
          <w:t>) Within each zone, each sub</w:t>
        </w:r>
      </w:ins>
      <w:ins w:id="600" w:author="Alejandro De La Vega" w:date="2015-08-10T18:39:00Z">
        <w:r>
          <w:rPr>
            <w:sz w:val="20"/>
            <w:szCs w:val="20"/>
          </w:rPr>
          <w:t>-</w:t>
        </w:r>
      </w:ins>
      <w:ins w:id="601" w:author="Alejandro De La Vega" w:date="2015-08-10T18:37:00Z">
        <w:r w:rsidRPr="00A53564">
          <w:rPr>
            <w:sz w:val="20"/>
            <w:szCs w:val="20"/>
          </w:rPr>
          <w:t>region showed</w:t>
        </w:r>
      </w:ins>
      <w:ins w:id="602" w:author="Alejandro De La Vega" w:date="2015-08-10T18:39:00Z">
        <w:r>
          <w:rPr>
            <w:sz w:val="20"/>
            <w:szCs w:val="20"/>
          </w:rPr>
          <w:t xml:space="preserve"> </w:t>
        </w:r>
      </w:ins>
      <w:ins w:id="603" w:author="Alejandro De La Vega" w:date="2015-08-10T18:40:00Z">
        <w:r>
          <w:rPr>
            <w:sz w:val="20"/>
            <w:szCs w:val="20"/>
          </w:rPr>
          <w:t xml:space="preserve">fine grained shifts </w:t>
        </w:r>
      </w:ins>
      <w:ins w:id="604" w:author="Alejandro De La Vega" w:date="2015-08-10T18:39:00Z">
        <w:r>
          <w:rPr>
            <w:sz w:val="20"/>
            <w:szCs w:val="20"/>
          </w:rPr>
          <w:t>in functional specialization</w:t>
        </w:r>
      </w:ins>
      <w:ins w:id="605" w:author="Alejandro De La Vega" w:date="2015-08-10T18:40:00Z">
        <w:r>
          <w:rPr>
            <w:sz w:val="20"/>
            <w:szCs w:val="20"/>
          </w:rPr>
          <w:t xml:space="preserve">. </w:t>
        </w:r>
      </w:ins>
      <w:ins w:id="606" w:author="Alejandro De La Vega" w:date="2015-08-10T18:41:00Z">
        <w:r>
          <w:rPr>
            <w:sz w:val="20"/>
            <w:szCs w:val="20"/>
          </w:rPr>
          <w:t xml:space="preserve">Strength of association of each cognitive concept with each region is measures in log-odds ratio. </w:t>
        </w:r>
      </w:ins>
      <w:ins w:id="607" w:author="Alejandro De La Vega" w:date="2015-08-10T18:40:00Z">
        <w:r>
          <w:rPr>
            <w:sz w:val="20"/>
            <w:szCs w:val="20"/>
          </w:rPr>
          <w:t xml:space="preserve"> </w:t>
        </w:r>
      </w:ins>
      <w:commentRangeStart w:id="608"/>
      <w:ins w:id="609" w:author="Alejandro De La Vega" w:date="2015-08-10T18:37:00Z">
        <w:r w:rsidRPr="00A53564">
          <w:rPr>
            <w:sz w:val="20"/>
            <w:szCs w:val="20"/>
          </w:rPr>
          <w:t>.</w:t>
        </w:r>
        <w:r>
          <w:rPr>
            <w:i/>
            <w:sz w:val="20"/>
            <w:szCs w:val="20"/>
          </w:rPr>
          <w:t xml:space="preserve"> </w:t>
        </w:r>
        <w:commentRangeEnd w:id="608"/>
        <w:r>
          <w:commentReference w:id="608"/>
        </w:r>
        <w:r>
          <w:rPr>
            <w:rStyle w:val="CommentReference"/>
          </w:rPr>
          <w:commentReference w:id="610"/>
        </w:r>
      </w:ins>
    </w:p>
    <w:p w14:paraId="41965743" w14:textId="77777777" w:rsidR="009E7445" w:rsidRDefault="009E7445" w:rsidP="00A35936">
      <w:pPr>
        <w:pStyle w:val="Normal1"/>
        <w:spacing w:line="360" w:lineRule="auto"/>
        <w:ind w:firstLine="720"/>
      </w:pPr>
    </w:p>
    <w:p w14:paraId="3F9E76A3" w14:textId="77777777" w:rsidR="009E7445" w:rsidRDefault="006B0B75" w:rsidP="00A35936">
      <w:pPr>
        <w:pStyle w:val="Normal1"/>
        <w:spacing w:line="360" w:lineRule="auto"/>
        <w:ind w:firstLine="720"/>
      </w:pPr>
      <w:r>
        <w:t xml:space="preserve">All four subregions of dACC/pre-SMA we identified were involved with cognitive control to varying extents, although on average, pre-SMA was more strongly associated with cognitive control. Working memory in particular was strongly associated with pre-SMA--peaking in caudal pre-SMA-- while switching and conflict were more evenly associated with all four subregions in this zone. The sole exception was inhibition, which was more strongly associated with dACC than pre-SMA. </w:t>
      </w:r>
      <w:proofErr w:type="gramStart"/>
      <w:r>
        <w:t>Both dACC clusters were further characterized by a strong association with negative affect</w:t>
      </w:r>
      <w:proofErr w:type="gramEnd"/>
      <w:r>
        <w:t xml:space="preserve">. In particular, pain and fear were very strongly associated with caudal aspects of dACC; unlike cognitive control, negative affect was fairly specifically associated with dACC and showed very weak associations with pre-SMA. We also found some </w:t>
      </w:r>
      <w:proofErr w:type="spellStart"/>
      <w:r>
        <w:t>rostro</w:t>
      </w:r>
      <w:proofErr w:type="spellEnd"/>
      <w:r>
        <w:t xml:space="preserve">-caudal functional distinctions in this zone. Only caudal pre-SMA and dACC showed associations with motor function, while the two rostral clusters showed virtually no association. In contrast, rostral pre-SMA and dACC were more involved with decision-making and learning related processes. Finally, all four clusters were also associated with memory encoding and retrieval processes, although this association peaked in rostral pre-SMA. </w:t>
      </w:r>
    </w:p>
    <w:p w14:paraId="3D3A2820" w14:textId="77777777" w:rsidR="009E7445" w:rsidRDefault="009E7445" w:rsidP="00A35936">
      <w:pPr>
        <w:pStyle w:val="Normal1"/>
        <w:spacing w:line="360" w:lineRule="auto"/>
      </w:pPr>
    </w:p>
    <w:p w14:paraId="7B223674" w14:textId="5E1655ED" w:rsidR="009E7445" w:rsidRDefault="006B0B75" w:rsidP="00A35936">
      <w:pPr>
        <w:pStyle w:val="Normal1"/>
        <w:spacing w:line="360" w:lineRule="auto"/>
        <w:ind w:firstLine="720"/>
      </w:pPr>
      <w:r>
        <w:t xml:space="preserve">Medial prefrontal cortex showed a distinct shift away from externally oriented processes, such as cognitive control, motor function and pain, and towards internal, self-oriented processes, such as decision-making, social processing, and episodic memory, </w:t>
      </w:r>
      <w:r w:rsidR="007A64D0">
        <w:t>and</w:t>
      </w:r>
      <w:r>
        <w:t xml:space="preserve"> emotion. Again, the three subregions of this zone showed rather </w:t>
      </w:r>
      <w:commentRangeStart w:id="611"/>
      <w:r>
        <w:t>similar</w:t>
      </w:r>
      <w:commentRangeEnd w:id="611"/>
      <w:r w:rsidR="007A64D0">
        <w:commentReference w:id="611"/>
      </w:r>
      <w:r>
        <w:t xml:space="preserve"> functional specialization patterns; in particular all three regions were similarly involved in emotion and episodic-memory processes. Howeve</w:t>
      </w:r>
      <w:commentRangeStart w:id="612"/>
      <w:r>
        <w:t xml:space="preserve">r, dmPFC was much more strongly associated with social cognition then rACC and even more so than </w:t>
      </w:r>
      <w:commentRangeEnd w:id="612"/>
      <w:r w:rsidR="007A64D0">
        <w:commentReference w:id="612"/>
      </w:r>
      <w:r>
        <w:t xml:space="preserve">vmPFC. We observed a reverse pattern for reward and decision-making, as these processes were more strongly associated with vmPFC, and least associated with dmPFC. Finally, memory encoding and retrieval was associated with dmPFC, although not as strongly as the association we found in rostral pre-SMA. </w:t>
      </w:r>
    </w:p>
    <w:p w14:paraId="6A8FF062" w14:textId="77777777" w:rsidR="009E7445" w:rsidRDefault="009E7445" w:rsidP="00A35936">
      <w:pPr>
        <w:pStyle w:val="Normal1"/>
        <w:spacing w:line="360" w:lineRule="auto"/>
      </w:pPr>
    </w:p>
    <w:p w14:paraId="2F05BD57" w14:textId="77777777" w:rsidR="009E7445" w:rsidRDefault="006B0B75" w:rsidP="00A35936">
      <w:pPr>
        <w:pStyle w:val="Heading3"/>
      </w:pPr>
      <w:bookmarkStart w:id="613" w:name="h.vmx47fsc7u5x" w:colFirst="0" w:colLast="0"/>
      <w:bookmarkEnd w:id="613"/>
      <w:r>
        <w:t>Functional complexity</w:t>
      </w:r>
    </w:p>
    <w:p w14:paraId="0A3D6F00" w14:textId="04B7B6CE" w:rsidR="009E7445" w:rsidRDefault="006B0B75" w:rsidP="00A35936">
      <w:pPr>
        <w:pStyle w:val="Normal1"/>
        <w:spacing w:line="360" w:lineRule="auto"/>
        <w:ind w:firstLine="720"/>
      </w:pPr>
      <w:r>
        <w:lastRenderedPageBreak/>
        <w:t xml:space="preserve">Finally, in addition to functionally characterizing regions, we sought to quantify how predictive these </w:t>
      </w:r>
      <w:r w:rsidR="00D65EA5">
        <w:t xml:space="preserve">functional </w:t>
      </w:r>
      <w:r>
        <w:t>profiles of a given region’s activity</w:t>
      </w:r>
      <w:r w:rsidR="00D65EA5">
        <w:t xml:space="preserve"> can be</w:t>
      </w:r>
      <w:r>
        <w:t xml:space="preserve">. That is, given a region’s functional profile, how accurately can we predict if a study will activate that region, and how much information </w:t>
      </w:r>
      <w:proofErr w:type="gramStart"/>
      <w:r>
        <w:t>do</w:t>
      </w:r>
      <w:proofErr w:type="gramEnd"/>
      <w:r>
        <w:t xml:space="preserve"> we need in order to make an accurate prediction? To do so, we trained naive Bayesian classifiers for each region to discriminate</w:t>
      </w:r>
      <w:commentRangeStart w:id="614"/>
      <w:r>
        <w:t xml:space="preserve"> studies that activated a </w:t>
      </w:r>
      <w:r w:rsidR="007A64D0">
        <w:t>regio</w:t>
      </w:r>
      <w:commentRangeEnd w:id="614"/>
      <w:r w:rsidR="007A64D0">
        <w:commentReference w:id="614"/>
      </w:r>
      <w:r w:rsidR="007A64D0">
        <w:t>n</w:t>
      </w:r>
      <w:r>
        <w:t xml:space="preserve"> from studies that did not. In order to determine how many </w:t>
      </w:r>
      <w:r w:rsidR="007A64D0">
        <w:t>psychological topics</w:t>
      </w:r>
      <w:r>
        <w:t xml:space="preserve"> were </w:t>
      </w:r>
      <w:r w:rsidR="007A64D0">
        <w:t>necessary</w:t>
      </w:r>
      <w:r>
        <w:t xml:space="preserve"> to accurately predict activation of each region, we began b</w:t>
      </w:r>
      <w:commentRangeStart w:id="615"/>
      <w:r>
        <w:t xml:space="preserve">y training the classifier using only a single cognitive function, and progressively added functions in order to observe how much </w:t>
      </w:r>
      <w:r w:rsidR="00D65EA5">
        <w:t xml:space="preserve">the </w:t>
      </w:r>
      <w:r>
        <w:t xml:space="preserve">accuracy would increase as a function of the complexity of our </w:t>
      </w:r>
      <w:r w:rsidR="007A64D0">
        <w:t>predic</w:t>
      </w:r>
      <w:commentRangeEnd w:id="615"/>
      <w:r w:rsidR="007A64D0">
        <w:commentReference w:id="615"/>
      </w:r>
      <w:r w:rsidR="007A64D0">
        <w:t>tive</w:t>
      </w:r>
      <w:r>
        <w:t xml:space="preserve"> model (Figure 7A). Not surprisingly, activation of all regions was better predicted as the number of cognitive functions in the model increased, reaching peak performance on average with 27 functions (receiver operating characteristic area under the cu</w:t>
      </w:r>
      <w:commentRangeStart w:id="616"/>
      <w:r>
        <w:t>rve (</w:t>
      </w:r>
      <w:r w:rsidR="00D65EA5">
        <w:t>ROC-AUC</w:t>
      </w:r>
      <w:r>
        <w:t>) of 0.612</w:t>
      </w:r>
      <w:commentRangeEnd w:id="616"/>
      <w:r w:rsidR="007A64D0">
        <w:commentReference w:id="616"/>
      </w:r>
      <w:r>
        <w:t>). Eventually, accuracy decreased when too many uni</w:t>
      </w:r>
      <w:commentRangeStart w:id="617"/>
      <w:r>
        <w:t xml:space="preserve">nformative features were added to </w:t>
      </w:r>
      <w:commentRangeEnd w:id="617"/>
      <w:r w:rsidR="007A64D0">
        <w:commentReference w:id="617"/>
      </w:r>
      <w:r>
        <w:t>the model.</w:t>
      </w:r>
    </w:p>
    <w:p w14:paraId="6CBD0669" w14:textId="77777777" w:rsidR="00A004FE" w:rsidRDefault="007A64D0" w:rsidP="00A35936">
      <w:pPr>
        <w:pStyle w:val="Normal1"/>
        <w:spacing w:line="360" w:lineRule="auto"/>
        <w:jc w:val="center"/>
        <w:rPr>
          <w:ins w:id="618" w:author="Tor Wager" w:date="2015-07-23T13:20:00Z"/>
        </w:rPr>
      </w:pPr>
      <w:commentRangeStart w:id="619"/>
      <w:ins w:id="620" w:author="Tor Wager" w:date="2015-07-23T13:20:00Z">
        <w:r>
          <w:rPr>
            <w:noProof/>
          </w:rPr>
          <w:drawing>
            <wp:inline distT="114300" distB="114300" distL="114300" distR="114300" wp14:anchorId="1F9AD20B" wp14:editId="1178C62B">
              <wp:extent cx="5624513" cy="4220072"/>
              <wp:effectExtent l="0" t="0" r="0" b="0"/>
              <wp:docPr id="21" name="image11.jpg" descr="Figure 6 complexity.jpg"/>
              <wp:cNvGraphicFramePr/>
              <a:graphic xmlns:a="http://schemas.openxmlformats.org/drawingml/2006/main">
                <a:graphicData uri="http://schemas.openxmlformats.org/drawingml/2006/picture">
                  <pic:pic xmlns:pic="http://schemas.openxmlformats.org/drawingml/2006/picture">
                    <pic:nvPicPr>
                      <pic:cNvPr id="0" name="image11.jpg" descr="Figure 6 complexity.jpg"/>
                      <pic:cNvPicPr preferRelativeResize="0"/>
                    </pic:nvPicPr>
                    <pic:blipFill>
                      <a:blip r:embed="rId15"/>
                      <a:srcRect/>
                      <a:stretch>
                        <a:fillRect/>
                      </a:stretch>
                    </pic:blipFill>
                    <pic:spPr>
                      <a:xfrm>
                        <a:off x="0" y="0"/>
                        <a:ext cx="5624513" cy="4220072"/>
                      </a:xfrm>
                      <a:prstGeom prst="rect">
                        <a:avLst/>
                      </a:prstGeom>
                      <a:ln/>
                    </pic:spPr>
                  </pic:pic>
                </a:graphicData>
              </a:graphic>
            </wp:inline>
          </w:drawing>
        </w:r>
      </w:ins>
      <w:commentRangeEnd w:id="619"/>
      <w:r w:rsidR="00D33819">
        <w:rPr>
          <w:rStyle w:val="CommentReference"/>
        </w:rPr>
        <w:commentReference w:id="619"/>
      </w:r>
    </w:p>
    <w:p w14:paraId="2AABE5C7" w14:textId="77777777" w:rsidR="00A004FE" w:rsidRDefault="007A64D0" w:rsidP="00A35936">
      <w:pPr>
        <w:pStyle w:val="Normal1"/>
        <w:spacing w:line="360" w:lineRule="auto"/>
        <w:jc w:val="center"/>
        <w:rPr>
          <w:ins w:id="621" w:author="Tor Wager" w:date="2015-07-23T13:20:00Z"/>
        </w:rPr>
      </w:pPr>
      <w:ins w:id="622" w:author="Tor Wager" w:date="2015-07-23T13:20:00Z">
        <w:r>
          <w:rPr>
            <w:noProof/>
          </w:rPr>
          <w:lastRenderedPageBreak/>
          <w:drawing>
            <wp:inline distT="114300" distB="114300" distL="114300" distR="114300" wp14:anchorId="61570EC0" wp14:editId="63DDBF41">
              <wp:extent cx="6236476" cy="2681288"/>
              <wp:effectExtent l="0" t="0" r="0" b="0"/>
              <wp:docPr id="22" name="image18.jpg" descr="topics_vs_sdi.jpg"/>
              <wp:cNvGraphicFramePr/>
              <a:graphic xmlns:a="http://schemas.openxmlformats.org/drawingml/2006/main">
                <a:graphicData uri="http://schemas.openxmlformats.org/drawingml/2006/picture">
                  <pic:pic xmlns:pic="http://schemas.openxmlformats.org/drawingml/2006/picture">
                    <pic:nvPicPr>
                      <pic:cNvPr id="0" name="image18.jpg" descr="topics_vs_sdi.jpg"/>
                      <pic:cNvPicPr preferRelativeResize="0"/>
                    </pic:nvPicPr>
                    <pic:blipFill>
                      <a:blip r:embed="rId16"/>
                      <a:srcRect/>
                      <a:stretch>
                        <a:fillRect/>
                      </a:stretch>
                    </pic:blipFill>
                    <pic:spPr>
                      <a:xfrm>
                        <a:off x="0" y="0"/>
                        <a:ext cx="6236476" cy="2681288"/>
                      </a:xfrm>
                      <a:prstGeom prst="rect">
                        <a:avLst/>
                      </a:prstGeom>
                      <a:ln/>
                    </pic:spPr>
                  </pic:pic>
                </a:graphicData>
              </a:graphic>
            </wp:inline>
          </w:drawing>
        </w:r>
      </w:ins>
    </w:p>
    <w:p w14:paraId="28E8EA24" w14:textId="613B8B2C" w:rsidR="009E7445" w:rsidRDefault="006B0B75" w:rsidP="00A35936">
      <w:pPr>
        <w:pStyle w:val="Normal1"/>
        <w:tabs>
          <w:tab w:val="left" w:pos="1980"/>
        </w:tabs>
        <w:spacing w:line="360" w:lineRule="auto"/>
      </w:pPr>
      <w:r>
        <w:rPr>
          <w:i/>
          <w:sz w:val="20"/>
          <w:szCs w:val="20"/>
        </w:rPr>
        <w:t xml:space="preserve">Figure 7. Regions of </w:t>
      </w:r>
      <w:del w:id="623" w:author="Alejandro De La Vega" w:date="2015-08-09T16:24:00Z">
        <w:r w:rsidDel="001A0C27">
          <w:rPr>
            <w:i/>
            <w:sz w:val="20"/>
            <w:szCs w:val="20"/>
          </w:rPr>
          <w:delText>mFC</w:delText>
        </w:r>
      </w:del>
      <w:ins w:id="624" w:author="Alejandro De La Vega" w:date="2015-08-09T16:24:00Z">
        <w:r w:rsidR="001A0C27">
          <w:rPr>
            <w:i/>
            <w:sz w:val="20"/>
            <w:szCs w:val="20"/>
          </w:rPr>
          <w:t>MFC</w:t>
        </w:r>
      </w:ins>
      <w:r>
        <w:rPr>
          <w:i/>
          <w:sz w:val="20"/>
          <w:szCs w:val="20"/>
        </w:rPr>
        <w:t xml:space="preserve"> </w:t>
      </w:r>
      <w:commentRangeStart w:id="625"/>
      <w:r>
        <w:rPr>
          <w:i/>
          <w:sz w:val="20"/>
          <w:szCs w:val="20"/>
        </w:rPr>
        <w:t xml:space="preserve">varied widely in </w:t>
      </w:r>
      <w:ins w:id="626" w:author="Tor Wager" w:date="2015-07-23T13:20:00Z">
        <w:r w:rsidR="007A64D0">
          <w:rPr>
            <w:i/>
            <w:sz w:val="20"/>
            <w:szCs w:val="20"/>
          </w:rPr>
          <w:t>function</w:t>
        </w:r>
        <w:commentRangeEnd w:id="625"/>
        <w:r w:rsidR="007A64D0">
          <w:commentReference w:id="625"/>
        </w:r>
        <w:r w:rsidR="007A64D0">
          <w:rPr>
            <w:i/>
            <w:sz w:val="20"/>
            <w:szCs w:val="20"/>
          </w:rPr>
          <w:t>al</w:t>
        </w:r>
      </w:ins>
      <w:del w:id="627" w:author="Tor Wager" w:date="2015-07-23T13:20:00Z">
        <w:r>
          <w:rPr>
            <w:i/>
            <w:sz w:val="20"/>
            <w:szCs w:val="20"/>
          </w:rPr>
          <w:delText>functional</w:delText>
        </w:r>
      </w:del>
      <w:r>
        <w:rPr>
          <w:i/>
          <w:sz w:val="20"/>
          <w:szCs w:val="20"/>
        </w:rPr>
        <w:t xml:space="preserve"> complexity. (Top) As the number of cognitive functions in the model were increased (x-axis) the amount of variance in</w:t>
      </w:r>
      <w:commentRangeStart w:id="628"/>
      <w:r>
        <w:rPr>
          <w:i/>
          <w:sz w:val="20"/>
          <w:szCs w:val="20"/>
        </w:rPr>
        <w:t xml:space="preserve"> activity that </w:t>
      </w:r>
      <w:ins w:id="629" w:author="Tor Wager" w:date="2015-07-23T13:20:00Z">
        <w:r w:rsidR="007A64D0">
          <w:rPr>
            <w:i/>
            <w:sz w:val="20"/>
            <w:szCs w:val="20"/>
          </w:rPr>
          <w:t>c</w:t>
        </w:r>
        <w:commentRangeEnd w:id="628"/>
        <w:r w:rsidR="007A64D0">
          <w:commentReference w:id="628"/>
        </w:r>
        <w:r w:rsidR="007A64D0">
          <w:rPr>
            <w:i/>
            <w:sz w:val="20"/>
            <w:szCs w:val="20"/>
          </w:rPr>
          <w:t>ould</w:t>
        </w:r>
      </w:ins>
      <w:del w:id="630" w:author="Tor Wager" w:date="2015-07-23T13:20:00Z">
        <w:r>
          <w:rPr>
            <w:i/>
            <w:sz w:val="20"/>
            <w:szCs w:val="20"/>
          </w:rPr>
          <w:delText>could</w:delText>
        </w:r>
      </w:del>
      <w:r>
        <w:rPr>
          <w:i/>
          <w:sz w:val="20"/>
          <w:szCs w:val="20"/>
        </w:rPr>
        <w:t xml:space="preserve"> be explained (y-axis) also increased for all regions. However, regions</w:t>
      </w:r>
      <w:commentRangeStart w:id="631"/>
      <w:r>
        <w:rPr>
          <w:i/>
          <w:sz w:val="20"/>
          <w:szCs w:val="20"/>
        </w:rPr>
        <w:t xml:space="preserve"> varied in </w:t>
      </w:r>
      <w:ins w:id="632" w:author="Tor Wager" w:date="2015-07-23T13:20:00Z">
        <w:r w:rsidR="007A64D0">
          <w:rPr>
            <w:i/>
            <w:sz w:val="20"/>
            <w:szCs w:val="20"/>
          </w:rPr>
          <w:t>t</w:t>
        </w:r>
        <w:commentRangeEnd w:id="631"/>
        <w:r w:rsidR="007A64D0">
          <w:commentReference w:id="631"/>
        </w:r>
        <w:r w:rsidR="007A64D0">
          <w:rPr>
            <w:i/>
            <w:sz w:val="20"/>
            <w:szCs w:val="20"/>
          </w:rPr>
          <w:t>he</w:t>
        </w:r>
      </w:ins>
      <w:r>
        <w:rPr>
          <w:i/>
          <w:sz w:val="20"/>
          <w:szCs w:val="20"/>
        </w:rPr>
        <w:t xml:space="preserve"> number of topics required to reach maximum discriminability.</w:t>
      </w:r>
      <w:ins w:id="633" w:author="Marie Banich" w:date="2015-07-22T12:51:00Z">
        <w:r w:rsidR="00D65EA5">
          <w:rPr>
            <w:i/>
            <w:sz w:val="20"/>
            <w:szCs w:val="20"/>
          </w:rPr>
          <w:t xml:space="preserve">  The circles on each line </w:t>
        </w:r>
        <w:proofErr w:type="gramStart"/>
        <w:r w:rsidR="00D65EA5">
          <w:rPr>
            <w:i/>
            <w:sz w:val="20"/>
            <w:szCs w:val="20"/>
          </w:rPr>
          <w:t>represent……</w:t>
        </w:r>
      </w:ins>
      <w:r>
        <w:rPr>
          <w:i/>
          <w:sz w:val="20"/>
          <w:szCs w:val="20"/>
        </w:rPr>
        <w:t>(</w:t>
      </w:r>
      <w:proofErr w:type="gramEnd"/>
      <w:r>
        <w:rPr>
          <w:i/>
          <w:sz w:val="20"/>
          <w:szCs w:val="20"/>
        </w:rPr>
        <w:t>Bottom Left) Number of topics t</w:t>
      </w:r>
      <w:commentRangeStart w:id="634"/>
      <w:r>
        <w:rPr>
          <w:i/>
          <w:sz w:val="20"/>
          <w:szCs w:val="20"/>
        </w:rPr>
        <w:t>o reach near-</w:t>
      </w:r>
      <w:ins w:id="635" w:author="Tor Wager" w:date="2015-07-23T13:20:00Z">
        <w:r w:rsidR="007A64D0">
          <w:rPr>
            <w:i/>
            <w:sz w:val="20"/>
            <w:szCs w:val="20"/>
          </w:rPr>
          <w:t>ma</w:t>
        </w:r>
        <w:commentRangeEnd w:id="634"/>
        <w:r w:rsidR="007A64D0">
          <w:commentReference w:id="634"/>
        </w:r>
        <w:r w:rsidR="007A64D0">
          <w:rPr>
            <w:i/>
            <w:sz w:val="20"/>
            <w:szCs w:val="20"/>
          </w:rPr>
          <w:t>ximum</w:t>
        </w:r>
      </w:ins>
      <w:r>
        <w:rPr>
          <w:i/>
          <w:sz w:val="20"/>
          <w:szCs w:val="20"/>
        </w:rPr>
        <w:t xml:space="preserve"> discriminability plotted on a sagittal brain slice for each region. </w:t>
      </w:r>
      <w:commentRangeStart w:id="636"/>
      <w:r>
        <w:rPr>
          <w:i/>
          <w:sz w:val="20"/>
          <w:szCs w:val="20"/>
        </w:rPr>
        <w:t>(Bottom Right) Shannon's’ diversity index was applied to each region's functional profiles as a comparison, resulting in a different approximation of functional complexity.</w:t>
      </w:r>
      <w:commentRangeEnd w:id="636"/>
      <w:r>
        <w:commentReference w:id="636"/>
      </w:r>
    </w:p>
    <w:p w14:paraId="0A6B35C2" w14:textId="4456F445" w:rsidR="009E7445" w:rsidRDefault="006B0B75" w:rsidP="00A35936">
      <w:pPr>
        <w:pStyle w:val="Normal1"/>
        <w:spacing w:line="360" w:lineRule="auto"/>
        <w:ind w:firstLine="720"/>
      </w:pPr>
      <w:r>
        <w:t xml:space="preserve">However, </w:t>
      </w:r>
      <w:del w:id="637" w:author="Alejandro De La Vega" w:date="2015-08-09T16:24:00Z">
        <w:r w:rsidDel="001A0C27">
          <w:delText>mFC</w:delText>
        </w:r>
      </w:del>
      <w:ins w:id="638" w:author="Alejandro De La Vega" w:date="2015-08-09T16:24:00Z">
        <w:r w:rsidR="001A0C27">
          <w:t>MFC</w:t>
        </w:r>
      </w:ins>
      <w:r>
        <w:t xml:space="preserve"> regions varied in two key aspects</w:t>
      </w:r>
      <w:r w:rsidR="00D65EA5">
        <w:t xml:space="preserve"> of these metrics</w:t>
      </w:r>
      <w:r>
        <w:t xml:space="preserve">: maximum </w:t>
      </w:r>
      <w:proofErr w:type="spellStart"/>
      <w:r w:rsidR="007A64D0">
        <w:t>discriminabilityr</w:t>
      </w:r>
      <w:proofErr w:type="spellEnd"/>
      <w:r>
        <w:t>, and the number of topics required to reach this maximum. The maximum discriminability reflects how well overall a region’s function is explained by the cognitive ontology we employed</w:t>
      </w:r>
      <w:r w:rsidR="00D65EA5">
        <w:t>,</w:t>
      </w:r>
      <w:r>
        <w:t xml:space="preserve"> while the number of topics required to reach this maximum reflects the complexity of function observed in each region. Regions in pre-SMA and in particular dACC reached generally lower discriminability, perhaps indicating that the current cognitive ontology does not accurately describe their function. Caudal SMA also failed to reach very high level of discriminability, perhaps because motoric function is inherent to many tasks, yet often not discussed as a key aspect of the task. Conversely, regions in mPFC, and in particular vmPFC, reached greater level of discriminability, suggesting </w:t>
      </w:r>
      <w:r w:rsidR="00D65EA5">
        <w:t xml:space="preserve">that our </w:t>
      </w:r>
      <w:r>
        <w:t xml:space="preserve">cognitive ontology better explains </w:t>
      </w:r>
      <w:r w:rsidR="00D65EA5">
        <w:t xml:space="preserve">the </w:t>
      </w:r>
      <w:r w:rsidR="007A64D0">
        <w:t>function</w:t>
      </w:r>
      <w:r w:rsidR="00D65EA5">
        <w:t>s supported by each of these regions</w:t>
      </w:r>
      <w:r>
        <w:t xml:space="preserve">. </w:t>
      </w:r>
    </w:p>
    <w:p w14:paraId="4DF9FC50" w14:textId="56E5DA60" w:rsidR="009E7445" w:rsidRPr="00254899" w:rsidRDefault="006B0B75" w:rsidP="00A35936">
      <w:pPr>
        <w:pStyle w:val="Normal1"/>
        <w:spacing w:line="360" w:lineRule="auto"/>
        <w:ind w:firstLine="720"/>
      </w:pPr>
      <w:r>
        <w:t xml:space="preserve">Regions in </w:t>
      </w:r>
      <w:del w:id="639" w:author="Alejandro De La Vega" w:date="2015-08-09T16:24:00Z">
        <w:r w:rsidDel="001A0C27">
          <w:delText>mFC</w:delText>
        </w:r>
      </w:del>
      <w:ins w:id="640" w:author="Alejandro De La Vega" w:date="2015-08-09T16:24:00Z">
        <w:r w:rsidR="001A0C27">
          <w:t>MFC</w:t>
        </w:r>
      </w:ins>
      <w:r>
        <w:t xml:space="preserve"> varied greatly in the number of topics required to reach </w:t>
      </w:r>
      <w:r w:rsidR="00454DAB">
        <w:t xml:space="preserve">the </w:t>
      </w:r>
      <w:r>
        <w:t xml:space="preserve">maximum discriminability level, a property we termed ‘functional complexity’ (Figure 7B). Caudal SMA required the fewest number of topics to reach its modest maximum discriminability level; in fact, </w:t>
      </w:r>
      <w:r>
        <w:lastRenderedPageBreak/>
        <w:t xml:space="preserve">we are able to discriminate activity in </w:t>
      </w:r>
      <w:proofErr w:type="spellStart"/>
      <w:r>
        <w:t>SMAc</w:t>
      </w:r>
      <w:proofErr w:type="spellEnd"/>
      <w:r>
        <w:t xml:space="preserve"> well above chance using only a single topic: motor function. At the other end of the spectrum, rACC and rostral dACC required a greater number of topics to reach maximum discriminability, suggesting a complex model of cognitive function is required to accurately </w:t>
      </w:r>
      <w:r w:rsidRPr="00254899">
        <w:t xml:space="preserve">predict if </w:t>
      </w:r>
      <w:r w:rsidR="00454DAB" w:rsidRPr="00254899">
        <w:t>these two regions are li</w:t>
      </w:r>
      <w:r w:rsidR="00454DAB" w:rsidRPr="00075CF7">
        <w:t xml:space="preserve">kely </w:t>
      </w:r>
      <w:proofErr w:type="spellStart"/>
      <w:r w:rsidR="007A64D0" w:rsidRPr="00075CF7">
        <w:t>active</w:t>
      </w:r>
      <w:r w:rsidR="00454DAB" w:rsidRPr="008928F3">
        <w:t>to</w:t>
      </w:r>
      <w:proofErr w:type="spellEnd"/>
      <w:r w:rsidR="00454DAB" w:rsidRPr="008928F3">
        <w:t xml:space="preserve"> be activated</w:t>
      </w:r>
      <w:r w:rsidRPr="008928F3">
        <w:t xml:space="preserve"> in </w:t>
      </w:r>
      <w:r w:rsidR="007A64D0" w:rsidRPr="008928F3">
        <w:t>a</w:t>
      </w:r>
      <w:r w:rsidR="00454DAB" w:rsidRPr="008928F3">
        <w:t>ny given</w:t>
      </w:r>
      <w:r w:rsidRPr="008928F3">
        <w:t xml:space="preserve"> study. </w:t>
      </w:r>
    </w:p>
    <w:p w14:paraId="0A5162AE" w14:textId="178B9FA6" w:rsidR="009E7445" w:rsidRPr="00254899" w:rsidRDefault="006B0B75" w:rsidP="00A35936">
      <w:pPr>
        <w:pStyle w:val="Normal1"/>
        <w:spacing w:line="360" w:lineRule="auto"/>
        <w:ind w:firstLine="720"/>
      </w:pPr>
      <w:r w:rsidRPr="00254899">
        <w:t xml:space="preserve">Next, we compared our results to a measure of functional diversity previously applied to meta-analytic functional profiles, </w:t>
      </w:r>
      <w:ins w:id="641" w:author="Marie Banich" w:date="2015-07-22T12:54:00Z">
        <w:r w:rsidR="00454DAB" w:rsidRPr="00254899">
          <w:t xml:space="preserve">Shannon’s Diversity Index </w:t>
        </w:r>
      </w:ins>
      <w:r w:rsidRPr="00254899">
        <w:t xml:space="preserve">(SDI) (Anderson et al., 20xx). We applied SDI to our functional specialization profiles and found that pre-SMA showed the greatest diversity, while vmPFC showed low diversity, consistent with previous </w:t>
      </w:r>
      <w:commentRangeStart w:id="642"/>
      <w:r w:rsidRPr="00254899">
        <w:t>findings</w:t>
      </w:r>
      <w:commentRangeEnd w:id="642"/>
      <w:r w:rsidR="00454DAB" w:rsidRPr="001A2181">
        <w:commentReference w:id="642"/>
      </w:r>
      <w:r w:rsidRPr="00254899">
        <w:t xml:space="preserve"> (Anderson et al., 20xx). SDI differed from functional complexity dramatically across many regions. All clusters in mPFC, including rACC and dmPFC, showed low diversity indexes; however, rACC was found to have the greatest amount of functional complexity </w:t>
      </w:r>
      <w:commentRangeStart w:id="643"/>
      <w:r w:rsidRPr="00254899">
        <w:t>in our previous analysis</w:t>
      </w:r>
      <w:commentRangeEnd w:id="643"/>
      <w:r w:rsidR="00454DAB" w:rsidRPr="001A2181">
        <w:commentReference w:id="643"/>
      </w:r>
      <w:r w:rsidRPr="00254899">
        <w:t xml:space="preserve">. Caudal SMA also showed surprisingly high SDI, despite only requiring very few cognitive functions to predict its activity. Finally, caudal dACC showed very high SDI, although we were able to predict its activity with relatively few cognitive </w:t>
      </w:r>
      <w:commentRangeStart w:id="644"/>
      <w:r w:rsidRPr="00254899">
        <w:t>functions</w:t>
      </w:r>
      <w:commentRangeEnd w:id="644"/>
      <w:r w:rsidR="00454DAB" w:rsidRPr="001A2181">
        <w:commentReference w:id="644"/>
      </w:r>
      <w:r w:rsidRPr="00254899">
        <w:t xml:space="preserve">. </w:t>
      </w:r>
    </w:p>
    <w:p w14:paraId="6F4369FA" w14:textId="77777777" w:rsidR="009E7445" w:rsidRPr="00075CF7" w:rsidRDefault="006B0B75" w:rsidP="00A35936">
      <w:pPr>
        <w:pStyle w:val="Heading1"/>
      </w:pPr>
      <w:bookmarkStart w:id="645" w:name="h.tyjcwt" w:colFirst="0" w:colLast="0"/>
      <w:bookmarkEnd w:id="645"/>
      <w:r w:rsidRPr="00075CF7">
        <w:t>Discussion</w:t>
      </w:r>
    </w:p>
    <w:p w14:paraId="08458194" w14:textId="4AF77083" w:rsidR="009E7445" w:rsidRPr="008928F3" w:rsidRDefault="006B0B75" w:rsidP="00A35936">
      <w:pPr>
        <w:pStyle w:val="Normal1"/>
        <w:spacing w:line="360" w:lineRule="auto"/>
        <w:ind w:firstLine="720"/>
      </w:pPr>
      <w:r w:rsidRPr="008928F3">
        <w:t xml:space="preserve">In the current study, we applied a data-driven approach to a large-scale database of ~10,000 fMRI studies to identify and functionally characterize separable regions </w:t>
      </w:r>
      <w:proofErr w:type="spellStart"/>
      <w:r w:rsidR="007A64D0" w:rsidRPr="008928F3">
        <w:t>in</w:t>
      </w:r>
      <w:r w:rsidR="00835CCB" w:rsidRPr="008928F3">
        <w:t>of</w:t>
      </w:r>
      <w:proofErr w:type="spellEnd"/>
      <w:r w:rsidRPr="008928F3">
        <w:t xml:space="preserve"> medial frontal cortex. On the basis of </w:t>
      </w:r>
      <w:proofErr w:type="spellStart"/>
      <w:r w:rsidRPr="008928F3">
        <w:t>coactivation</w:t>
      </w:r>
      <w:proofErr w:type="spellEnd"/>
      <w:r w:rsidRPr="008928F3">
        <w:t xml:space="preserve"> patterns with the rest of the brain, we identified three distinct zones in </w:t>
      </w:r>
      <w:del w:id="646" w:author="Alejandro De La Vega" w:date="2015-08-09T16:24:00Z">
        <w:r w:rsidRPr="008928F3" w:rsidDel="001A0C27">
          <w:delText>mFC</w:delText>
        </w:r>
      </w:del>
      <w:ins w:id="647" w:author="Alejandro De La Vega" w:date="2015-08-09T16:24:00Z">
        <w:r w:rsidR="001A0C27">
          <w:t>MFC</w:t>
        </w:r>
      </w:ins>
      <w:r w:rsidRPr="008928F3">
        <w:t xml:space="preserve">: supplementary motor area (SMA), pre-SMA / dorsal anterior cingulate (dACC), and medial prefrontal cortex (mPFC). These zones further broke down into nine subregions corresponding </w:t>
      </w:r>
      <w:r w:rsidR="00835CCB" w:rsidRPr="008928F3">
        <w:t xml:space="preserve">to divisions observed in </w:t>
      </w:r>
      <w:r w:rsidRPr="008928F3">
        <w:t xml:space="preserve">previous </w:t>
      </w:r>
      <w:proofErr w:type="spellStart"/>
      <w:r w:rsidRPr="008928F3">
        <w:t>cytoarchitectonic</w:t>
      </w:r>
      <w:proofErr w:type="spellEnd"/>
      <w:r w:rsidRPr="008928F3">
        <w:t xml:space="preserve"> work. We then performed an analysis to find which cognitive functions best discriminate activity in each of these clusters, and found that the three broad zones we identified corresponded with large shifts in functional specialization, </w:t>
      </w:r>
      <w:r w:rsidR="00835CCB" w:rsidRPr="008928F3">
        <w:t xml:space="preserve">and that </w:t>
      </w:r>
      <w:r w:rsidRPr="008928F3">
        <w:t>the nine subregions revealed distinct, but subtle fine-grained specialization. Finally, we quantified the heterogeneity of function found in each of these regions, and found wide variability in this measure of functional complexity. Below, we discuss the results for each functional zone separately, and conclude with limitations and future directions of large-scale meta-</w:t>
      </w:r>
      <w:r w:rsidR="008928F3">
        <w:t>analysis.</w:t>
      </w:r>
    </w:p>
    <w:p w14:paraId="6D88B1A7" w14:textId="77777777" w:rsidR="009E7445" w:rsidRDefault="009E7445" w:rsidP="00A35936">
      <w:pPr>
        <w:pStyle w:val="Normal1"/>
        <w:spacing w:line="360" w:lineRule="auto"/>
      </w:pPr>
    </w:p>
    <w:p w14:paraId="301437EC" w14:textId="77777777" w:rsidR="009E7445" w:rsidRDefault="006B0B75" w:rsidP="00A35936">
      <w:pPr>
        <w:pStyle w:val="Normal1"/>
        <w:spacing w:line="360" w:lineRule="auto"/>
      </w:pPr>
      <w:r>
        <w:rPr>
          <w:b/>
          <w:i/>
        </w:rPr>
        <w:lastRenderedPageBreak/>
        <w:t>Supplementary Motor Area</w:t>
      </w:r>
    </w:p>
    <w:p w14:paraId="12B23413" w14:textId="1F606FAD" w:rsidR="009E7445" w:rsidRDefault="006B0B75" w:rsidP="00A35936">
      <w:pPr>
        <w:pStyle w:val="Normal1"/>
        <w:spacing w:line="360" w:lineRule="auto"/>
        <w:ind w:firstLine="720"/>
      </w:pPr>
      <w:r>
        <w:t xml:space="preserve">Consistent with prior </w:t>
      </w:r>
      <w:proofErr w:type="spellStart"/>
      <w:r>
        <w:t>cytoarchitectonic</w:t>
      </w:r>
      <w:proofErr w:type="spellEnd"/>
      <w:r>
        <w:t xml:space="preserve"> (Vogt et al., 2005, </w:t>
      </w:r>
      <w:proofErr w:type="spellStart"/>
      <w:r>
        <w:t>Vorobiev</w:t>
      </w:r>
      <w:proofErr w:type="spellEnd"/>
      <w:r>
        <w:t xml:space="preserve"> et al., 1998; </w:t>
      </w:r>
      <w:proofErr w:type="spellStart"/>
      <w:r>
        <w:t>Luppino</w:t>
      </w:r>
      <w:proofErr w:type="spellEnd"/>
      <w:r>
        <w:t xml:space="preserve">, 1993), </w:t>
      </w:r>
      <w:proofErr w:type="spellStart"/>
      <w:r>
        <w:t>tractography</w:t>
      </w:r>
      <w:proofErr w:type="spellEnd"/>
      <w:r>
        <w:t xml:space="preserve"> (Klein </w:t>
      </w:r>
      <w:r w:rsidR="00254899">
        <w:t xml:space="preserve">et </w:t>
      </w:r>
      <w:proofErr w:type="gramStart"/>
      <w:r w:rsidR="00254899">
        <w:t>al )</w:t>
      </w:r>
      <w:proofErr w:type="gramEnd"/>
      <w:ins w:id="648" w:author="Luke J. Chang" w:date="2015-07-26T23:07:00Z">
        <w:r w:rsidR="009354E6">
          <w:t xml:space="preserve"> </w:t>
        </w:r>
      </w:ins>
      <w:r>
        <w:t xml:space="preserve">and </w:t>
      </w:r>
      <w:r w:rsidR="00835CCB">
        <w:t xml:space="preserve">parcellations based on </w:t>
      </w:r>
      <w:r>
        <w:t xml:space="preserve">resting-state functional connectivity (Kim et </w:t>
      </w:r>
      <w:r w:rsidR="00254899">
        <w:t>et al.,)</w:t>
      </w:r>
      <w:r>
        <w:t>, SMA cluster delineated from pre-SMA a few millimeters rostral of the VCA line. Moreover, consistent with more fine</w:t>
      </w:r>
      <w:r w:rsidR="00835CCB">
        <w:t>-</w:t>
      </w:r>
      <w:r>
        <w:t xml:space="preserve">grained </w:t>
      </w:r>
      <w:proofErr w:type="spellStart"/>
      <w:r>
        <w:t>cytoarchitectonic</w:t>
      </w:r>
      <w:proofErr w:type="spellEnd"/>
      <w:r>
        <w:t xml:space="preserve"> evidence, we find that SMA breaks down into rostral and caudal subdivisions, both of which show strong </w:t>
      </w:r>
      <w:proofErr w:type="spellStart"/>
      <w:r>
        <w:t>coactivation</w:t>
      </w:r>
      <w:proofErr w:type="spellEnd"/>
      <w:r>
        <w:t xml:space="preserve"> with regions important for motoric output (e.g. thalamus, somatosensory and primary motor cortex). </w:t>
      </w:r>
      <w:r>
        <w:rPr>
          <w:color w:val="252525"/>
        </w:rPr>
        <w:t xml:space="preserve">Functionally, both rostral and caudal SMA are strongly implicated in motoric processing--consistent with direct </w:t>
      </w:r>
      <w:proofErr w:type="spellStart"/>
      <w:r>
        <w:rPr>
          <w:color w:val="252525"/>
        </w:rPr>
        <w:t>corticospinal</w:t>
      </w:r>
      <w:proofErr w:type="spellEnd"/>
      <w:r>
        <w:rPr>
          <w:color w:val="252525"/>
        </w:rPr>
        <w:t xml:space="preserve"> connections observed in tracing studies (Hutchins, Martino, &amp; </w:t>
      </w:r>
      <w:proofErr w:type="spellStart"/>
      <w:r>
        <w:rPr>
          <w:color w:val="252525"/>
        </w:rPr>
        <w:t>Strick</w:t>
      </w:r>
      <w:proofErr w:type="spellEnd"/>
      <w:r>
        <w:rPr>
          <w:color w:val="252525"/>
        </w:rPr>
        <w:t>, 1988</w:t>
      </w:r>
      <w:r w:rsidR="007A64D0">
        <w:rPr>
          <w:color w:val="252525"/>
        </w:rPr>
        <w:t>)-</w:t>
      </w:r>
      <w:proofErr w:type="gramStart"/>
      <w:r w:rsidR="007A64D0">
        <w:rPr>
          <w:color w:val="252525"/>
        </w:rPr>
        <w:t>-</w:t>
      </w:r>
      <w:r w:rsidR="00835CCB">
        <w:rPr>
          <w:color w:val="252525"/>
        </w:rPr>
        <w:t xml:space="preserve"> </w:t>
      </w:r>
      <w:r>
        <w:rPr>
          <w:color w:val="252525"/>
        </w:rPr>
        <w:t xml:space="preserve"> and</w:t>
      </w:r>
      <w:proofErr w:type="gramEnd"/>
      <w:r>
        <w:rPr>
          <w:color w:val="252525"/>
        </w:rPr>
        <w:t xml:space="preserve"> show scant associations with higher</w:t>
      </w:r>
      <w:r w:rsidR="00835CCB">
        <w:rPr>
          <w:color w:val="252525"/>
        </w:rPr>
        <w:t>-</w:t>
      </w:r>
      <w:r>
        <w:rPr>
          <w:color w:val="252525"/>
        </w:rPr>
        <w:t xml:space="preserve">level cognitive processes. This functional zone </w:t>
      </w:r>
      <w:r w:rsidR="00835CCB">
        <w:rPr>
          <w:color w:val="252525"/>
        </w:rPr>
        <w:t xml:space="preserve">shows </w:t>
      </w:r>
      <w:r>
        <w:rPr>
          <w:color w:val="252525"/>
        </w:rPr>
        <w:t xml:space="preserve">strong </w:t>
      </w:r>
      <w:proofErr w:type="spellStart"/>
      <w:r>
        <w:rPr>
          <w:color w:val="252525"/>
        </w:rPr>
        <w:t>coactivation</w:t>
      </w:r>
      <w:proofErr w:type="spellEnd"/>
      <w:r>
        <w:rPr>
          <w:color w:val="252525"/>
        </w:rPr>
        <w:t xml:space="preserve"> with lateral motor cortices, consistent with its central role in motor function. </w:t>
      </w:r>
      <w:r w:rsidR="00835CCB">
        <w:rPr>
          <w:color w:val="252525"/>
        </w:rPr>
        <w:t xml:space="preserve">Motor functions strongly characterize studies that active </w:t>
      </w:r>
      <w:r>
        <w:rPr>
          <w:color w:val="252525"/>
        </w:rPr>
        <w:t xml:space="preserve">Caudal SMA, </w:t>
      </w:r>
      <w:r w:rsidR="00835CCB">
        <w:rPr>
          <w:color w:val="252525"/>
        </w:rPr>
        <w:t xml:space="preserve">as this region shows </w:t>
      </w:r>
      <w:r>
        <w:rPr>
          <w:color w:val="252525"/>
        </w:rPr>
        <w:t xml:space="preserve">low functional complexity and </w:t>
      </w:r>
      <w:proofErr w:type="spellStart"/>
      <w:r>
        <w:rPr>
          <w:color w:val="252525"/>
        </w:rPr>
        <w:t>coactivation</w:t>
      </w:r>
      <w:proofErr w:type="spellEnd"/>
      <w:r>
        <w:rPr>
          <w:color w:val="252525"/>
        </w:rPr>
        <w:t xml:space="preserve"> </w:t>
      </w:r>
      <w:r w:rsidR="00835CCB">
        <w:rPr>
          <w:color w:val="252525"/>
        </w:rPr>
        <w:t xml:space="preserve">that is relatively restricted to </w:t>
      </w:r>
      <w:r>
        <w:rPr>
          <w:color w:val="252525"/>
        </w:rPr>
        <w:t xml:space="preserve">other motor regions. Rostral SMA, on the other hand, </w:t>
      </w:r>
      <w:r w:rsidR="00835CCB">
        <w:rPr>
          <w:color w:val="252525"/>
        </w:rPr>
        <w:t xml:space="preserve">shows </w:t>
      </w:r>
      <w:r>
        <w:rPr>
          <w:color w:val="252525"/>
        </w:rPr>
        <w:t xml:space="preserve">greater </w:t>
      </w:r>
      <w:proofErr w:type="spellStart"/>
      <w:r>
        <w:rPr>
          <w:color w:val="252525"/>
        </w:rPr>
        <w:t>coactivation</w:t>
      </w:r>
      <w:proofErr w:type="spellEnd"/>
      <w:r>
        <w:rPr>
          <w:color w:val="252525"/>
        </w:rPr>
        <w:t xml:space="preserve"> with regions supporting high-level cognitive processes, such as parietal cortex</w:t>
      </w:r>
      <w:r w:rsidR="00835CCB">
        <w:rPr>
          <w:color w:val="252525"/>
        </w:rPr>
        <w:t xml:space="preserve">.  It also exhibited </w:t>
      </w:r>
      <w:r>
        <w:rPr>
          <w:color w:val="252525"/>
        </w:rPr>
        <w:t xml:space="preserve">greater functional complexity </w:t>
      </w:r>
      <w:r w:rsidR="00835CCB">
        <w:rPr>
          <w:color w:val="252525"/>
        </w:rPr>
        <w:t xml:space="preserve">as </w:t>
      </w:r>
      <w:proofErr w:type="gramStart"/>
      <w:r>
        <w:rPr>
          <w:color w:val="252525"/>
        </w:rPr>
        <w:t xml:space="preserve">its </w:t>
      </w:r>
      <w:r w:rsidR="00835CCB">
        <w:rPr>
          <w:color w:val="252525"/>
        </w:rPr>
        <w:t>activates</w:t>
      </w:r>
      <w:proofErr w:type="gramEnd"/>
      <w:r w:rsidR="00835CCB">
        <w:rPr>
          <w:color w:val="252525"/>
        </w:rPr>
        <w:t xml:space="preserve"> </w:t>
      </w:r>
      <w:proofErr w:type="spellStart"/>
      <w:r w:rsidR="007A64D0">
        <w:rPr>
          <w:color w:val="252525"/>
        </w:rPr>
        <w:t>more</w:t>
      </w:r>
      <w:r w:rsidR="00835CCB">
        <w:rPr>
          <w:color w:val="252525"/>
        </w:rPr>
        <w:t>when</w:t>
      </w:r>
      <w:proofErr w:type="spellEnd"/>
      <w:r w:rsidR="00835CCB">
        <w:rPr>
          <w:color w:val="252525"/>
        </w:rPr>
        <w:t xml:space="preserve"> studies are tapping</w:t>
      </w:r>
      <w:r>
        <w:rPr>
          <w:color w:val="252525"/>
        </w:rPr>
        <w:t xml:space="preserve"> cognitive processes such as ‘language’. These findings suggest that </w:t>
      </w:r>
      <w:proofErr w:type="spellStart"/>
      <w:r>
        <w:rPr>
          <w:color w:val="252525"/>
        </w:rPr>
        <w:t>while</w:t>
      </w:r>
      <w:r w:rsidR="00835CCB">
        <w:rPr>
          <w:color w:val="252525"/>
        </w:rPr>
        <w:t>caudal</w:t>
      </w:r>
      <w:proofErr w:type="spellEnd"/>
      <w:r w:rsidR="00835CCB">
        <w:rPr>
          <w:color w:val="252525"/>
        </w:rPr>
        <w:t xml:space="preserve"> </w:t>
      </w:r>
      <w:r>
        <w:rPr>
          <w:color w:val="252525"/>
        </w:rPr>
        <w:t>SMA is relatively specifically engaged with motoric processing, rostral aspects of SMA may be important for supporting some aspects of higher</w:t>
      </w:r>
      <w:ins w:id="649" w:author="Marie Banich" w:date="2015-07-22T13:04:00Z">
        <w:r w:rsidR="00835CCB">
          <w:rPr>
            <w:color w:val="252525"/>
          </w:rPr>
          <w:t>-</w:t>
        </w:r>
      </w:ins>
      <w:r>
        <w:rPr>
          <w:color w:val="252525"/>
        </w:rPr>
        <w:t xml:space="preserve">level cognitive processes. </w:t>
      </w:r>
    </w:p>
    <w:p w14:paraId="5984807D" w14:textId="77777777" w:rsidR="009E7445" w:rsidRDefault="009E7445" w:rsidP="00A35936">
      <w:pPr>
        <w:pStyle w:val="Normal1"/>
        <w:spacing w:line="360" w:lineRule="auto"/>
        <w:ind w:firstLine="720"/>
      </w:pPr>
    </w:p>
    <w:p w14:paraId="4B420F1B" w14:textId="77777777" w:rsidR="009E7445" w:rsidRDefault="006B0B75" w:rsidP="00A35936">
      <w:pPr>
        <w:pStyle w:val="Normal1"/>
        <w:spacing w:line="360" w:lineRule="auto"/>
      </w:pPr>
      <w:proofErr w:type="gramStart"/>
      <w:r>
        <w:rPr>
          <w:b/>
          <w:color w:val="252525"/>
        </w:rPr>
        <w:t>pre</w:t>
      </w:r>
      <w:proofErr w:type="gramEnd"/>
      <w:r>
        <w:rPr>
          <w:b/>
          <w:color w:val="252525"/>
        </w:rPr>
        <w:t>-SMA and dorsal ACC</w:t>
      </w:r>
    </w:p>
    <w:p w14:paraId="404A5487" w14:textId="66367973" w:rsidR="009E7445" w:rsidRDefault="006B0B75" w:rsidP="00A35936">
      <w:pPr>
        <w:pStyle w:val="Normal1"/>
        <w:spacing w:line="360" w:lineRule="auto"/>
        <w:ind w:firstLine="720"/>
      </w:pPr>
      <w:r>
        <w:rPr>
          <w:color w:val="252525"/>
          <w:highlight w:val="white"/>
        </w:rPr>
        <w:t xml:space="preserve">Our results </w:t>
      </w:r>
      <w:r w:rsidR="00297B97">
        <w:rPr>
          <w:color w:val="252525"/>
          <w:highlight w:val="white"/>
        </w:rPr>
        <w:t xml:space="preserve">are consistent with the idea that the </w:t>
      </w:r>
      <w:proofErr w:type="spellStart"/>
      <w:r w:rsidR="00297B97">
        <w:rPr>
          <w:color w:val="252525"/>
          <w:highlight w:val="white"/>
        </w:rPr>
        <w:t>broad</w:t>
      </w:r>
      <w:r>
        <w:rPr>
          <w:color w:val="252525"/>
          <w:highlight w:val="white"/>
        </w:rPr>
        <w:t>pre</w:t>
      </w:r>
      <w:proofErr w:type="spellEnd"/>
      <w:r>
        <w:rPr>
          <w:color w:val="252525"/>
          <w:highlight w:val="white"/>
        </w:rPr>
        <w:t xml:space="preserve">-SMA / dorsal ACC </w:t>
      </w:r>
      <w:r w:rsidR="00297B97">
        <w:rPr>
          <w:color w:val="252525"/>
          <w:highlight w:val="white"/>
        </w:rPr>
        <w:t xml:space="preserve">zone is involved in both </w:t>
      </w:r>
      <w:r>
        <w:rPr>
          <w:color w:val="252525"/>
          <w:highlight w:val="white"/>
        </w:rPr>
        <w:t xml:space="preserve">cognitive </w:t>
      </w:r>
      <w:r w:rsidR="00297B97">
        <w:rPr>
          <w:color w:val="252525"/>
          <w:highlight w:val="white"/>
        </w:rPr>
        <w:t>as well as affective processes.  Nonetheless</w:t>
      </w:r>
      <w:r>
        <w:rPr>
          <w:color w:val="252525"/>
          <w:highlight w:val="white"/>
        </w:rPr>
        <w:t xml:space="preserve">, </w:t>
      </w:r>
      <w:r w:rsidR="00297B97">
        <w:rPr>
          <w:color w:val="252525"/>
          <w:highlight w:val="white"/>
        </w:rPr>
        <w:t>our analysis provides</w:t>
      </w:r>
      <w:r>
        <w:rPr>
          <w:color w:val="252525"/>
          <w:highlight w:val="white"/>
        </w:rPr>
        <w:t xml:space="preserve"> evidence that these disparate processes are supported by different subregions </w:t>
      </w:r>
      <w:r w:rsidR="00297B97">
        <w:rPr>
          <w:color w:val="252525"/>
          <w:highlight w:val="white"/>
        </w:rPr>
        <w:t xml:space="preserve">within </w:t>
      </w:r>
      <w:r>
        <w:rPr>
          <w:color w:val="252525"/>
          <w:highlight w:val="white"/>
        </w:rPr>
        <w:t xml:space="preserve">this functional zone.  As a whole, this zone </w:t>
      </w:r>
      <w:r w:rsidR="005E1249">
        <w:rPr>
          <w:color w:val="252525"/>
          <w:highlight w:val="white"/>
        </w:rPr>
        <w:t xml:space="preserve">is </w:t>
      </w:r>
      <w:r>
        <w:rPr>
          <w:color w:val="252525"/>
          <w:highlight w:val="white"/>
        </w:rPr>
        <w:t xml:space="preserve">primarily associated with various aspects of cognitive control processes, including working memory, conflict, and to a lesser extent switching and inhibition. These findings are consistent with this zone’s strong </w:t>
      </w:r>
      <w:proofErr w:type="spellStart"/>
      <w:r>
        <w:rPr>
          <w:color w:val="252525"/>
          <w:highlight w:val="white"/>
        </w:rPr>
        <w:t>coactivation</w:t>
      </w:r>
      <w:proofErr w:type="spellEnd"/>
      <w:r>
        <w:rPr>
          <w:color w:val="252525"/>
          <w:highlight w:val="white"/>
        </w:rPr>
        <w:t xml:space="preserve"> with regions in the </w:t>
      </w:r>
      <w:proofErr w:type="spellStart"/>
      <w:r>
        <w:rPr>
          <w:color w:val="252525"/>
          <w:highlight w:val="white"/>
        </w:rPr>
        <w:t>frontoparietal</w:t>
      </w:r>
      <w:proofErr w:type="spellEnd"/>
      <w:r>
        <w:rPr>
          <w:color w:val="252525"/>
          <w:highlight w:val="white"/>
        </w:rPr>
        <w:t xml:space="preserve"> control network, such a lateral prefrontal cortex and superior parietal cortex (cite). This zone also showed very strong </w:t>
      </w:r>
      <w:proofErr w:type="spellStart"/>
      <w:r>
        <w:rPr>
          <w:color w:val="252525"/>
          <w:highlight w:val="white"/>
        </w:rPr>
        <w:t>coactivation</w:t>
      </w:r>
      <w:proofErr w:type="spellEnd"/>
      <w:r>
        <w:rPr>
          <w:color w:val="252525"/>
          <w:highlight w:val="white"/>
        </w:rPr>
        <w:t xml:space="preserve"> with dorsal anterior </w:t>
      </w:r>
      <w:proofErr w:type="gramStart"/>
      <w:r>
        <w:rPr>
          <w:color w:val="252525"/>
          <w:highlight w:val="white"/>
        </w:rPr>
        <w:t>insula,</w:t>
      </w:r>
      <w:proofErr w:type="gramEnd"/>
      <w:r>
        <w:rPr>
          <w:color w:val="252525"/>
          <w:highlight w:val="white"/>
        </w:rPr>
        <w:t xml:space="preserve"> consistent with previous claims that this region is part of a </w:t>
      </w:r>
      <w:proofErr w:type="spellStart"/>
      <w:r>
        <w:rPr>
          <w:color w:val="252525"/>
          <w:highlight w:val="white"/>
        </w:rPr>
        <w:t>cingulo-opercular</w:t>
      </w:r>
      <w:proofErr w:type="spellEnd"/>
      <w:r>
        <w:rPr>
          <w:color w:val="252525"/>
          <w:highlight w:val="white"/>
        </w:rPr>
        <w:t xml:space="preserve"> network that supports aspects of cognitive control (cite). </w:t>
      </w:r>
      <w:r w:rsidR="005E1249">
        <w:rPr>
          <w:color w:val="252525"/>
          <w:highlight w:val="white"/>
        </w:rPr>
        <w:t>On the other hand</w:t>
      </w:r>
      <w:r>
        <w:rPr>
          <w:color w:val="252525"/>
          <w:highlight w:val="white"/>
        </w:rPr>
        <w:t xml:space="preserve">, pre-SMA / dACC was also associated </w:t>
      </w:r>
      <w:proofErr w:type="spellStart"/>
      <w:r>
        <w:rPr>
          <w:color w:val="252525"/>
          <w:highlight w:val="white"/>
        </w:rPr>
        <w:t>with</w:t>
      </w:r>
      <w:r w:rsidR="005E1249">
        <w:rPr>
          <w:color w:val="252525"/>
          <w:highlight w:val="white"/>
        </w:rPr>
        <w:t>affective</w:t>
      </w:r>
      <w:proofErr w:type="spellEnd"/>
      <w:r w:rsidR="005E1249">
        <w:rPr>
          <w:color w:val="252525"/>
          <w:highlight w:val="white"/>
        </w:rPr>
        <w:t xml:space="preserve"> </w:t>
      </w:r>
      <w:r w:rsidR="005E1249">
        <w:rPr>
          <w:color w:val="252525"/>
          <w:highlight w:val="white"/>
        </w:rPr>
        <w:lastRenderedPageBreak/>
        <w:t xml:space="preserve">processes, </w:t>
      </w:r>
      <w:r>
        <w:rPr>
          <w:color w:val="252525"/>
          <w:highlight w:val="white"/>
        </w:rPr>
        <w:t xml:space="preserve">in particular pain, and decision-making processes that are more often attributed to more anterior portions of medial frontal cortex. </w:t>
      </w:r>
    </w:p>
    <w:p w14:paraId="7E999116" w14:textId="6191986E" w:rsidR="009E7445" w:rsidRDefault="006B0B75" w:rsidP="00A35936">
      <w:pPr>
        <w:pStyle w:val="Normal1"/>
        <w:spacing w:line="360" w:lineRule="auto"/>
        <w:ind w:firstLine="720"/>
      </w:pPr>
      <w:r>
        <w:rPr>
          <w:color w:val="252525"/>
          <w:highlight w:val="white"/>
        </w:rPr>
        <w:t xml:space="preserve">However, our results indicate that this broad functional </w:t>
      </w:r>
      <w:r w:rsidR="005E1249">
        <w:rPr>
          <w:color w:val="252525"/>
          <w:highlight w:val="white"/>
        </w:rPr>
        <w:t xml:space="preserve">pre-SMA/dACC </w:t>
      </w:r>
      <w:r>
        <w:rPr>
          <w:color w:val="252525"/>
          <w:highlight w:val="white"/>
        </w:rPr>
        <w:t>zone is composed of</w:t>
      </w:r>
      <w:r w:rsidR="005E1249">
        <w:rPr>
          <w:color w:val="252525"/>
          <w:highlight w:val="white"/>
        </w:rPr>
        <w:t xml:space="preserve"> at least four </w:t>
      </w:r>
      <w:r>
        <w:rPr>
          <w:color w:val="252525"/>
          <w:highlight w:val="white"/>
        </w:rPr>
        <w:t xml:space="preserve">subregions with distinct patterns of functional </w:t>
      </w:r>
      <w:proofErr w:type="spellStart"/>
      <w:r>
        <w:rPr>
          <w:color w:val="252525"/>
          <w:highlight w:val="white"/>
        </w:rPr>
        <w:t>coactivation</w:t>
      </w:r>
      <w:proofErr w:type="spellEnd"/>
      <w:r>
        <w:rPr>
          <w:color w:val="252525"/>
          <w:highlight w:val="white"/>
        </w:rPr>
        <w:t xml:space="preserve"> and specialization: caudal and rostral pre-SMA and caudal and rostral dACC. These </w:t>
      </w:r>
      <w:r w:rsidR="006158D2">
        <w:rPr>
          <w:color w:val="252525"/>
          <w:highlight w:val="white"/>
        </w:rPr>
        <w:t xml:space="preserve">subdivisions </w:t>
      </w:r>
      <w:r>
        <w:rPr>
          <w:color w:val="252525"/>
          <w:highlight w:val="white"/>
        </w:rPr>
        <w:t xml:space="preserve">are consistent with extensive </w:t>
      </w:r>
      <w:proofErr w:type="spellStart"/>
      <w:r>
        <w:rPr>
          <w:color w:val="252525"/>
          <w:highlight w:val="white"/>
        </w:rPr>
        <w:t>cytoarchitectonic</w:t>
      </w:r>
      <w:proofErr w:type="spellEnd"/>
      <w:r>
        <w:rPr>
          <w:color w:val="252525"/>
          <w:highlight w:val="white"/>
        </w:rPr>
        <w:t xml:space="preserve"> work in monkeys and humans (cite, cite cite) indicating that caudal dACC and rostral dACC (also known as anterior and posterior midcingulate cortex) show distinct cellular organization and demarcate from pre-SMA along the cingulate sulcus. Our functional specialization analysis indicates that although all four regions support cognitive control to some extent, pre-SMA is much more strongly associated with most aspects cognitive control-- in particular working memory and conflict. This</w:t>
      </w:r>
      <w:ins w:id="650" w:author="Alejandro De La Vega" w:date="2015-07-23T15:56:00Z">
        <w:r w:rsidR="00254899">
          <w:rPr>
            <w:color w:val="252525"/>
            <w:highlight w:val="white"/>
          </w:rPr>
          <w:t xml:space="preserve"> </w:t>
        </w:r>
      </w:ins>
      <w:r w:rsidR="006158D2">
        <w:rPr>
          <w:color w:val="252525"/>
          <w:highlight w:val="white"/>
        </w:rPr>
        <w:t xml:space="preserve">pattern </w:t>
      </w:r>
      <w:r>
        <w:rPr>
          <w:color w:val="252525"/>
          <w:highlight w:val="white"/>
        </w:rPr>
        <w:t xml:space="preserve">is consistent with our finding that both pre-SMA clusters--but in particular rostral pre-SMA-- </w:t>
      </w:r>
      <w:r w:rsidR="006158D2">
        <w:rPr>
          <w:color w:val="252525"/>
          <w:highlight w:val="white"/>
        </w:rPr>
        <w:t xml:space="preserve">shows </w:t>
      </w:r>
      <w:r>
        <w:rPr>
          <w:color w:val="252525"/>
          <w:highlight w:val="white"/>
        </w:rPr>
        <w:t xml:space="preserve">greater </w:t>
      </w:r>
      <w:proofErr w:type="spellStart"/>
      <w:r>
        <w:rPr>
          <w:color w:val="252525"/>
          <w:highlight w:val="white"/>
        </w:rPr>
        <w:t>coactivation</w:t>
      </w:r>
      <w:proofErr w:type="spellEnd"/>
      <w:r>
        <w:rPr>
          <w:color w:val="252525"/>
          <w:highlight w:val="white"/>
        </w:rPr>
        <w:t xml:space="preserve"> with regions in the </w:t>
      </w:r>
      <w:proofErr w:type="spellStart"/>
      <w:r>
        <w:rPr>
          <w:color w:val="252525"/>
          <w:highlight w:val="white"/>
        </w:rPr>
        <w:t>frontoparietal</w:t>
      </w:r>
      <w:proofErr w:type="spellEnd"/>
      <w:r>
        <w:rPr>
          <w:color w:val="252525"/>
          <w:highlight w:val="white"/>
        </w:rPr>
        <w:t xml:space="preserve"> control network (e.g. IFG, IFJ, and IPL). On the </w:t>
      </w:r>
      <w:r w:rsidR="00254899">
        <w:rPr>
          <w:color w:val="252525"/>
          <w:highlight w:val="white"/>
        </w:rPr>
        <w:t>contrary,</w:t>
      </w:r>
      <w:r>
        <w:rPr>
          <w:color w:val="252525"/>
          <w:highlight w:val="white"/>
        </w:rPr>
        <w:t xml:space="preserve"> activity in dACC </w:t>
      </w:r>
      <w:r w:rsidR="006158D2">
        <w:rPr>
          <w:color w:val="252525"/>
          <w:highlight w:val="white"/>
        </w:rPr>
        <w:t xml:space="preserve">is </w:t>
      </w:r>
      <w:r>
        <w:rPr>
          <w:color w:val="252525"/>
          <w:highlight w:val="white"/>
        </w:rPr>
        <w:t xml:space="preserve">much more strongly associated with affective processes (e.g. fear, reward, and in particular, pain). Caudal dACC in particular </w:t>
      </w:r>
      <w:r w:rsidR="006158D2">
        <w:rPr>
          <w:color w:val="252525"/>
          <w:highlight w:val="white"/>
        </w:rPr>
        <w:t xml:space="preserve">is activated by studies that examine </w:t>
      </w:r>
      <w:r>
        <w:rPr>
          <w:color w:val="252525"/>
          <w:highlight w:val="white"/>
        </w:rPr>
        <w:t xml:space="preserve">pain and fear, consistent with its robust </w:t>
      </w:r>
      <w:proofErr w:type="spellStart"/>
      <w:r>
        <w:rPr>
          <w:color w:val="252525"/>
          <w:highlight w:val="white"/>
        </w:rPr>
        <w:t>coactivation</w:t>
      </w:r>
      <w:proofErr w:type="spellEnd"/>
      <w:r>
        <w:rPr>
          <w:color w:val="252525"/>
          <w:highlight w:val="white"/>
        </w:rPr>
        <w:t xml:space="preserve"> with subcortical regions--in particular the thalamus-- and other cortical regions known to be important for pain processing, such as SII (cite cite). </w:t>
      </w:r>
    </w:p>
    <w:p w14:paraId="645FF539" w14:textId="48E0ACC5" w:rsidR="009E7445" w:rsidRDefault="006B0B75" w:rsidP="00A35936">
      <w:pPr>
        <w:pStyle w:val="Normal1"/>
        <w:spacing w:line="360" w:lineRule="auto"/>
        <w:ind w:firstLine="720"/>
      </w:pPr>
      <w:r>
        <w:rPr>
          <w:color w:val="252525"/>
          <w:highlight w:val="white"/>
        </w:rPr>
        <w:t xml:space="preserve">The dissociation between pre-SMA and dACC found in our data suggests that existing models of cognitive control underspecify the functional topography </w:t>
      </w:r>
      <w:r w:rsidR="007A64D0">
        <w:rPr>
          <w:color w:val="252525"/>
          <w:highlight w:val="white"/>
        </w:rPr>
        <w:t>dACC, and</w:t>
      </w:r>
      <w:ins w:id="651" w:author="Luke J. Chang" w:date="2015-07-26T23:08:00Z">
        <w:r w:rsidR="009354E6">
          <w:rPr>
            <w:color w:val="252525"/>
            <w:highlight w:val="white"/>
          </w:rPr>
          <w:t xml:space="preserve"> </w:t>
        </w:r>
      </w:ins>
      <w:r w:rsidR="00EB1A5D">
        <w:rPr>
          <w:color w:val="252525"/>
          <w:highlight w:val="white"/>
        </w:rPr>
        <w:t>of the medial prefrontal cortex</w:t>
      </w:r>
      <w:ins w:id="652" w:author="Luke J. Chang" w:date="2015-07-26T23:08:00Z">
        <w:r w:rsidR="009354E6">
          <w:rPr>
            <w:color w:val="252525"/>
            <w:highlight w:val="white"/>
          </w:rPr>
          <w:t xml:space="preserve"> </w:t>
        </w:r>
      </w:ins>
      <w:r w:rsidR="00EB1A5D">
        <w:rPr>
          <w:color w:val="252525"/>
          <w:highlight w:val="white"/>
        </w:rPr>
        <w:t xml:space="preserve">in cases may </w:t>
      </w:r>
      <w:r>
        <w:rPr>
          <w:color w:val="252525"/>
          <w:highlight w:val="white"/>
        </w:rPr>
        <w:t>misattribute functions to dACC, when in fact they are likely supported by pre-SMA proper. For example, many influential theories of cognitive motoric control consider dACC to be the region primarily responsible for the integration of affective signals with motoric control to detect conflict (</w:t>
      </w:r>
      <w:proofErr w:type="spellStart"/>
      <w:r>
        <w:rPr>
          <w:color w:val="252525"/>
          <w:highlight w:val="white"/>
        </w:rPr>
        <w:t>Botvnick</w:t>
      </w:r>
      <w:proofErr w:type="spellEnd"/>
      <w:r>
        <w:rPr>
          <w:color w:val="252525"/>
          <w:highlight w:val="white"/>
        </w:rPr>
        <w:t xml:space="preserve"> et al., 2001, 2004) and define pre</w:t>
      </w:r>
      <w:r>
        <w:rPr>
          <w:color w:val="252525"/>
        </w:rPr>
        <w:t xml:space="preserve">-SMA as primarily responsible for the modulation of motoric plans (cite). However, concerns have previously been raised that macaques primarily show conflict related activity in pre-SMA and not dACC, unlike humans (Nakamura, </w:t>
      </w:r>
      <w:proofErr w:type="spellStart"/>
      <w:r>
        <w:rPr>
          <w:color w:val="252525"/>
        </w:rPr>
        <w:t>Roesch</w:t>
      </w:r>
      <w:proofErr w:type="spellEnd"/>
      <w:r>
        <w:rPr>
          <w:color w:val="252525"/>
        </w:rPr>
        <w:t xml:space="preserve"> &amp; Olson, 2005; </w:t>
      </w:r>
      <w:proofErr w:type="spellStart"/>
      <w:r>
        <w:rPr>
          <w:color w:val="252525"/>
        </w:rPr>
        <w:t>Rushworth</w:t>
      </w:r>
      <w:proofErr w:type="spellEnd"/>
      <w:r>
        <w:rPr>
          <w:color w:val="252525"/>
        </w:rPr>
        <w:t xml:space="preserve">, Walton, </w:t>
      </w:r>
      <w:proofErr w:type="spellStart"/>
      <w:r>
        <w:rPr>
          <w:color w:val="252525"/>
        </w:rPr>
        <w:t>Kennerley</w:t>
      </w:r>
      <w:proofErr w:type="spellEnd"/>
      <w:r>
        <w:rPr>
          <w:color w:val="252525"/>
        </w:rPr>
        <w:t xml:space="preserve">, Bannerman et al., 2004; Cole, Yeung, </w:t>
      </w:r>
      <w:proofErr w:type="spellStart"/>
      <w:r>
        <w:rPr>
          <w:color w:val="252525"/>
        </w:rPr>
        <w:t>Freiwald</w:t>
      </w:r>
      <w:proofErr w:type="spellEnd"/>
      <w:r>
        <w:rPr>
          <w:color w:val="252525"/>
        </w:rPr>
        <w:t xml:space="preserve">, &amp; </w:t>
      </w:r>
      <w:proofErr w:type="spellStart"/>
      <w:r>
        <w:rPr>
          <w:color w:val="252525"/>
        </w:rPr>
        <w:t>Botvinick</w:t>
      </w:r>
      <w:proofErr w:type="spellEnd"/>
      <w:r>
        <w:rPr>
          <w:color w:val="252525"/>
        </w:rPr>
        <w:t>, 2009). Our results suggest that human conflict</w:t>
      </w:r>
      <w:r w:rsidR="00EB1A5D">
        <w:rPr>
          <w:color w:val="252525"/>
        </w:rPr>
        <w:t>-</w:t>
      </w:r>
      <w:r>
        <w:rPr>
          <w:color w:val="252525"/>
        </w:rPr>
        <w:t xml:space="preserve">related activity is also most associated pre-SMA proper, not dACC; rostral pre-SMA is the region we found to be most strongly </w:t>
      </w:r>
      <w:r w:rsidR="00EB1A5D">
        <w:rPr>
          <w:color w:val="252525"/>
        </w:rPr>
        <w:t xml:space="preserve">co-activated </w:t>
      </w:r>
      <w:r>
        <w:rPr>
          <w:color w:val="252525"/>
        </w:rPr>
        <w:t xml:space="preserve">with the rest of the </w:t>
      </w:r>
      <w:proofErr w:type="spellStart"/>
      <w:r>
        <w:rPr>
          <w:color w:val="252525"/>
        </w:rPr>
        <w:t>frontoparietal</w:t>
      </w:r>
      <w:proofErr w:type="spellEnd"/>
      <w:r>
        <w:rPr>
          <w:color w:val="252525"/>
        </w:rPr>
        <w:t xml:space="preserve"> control network </w:t>
      </w:r>
      <w:proofErr w:type="spellStart"/>
      <w:r>
        <w:rPr>
          <w:color w:val="252525"/>
        </w:rPr>
        <w:t>and</w:t>
      </w:r>
      <w:r w:rsidR="00EB1A5D">
        <w:rPr>
          <w:color w:val="252525"/>
        </w:rPr>
        <w:t>is</w:t>
      </w:r>
      <w:proofErr w:type="spellEnd"/>
      <w:r w:rsidR="00EB1A5D">
        <w:rPr>
          <w:color w:val="252525"/>
        </w:rPr>
        <w:t xml:space="preserve"> the region that </w:t>
      </w:r>
      <w:r w:rsidR="00091C3F">
        <w:rPr>
          <w:color w:val="252525"/>
        </w:rPr>
        <w:t xml:space="preserve">specifically become actives in studies of </w:t>
      </w:r>
      <w:r>
        <w:rPr>
          <w:color w:val="252525"/>
        </w:rPr>
        <w:t xml:space="preserve">conflict processing. In fact, we also find that that rostral pre-SMA </w:t>
      </w:r>
      <w:r w:rsidR="00091C3F">
        <w:rPr>
          <w:color w:val="252525"/>
        </w:rPr>
        <w:t>shows activation in studies examining</w:t>
      </w:r>
      <w:r>
        <w:rPr>
          <w:color w:val="252525"/>
        </w:rPr>
        <w:t xml:space="preserve"> decision-making, and showed no </w:t>
      </w:r>
      <w:r w:rsidR="00091C3F">
        <w:rPr>
          <w:color w:val="252525"/>
        </w:rPr>
        <w:t xml:space="preserve">particular </w:t>
      </w:r>
      <w:r>
        <w:rPr>
          <w:color w:val="252525"/>
        </w:rPr>
        <w:lastRenderedPageBreak/>
        <w:t xml:space="preserve">association with </w:t>
      </w:r>
      <w:r w:rsidR="00091C3F">
        <w:rPr>
          <w:color w:val="252525"/>
        </w:rPr>
        <w:t xml:space="preserve">studies examining </w:t>
      </w:r>
      <w:r>
        <w:rPr>
          <w:color w:val="252525"/>
        </w:rPr>
        <w:t xml:space="preserve">motor function, suggesting this </w:t>
      </w:r>
      <w:r w:rsidR="007A64D0">
        <w:rPr>
          <w:color w:val="252525"/>
        </w:rPr>
        <w:t>region</w:t>
      </w:r>
      <w:r w:rsidR="00091C3F">
        <w:rPr>
          <w:color w:val="252525"/>
        </w:rPr>
        <w:t>’s function</w:t>
      </w:r>
      <w:r>
        <w:rPr>
          <w:color w:val="252525"/>
        </w:rPr>
        <w:t xml:space="preserve"> may be best </w:t>
      </w:r>
      <w:r w:rsidR="00091C3F">
        <w:rPr>
          <w:color w:val="252525"/>
        </w:rPr>
        <w:t xml:space="preserve">characterized as related </w:t>
      </w:r>
      <w:r>
        <w:rPr>
          <w:color w:val="252525"/>
        </w:rPr>
        <w:t xml:space="preserve">to non-motor decision conflict. </w:t>
      </w:r>
    </w:p>
    <w:p w14:paraId="504F6BD7" w14:textId="7565ABD1" w:rsidR="009E7445" w:rsidRDefault="006B0B75" w:rsidP="00A35936">
      <w:pPr>
        <w:pStyle w:val="Normal1"/>
        <w:spacing w:line="360" w:lineRule="auto"/>
        <w:ind w:firstLine="720"/>
      </w:pPr>
      <w:r>
        <w:rPr>
          <w:color w:val="252525"/>
          <w:highlight w:val="white"/>
        </w:rPr>
        <w:t xml:space="preserve">Furthermore, while our findings support the idea that </w:t>
      </w:r>
      <w:r w:rsidR="00091C3F">
        <w:rPr>
          <w:color w:val="252525"/>
          <w:highlight w:val="white"/>
        </w:rPr>
        <w:t xml:space="preserve">the larger </w:t>
      </w:r>
      <w:r>
        <w:rPr>
          <w:color w:val="252525"/>
          <w:highlight w:val="white"/>
        </w:rPr>
        <w:t xml:space="preserve">pre-SMA / dACC </w:t>
      </w:r>
      <w:r w:rsidR="00091C3F">
        <w:rPr>
          <w:color w:val="252525"/>
          <w:highlight w:val="white"/>
        </w:rPr>
        <w:t>zone activates during studies examining</w:t>
      </w:r>
      <w:r>
        <w:rPr>
          <w:color w:val="252525"/>
          <w:highlight w:val="white"/>
        </w:rPr>
        <w:t xml:space="preserve"> negative affect and cognitive control (</w:t>
      </w:r>
      <w:proofErr w:type="spellStart"/>
      <w:r>
        <w:rPr>
          <w:color w:val="252525"/>
          <w:highlight w:val="white"/>
        </w:rPr>
        <w:t>Shackman</w:t>
      </w:r>
      <w:proofErr w:type="spellEnd"/>
      <w:r>
        <w:rPr>
          <w:color w:val="252525"/>
          <w:highlight w:val="white"/>
        </w:rPr>
        <w:t xml:space="preserve"> et al., 2012), the overlap between these processes is not as neat as previously thought. In fact, rostral pre-SMA, the region most strongly </w:t>
      </w:r>
      <w:r w:rsidR="00091C3F">
        <w:rPr>
          <w:color w:val="252525"/>
          <w:highlight w:val="white"/>
        </w:rPr>
        <w:t>activated specifically in studies examining</w:t>
      </w:r>
      <w:r>
        <w:rPr>
          <w:color w:val="252525"/>
          <w:highlight w:val="white"/>
        </w:rPr>
        <w:t xml:space="preserve"> conflict, is very weakly associated with </w:t>
      </w:r>
      <w:r w:rsidR="00091C3F">
        <w:rPr>
          <w:color w:val="252525"/>
          <w:highlight w:val="white"/>
        </w:rPr>
        <w:t xml:space="preserve">studies related to </w:t>
      </w:r>
      <w:r>
        <w:rPr>
          <w:color w:val="252525"/>
          <w:highlight w:val="white"/>
        </w:rPr>
        <w:t xml:space="preserve">negative affect. While our data cannot directly speak to the integration of disparate signals in the brain, one possibility is that the integration of negative affect and cognitive control occurs exclusively in dACC proper. Under that hypothesis, pre-SMA </w:t>
      </w:r>
      <w:commentRangeStart w:id="653"/>
      <w:r>
        <w:rPr>
          <w:color w:val="252525"/>
          <w:highlight w:val="white"/>
        </w:rPr>
        <w:t xml:space="preserve">receives </w:t>
      </w:r>
      <w:commentRangeEnd w:id="653"/>
      <w:r w:rsidR="00091C3F">
        <w:rPr>
          <w:rStyle w:val="CommentReference"/>
        </w:rPr>
        <w:commentReference w:id="653"/>
      </w:r>
      <w:r>
        <w:rPr>
          <w:color w:val="252525"/>
          <w:highlight w:val="white"/>
        </w:rPr>
        <w:t>a non-affective conflict signal</w:t>
      </w:r>
      <w:ins w:id="654" w:author="Marie Banich" w:date="2015-07-22T16:59:00Z">
        <w:r w:rsidR="00091C3F">
          <w:rPr>
            <w:color w:val="252525"/>
            <w:highlight w:val="white"/>
          </w:rPr>
          <w:t>,</w:t>
        </w:r>
      </w:ins>
      <w:r>
        <w:rPr>
          <w:color w:val="252525"/>
          <w:highlight w:val="white"/>
        </w:rPr>
        <w:t xml:space="preserve"> which is then integrated with high-level goals represented in lateral prefrontal </w:t>
      </w:r>
      <w:commentRangeStart w:id="655"/>
      <w:r>
        <w:rPr>
          <w:color w:val="252525"/>
          <w:highlight w:val="white"/>
        </w:rPr>
        <w:t>cortex</w:t>
      </w:r>
      <w:commentRangeEnd w:id="655"/>
      <w:r>
        <w:commentReference w:id="655"/>
      </w:r>
      <w:r>
        <w:rPr>
          <w:color w:val="252525"/>
          <w:highlight w:val="white"/>
        </w:rPr>
        <w:t xml:space="preserve">. </w:t>
      </w:r>
    </w:p>
    <w:p w14:paraId="11E8F2AC" w14:textId="77777777" w:rsidR="009E7445" w:rsidRDefault="009E7445" w:rsidP="00A35936">
      <w:pPr>
        <w:pStyle w:val="Normal1"/>
        <w:spacing w:line="360" w:lineRule="auto"/>
        <w:ind w:firstLine="720"/>
      </w:pPr>
    </w:p>
    <w:p w14:paraId="30B2629D" w14:textId="77777777" w:rsidR="009E7445" w:rsidRDefault="006B0B75" w:rsidP="00A35936">
      <w:pPr>
        <w:pStyle w:val="Normal1"/>
        <w:spacing w:line="360" w:lineRule="auto"/>
      </w:pPr>
      <w:r>
        <w:rPr>
          <w:b/>
        </w:rPr>
        <w:t>Medial prefrontal cortex</w:t>
      </w:r>
    </w:p>
    <w:p w14:paraId="467DE85E" w14:textId="2B5A0191" w:rsidR="009E7445" w:rsidRDefault="006B0B75" w:rsidP="00A35936">
      <w:pPr>
        <w:pStyle w:val="Normal1"/>
        <w:spacing w:line="360" w:lineRule="auto"/>
        <w:ind w:firstLine="720"/>
      </w:pPr>
      <w:r>
        <w:t xml:space="preserve">At the most anterior portion of medial frontal cortex, we identified a medial prefrontal cortex zone characterized by strong </w:t>
      </w:r>
      <w:proofErr w:type="spellStart"/>
      <w:r>
        <w:t>coactivation</w:t>
      </w:r>
      <w:proofErr w:type="spellEnd"/>
      <w:r>
        <w:t xml:space="preserve"> with subcortical regions, such as the amygdala and nucleus </w:t>
      </w:r>
      <w:proofErr w:type="spellStart"/>
      <w:r>
        <w:t>accumbens</w:t>
      </w:r>
      <w:proofErr w:type="spellEnd"/>
      <w:r>
        <w:t xml:space="preserve">. This zone showed a fairly distinct pattern of functional specialization, being primarily associated with </w:t>
      </w:r>
      <w:r w:rsidR="00ED6D9E">
        <w:t xml:space="preserve">studies involving </w:t>
      </w:r>
      <w:r>
        <w:t xml:space="preserve">social cognition, emotion, reward, and decision-making. </w:t>
      </w:r>
      <w:r w:rsidR="00ED6D9E">
        <w:t xml:space="preserve">This medial </w:t>
      </w:r>
      <w:r>
        <w:t xml:space="preserve">prefrontal </w:t>
      </w:r>
      <w:r w:rsidR="00ED6D9E">
        <w:t xml:space="preserve">zone </w:t>
      </w:r>
      <w:r>
        <w:t xml:space="preserve">broke down further into three subregions: a dorsal parcel (dmPFC), a middle cluster primarily situation in rostral anterior cingulate cortex (rACC), and a ventral cluster (vmPFC). The three regions were similarly </w:t>
      </w:r>
      <w:r w:rsidR="00ED6D9E">
        <w:t xml:space="preserve">associated </w:t>
      </w:r>
      <w:r>
        <w:t xml:space="preserve">with both emotion and episodic memory, suggesting these two processes rely on the entire medial prefrontal cortex. However, </w:t>
      </w:r>
      <w:r w:rsidR="00ED6D9E">
        <w:t xml:space="preserve">studies involving </w:t>
      </w:r>
      <w:r>
        <w:t xml:space="preserve">social cognition </w:t>
      </w:r>
      <w:r w:rsidR="00ED6D9E">
        <w:t xml:space="preserve">were </w:t>
      </w:r>
      <w:r>
        <w:t>associated far more strongly with dmPFC, consistent with a long line of studies (cite cite). This</w:t>
      </w:r>
      <w:r w:rsidR="00254899">
        <w:t xml:space="preserve"> </w:t>
      </w:r>
      <w:r w:rsidR="00ED6D9E">
        <w:t xml:space="preserve">finding </w:t>
      </w:r>
      <w:r>
        <w:t xml:space="preserve">was also consistent with </w:t>
      </w:r>
      <w:proofErr w:type="spellStart"/>
      <w:r>
        <w:t>dmPFC’s</w:t>
      </w:r>
      <w:proofErr w:type="spellEnd"/>
      <w:r>
        <w:t xml:space="preserve"> strong </w:t>
      </w:r>
      <w:proofErr w:type="spellStart"/>
      <w:r>
        <w:t>coactivation</w:t>
      </w:r>
      <w:proofErr w:type="spellEnd"/>
      <w:r>
        <w:t xml:space="preserve"> with </w:t>
      </w:r>
      <w:proofErr w:type="spellStart"/>
      <w:r>
        <w:t>temporoparietal</w:t>
      </w:r>
      <w:proofErr w:type="spellEnd"/>
      <w:r>
        <w:t xml:space="preserve"> junction, another key region implicated in social cognition. However, </w:t>
      </w:r>
      <w:r w:rsidR="00ED6D9E">
        <w:t xml:space="preserve">activation associated with studies that examined </w:t>
      </w:r>
      <w:r>
        <w:t xml:space="preserve">social cognition </w:t>
      </w:r>
      <w:r w:rsidR="00ED6D9E">
        <w:t xml:space="preserve">were </w:t>
      </w:r>
      <w:r>
        <w:t xml:space="preserve">not isolated to dmPFC, as activity in rACC, and to a lesser extent, vmPFC </w:t>
      </w:r>
      <w:r w:rsidR="00ED6D9E">
        <w:t xml:space="preserve">were </w:t>
      </w:r>
      <w:r>
        <w:t xml:space="preserve">also predicted by </w:t>
      </w:r>
      <w:r w:rsidR="00ED6D9E">
        <w:t xml:space="preserve">studies involving </w:t>
      </w:r>
      <w:r>
        <w:t>social cognition, suggesting this process is distributed throughout mPFC. In contrast,</w:t>
      </w:r>
      <w:ins w:id="656" w:author="Alejandro De La Vega" w:date="2015-07-23T15:56:00Z">
        <w:r w:rsidR="00254899">
          <w:t xml:space="preserve"> </w:t>
        </w:r>
      </w:ins>
      <w:r w:rsidR="00ED6D9E">
        <w:t xml:space="preserve">studies involving </w:t>
      </w:r>
      <w:r>
        <w:t xml:space="preserve">affective processes, such as reward, fear and decision-making were primarily associated with ventral mPFC and to a lesser extent rACC. Consistent with this finding, vmPFC showed strong </w:t>
      </w:r>
      <w:proofErr w:type="spellStart"/>
      <w:r>
        <w:t>coactivation</w:t>
      </w:r>
      <w:proofErr w:type="spellEnd"/>
      <w:r>
        <w:t xml:space="preserve"> with subcortical regions known to be important in affect-- nucleus </w:t>
      </w:r>
      <w:proofErr w:type="spellStart"/>
      <w:r>
        <w:t>accumbens</w:t>
      </w:r>
      <w:proofErr w:type="spellEnd"/>
      <w:r>
        <w:t xml:space="preserve">, amygdala (cite, cite, cite). </w:t>
      </w:r>
    </w:p>
    <w:p w14:paraId="674834FD" w14:textId="4F28338D" w:rsidR="009E7445" w:rsidRDefault="006B0B75" w:rsidP="00A35936">
      <w:pPr>
        <w:pStyle w:val="Normal1"/>
        <w:spacing w:line="360" w:lineRule="auto"/>
        <w:ind w:firstLine="720"/>
      </w:pPr>
      <w:r>
        <w:lastRenderedPageBreak/>
        <w:t xml:space="preserve">Across all three of mPFC subregions, we were able to predict their activation relatively accurately based on the cognitive functions described in fMRI studies. </w:t>
      </w:r>
      <w:commentRangeStart w:id="657"/>
      <w:r>
        <w:t xml:space="preserve">In fact, we reached the highest maximum accuracy in these three regions, </w:t>
      </w:r>
      <w:commentRangeEnd w:id="657"/>
      <w:r w:rsidR="004E3585">
        <w:rPr>
          <w:rStyle w:val="CommentReference"/>
        </w:rPr>
        <w:commentReference w:id="657"/>
      </w:r>
      <w:r>
        <w:t>suggesting the cognitive ontology we employed explains activity in these regions quite well. However, these regions varied substantially in the number of topics required to reach high classification accuracy. On one end, dmPFC required among the lowest number of topics</w:t>
      </w:r>
      <w:ins w:id="658" w:author="Marie Banich" w:date="2015-07-22T17:08:00Z">
        <w:r w:rsidR="006C7026">
          <w:t xml:space="preserve"> (N=</w:t>
        </w:r>
        <w:proofErr w:type="spellStart"/>
        <w:r w:rsidR="006C7026">
          <w:t>x_</w:t>
        </w:r>
      </w:ins>
      <w:r>
        <w:t>to</w:t>
      </w:r>
      <w:proofErr w:type="spellEnd"/>
      <w:r>
        <w:t xml:space="preserve"> reach maximum accuracy, suggesting this region is involved with a fairly circumscribed set of cognitive functions. vmPFC required a greater but still limited number to reach high accuracy</w:t>
      </w:r>
      <w:ins w:id="659" w:author="Tor Wager" w:date="2015-07-23T13:20:00Z">
        <w:r w:rsidR="007A64D0">
          <w:t>,</w:t>
        </w:r>
      </w:ins>
      <w:ins w:id="660" w:author="Marie Banich" w:date="2015-07-22T17:08:00Z">
        <w:r w:rsidR="006C7026">
          <w:t xml:space="preserve"> (N=y_</w:t>
        </w:r>
      </w:ins>
      <w:r>
        <w:t xml:space="preserve"> perhaps suggesting vmPFC is involved in a variety of affective processes, but is restricted to that </w:t>
      </w:r>
      <w:commentRangeStart w:id="661"/>
      <w:r>
        <w:t>domain of cognition</w:t>
      </w:r>
      <w:commentRangeEnd w:id="661"/>
      <w:r w:rsidR="006C7026">
        <w:rPr>
          <w:rStyle w:val="CommentReference"/>
        </w:rPr>
        <w:commentReference w:id="661"/>
      </w:r>
      <w:r>
        <w:t>. rACC was on the extreme, requiring the most number of topics</w:t>
      </w:r>
      <w:ins w:id="662" w:author="Marie Banich" w:date="2015-07-22T17:09:00Z">
        <w:r w:rsidR="006C7026">
          <w:t xml:space="preserve"> (N=z_</w:t>
        </w:r>
      </w:ins>
      <w:r>
        <w:t xml:space="preserve"> to reach high accuracy. rACC was not strongly associated with any one cognitive function, suggesting that rACC may be involved in </w:t>
      </w:r>
      <w:r w:rsidR="006C7026">
        <w:t xml:space="preserve">numerous </w:t>
      </w:r>
      <w:r>
        <w:t xml:space="preserve">core processes that </w:t>
      </w:r>
      <w:r w:rsidR="006C7026">
        <w:t xml:space="preserve">are tapped during the performance of </w:t>
      </w:r>
      <w:r>
        <w:t xml:space="preserve">many tasks and processes. This rACC region we identified, located in the middle of medial prefrontal cortex, may be the same region that has been previously identified as a “hub” or “rich club” in the default network, and </w:t>
      </w:r>
      <w:r w:rsidR="006C7026">
        <w:t xml:space="preserve">is </w:t>
      </w:r>
      <w:proofErr w:type="spellStart"/>
      <w:r>
        <w:t>hypothesised</w:t>
      </w:r>
      <w:proofErr w:type="spellEnd"/>
      <w:r>
        <w:t xml:space="preserve"> to perform domain-general information integration (Andrews-Hanna et al., 2010; van den </w:t>
      </w:r>
      <w:proofErr w:type="spellStart"/>
      <w:r>
        <w:t>Huevel</w:t>
      </w:r>
      <w:proofErr w:type="spellEnd"/>
      <w:r>
        <w:t xml:space="preserve"> &amp; </w:t>
      </w:r>
      <w:proofErr w:type="spellStart"/>
      <w:r>
        <w:t>Sprons</w:t>
      </w:r>
      <w:proofErr w:type="spellEnd"/>
      <w:r>
        <w:t xml:space="preserve">, 2011). </w:t>
      </w:r>
      <w:del w:id="663" w:author="Alejandro De La Vega" w:date="2015-07-27T14:56:00Z">
        <w:r w:rsidDel="00A85B81">
          <w:delText xml:space="preserve">Further cross-modal research with meta-analytic data and resting state fMRI is necessary to better pin down the dynamics that result in a region with high functional complexity. </w:delText>
        </w:r>
      </w:del>
    </w:p>
    <w:p w14:paraId="5825BBC1" w14:textId="77777777" w:rsidR="009E7445" w:rsidDel="00A85B81" w:rsidRDefault="009E7445" w:rsidP="00A35936">
      <w:pPr>
        <w:pStyle w:val="Normal1"/>
        <w:spacing w:line="360" w:lineRule="auto"/>
        <w:ind w:firstLine="720"/>
        <w:rPr>
          <w:del w:id="664" w:author="Alejandro De La Vega" w:date="2015-07-27T14:56:00Z"/>
        </w:rPr>
      </w:pPr>
    </w:p>
    <w:p w14:paraId="3AA0BFE4" w14:textId="1488AA31" w:rsidR="009E7445" w:rsidDel="00A85B81" w:rsidRDefault="009E7445" w:rsidP="00A35936">
      <w:pPr>
        <w:pStyle w:val="Normal1"/>
        <w:spacing w:line="360" w:lineRule="auto"/>
        <w:rPr>
          <w:del w:id="665" w:author="Alejandro De La Vega" w:date="2015-07-27T14:56:00Z"/>
        </w:rPr>
      </w:pPr>
    </w:p>
    <w:p w14:paraId="43EE736E" w14:textId="77777777" w:rsidR="009E7445" w:rsidRDefault="009E7445" w:rsidP="00A35936">
      <w:pPr>
        <w:pStyle w:val="Normal1"/>
        <w:spacing w:line="360" w:lineRule="auto"/>
      </w:pPr>
    </w:p>
    <w:p w14:paraId="2DCF287D" w14:textId="77777777" w:rsidR="009E7445" w:rsidRDefault="009E7445" w:rsidP="00A35936">
      <w:pPr>
        <w:pStyle w:val="Normal1"/>
        <w:spacing w:line="360" w:lineRule="auto"/>
      </w:pPr>
    </w:p>
    <w:p w14:paraId="7F5121F7" w14:textId="77777777" w:rsidR="009E7445" w:rsidRDefault="006B0B75" w:rsidP="00A35936">
      <w:pPr>
        <w:pStyle w:val="Normal1"/>
        <w:spacing w:line="360" w:lineRule="auto"/>
      </w:pPr>
      <w:commentRangeStart w:id="666"/>
      <w:r>
        <w:rPr>
          <w:b/>
          <w:i/>
        </w:rPr>
        <w:t>Limitations</w:t>
      </w:r>
      <w:commentRangeEnd w:id="666"/>
      <w:r w:rsidR="005749C4">
        <w:rPr>
          <w:rStyle w:val="CommentReference"/>
        </w:rPr>
        <w:commentReference w:id="666"/>
      </w:r>
    </w:p>
    <w:p w14:paraId="02B05743" w14:textId="11A4310D" w:rsidR="001D55BF" w:rsidRDefault="006B0B75" w:rsidP="00A35936">
      <w:pPr>
        <w:pStyle w:val="Normal1"/>
        <w:spacing w:line="360" w:lineRule="auto"/>
        <w:ind w:firstLine="720"/>
        <w:rPr>
          <w:ins w:id="667" w:author="Marie Banich" w:date="2015-07-22T17:18:00Z"/>
        </w:rPr>
      </w:pPr>
      <w:r>
        <w:t xml:space="preserve">While our large-scale meta-analytic approach to revealing </w:t>
      </w:r>
      <w:del w:id="668" w:author="Alejandro De La Vega" w:date="2015-08-09T16:24:00Z">
        <w:r w:rsidDel="001A0C27">
          <w:delText>mFC</w:delText>
        </w:r>
      </w:del>
      <w:ins w:id="669" w:author="Alejandro De La Vega" w:date="2015-08-09T16:24:00Z">
        <w:r w:rsidR="001A0C27">
          <w:t>MFC</w:t>
        </w:r>
      </w:ins>
      <w:r>
        <w:t xml:space="preserve"> function allows us to comprehensively synthesize a plethora of fMRI findings, there are several limitations. Primarily, the quality of the data in </w:t>
      </w:r>
      <w:proofErr w:type="spellStart"/>
      <w:r>
        <w:t>Neurosynth</w:t>
      </w:r>
      <w:proofErr w:type="spellEnd"/>
      <w:r>
        <w:t xml:space="preserve"> is inherently limited due to its automatically generated nature. Since</w:t>
      </w:r>
      <w:ins w:id="670" w:author="Alejandro De La Vega" w:date="2015-07-23T15:57:00Z">
        <w:r w:rsidR="00254899">
          <w:t xml:space="preserve"> </w:t>
        </w:r>
      </w:ins>
      <w:r w:rsidR="0061345F">
        <w:t xml:space="preserve">activation </w:t>
      </w:r>
      <w:r>
        <w:t xml:space="preserve">coordinates are automatically mined from papers, </w:t>
      </w:r>
      <w:commentRangeStart w:id="671"/>
      <w:r>
        <w:t>errors are likely to occur</w:t>
      </w:r>
      <w:commentRangeEnd w:id="671"/>
      <w:r w:rsidR="0061345F">
        <w:rPr>
          <w:rStyle w:val="CommentReference"/>
        </w:rPr>
        <w:commentReference w:id="671"/>
      </w:r>
      <w:r>
        <w:t xml:space="preserve">. Moreover, </w:t>
      </w:r>
      <w:r w:rsidRPr="00254899">
        <w:t>the cognitive ontology we employ is data-derived from the semantic content of papers,</w:t>
      </w:r>
      <w:r>
        <w:t xml:space="preserve"> and thus </w:t>
      </w:r>
      <w:r w:rsidR="0061345F">
        <w:t xml:space="preserve">is not driven by </w:t>
      </w:r>
      <w:r>
        <w:t xml:space="preserve">theoretical </w:t>
      </w:r>
      <w:r w:rsidR="0061345F">
        <w:t xml:space="preserve">models </w:t>
      </w:r>
      <w:r>
        <w:t xml:space="preserve">that may be critical in discriminating the activity of certain regions. Nonetheless, our </w:t>
      </w:r>
      <w:proofErr w:type="spellStart"/>
      <w:r>
        <w:t>coactivation</w:t>
      </w:r>
      <w:proofErr w:type="spellEnd"/>
      <w:ins w:id="672" w:author="Marie Banich" w:date="2015-07-22T17:17:00Z">
        <w:r w:rsidR="0061345F">
          <w:t>-</w:t>
        </w:r>
      </w:ins>
      <w:r>
        <w:t xml:space="preserve">based parcellations are surprisingly consistent with </w:t>
      </w:r>
      <w:proofErr w:type="spellStart"/>
      <w:r>
        <w:t>neuroscientific</w:t>
      </w:r>
      <w:proofErr w:type="spellEnd"/>
      <w:r>
        <w:t xml:space="preserve"> knowledge and detailed studies from other modalities (e.g. resting-state fMRI,</w:t>
      </w:r>
      <w:ins w:id="673" w:author="Marie Banich" w:date="2015-07-22T17:17:00Z">
        <w:r w:rsidR="001D55BF">
          <w:t xml:space="preserve"> </w:t>
        </w:r>
      </w:ins>
      <w:r>
        <w:t xml:space="preserve">cytology), suggesting that the sheer number of studies in the database </w:t>
      </w:r>
      <w:commentRangeStart w:id="674"/>
      <w:r>
        <w:t>is able to ameliorate some of these concerns</w:t>
      </w:r>
      <w:commentRangeEnd w:id="674"/>
      <w:r w:rsidR="001D55BF">
        <w:rPr>
          <w:rStyle w:val="CommentReference"/>
        </w:rPr>
        <w:commentReference w:id="674"/>
      </w:r>
      <w:r>
        <w:t>. Future application of more sophisticated data-mining techniques on both the activation estimates and semantic information may further improve this situation</w:t>
      </w:r>
      <w:ins w:id="675" w:author="Tor Wager" w:date="2015-07-23T13:20:00Z">
        <w:r w:rsidR="007A64D0">
          <w:t xml:space="preserve">. </w:t>
        </w:r>
      </w:ins>
    </w:p>
    <w:p w14:paraId="669109C6" w14:textId="26AFF122" w:rsidR="009E7445" w:rsidRDefault="006B0B75" w:rsidP="00A35936">
      <w:pPr>
        <w:pStyle w:val="Normal1"/>
        <w:spacing w:line="360" w:lineRule="auto"/>
        <w:ind w:firstLine="720"/>
      </w:pPr>
      <w:r>
        <w:lastRenderedPageBreak/>
        <w:t xml:space="preserve">Second, the </w:t>
      </w:r>
      <w:commentRangeStart w:id="676"/>
      <w:r>
        <w:t xml:space="preserve">cognitive ontology </w:t>
      </w:r>
      <w:commentRangeEnd w:id="676"/>
      <w:r w:rsidR="001D55BF">
        <w:rPr>
          <w:rStyle w:val="CommentReference"/>
        </w:rPr>
        <w:commentReference w:id="676"/>
      </w:r>
      <w:r>
        <w:t>that we derived using topic modeling is relatively simple</w:t>
      </w:r>
      <w:r w:rsidR="001D55BF">
        <w:t xml:space="preserve">, as it is </w:t>
      </w:r>
      <w:r>
        <w:t xml:space="preserve">based purely on </w:t>
      </w:r>
      <w:r w:rsidR="001D55BF">
        <w:t xml:space="preserve">the frequency of </w:t>
      </w:r>
      <w:r>
        <w:t xml:space="preserve">terms-- and is unable to distill more nuanced </w:t>
      </w:r>
      <w:commentRangeStart w:id="677"/>
      <w:r>
        <w:t>differences between cognitive processes</w:t>
      </w:r>
      <w:commentRangeEnd w:id="677"/>
      <w:r w:rsidR="001D55BF">
        <w:rPr>
          <w:rStyle w:val="CommentReference"/>
        </w:rPr>
        <w:commentReference w:id="677"/>
      </w:r>
      <w:r>
        <w:t xml:space="preserve">. Creating a more fine-grained ontology, of course, is very difficult and will take targeted efforts to improve. Similarly, </w:t>
      </w:r>
      <w:commentRangeStart w:id="678"/>
      <w:r>
        <w:t xml:space="preserve">due to the lack of data sharing found in the fMRI literature, </w:t>
      </w:r>
      <w:commentRangeEnd w:id="678"/>
      <w:r w:rsidR="005749C4">
        <w:rPr>
          <w:rStyle w:val="CommentReference"/>
        </w:rPr>
        <w:commentReference w:id="678"/>
      </w:r>
      <w:r>
        <w:t xml:space="preserve">we’ve had to rely on only the peak reported coordinates in fMRI papers. </w:t>
      </w:r>
      <w:commentRangeStart w:id="679"/>
      <w:r>
        <w:t>While many of these limitations are overcome by the sheer number of studies in the database</w:t>
      </w:r>
      <w:commentRangeEnd w:id="679"/>
      <w:r w:rsidR="005749C4">
        <w:rPr>
          <w:rStyle w:val="CommentReference"/>
        </w:rPr>
        <w:commentReference w:id="679"/>
      </w:r>
      <w:r>
        <w:t xml:space="preserve">--many more than what is found in hand-curated databases-- large-scale data mining efforts such as these will be greatly helped by the future proliferation of data-sharing in our community. </w:t>
      </w:r>
      <w:commentRangeStart w:id="680"/>
      <w:r>
        <w:t>Large</w:t>
      </w:r>
      <w:r w:rsidR="00113948">
        <w:t>-</w:t>
      </w:r>
      <w:r>
        <w:t xml:space="preserve">scale </w:t>
      </w:r>
      <w:commentRangeEnd w:id="680"/>
      <w:r w:rsidR="00113948">
        <w:rPr>
          <w:rStyle w:val="CommentReference"/>
        </w:rPr>
        <w:commentReference w:id="680"/>
      </w:r>
      <w:r>
        <w:t>hand</w:t>
      </w:r>
      <w:r w:rsidR="00113948">
        <w:t>-</w:t>
      </w:r>
      <w:r>
        <w:t xml:space="preserve">curated meta-analyses that encompass a wider range of domains may also help in the ability to more accurately categorize the processes present in studies (e.g. Lindquist, Wager, </w:t>
      </w:r>
      <w:proofErr w:type="spellStart"/>
      <w:r>
        <w:t>Kober</w:t>
      </w:r>
      <w:proofErr w:type="spellEnd"/>
      <w:r>
        <w:t xml:space="preserve">, Bliss-Moreau, &amp; Barrett, 2012). </w:t>
      </w:r>
    </w:p>
    <w:p w14:paraId="6530D34F" w14:textId="39A57805" w:rsidR="009E7445" w:rsidRDefault="006B0B75" w:rsidP="00A35936">
      <w:pPr>
        <w:pStyle w:val="Normal1"/>
        <w:spacing w:line="360" w:lineRule="auto"/>
        <w:ind w:firstLine="720"/>
        <w:rPr>
          <w:ins w:id="681" w:author="Marie Banich" w:date="2015-07-22T17:23:00Z"/>
        </w:rPr>
      </w:pPr>
      <w:r>
        <w:t xml:space="preserve"> Moreover, as with any meta-analysis of fMRI data, our approach is limited by the low spatial resolution of fMRI and the inability to disentangle individual differences in anatomy across subjects. </w:t>
      </w:r>
      <w:commentRangeStart w:id="682"/>
      <w:r>
        <w:t xml:space="preserve">In particular, it is difficult to precisely localize each of our clusters onto </w:t>
      </w:r>
      <w:proofErr w:type="spellStart"/>
      <w:r>
        <w:t>gyri</w:t>
      </w:r>
      <w:proofErr w:type="spellEnd"/>
      <w:r>
        <w:t xml:space="preserve"> and sulci; this is particularly problematic in dorsal ACC, where BA 32’ lies only a few millimeters dorsal of BA 24, and shows particularly large anatomical variation across humans (Paus et al., 2011, Cole t al., XXX). </w:t>
      </w:r>
      <w:commentRangeEnd w:id="682"/>
      <w:r w:rsidR="00113948">
        <w:rPr>
          <w:rStyle w:val="CommentReference"/>
        </w:rPr>
        <w:commentReference w:id="682"/>
      </w:r>
      <w:r>
        <w:t xml:space="preserve">While only advances in radiology will improve the spatial resolution of fMRI, </w:t>
      </w:r>
      <w:commentRangeStart w:id="683"/>
      <w:r>
        <w:t xml:space="preserve">the open sharing of fMRI </w:t>
      </w:r>
      <w:proofErr w:type="gramStart"/>
      <w:r>
        <w:t>accompanied  with</w:t>
      </w:r>
      <w:proofErr w:type="gramEnd"/>
      <w:r>
        <w:t xml:space="preserve"> useful metadata (e.g. expert knowledge) will certainly have a large impact on the quality of large-scale meta-analyses that can be conducted. </w:t>
      </w:r>
      <w:commentRangeEnd w:id="683"/>
      <w:r w:rsidR="00113948">
        <w:rPr>
          <w:rStyle w:val="CommentReference"/>
        </w:rPr>
        <w:commentReference w:id="683"/>
      </w:r>
      <w:r>
        <w:t xml:space="preserve">We suggest that given the levels of classification we are able to achieve with relatively noisy data, applying similar approaches to higher quality data will result in precise estimates of functional specialization in the future. Moreover, if these data include individual subject anatomical information, it will be possible to better understand the organization of medial frontal cortex, and in particular those regions with variable anatomy such as pre-SMA/dACC. </w:t>
      </w:r>
    </w:p>
    <w:p w14:paraId="4E66BE53" w14:textId="77777777" w:rsidR="00113948" w:rsidRDefault="00113948" w:rsidP="00A35936">
      <w:pPr>
        <w:pStyle w:val="Normal1"/>
        <w:spacing w:line="360" w:lineRule="auto"/>
        <w:ind w:firstLine="720"/>
        <w:rPr>
          <w:ins w:id="684" w:author="Marie Banich" w:date="2015-07-22T17:23:00Z"/>
        </w:rPr>
      </w:pPr>
    </w:p>
    <w:p w14:paraId="0C2D5A17" w14:textId="177F8F04" w:rsidR="009E7445" w:rsidRDefault="00113948" w:rsidP="00A35936">
      <w:pPr>
        <w:pStyle w:val="Normal1"/>
        <w:spacing w:line="360" w:lineRule="auto"/>
      </w:pPr>
      <w:commentRangeStart w:id="685"/>
      <w:ins w:id="686" w:author="Marie Banich" w:date="2015-07-22T17:23:00Z">
        <w:r>
          <w:t>CONCLUSION</w:t>
        </w:r>
        <w:commentRangeEnd w:id="685"/>
        <w:r>
          <w:rPr>
            <w:rStyle w:val="CommentReference"/>
          </w:rPr>
          <w:commentReference w:id="685"/>
        </w:r>
      </w:ins>
      <w:r w:rsidR="006B0B75">
        <w:br w:type="page"/>
      </w:r>
    </w:p>
    <w:p w14:paraId="42E5D090" w14:textId="77777777" w:rsidR="009E7445" w:rsidRDefault="009E7445" w:rsidP="00A35936">
      <w:pPr>
        <w:pStyle w:val="Heading3"/>
      </w:pPr>
      <w:bookmarkStart w:id="687" w:name="h.8cemomyy1tsy" w:colFirst="0" w:colLast="0"/>
      <w:bookmarkEnd w:id="687"/>
    </w:p>
    <w:p w14:paraId="057F0499" w14:textId="77777777" w:rsidR="009E7445" w:rsidRDefault="006B0B75" w:rsidP="00A35936">
      <w:pPr>
        <w:pStyle w:val="Heading2"/>
      </w:pPr>
      <w:bookmarkStart w:id="688" w:name="h.ujkwzglydrdx" w:colFirst="0" w:colLast="0"/>
      <w:bookmarkEnd w:id="688"/>
      <w:r>
        <w:t>Methods</w:t>
      </w:r>
    </w:p>
    <w:p w14:paraId="74E024B7" w14:textId="77777777" w:rsidR="009E7445" w:rsidRDefault="006B0B75" w:rsidP="00A35936">
      <w:pPr>
        <w:pStyle w:val="Heading3"/>
      </w:pPr>
      <w:bookmarkStart w:id="689" w:name="h.ftj0x48s1a72" w:colFirst="0" w:colLast="0"/>
      <w:bookmarkEnd w:id="689"/>
      <w:r>
        <w:t>Neuroimaging Database</w:t>
      </w:r>
    </w:p>
    <w:p w14:paraId="55ED7717" w14:textId="799EB37F" w:rsidR="009E7445" w:rsidRDefault="006B0B75" w:rsidP="00A35936">
      <w:pPr>
        <w:pStyle w:val="Normal1"/>
        <w:spacing w:after="160" w:line="360" w:lineRule="auto"/>
      </w:pPr>
      <w:r>
        <w:rPr>
          <w:color w:val="333333"/>
          <w:highlight w:val="white"/>
        </w:rPr>
        <w:t xml:space="preserve">We analyzed the </w:t>
      </w:r>
      <w:proofErr w:type="spellStart"/>
      <w:r>
        <w:rPr>
          <w:color w:val="333333"/>
          <w:highlight w:val="white"/>
        </w:rPr>
        <w:t>Neurosynth</w:t>
      </w:r>
      <w:proofErr w:type="spellEnd"/>
      <w:r>
        <w:rPr>
          <w:color w:val="333333"/>
          <w:highlight w:val="white"/>
        </w:rPr>
        <w:t xml:space="preserve"> database (neurosynth.org; </w:t>
      </w:r>
      <w:proofErr w:type="spellStart"/>
      <w:r>
        <w:rPr>
          <w:color w:val="333333"/>
          <w:highlight w:val="white"/>
        </w:rPr>
        <w:t>Yarkoni</w:t>
      </w:r>
      <w:proofErr w:type="spellEnd"/>
      <w:r>
        <w:rPr>
          <w:color w:val="333333"/>
          <w:highlight w:val="white"/>
        </w:rPr>
        <w:t xml:space="preserve"> et al., 2011), a repository of 9,721 fMRI studies and over 350,000 activations. Each observation in the database contains the peak activations for all contrasts reported in a study’s table as well as the frequency of all of the words in the article abstract. Activations were smoothed using a 6mm </w:t>
      </w:r>
      <w:ins w:id="690" w:author="Marie Banich" w:date="2015-07-23T07:17:00Z">
        <w:r w:rsidR="00574B72">
          <w:rPr>
            <w:color w:val="333333"/>
            <w:highlight w:val="white"/>
          </w:rPr>
          <w:t xml:space="preserve">Gaussian </w:t>
        </w:r>
      </w:ins>
      <w:r>
        <w:rPr>
          <w:color w:val="333333"/>
          <w:highlight w:val="white"/>
        </w:rPr>
        <w:t>kernel.</w:t>
      </w:r>
    </w:p>
    <w:p w14:paraId="11FE9BE1" w14:textId="77777777" w:rsidR="009E7445" w:rsidRDefault="006B0B75" w:rsidP="00A35936">
      <w:pPr>
        <w:pStyle w:val="Heading3"/>
        <w:spacing w:after="160"/>
      </w:pPr>
      <w:bookmarkStart w:id="691" w:name="h.8c5gvistio4s" w:colFirst="0" w:colLast="0"/>
      <w:bookmarkEnd w:id="691"/>
      <w:r>
        <w:t xml:space="preserve">Medial frontal cortex </w:t>
      </w:r>
      <w:proofErr w:type="spellStart"/>
      <w:r>
        <w:t>coactivation</w:t>
      </w:r>
      <w:proofErr w:type="spellEnd"/>
      <w:r>
        <w:t xml:space="preserve"> clustering</w:t>
      </w:r>
    </w:p>
    <w:p w14:paraId="6FAEB724" w14:textId="3FDE0B6C" w:rsidR="009E7445" w:rsidRDefault="006B0B75" w:rsidP="00A35936">
      <w:pPr>
        <w:pStyle w:val="Normal1"/>
        <w:spacing w:after="160" w:line="360" w:lineRule="auto"/>
      </w:pPr>
      <w:r>
        <w:rPr>
          <w:color w:val="333333"/>
          <w:highlight w:val="white"/>
        </w:rPr>
        <w:t xml:space="preserve">To find separable regions in medial frontal cortex, we clustered individual voxels inside of a medial frontal cortex mask based on their </w:t>
      </w:r>
      <w:proofErr w:type="spellStart"/>
      <w:r>
        <w:rPr>
          <w:color w:val="333333"/>
          <w:highlight w:val="white"/>
        </w:rPr>
        <w:t>coactivation</w:t>
      </w:r>
      <w:proofErr w:type="spellEnd"/>
      <w:r>
        <w:rPr>
          <w:color w:val="333333"/>
          <w:highlight w:val="white"/>
        </w:rPr>
        <w:t xml:space="preserve"> with voxels in the rest of the brain. First, we defined a medial frontal cortex volume of interest mask in standard Montreal Neurological Institute (MNI) to select the appropriate voxels. </w:t>
      </w:r>
      <w:r w:rsidR="00254899">
        <w:rPr>
          <w:color w:val="333333"/>
          <w:highlight w:val="white"/>
        </w:rPr>
        <w:t xml:space="preserve">We </w:t>
      </w:r>
      <w:r>
        <w:rPr>
          <w:color w:val="333333"/>
          <w:highlight w:val="white"/>
        </w:rPr>
        <w:t xml:space="preserve">used </w:t>
      </w:r>
      <w:proofErr w:type="spellStart"/>
      <w:r>
        <w:rPr>
          <w:color w:val="333333"/>
          <w:highlight w:val="white"/>
        </w:rPr>
        <w:t>FSLView</w:t>
      </w:r>
      <w:proofErr w:type="spellEnd"/>
      <w:r>
        <w:rPr>
          <w:color w:val="333333"/>
          <w:highlight w:val="white"/>
        </w:rPr>
        <w:t xml:space="preserve"> to create a mask of voxels with greater than 30% probability of being grey matter according to the Harvard-Oxford anatomical atlas. Next, we excluded all voxels that were more than 10mm from the midline of the brain in the X dimension, as a way to exclude grey matter voxels on the lateral surface of the brain. We also excluded voxels that were posterior to central sulcus (Y &lt; -22) and voxels that were ventral to vmPFC (Z &lt; -32), such as temporal cortices, resulting in a somewhat liberal mask of medial frontal cortex. Next, we took this somewhat liberal mask and excluded voxels that showed very low activation in the database (less than 80 studies per voxel). </w:t>
      </w:r>
    </w:p>
    <w:p w14:paraId="1CB4C6F5" w14:textId="7AB41E2D" w:rsidR="009E7445" w:rsidRDefault="006B0B75" w:rsidP="00A35936">
      <w:pPr>
        <w:pStyle w:val="Normal1"/>
        <w:spacing w:after="160" w:line="360" w:lineRule="auto"/>
      </w:pPr>
      <w:r>
        <w:rPr>
          <w:color w:val="333333"/>
          <w:highlight w:val="white"/>
        </w:rPr>
        <w:t xml:space="preserve">Next, we calculated the correlation between each medial frontal cortex voxel with the rest of the brain across studies. As this would result in a very large </w:t>
      </w:r>
      <w:proofErr w:type="gramStart"/>
      <w:r>
        <w:rPr>
          <w:color w:val="333333"/>
          <w:highlight w:val="white"/>
        </w:rPr>
        <w:t>matrix which</w:t>
      </w:r>
      <w:proofErr w:type="gramEnd"/>
      <w:r>
        <w:rPr>
          <w:color w:val="333333"/>
          <w:highlight w:val="white"/>
        </w:rPr>
        <w:t xml:space="preserve"> would be computationally difficult to cluster, we first reduced the dimensionality of the rest of the brain using principal components analysis. We applied </w:t>
      </w:r>
      <w:r>
        <w:rPr>
          <w:color w:val="1D1F22"/>
          <w:highlight w:val="white"/>
        </w:rPr>
        <w:t>principal component analysis using randomized singular value decomposition</w:t>
      </w:r>
      <w:r>
        <w:rPr>
          <w:color w:val="333333"/>
          <w:highlight w:val="white"/>
        </w:rPr>
        <w:t xml:space="preserve"> to the matrix containing activation of every voxel in the brain across all studies (228453 voxels x 9721 studies) to reduce it to 100 components (100 voxels x 9721 studies). Then, for each voxel in the </w:t>
      </w:r>
      <w:del w:id="692" w:author="Alejandro De La Vega" w:date="2015-08-09T16:24:00Z">
        <w:r w:rsidDel="001A0C27">
          <w:rPr>
            <w:color w:val="333333"/>
            <w:highlight w:val="white"/>
          </w:rPr>
          <w:delText>mFC</w:delText>
        </w:r>
      </w:del>
      <w:ins w:id="693" w:author="Alejandro De La Vega" w:date="2015-08-09T16:24:00Z">
        <w:r w:rsidR="001A0C27">
          <w:rPr>
            <w:color w:val="333333"/>
            <w:highlight w:val="white"/>
          </w:rPr>
          <w:t>MFC</w:t>
        </w:r>
      </w:ins>
      <w:r>
        <w:rPr>
          <w:color w:val="333333"/>
          <w:highlight w:val="white"/>
        </w:rPr>
        <w:t xml:space="preserve"> mask, we computed the correlation distance of every voxel in </w:t>
      </w:r>
      <w:del w:id="694" w:author="Alejandro De La Vega" w:date="2015-08-09T16:24:00Z">
        <w:r w:rsidDel="001A0C27">
          <w:rPr>
            <w:color w:val="333333"/>
            <w:highlight w:val="white"/>
          </w:rPr>
          <w:delText>mFC</w:delText>
        </w:r>
      </w:del>
      <w:ins w:id="695" w:author="Alejandro De La Vega" w:date="2015-08-09T16:24:00Z">
        <w:r w:rsidR="001A0C27">
          <w:rPr>
            <w:color w:val="333333"/>
            <w:highlight w:val="white"/>
          </w:rPr>
          <w:t>MFC</w:t>
        </w:r>
      </w:ins>
      <w:r>
        <w:rPr>
          <w:color w:val="333333"/>
          <w:highlight w:val="white"/>
        </w:rPr>
        <w:t xml:space="preserve"> with each PCA component defined as </w:t>
      </w:r>
      <w:r w:rsidR="007A64D0">
        <w:rPr>
          <w:noProof/>
        </w:rPr>
        <w:drawing>
          <wp:inline distT="114300" distB="114300" distL="114300" distR="114300" wp14:anchorId="3CA5A6C5" wp14:editId="39FBA96F">
            <wp:extent cx="1657350" cy="361950"/>
            <wp:effectExtent l="0" t="0" r="0" b="0"/>
            <wp:docPr id="23" name="image16.png" descr="1 - \frac{(u - \bar{u}) \cdot (v - \bar{v})}         {{||(u - \bar{u})||}_2 {||(v - \bar{v})||}_2}"/>
            <wp:cNvGraphicFramePr/>
            <a:graphic xmlns:a="http://schemas.openxmlformats.org/drawingml/2006/main">
              <a:graphicData uri="http://schemas.openxmlformats.org/drawingml/2006/picture">
                <pic:pic xmlns:pic="http://schemas.openxmlformats.org/drawingml/2006/picture">
                  <pic:nvPicPr>
                    <pic:cNvPr id="0" name="image16.png" descr="1 - \frac{(u - \bar{u}) \cdot (v - \bar{v})}         {{||(u - \bar{u})||}_2 {||(v - \bar{v})||}_2}"/>
                    <pic:cNvPicPr preferRelativeResize="0"/>
                  </pic:nvPicPr>
                  <pic:blipFill>
                    <a:blip r:embed="rId17"/>
                    <a:srcRect/>
                    <a:stretch>
                      <a:fillRect/>
                    </a:stretch>
                  </pic:blipFill>
                  <pic:spPr>
                    <a:xfrm>
                      <a:off x="0" y="0"/>
                      <a:ext cx="1657350" cy="361950"/>
                    </a:xfrm>
                    <a:prstGeom prst="rect">
                      <a:avLst/>
                    </a:prstGeom>
                    <a:ln/>
                  </pic:spPr>
                </pic:pic>
              </a:graphicData>
            </a:graphic>
          </wp:inline>
        </w:drawing>
      </w:r>
      <w:r>
        <w:rPr>
          <w:color w:val="333333"/>
          <w:highlight w:val="white"/>
        </w:rPr>
        <w:t xml:space="preserve">, where </w:t>
      </w:r>
      <w:r>
        <w:rPr>
          <w:i/>
          <w:color w:val="333333"/>
          <w:highlight w:val="white"/>
        </w:rPr>
        <w:t>u</w:t>
      </w:r>
      <w:r>
        <w:rPr>
          <w:color w:val="333333"/>
          <w:highlight w:val="white"/>
        </w:rPr>
        <w:t xml:space="preserve"> is a </w:t>
      </w:r>
      <w:del w:id="696" w:author="Alejandro De La Vega" w:date="2015-08-09T16:24:00Z">
        <w:r w:rsidDel="001A0C27">
          <w:rPr>
            <w:color w:val="333333"/>
            <w:highlight w:val="white"/>
          </w:rPr>
          <w:delText>mFC</w:delText>
        </w:r>
      </w:del>
      <w:ins w:id="697" w:author="Alejandro De La Vega" w:date="2015-08-09T16:24:00Z">
        <w:r w:rsidR="001A0C27">
          <w:rPr>
            <w:color w:val="333333"/>
            <w:highlight w:val="white"/>
          </w:rPr>
          <w:t>MFC</w:t>
        </w:r>
      </w:ins>
      <w:r>
        <w:rPr>
          <w:color w:val="333333"/>
          <w:highlight w:val="white"/>
        </w:rPr>
        <w:t xml:space="preserve"> voxels and </w:t>
      </w:r>
      <w:r>
        <w:rPr>
          <w:i/>
          <w:color w:val="333333"/>
          <w:highlight w:val="white"/>
        </w:rPr>
        <w:t xml:space="preserve">v </w:t>
      </w:r>
      <w:r>
        <w:rPr>
          <w:color w:val="333333"/>
          <w:highlight w:val="white"/>
        </w:rPr>
        <w:t xml:space="preserve">is a whole-brain PCA component, resulting in a </w:t>
      </w:r>
      <w:del w:id="698" w:author="Alejandro De La Vega" w:date="2015-08-09T16:24:00Z">
        <w:r w:rsidDel="001A0C27">
          <w:rPr>
            <w:color w:val="333333"/>
            <w:highlight w:val="white"/>
          </w:rPr>
          <w:delText>mFC</w:delText>
        </w:r>
      </w:del>
      <w:ins w:id="699" w:author="Alejandro De La Vega" w:date="2015-08-09T16:24:00Z">
        <w:r w:rsidR="001A0C27">
          <w:rPr>
            <w:color w:val="333333"/>
            <w:highlight w:val="white"/>
          </w:rPr>
          <w:t>MFC</w:t>
        </w:r>
      </w:ins>
      <w:r>
        <w:rPr>
          <w:color w:val="333333"/>
          <w:highlight w:val="white"/>
        </w:rPr>
        <w:t xml:space="preserve"> distance matrix.</w:t>
      </w:r>
    </w:p>
    <w:p w14:paraId="5E41679D" w14:textId="0F5EF1A6" w:rsidR="009E7445" w:rsidRDefault="00254899" w:rsidP="00A35936">
      <w:pPr>
        <w:pStyle w:val="Normal1"/>
        <w:spacing w:after="160" w:line="360" w:lineRule="auto"/>
      </w:pPr>
      <w:r>
        <w:rPr>
          <w:color w:val="333333"/>
          <w:highlight w:val="white"/>
        </w:rPr>
        <w:lastRenderedPageBreak/>
        <w:t>We</w:t>
      </w:r>
      <w:r w:rsidR="006B0B75">
        <w:rPr>
          <w:color w:val="333333"/>
          <w:highlight w:val="white"/>
        </w:rPr>
        <w:t xml:space="preserve"> used k-means clustering to group </w:t>
      </w:r>
      <w:del w:id="700" w:author="Alejandro De La Vega" w:date="2015-08-09T16:24:00Z">
        <w:r w:rsidR="006B0B75" w:rsidDel="001A0C27">
          <w:rPr>
            <w:color w:val="333333"/>
            <w:highlight w:val="white"/>
          </w:rPr>
          <w:delText>mFC</w:delText>
        </w:r>
      </w:del>
      <w:ins w:id="701" w:author="Alejandro De La Vega" w:date="2015-08-09T16:24:00Z">
        <w:r w:rsidR="001A0C27">
          <w:rPr>
            <w:color w:val="333333"/>
            <w:highlight w:val="white"/>
          </w:rPr>
          <w:t>MFC</w:t>
        </w:r>
      </w:ins>
      <w:r w:rsidR="006B0B75">
        <w:rPr>
          <w:color w:val="333333"/>
          <w:highlight w:val="white"/>
        </w:rPr>
        <w:t xml:space="preserve"> voxels, as this algorithm is computationally efficient, commonly used, and shows high goodness of fit and reproducibility (</w:t>
      </w:r>
      <w:proofErr w:type="spellStart"/>
      <w:r w:rsidR="006B0B75">
        <w:rPr>
          <w:color w:val="333333"/>
          <w:highlight w:val="white"/>
        </w:rPr>
        <w:t>Thirion</w:t>
      </w:r>
      <w:proofErr w:type="spellEnd"/>
      <w:r w:rsidR="006B0B75">
        <w:rPr>
          <w:color w:val="333333"/>
          <w:highlight w:val="white"/>
        </w:rPr>
        <w:t xml:space="preserve">, </w:t>
      </w:r>
      <w:proofErr w:type="spellStart"/>
      <w:r w:rsidR="006B0B75">
        <w:rPr>
          <w:color w:val="333333"/>
          <w:highlight w:val="white"/>
        </w:rPr>
        <w:t>Varoquaux</w:t>
      </w:r>
      <w:proofErr w:type="spellEnd"/>
      <w:r w:rsidR="006B0B75">
        <w:rPr>
          <w:color w:val="333333"/>
          <w:highlight w:val="white"/>
        </w:rPr>
        <w:t xml:space="preserve">, </w:t>
      </w:r>
      <w:proofErr w:type="spellStart"/>
      <w:r w:rsidR="006B0B75">
        <w:rPr>
          <w:color w:val="333333"/>
          <w:highlight w:val="white"/>
        </w:rPr>
        <w:t>Dohmatob</w:t>
      </w:r>
      <w:proofErr w:type="spellEnd"/>
      <w:r w:rsidR="006B0B75">
        <w:rPr>
          <w:color w:val="333333"/>
          <w:highlight w:val="white"/>
        </w:rPr>
        <w:t xml:space="preserve">, &amp; </w:t>
      </w:r>
      <w:proofErr w:type="spellStart"/>
      <w:r w:rsidR="006B0B75">
        <w:rPr>
          <w:color w:val="333333"/>
          <w:highlight w:val="white"/>
        </w:rPr>
        <w:t>Poline</w:t>
      </w:r>
      <w:proofErr w:type="spellEnd"/>
      <w:r w:rsidR="006B0B75">
        <w:rPr>
          <w:color w:val="333333"/>
          <w:highlight w:val="white"/>
        </w:rPr>
        <w:t>, 2014). We then</w:t>
      </w:r>
      <w:r w:rsidR="00C94550">
        <w:rPr>
          <w:color w:val="333333"/>
          <w:highlight w:val="white"/>
        </w:rPr>
        <w:t xml:space="preserve"> used</w:t>
      </w:r>
      <w:r w:rsidR="006B0B75">
        <w:rPr>
          <w:color w:val="333333"/>
          <w:highlight w:val="white"/>
        </w:rPr>
        <w:t xml:space="preserve"> </w:t>
      </w:r>
      <w:proofErr w:type="spellStart"/>
      <w:r w:rsidR="006B0B75">
        <w:rPr>
          <w:color w:val="333333"/>
          <w:highlight w:val="white"/>
        </w:rPr>
        <w:t>scit</w:t>
      </w:r>
      <w:proofErr w:type="spellEnd"/>
      <w:r w:rsidR="006B0B75">
        <w:rPr>
          <w:color w:val="333333"/>
          <w:highlight w:val="white"/>
        </w:rPr>
        <w:t xml:space="preserve">-kit </w:t>
      </w:r>
      <w:proofErr w:type="spellStart"/>
      <w:r w:rsidR="006B0B75">
        <w:rPr>
          <w:color w:val="333333"/>
          <w:highlight w:val="white"/>
        </w:rPr>
        <w:t>learn’s</w:t>
      </w:r>
      <w:proofErr w:type="spellEnd"/>
      <w:r w:rsidR="006B0B75">
        <w:rPr>
          <w:color w:val="333333"/>
          <w:highlight w:val="white"/>
        </w:rPr>
        <w:t xml:space="preserve"> implementation of k-means clustering to the </w:t>
      </w:r>
      <w:del w:id="702" w:author="Alejandro De La Vega" w:date="2015-08-09T16:24:00Z">
        <w:r w:rsidR="006B0B75" w:rsidDel="001A0C27">
          <w:rPr>
            <w:color w:val="333333"/>
            <w:highlight w:val="white"/>
          </w:rPr>
          <w:delText>mFC</w:delText>
        </w:r>
      </w:del>
      <w:ins w:id="703" w:author="Alejandro De La Vega" w:date="2015-08-09T16:24:00Z">
        <w:r w:rsidR="001A0C27">
          <w:rPr>
            <w:color w:val="333333"/>
            <w:highlight w:val="white"/>
          </w:rPr>
          <w:t>MFC</w:t>
        </w:r>
      </w:ins>
      <w:r w:rsidR="006B0B75">
        <w:rPr>
          <w:color w:val="333333"/>
          <w:highlight w:val="white"/>
        </w:rPr>
        <w:t xml:space="preserve"> distance matrix using the k-means++ initialization procedure. The k-means algorithm was run </w:t>
      </w:r>
      <w:r w:rsidR="006B0B75">
        <w:rPr>
          <w:color w:val="1D1F22"/>
          <w:highlight w:val="white"/>
        </w:rPr>
        <w:t xml:space="preserve">10 times on different centroid seeds and the best output of these consecutive runs was selected in terms of inertia to avoid local minima. </w:t>
      </w:r>
    </w:p>
    <w:p w14:paraId="0E30DE3C" w14:textId="4869389C" w:rsidR="009E7445" w:rsidRDefault="006B0B75" w:rsidP="00A35936">
      <w:pPr>
        <w:pStyle w:val="Normal1"/>
        <w:spacing w:after="160" w:line="360" w:lineRule="auto"/>
      </w:pPr>
      <w:r>
        <w:rPr>
          <w:color w:val="333333"/>
          <w:highlight w:val="white"/>
        </w:rPr>
        <w:t xml:space="preserve">Because structure-to-function mappings can be identified at multiple scales, with potentially different (but equally valid) results, we conducted our analyses at multiple levels of spatial resolution. </w:t>
      </w:r>
      <w:proofErr w:type="gramStart"/>
      <w:r>
        <w:rPr>
          <w:color w:val="333333"/>
          <w:highlight w:val="white"/>
        </w:rPr>
        <w:t xml:space="preserve">We parcellated the </w:t>
      </w:r>
      <w:del w:id="704" w:author="Alejandro De La Vega" w:date="2015-08-09T16:24:00Z">
        <w:r w:rsidDel="001A0C27">
          <w:rPr>
            <w:color w:val="333333"/>
            <w:highlight w:val="white"/>
          </w:rPr>
          <w:delText>mFC</w:delText>
        </w:r>
      </w:del>
      <w:ins w:id="705" w:author="Alejandro De La Vega" w:date="2015-08-09T16:24:00Z">
        <w:r w:rsidR="001A0C27">
          <w:rPr>
            <w:color w:val="333333"/>
            <w:highlight w:val="white"/>
          </w:rPr>
          <w:t>MFC</w:t>
        </w:r>
      </w:ins>
      <w:r>
        <w:rPr>
          <w:color w:val="333333"/>
          <w:highlight w:val="white"/>
        </w:rPr>
        <w:t xml:space="preserve"> into 2 through 15 regions.</w:t>
      </w:r>
      <w:proofErr w:type="gramEnd"/>
      <w:r>
        <w:rPr>
          <w:color w:val="333333"/>
          <w:highlight w:val="white"/>
        </w:rPr>
        <w:t xml:space="preserve"> Identifying the ‘correct’ number of clusters is arguably an intractable problem, since the optimality of a given clustering depends in large part on investigators’ goals, the preferred level of analysis, and the nature and dimensionality of the available data (for discussion, see </w:t>
      </w:r>
      <w:proofErr w:type="spellStart"/>
      <w:r>
        <w:rPr>
          <w:color w:val="333333"/>
          <w:highlight w:val="white"/>
        </w:rPr>
        <w:t>Poldrack</w:t>
      </w:r>
      <w:proofErr w:type="spellEnd"/>
      <w:r>
        <w:rPr>
          <w:color w:val="333333"/>
          <w:highlight w:val="white"/>
        </w:rPr>
        <w:t xml:space="preserve"> and </w:t>
      </w:r>
      <w:proofErr w:type="spellStart"/>
      <w:r>
        <w:rPr>
          <w:color w:val="333333"/>
          <w:highlight w:val="white"/>
        </w:rPr>
        <w:t>Yarkoni</w:t>
      </w:r>
      <w:proofErr w:type="spellEnd"/>
      <w:r>
        <w:rPr>
          <w:color w:val="333333"/>
          <w:highlight w:val="white"/>
        </w:rPr>
        <w:t xml:space="preserve">, in press). However, in the interest of pragmatism, we attempted to objectively select the number of clusters using the silhouette score, a measure of within-cluster cohesion. Solutions that minimized the average distance between voxels within each cluster received a greater score. </w:t>
      </w:r>
      <w:r>
        <w:rPr>
          <w:color w:val="1D1F22"/>
          <w:highlight w:val="white"/>
        </w:rPr>
        <w:t xml:space="preserve">The silhouette coefficient was defined as </w:t>
      </w:r>
      <w:r>
        <w:rPr>
          <w:color w:val="222222"/>
          <w:sz w:val="24"/>
          <w:szCs w:val="24"/>
          <w:shd w:val="clear" w:color="auto" w:fill="ECF0F3"/>
        </w:rPr>
        <w:t xml:space="preserve">(b - a) / </w:t>
      </w:r>
      <w:proofErr w:type="gramStart"/>
      <w:r>
        <w:rPr>
          <w:color w:val="222222"/>
          <w:sz w:val="24"/>
          <w:szCs w:val="24"/>
          <w:shd w:val="clear" w:color="auto" w:fill="ECF0F3"/>
        </w:rPr>
        <w:t>max(</w:t>
      </w:r>
      <w:proofErr w:type="gramEnd"/>
      <w:r>
        <w:rPr>
          <w:color w:val="222222"/>
          <w:sz w:val="24"/>
          <w:szCs w:val="24"/>
          <w:shd w:val="clear" w:color="auto" w:fill="ECF0F3"/>
        </w:rPr>
        <w:t>a, b)</w:t>
      </w:r>
      <w:r>
        <w:rPr>
          <w:color w:val="1D1F22"/>
          <w:highlight w:val="white"/>
        </w:rPr>
        <w:t xml:space="preserve">, where a is the mean intra-cluster distance and </w:t>
      </w:r>
      <w:r>
        <w:rPr>
          <w:color w:val="222222"/>
          <w:sz w:val="24"/>
          <w:szCs w:val="24"/>
          <w:shd w:val="clear" w:color="auto" w:fill="ECF0F3"/>
        </w:rPr>
        <w:t>b</w:t>
      </w:r>
      <w:r>
        <w:rPr>
          <w:color w:val="1D1F22"/>
          <w:highlight w:val="white"/>
        </w:rPr>
        <w:t xml:space="preserve"> is the distance between a sample and the nearest cluster that the sample is not a part of. </w:t>
      </w:r>
      <w:commentRangeStart w:id="706"/>
      <w:r>
        <w:rPr>
          <w:color w:val="1D1F22"/>
          <w:highlight w:val="white"/>
        </w:rPr>
        <w:t>Higher scores indicate tighter clustering of the data</w:t>
      </w:r>
      <w:commentRangeEnd w:id="706"/>
      <w:r w:rsidR="00C94550">
        <w:rPr>
          <w:rStyle w:val="CommentReference"/>
        </w:rPr>
        <w:commentReference w:id="706"/>
      </w:r>
      <w:r>
        <w:rPr>
          <w:color w:val="1D1F22"/>
          <w:highlight w:val="white"/>
        </w:rPr>
        <w:t xml:space="preserve">.  </w:t>
      </w:r>
    </w:p>
    <w:p w14:paraId="03CA625E" w14:textId="07AD8135" w:rsidR="009E7445" w:rsidRDefault="006B0B75" w:rsidP="00A35936">
      <w:pPr>
        <w:pStyle w:val="Normal1"/>
        <w:spacing w:after="160" w:line="360" w:lineRule="auto"/>
      </w:pPr>
      <w:r>
        <w:rPr>
          <w:color w:val="1D1F22"/>
          <w:highlight w:val="white"/>
        </w:rPr>
        <w:t xml:space="preserve">However, because it is unclear what should be considered a significant silhouette score, we used a permutation procedure previously employed by our group (cite TOR) to infer if a given clustering solution was warranted. For each possible solution between 2 and 15 clusters, we permuted the columns of the </w:t>
      </w:r>
      <w:commentRangeStart w:id="707"/>
      <w:r>
        <w:rPr>
          <w:color w:val="1D1F22"/>
          <w:highlight w:val="white"/>
        </w:rPr>
        <w:t>whole-brain x studies matrix</w:t>
      </w:r>
      <w:commentRangeEnd w:id="707"/>
      <w:r w:rsidR="00C94550">
        <w:rPr>
          <w:rStyle w:val="CommentReference"/>
        </w:rPr>
        <w:commentReference w:id="707"/>
      </w:r>
      <w:r>
        <w:rPr>
          <w:color w:val="1D1F22"/>
          <w:highlight w:val="white"/>
        </w:rPr>
        <w:t xml:space="preserve"> as well as the </w:t>
      </w:r>
      <w:commentRangeStart w:id="708"/>
      <w:del w:id="709" w:author="Alejandro De La Vega" w:date="2015-08-09T16:24:00Z">
        <w:r w:rsidDel="001A0C27">
          <w:rPr>
            <w:color w:val="1D1F22"/>
            <w:highlight w:val="white"/>
          </w:rPr>
          <w:delText>mFC</w:delText>
        </w:r>
      </w:del>
      <w:ins w:id="710" w:author="Alejandro De La Vega" w:date="2015-08-09T16:24:00Z">
        <w:r w:rsidR="001A0C27">
          <w:rPr>
            <w:color w:val="1D1F22"/>
            <w:highlight w:val="white"/>
          </w:rPr>
          <w:t>MFC</w:t>
        </w:r>
      </w:ins>
      <w:r>
        <w:rPr>
          <w:color w:val="1D1F22"/>
          <w:highlight w:val="white"/>
        </w:rPr>
        <w:t xml:space="preserve"> VOI voxels x studies matrix</w:t>
      </w:r>
      <w:commentRangeEnd w:id="708"/>
      <w:r w:rsidR="00C94550">
        <w:rPr>
          <w:rStyle w:val="CommentReference"/>
        </w:rPr>
        <w:commentReference w:id="708"/>
      </w:r>
      <w:r>
        <w:rPr>
          <w:color w:val="1D1F22"/>
          <w:highlight w:val="white"/>
        </w:rPr>
        <w:t xml:space="preserve">. We then re-applied the clustering algorithm, and re-calculated the silhouette score. This was repeated </w:t>
      </w:r>
      <w:commentRangeStart w:id="711"/>
      <w:r>
        <w:rPr>
          <w:b/>
          <w:color w:val="1D1F22"/>
          <w:highlight w:val="white"/>
        </w:rPr>
        <w:t>XX</w:t>
      </w:r>
      <w:r>
        <w:rPr>
          <w:color w:val="1D1F22"/>
          <w:highlight w:val="white"/>
        </w:rPr>
        <w:t xml:space="preserve"> </w:t>
      </w:r>
      <w:commentRangeEnd w:id="711"/>
      <w:r w:rsidR="008D2D8B">
        <w:rPr>
          <w:rStyle w:val="CommentReference"/>
        </w:rPr>
        <w:commentReference w:id="711"/>
      </w:r>
      <w:r>
        <w:rPr>
          <w:color w:val="1D1F22"/>
          <w:highlight w:val="white"/>
        </w:rPr>
        <w:t xml:space="preserve">times for each number of clusters, resulting in a null-hypothesis distribution of silhouette scores for each </w:t>
      </w:r>
      <w:r>
        <w:rPr>
          <w:i/>
          <w:color w:val="1D1F22"/>
          <w:highlight w:val="white"/>
        </w:rPr>
        <w:t>k</w:t>
      </w:r>
      <w:r>
        <w:rPr>
          <w:color w:val="1D1F22"/>
          <w:highlight w:val="white"/>
        </w:rPr>
        <w:t>. Estimating the null distribution of silhouette scores allowed us to calculate a Z-score for the silhouette score based on our observed data clustering solutions. Figure S1 shows the silhouette score for each clustering solution and below it the silhouette scores of the null-distribution. All clustering solutions were very significant (all z-scores were greater than XX), and the null-distribution stayed relatively stationary as the number of clusters increased.</w:t>
      </w:r>
    </w:p>
    <w:p w14:paraId="062C56F7" w14:textId="77777777" w:rsidR="009E7445" w:rsidRDefault="006B0B75" w:rsidP="00A35936">
      <w:pPr>
        <w:pStyle w:val="Normal1"/>
        <w:spacing w:after="160" w:line="360" w:lineRule="auto"/>
      </w:pPr>
      <w:r>
        <w:rPr>
          <w:color w:val="1D1F22"/>
          <w:highlight w:val="white"/>
        </w:rPr>
        <w:t xml:space="preserve">Given the high statistical significance of all clustering solutions, we qualitatively assessed the silhouette scores of our real clustering solutions. Silhouette scores reached </w:t>
      </w:r>
      <w:proofErr w:type="gramStart"/>
      <w:r>
        <w:rPr>
          <w:color w:val="1D1F22"/>
          <w:highlight w:val="white"/>
        </w:rPr>
        <w:t>a local maxima</w:t>
      </w:r>
      <w:proofErr w:type="gramEnd"/>
      <w:r>
        <w:rPr>
          <w:color w:val="1D1F22"/>
          <w:highlight w:val="white"/>
        </w:rPr>
        <w:t xml:space="preserve"> with three clusters, suggesting that this simple organizational scheme explained a surprisingly high </w:t>
      </w:r>
      <w:r>
        <w:rPr>
          <w:color w:val="1D1F22"/>
          <w:highlight w:val="white"/>
        </w:rPr>
        <w:lastRenderedPageBreak/>
        <w:t xml:space="preserve">amount of the data. Silhouette scores then dipped and reached another local maxima using nine clusters. </w:t>
      </w:r>
      <w:proofErr w:type="gramStart"/>
      <w:r>
        <w:rPr>
          <w:color w:val="1D1F22"/>
          <w:highlight w:val="white"/>
        </w:rPr>
        <w:t>Beyond nine clusters, silhouette scores marginally increased, but in our estimation not sufficiently so to warrant the increase in complexity in the clustering solutions.</w:t>
      </w:r>
      <w:proofErr w:type="gramEnd"/>
      <w:r>
        <w:rPr>
          <w:color w:val="1D1F22"/>
          <w:highlight w:val="white"/>
        </w:rPr>
        <w:t xml:space="preserve"> Thus, we selected three and nine regions as the most useful clustering solutions, but note that solutions with 12 and 14 regions also showed high silhouette scores, and sensible solutions, thus we include them as a supplement (Figure SII). </w:t>
      </w:r>
    </w:p>
    <w:p w14:paraId="6E10F8A7" w14:textId="26427B23" w:rsidR="009E7445" w:rsidRDefault="006B0B75" w:rsidP="00A35936">
      <w:pPr>
        <w:pStyle w:val="Heading3"/>
        <w:spacing w:after="160"/>
      </w:pPr>
      <w:bookmarkStart w:id="712" w:name="h.pvjtzs2bcz3n" w:colFirst="0" w:colLast="0"/>
      <w:bookmarkEnd w:id="712"/>
      <w:proofErr w:type="spellStart"/>
      <w:r>
        <w:t>Coactivation</w:t>
      </w:r>
      <w:proofErr w:type="spellEnd"/>
      <w:r>
        <w:t xml:space="preserve"> profiles of </w:t>
      </w:r>
      <w:del w:id="713" w:author="Alejandro De La Vega" w:date="2015-08-09T16:24:00Z">
        <w:r w:rsidDel="001A0C27">
          <w:delText>mFC</w:delText>
        </w:r>
      </w:del>
      <w:ins w:id="714" w:author="Alejandro De La Vega" w:date="2015-08-09T16:24:00Z">
        <w:r w:rsidR="001A0C27">
          <w:t>MFC</w:t>
        </w:r>
      </w:ins>
      <w:r>
        <w:t xml:space="preserve"> clusters</w:t>
      </w:r>
    </w:p>
    <w:p w14:paraId="1C1FFDFB" w14:textId="03241153" w:rsidR="009E7445" w:rsidRDefault="006B0B75" w:rsidP="00A35936">
      <w:pPr>
        <w:pStyle w:val="Normal1"/>
        <w:spacing w:after="160" w:line="360" w:lineRule="auto"/>
      </w:pPr>
      <w:r>
        <w:rPr>
          <w:color w:val="333333"/>
          <w:highlight w:val="white"/>
        </w:rPr>
        <w:t xml:space="preserve">To calculate </w:t>
      </w:r>
      <w:proofErr w:type="spellStart"/>
      <w:r>
        <w:rPr>
          <w:color w:val="333333"/>
          <w:highlight w:val="white"/>
        </w:rPr>
        <w:t>coactivation</w:t>
      </w:r>
      <w:proofErr w:type="spellEnd"/>
      <w:r>
        <w:rPr>
          <w:color w:val="333333"/>
          <w:highlight w:val="white"/>
        </w:rPr>
        <w:t xml:space="preserve"> profiles of each cluster, we performed a whole-brain meta-analysis of studies that activated each </w:t>
      </w:r>
      <w:del w:id="715" w:author="Alejandro De La Vega" w:date="2015-08-09T16:24:00Z">
        <w:r w:rsidDel="001A0C27">
          <w:rPr>
            <w:color w:val="333333"/>
            <w:highlight w:val="white"/>
          </w:rPr>
          <w:delText>mFC</w:delText>
        </w:r>
      </w:del>
      <w:ins w:id="716" w:author="Alejandro De La Vega" w:date="2015-08-09T16:24:00Z">
        <w:r w:rsidR="001A0C27">
          <w:rPr>
            <w:color w:val="333333"/>
            <w:highlight w:val="white"/>
          </w:rPr>
          <w:t>MFC</w:t>
        </w:r>
      </w:ins>
      <w:r>
        <w:rPr>
          <w:color w:val="333333"/>
          <w:highlight w:val="white"/>
        </w:rPr>
        <w:t xml:space="preserve"> parcel. This analysis resulted in a whole-brain map indicated the extent to which voxels activated in the studies that activated each </w:t>
      </w:r>
      <w:del w:id="717" w:author="Alejandro De La Vega" w:date="2015-08-09T16:24:00Z">
        <w:r w:rsidDel="001A0C27">
          <w:rPr>
            <w:color w:val="333333"/>
            <w:highlight w:val="white"/>
          </w:rPr>
          <w:delText>mFC</w:delText>
        </w:r>
      </w:del>
      <w:ins w:id="718" w:author="Alejandro De La Vega" w:date="2015-08-09T16:24:00Z">
        <w:r w:rsidR="001A0C27">
          <w:rPr>
            <w:color w:val="333333"/>
            <w:highlight w:val="white"/>
          </w:rPr>
          <w:t>MFC</w:t>
        </w:r>
      </w:ins>
      <w:r>
        <w:rPr>
          <w:color w:val="333333"/>
          <w:highlight w:val="white"/>
        </w:rPr>
        <w:t xml:space="preserve"> parcel. We selected studies that activated at least 25% of voxels in a given parcel and then performed a forward-inference meta-analysis. See the section below on meta-analysis for more details on the procedure. </w:t>
      </w:r>
    </w:p>
    <w:p w14:paraId="125F3B76" w14:textId="10310E4A" w:rsidR="009E7445" w:rsidRDefault="006B0B75" w:rsidP="00A35936">
      <w:pPr>
        <w:pStyle w:val="Normal1"/>
        <w:spacing w:after="160" w:line="360" w:lineRule="auto"/>
      </w:pPr>
      <w:r>
        <w:rPr>
          <w:color w:val="333333"/>
          <w:highlight w:val="white"/>
        </w:rPr>
        <w:t>For the three</w:t>
      </w:r>
      <w:ins w:id="719" w:author="Marie Banich" w:date="2015-07-23T07:24:00Z">
        <w:r w:rsidR="00C94550">
          <w:rPr>
            <w:color w:val="333333"/>
            <w:highlight w:val="white"/>
          </w:rPr>
          <w:t>-</w:t>
        </w:r>
      </w:ins>
      <w:r>
        <w:rPr>
          <w:color w:val="333333"/>
          <w:highlight w:val="white"/>
        </w:rPr>
        <w:t xml:space="preserve">cluster solution, we visualized whole-brain </w:t>
      </w:r>
      <w:proofErr w:type="spellStart"/>
      <w:r>
        <w:rPr>
          <w:color w:val="333333"/>
          <w:highlight w:val="white"/>
        </w:rPr>
        <w:t>coactivation</w:t>
      </w:r>
      <w:proofErr w:type="spellEnd"/>
      <w:r>
        <w:rPr>
          <w:color w:val="333333"/>
          <w:highlight w:val="white"/>
        </w:rPr>
        <w:t xml:space="preserve"> across the brain using axial slices. To reduce the complexity of this map, we </w:t>
      </w:r>
      <w:proofErr w:type="spellStart"/>
      <w:r>
        <w:rPr>
          <w:color w:val="333333"/>
          <w:highlight w:val="white"/>
        </w:rPr>
        <w:t>thresholded</w:t>
      </w:r>
      <w:proofErr w:type="spellEnd"/>
      <w:r>
        <w:rPr>
          <w:color w:val="333333"/>
          <w:highlight w:val="white"/>
        </w:rPr>
        <w:t xml:space="preserve"> the </w:t>
      </w:r>
      <w:proofErr w:type="spellStart"/>
      <w:r>
        <w:rPr>
          <w:color w:val="333333"/>
          <w:highlight w:val="white"/>
        </w:rPr>
        <w:t>coactivation</w:t>
      </w:r>
      <w:proofErr w:type="spellEnd"/>
      <w:r>
        <w:rPr>
          <w:color w:val="333333"/>
          <w:highlight w:val="white"/>
        </w:rPr>
        <w:t xml:space="preserve"> maps using </w:t>
      </w:r>
      <w:ins w:id="720" w:author="Marie Banich" w:date="2015-07-23T07:24:00Z">
        <w:r w:rsidR="00C94550">
          <w:rPr>
            <w:color w:val="333333"/>
            <w:highlight w:val="white"/>
          </w:rPr>
          <w:t xml:space="preserve">the </w:t>
        </w:r>
      </w:ins>
      <w:r>
        <w:rPr>
          <w:color w:val="333333"/>
          <w:highlight w:val="white"/>
        </w:rPr>
        <w:t>false discovery rate. For the nine</w:t>
      </w:r>
      <w:ins w:id="721" w:author="Marie Banich" w:date="2015-07-23T07:24:00Z">
        <w:r w:rsidR="00C94550">
          <w:rPr>
            <w:color w:val="333333"/>
            <w:highlight w:val="white"/>
          </w:rPr>
          <w:t>-</w:t>
        </w:r>
      </w:ins>
      <w:r>
        <w:rPr>
          <w:color w:val="333333"/>
          <w:highlight w:val="white"/>
        </w:rPr>
        <w:t xml:space="preserve">cluster solution, it was challenging to visualize many clusters across the entire brain. Instead, we employed a ROI based approach, in which we calculated the mean </w:t>
      </w:r>
      <w:proofErr w:type="spellStart"/>
      <w:r>
        <w:rPr>
          <w:color w:val="333333"/>
          <w:highlight w:val="white"/>
        </w:rPr>
        <w:t>coactivation</w:t>
      </w:r>
      <w:proofErr w:type="spellEnd"/>
      <w:r>
        <w:rPr>
          <w:color w:val="333333"/>
          <w:highlight w:val="white"/>
        </w:rPr>
        <w:t xml:space="preserve"> for ROIs across the brain with each </w:t>
      </w:r>
      <w:del w:id="722" w:author="Alejandro De La Vega" w:date="2015-08-09T16:24:00Z">
        <w:r w:rsidDel="001A0C27">
          <w:rPr>
            <w:color w:val="333333"/>
            <w:highlight w:val="white"/>
          </w:rPr>
          <w:delText>mFC</w:delText>
        </w:r>
      </w:del>
      <w:ins w:id="723" w:author="Alejandro De La Vega" w:date="2015-08-09T16:24:00Z">
        <w:r w:rsidR="001A0C27">
          <w:rPr>
            <w:color w:val="333333"/>
            <w:highlight w:val="white"/>
          </w:rPr>
          <w:t>MFC</w:t>
        </w:r>
      </w:ins>
      <w:r>
        <w:rPr>
          <w:color w:val="333333"/>
          <w:highlight w:val="white"/>
        </w:rPr>
        <w:t xml:space="preserve"> parcel, and visually represented the </w:t>
      </w:r>
      <w:proofErr w:type="spellStart"/>
      <w:r>
        <w:rPr>
          <w:color w:val="333333"/>
          <w:highlight w:val="white"/>
        </w:rPr>
        <w:t>coactivation</w:t>
      </w:r>
      <w:proofErr w:type="spellEnd"/>
      <w:r>
        <w:rPr>
          <w:color w:val="333333"/>
          <w:highlight w:val="white"/>
        </w:rPr>
        <w:t xml:space="preserve"> in a heat map (Figure 4). First, we generated 40 whole-brain ROIs the same k-means clustering approach outlined above applied to a whole-brain MNI mask; 40 regions were used because they struck a balance between anatomical specificity and interpretability, approximating the number of regions in </w:t>
      </w:r>
      <w:proofErr w:type="spellStart"/>
      <w:r>
        <w:rPr>
          <w:color w:val="333333"/>
          <w:highlight w:val="white"/>
        </w:rPr>
        <w:t>Brodmann’s</w:t>
      </w:r>
      <w:proofErr w:type="spellEnd"/>
      <w:r>
        <w:rPr>
          <w:color w:val="333333"/>
          <w:highlight w:val="white"/>
        </w:rPr>
        <w:t xml:space="preserve"> classic anatomical divisions. </w:t>
      </w:r>
      <w:del w:id="724" w:author="Alejandro De La Vega" w:date="2015-08-09T16:24:00Z">
        <w:r w:rsidDel="001A0C27">
          <w:rPr>
            <w:color w:val="333333"/>
            <w:highlight w:val="white"/>
          </w:rPr>
          <w:delText>mFC</w:delText>
        </w:r>
      </w:del>
      <w:ins w:id="725" w:author="Alejandro De La Vega" w:date="2015-08-09T16:24:00Z">
        <w:r w:rsidR="001A0C27">
          <w:rPr>
            <w:color w:val="333333"/>
            <w:highlight w:val="white"/>
          </w:rPr>
          <w:t>MFC</w:t>
        </w:r>
      </w:ins>
      <w:r>
        <w:rPr>
          <w:color w:val="333333"/>
          <w:highlight w:val="white"/>
        </w:rPr>
        <w:t xml:space="preserve"> clusters were removed from the whole brain ROIs, so as to examine connectivity of the </w:t>
      </w:r>
      <w:del w:id="726" w:author="Alejandro De La Vega" w:date="2015-08-09T16:24:00Z">
        <w:r w:rsidDel="001A0C27">
          <w:rPr>
            <w:color w:val="333333"/>
            <w:highlight w:val="white"/>
          </w:rPr>
          <w:delText>mFC</w:delText>
        </w:r>
      </w:del>
      <w:ins w:id="727" w:author="Alejandro De La Vega" w:date="2015-08-09T16:24:00Z">
        <w:r w:rsidR="001A0C27">
          <w:rPr>
            <w:color w:val="333333"/>
            <w:highlight w:val="white"/>
          </w:rPr>
          <w:t>MFC</w:t>
        </w:r>
      </w:ins>
      <w:r>
        <w:rPr>
          <w:color w:val="333333"/>
          <w:highlight w:val="white"/>
        </w:rPr>
        <w:t xml:space="preserve"> specifically with the rest of the brain. This process resulted in 34 regions, and the mean </w:t>
      </w:r>
      <w:proofErr w:type="spellStart"/>
      <w:r>
        <w:rPr>
          <w:color w:val="333333"/>
          <w:highlight w:val="white"/>
        </w:rPr>
        <w:t>coactivation</w:t>
      </w:r>
      <w:proofErr w:type="spellEnd"/>
      <w:r>
        <w:rPr>
          <w:color w:val="333333"/>
          <w:highlight w:val="white"/>
        </w:rPr>
        <w:t xml:space="preserve"> between </w:t>
      </w:r>
      <w:del w:id="728" w:author="Alejandro De La Vega" w:date="2015-08-09T16:24:00Z">
        <w:r w:rsidDel="001A0C27">
          <w:rPr>
            <w:color w:val="333333"/>
            <w:highlight w:val="white"/>
          </w:rPr>
          <w:delText>mFC</w:delText>
        </w:r>
      </w:del>
      <w:ins w:id="729" w:author="Alejandro De La Vega" w:date="2015-08-09T16:24:00Z">
        <w:r w:rsidR="001A0C27">
          <w:rPr>
            <w:color w:val="333333"/>
            <w:highlight w:val="white"/>
          </w:rPr>
          <w:t>MFC</w:t>
        </w:r>
      </w:ins>
      <w:r>
        <w:rPr>
          <w:color w:val="333333"/>
          <w:highlight w:val="white"/>
        </w:rPr>
        <w:t xml:space="preserve"> regions and each ROI was calculated by masking the whole-brain </w:t>
      </w:r>
      <w:proofErr w:type="spellStart"/>
      <w:r>
        <w:rPr>
          <w:color w:val="333333"/>
          <w:highlight w:val="white"/>
        </w:rPr>
        <w:t>coactivation</w:t>
      </w:r>
      <w:proofErr w:type="spellEnd"/>
      <w:r>
        <w:rPr>
          <w:color w:val="333333"/>
          <w:highlight w:val="white"/>
        </w:rPr>
        <w:t xml:space="preserve"> matrix we calculated above. </w:t>
      </w:r>
    </w:p>
    <w:p w14:paraId="6A78D6F6" w14:textId="77777777" w:rsidR="009E7445" w:rsidRDefault="006B0B75" w:rsidP="00A35936">
      <w:pPr>
        <w:pStyle w:val="Heading3"/>
        <w:spacing w:before="0" w:after="160"/>
      </w:pPr>
      <w:bookmarkStart w:id="730" w:name="h.hzi400pibk7u" w:colFirst="0" w:colLast="0"/>
      <w:bookmarkEnd w:id="730"/>
      <w:r>
        <w:t>Topic modeling</w:t>
      </w:r>
    </w:p>
    <w:p w14:paraId="38DB84F1" w14:textId="150CCFB6" w:rsidR="009E7445" w:rsidRDefault="006B0B75" w:rsidP="00A35936">
      <w:pPr>
        <w:pStyle w:val="Normal1"/>
        <w:spacing w:line="360" w:lineRule="auto"/>
      </w:pPr>
      <w:r>
        <w:rPr>
          <w:color w:val="333333"/>
          <w:highlight w:val="white"/>
        </w:rPr>
        <w:t xml:space="preserve">Although the term-based meta-analysis maps in </w:t>
      </w:r>
      <w:proofErr w:type="spellStart"/>
      <w:r>
        <w:rPr>
          <w:color w:val="333333"/>
          <w:highlight w:val="white"/>
        </w:rPr>
        <w:t>Neurosynth</w:t>
      </w:r>
      <w:proofErr w:type="spellEnd"/>
      <w:r>
        <w:rPr>
          <w:color w:val="333333"/>
          <w:highlight w:val="white"/>
        </w:rPr>
        <w:t xml:space="preserve"> closely resemble the results of manual meta-analyses of the same concepts (e.g. </w:t>
      </w:r>
      <w:proofErr w:type="spellStart"/>
      <w:r>
        <w:rPr>
          <w:color w:val="333333"/>
          <w:highlight w:val="white"/>
        </w:rPr>
        <w:t>Yarkoni</w:t>
      </w:r>
      <w:proofErr w:type="spellEnd"/>
      <w:r>
        <w:rPr>
          <w:color w:val="333333"/>
          <w:highlight w:val="white"/>
        </w:rPr>
        <w:t xml:space="preserve"> et al., 2011; </w:t>
      </w:r>
      <w:proofErr w:type="spellStart"/>
      <w:r>
        <w:rPr>
          <w:color w:val="333333"/>
          <w:highlight w:val="white"/>
        </w:rPr>
        <w:t>Bartra</w:t>
      </w:r>
      <w:proofErr w:type="spellEnd"/>
      <w:r>
        <w:rPr>
          <w:color w:val="333333"/>
          <w:highlight w:val="white"/>
        </w:rPr>
        <w:t xml:space="preserve">, McGuire &amp; </w:t>
      </w:r>
      <w:proofErr w:type="spellStart"/>
      <w:r>
        <w:rPr>
          <w:color w:val="333333"/>
          <w:highlight w:val="white"/>
        </w:rPr>
        <w:t>Kable</w:t>
      </w:r>
      <w:proofErr w:type="spellEnd"/>
      <w:r>
        <w:rPr>
          <w:color w:val="333333"/>
          <w:highlight w:val="white"/>
        </w:rPr>
        <w:t xml:space="preserve"> 2013), there is a high degree of redundancy between terms (e.g. ‘episodes’ and ‘episodic’) and potential ambiguity as to the meaning of an individual word out of context (e.g. ‘memory’ can indicate working memory or episodic memory). To remedy this dilemma, we employed a reduced </w:t>
      </w:r>
      <w:r>
        <w:rPr>
          <w:color w:val="333333"/>
          <w:highlight w:val="white"/>
        </w:rPr>
        <w:lastRenderedPageBreak/>
        <w:t xml:space="preserve">semantic representation of the latent conceptual structure underlying the neuroimaging literature: a set of 60 topics derived using latent </w:t>
      </w:r>
      <w:proofErr w:type="spellStart"/>
      <w:r>
        <w:rPr>
          <w:color w:val="333333"/>
          <w:highlight w:val="white"/>
        </w:rPr>
        <w:t>dirichlet</w:t>
      </w:r>
      <w:proofErr w:type="spellEnd"/>
      <w:r>
        <w:rPr>
          <w:color w:val="333333"/>
          <w:highlight w:val="white"/>
        </w:rPr>
        <w:t xml:space="preserve"> allocation </w:t>
      </w:r>
      <w:proofErr w:type="gramStart"/>
      <w:r>
        <w:rPr>
          <w:color w:val="333333"/>
          <w:highlight w:val="white"/>
        </w:rPr>
        <w:t>topic-modeling</w:t>
      </w:r>
      <w:proofErr w:type="gramEnd"/>
      <w:r>
        <w:rPr>
          <w:color w:val="333333"/>
          <w:highlight w:val="white"/>
        </w:rPr>
        <w:t>. This procedure was identical to that used in a previous paper (</w:t>
      </w:r>
      <w:proofErr w:type="spellStart"/>
      <w:r>
        <w:rPr>
          <w:color w:val="333333"/>
          <w:highlight w:val="white"/>
        </w:rPr>
        <w:t>Poldrack</w:t>
      </w:r>
      <w:proofErr w:type="spellEnd"/>
      <w:r>
        <w:rPr>
          <w:color w:val="333333"/>
          <w:highlight w:val="white"/>
        </w:rPr>
        <w:t xml:space="preserve">, Mumford, Schonberg, </w:t>
      </w:r>
      <w:proofErr w:type="spellStart"/>
      <w:r>
        <w:rPr>
          <w:color w:val="333333"/>
          <w:highlight w:val="white"/>
        </w:rPr>
        <w:t>Kalar</w:t>
      </w:r>
      <w:proofErr w:type="spellEnd"/>
      <w:r>
        <w:rPr>
          <w:color w:val="333333"/>
          <w:highlight w:val="white"/>
        </w:rPr>
        <w:t xml:space="preserve">, Barman, &amp; </w:t>
      </w:r>
      <w:proofErr w:type="spellStart"/>
      <w:r>
        <w:rPr>
          <w:color w:val="333333"/>
          <w:highlight w:val="white"/>
        </w:rPr>
        <w:t>Yarkoni</w:t>
      </w:r>
      <w:proofErr w:type="spellEnd"/>
      <w:r>
        <w:rPr>
          <w:color w:val="333333"/>
          <w:highlight w:val="white"/>
        </w:rPr>
        <w:t xml:space="preserve">, 2012), except for the use of a smaller number of topics and a much larger version of the </w:t>
      </w:r>
      <w:proofErr w:type="spellStart"/>
      <w:r>
        <w:rPr>
          <w:color w:val="333333"/>
          <w:highlight w:val="white"/>
        </w:rPr>
        <w:t>Neurosynth</w:t>
      </w:r>
      <w:proofErr w:type="spellEnd"/>
      <w:r>
        <w:rPr>
          <w:color w:val="333333"/>
          <w:highlight w:val="white"/>
        </w:rPr>
        <w:t xml:space="preserve"> database. </w:t>
      </w:r>
      <w:commentRangeStart w:id="731"/>
      <w:r>
        <w:rPr>
          <w:color w:val="333333"/>
          <w:highlight w:val="white"/>
        </w:rPr>
        <w:t xml:space="preserve">The generative topic model derives 60 independent topics from the co-occurrence across studies of all words occurring in the abstracts of studies in the </w:t>
      </w:r>
      <w:proofErr w:type="spellStart"/>
      <w:r>
        <w:rPr>
          <w:color w:val="333333"/>
          <w:highlight w:val="white"/>
        </w:rPr>
        <w:t>Neurosynth</w:t>
      </w:r>
      <w:proofErr w:type="spellEnd"/>
      <w:r>
        <w:rPr>
          <w:color w:val="333333"/>
          <w:highlight w:val="white"/>
        </w:rPr>
        <w:t xml:space="preserve"> database. Each resulting topic loads onto individual words to a varying extent, facilitating the interpretation of topics; for example, a working memory topic loads highest on the words 'memory, WM, load', while an episodic memory topic loads on 'memory, retrieval, events'. Note that both topics highly load on the word “memory”, but the meaning of this word is disambiguated because it is contextualized by other word</w:t>
      </w:r>
      <w:ins w:id="732" w:author="Alejandro De La Vega" w:date="2015-07-27T14:59:00Z">
        <w:r w:rsidR="00A85B81">
          <w:rPr>
            <w:color w:val="333333"/>
            <w:highlight w:val="white"/>
          </w:rPr>
          <w:t>s</w:t>
        </w:r>
      </w:ins>
      <w:r>
        <w:rPr>
          <w:color w:val="333333"/>
          <w:highlight w:val="white"/>
        </w:rPr>
        <w:t xml:space="preserve"> that strongly load onto that topic. </w:t>
      </w:r>
      <w:commentRangeEnd w:id="731"/>
      <w:r w:rsidR="00C94550">
        <w:rPr>
          <w:rStyle w:val="CommentReference"/>
        </w:rPr>
        <w:commentReference w:id="731"/>
      </w:r>
      <w:r>
        <w:rPr>
          <w:color w:val="333333"/>
          <w:highlight w:val="white"/>
        </w:rPr>
        <w:t xml:space="preserve">Likewise, as each topic maps onto individual studies to a varying extent, the topic model facilitates the categorization of the cognitive phenomena studied across fMRI studies; for example, a study that maps highly onto a topic described by the words 'control, inhibition, conflict’ is likely to be examining cognitive control. Out of the 60 generated topics, 25 represented non-cognitive semantic topics, such as the nature of the subject population (e.g. gender, special populations) and methods (e.g., words such as “images”, “voxels”. In order to focus on the cognitive predictors of brain activity, we identified these topics and excluded them from all analyses (see Appendix for a list of included and excluded topics). </w:t>
      </w:r>
    </w:p>
    <w:p w14:paraId="5887E8C4" w14:textId="77777777" w:rsidR="009E7445" w:rsidRDefault="006B0B75" w:rsidP="00A35936">
      <w:pPr>
        <w:pStyle w:val="Heading3"/>
        <w:spacing w:after="160"/>
      </w:pPr>
      <w:bookmarkStart w:id="733" w:name="h.8y1suy7cin8l" w:colFirst="0" w:colLast="0"/>
      <w:bookmarkEnd w:id="733"/>
      <w:r>
        <w:t>Reverse and forward inference meta-analysis</w:t>
      </w:r>
    </w:p>
    <w:p w14:paraId="70F99186" w14:textId="77777777" w:rsidR="009E7445" w:rsidRDefault="006B0B75" w:rsidP="00A35936">
      <w:pPr>
        <w:pStyle w:val="Normal1"/>
        <w:spacing w:line="360" w:lineRule="auto"/>
      </w:pPr>
      <w:r>
        <w:t xml:space="preserve">To demonstrate the importance of appropriately controlling for variation in activation specificity, we conducted topic-based meta-analyses using forward and reverse inference. </w:t>
      </w:r>
      <w:proofErr w:type="gramStart"/>
      <w:r>
        <w:t xml:space="preserve">To perform a reverse </w:t>
      </w:r>
      <w:commentRangeStart w:id="734"/>
      <w:commentRangeStart w:id="735"/>
      <w:r>
        <w:t>inference</w:t>
      </w:r>
      <w:commentRangeEnd w:id="734"/>
      <w:r>
        <w:commentReference w:id="734"/>
      </w:r>
      <w:commentRangeEnd w:id="735"/>
      <w:r w:rsidR="00C94550">
        <w:rPr>
          <w:rStyle w:val="CommentReference"/>
        </w:rPr>
        <w:commentReference w:id="735"/>
      </w:r>
      <w:r>
        <w:t>.</w:t>
      </w:r>
      <w:proofErr w:type="gramEnd"/>
      <w:r>
        <w:t xml:space="preserve"> </w:t>
      </w:r>
    </w:p>
    <w:p w14:paraId="3150B838" w14:textId="77777777" w:rsidR="009E7445" w:rsidRDefault="009E7445" w:rsidP="00A35936">
      <w:pPr>
        <w:pStyle w:val="Normal1"/>
        <w:spacing w:after="160" w:line="360" w:lineRule="auto"/>
      </w:pPr>
    </w:p>
    <w:p w14:paraId="00B7FD9C" w14:textId="77777777" w:rsidR="009E7445" w:rsidRDefault="006B0B75" w:rsidP="00A35936">
      <w:pPr>
        <w:pStyle w:val="Heading3"/>
        <w:spacing w:after="160"/>
      </w:pPr>
      <w:bookmarkStart w:id="736" w:name="h.3yrjoxkkqysn" w:colFirst="0" w:colLast="0"/>
      <w:bookmarkEnd w:id="736"/>
      <w:r>
        <w:t>Meta-analytic functional specialization</w:t>
      </w:r>
    </w:p>
    <w:p w14:paraId="2D89052B" w14:textId="77777777" w:rsidR="009E7445" w:rsidRDefault="006B0B75" w:rsidP="00A35936">
      <w:pPr>
        <w:pStyle w:val="Normal1"/>
        <w:spacing w:after="160" w:line="360" w:lineRule="auto"/>
      </w:pPr>
      <w:r>
        <w:rPr>
          <w:color w:val="333333"/>
          <w:highlight w:val="white"/>
        </w:rPr>
        <w:t>For each cluster, we built a linear model to predict whether activity in that region would be reported by an fMRI study based on the semantic content of the words used to describe the focus of that fMRI study. This procedure allowed us to generate functional profiles that describe which cognitive functions best predicted the activity of each region, and how well fMRI activity can be explained by the cognitive ontology present in the body of fMRI studies at the meta-analytic level. Below, we describe each step of our approach.</w:t>
      </w:r>
    </w:p>
    <w:p w14:paraId="7C97FEA3" w14:textId="5D32BCF6" w:rsidR="009E7445" w:rsidRDefault="006B0B75" w:rsidP="00A35936">
      <w:pPr>
        <w:pStyle w:val="Normal1"/>
        <w:spacing w:after="160" w:line="360" w:lineRule="auto"/>
      </w:pPr>
      <w:proofErr w:type="gramStart"/>
      <w:r>
        <w:rPr>
          <w:i/>
          <w:color w:val="333333"/>
          <w:highlight w:val="white"/>
        </w:rPr>
        <w:lastRenderedPageBreak/>
        <w:t>Predictive modeling of activity using cognitive functions.</w:t>
      </w:r>
      <w:proofErr w:type="gramEnd"/>
      <w:r>
        <w:rPr>
          <w:i/>
          <w:color w:val="333333"/>
          <w:highlight w:val="white"/>
        </w:rPr>
        <w:t xml:space="preserve"> </w:t>
      </w:r>
      <w:r>
        <w:rPr>
          <w:color w:val="333333"/>
          <w:highlight w:val="white"/>
        </w:rPr>
        <w:t xml:space="preserve">We generated functional profiles of </w:t>
      </w:r>
      <w:del w:id="737" w:author="Alejandro De La Vega" w:date="2015-08-09T16:24:00Z">
        <w:r w:rsidDel="001A0C27">
          <w:rPr>
            <w:color w:val="333333"/>
            <w:highlight w:val="white"/>
          </w:rPr>
          <w:delText>mFC</w:delText>
        </w:r>
      </w:del>
      <w:ins w:id="738" w:author="Alejandro De La Vega" w:date="2015-08-09T16:24:00Z">
        <w:r w:rsidR="001A0C27">
          <w:rPr>
            <w:color w:val="333333"/>
            <w:highlight w:val="white"/>
          </w:rPr>
          <w:t>MFC</w:t>
        </w:r>
      </w:ins>
      <w:r>
        <w:rPr>
          <w:color w:val="333333"/>
          <w:highlight w:val="white"/>
        </w:rPr>
        <w:t xml:space="preserve"> regions by determining which cognitive functions best predicted each </w:t>
      </w:r>
      <w:del w:id="739" w:author="Alejandro De La Vega" w:date="2015-08-09T16:24:00Z">
        <w:r w:rsidDel="001A0C27">
          <w:rPr>
            <w:color w:val="333333"/>
            <w:highlight w:val="white"/>
          </w:rPr>
          <w:delText>mFC</w:delText>
        </w:r>
      </w:del>
      <w:ins w:id="740" w:author="Alejandro De La Vega" w:date="2015-08-09T16:24:00Z">
        <w:r w:rsidR="001A0C27">
          <w:rPr>
            <w:color w:val="333333"/>
            <w:highlight w:val="white"/>
          </w:rPr>
          <w:t>MFC</w:t>
        </w:r>
      </w:ins>
      <w:r>
        <w:rPr>
          <w:color w:val="333333"/>
          <w:highlight w:val="white"/>
        </w:rPr>
        <w:t xml:space="preserve"> region’s activity across fMRI studies. First, we selected two sets of studies: studies that activated a given parcel--defined as activating at least 5% of voxels in the parcel-- and studies that did not--defined as activating </w:t>
      </w:r>
      <w:r w:rsidR="00D0739B">
        <w:rPr>
          <w:color w:val="333333"/>
          <w:highlight w:val="white"/>
        </w:rPr>
        <w:t xml:space="preserve">absolutely </w:t>
      </w:r>
      <w:r>
        <w:rPr>
          <w:color w:val="333333"/>
          <w:highlight w:val="white"/>
        </w:rPr>
        <w:t xml:space="preserve">no voxels in the parcel. For each parcel, we trained a naive Bayes classifier to discriminate these two sets of studies based on the semantic content of the studies herein. We chose naive Bayes because we have previously had success applying this algorithm to </w:t>
      </w:r>
      <w:proofErr w:type="spellStart"/>
      <w:r>
        <w:rPr>
          <w:color w:val="333333"/>
          <w:highlight w:val="white"/>
        </w:rPr>
        <w:t>Neurosynth</w:t>
      </w:r>
      <w:proofErr w:type="spellEnd"/>
      <w:r>
        <w:rPr>
          <w:color w:val="333333"/>
          <w:highlight w:val="white"/>
        </w:rPr>
        <w:t xml:space="preserve"> data in the past (</w:t>
      </w:r>
      <w:proofErr w:type="spellStart"/>
      <w:r>
        <w:rPr>
          <w:color w:val="333333"/>
          <w:highlight w:val="white"/>
        </w:rPr>
        <w:t>Yarkoni</w:t>
      </w:r>
      <w:proofErr w:type="spellEnd"/>
      <w:r>
        <w:rPr>
          <w:color w:val="333333"/>
          <w:highlight w:val="white"/>
        </w:rPr>
        <w:t xml:space="preserve"> et al., 2011), and has been shown to perform well on many types of data (cite cite). In addition, naive Bayes classifiers require almost no tuning of parameters to achieve a high level of performance, decreasing the likelihood </w:t>
      </w:r>
      <w:r w:rsidR="00D0739B">
        <w:rPr>
          <w:color w:val="333333"/>
          <w:highlight w:val="white"/>
        </w:rPr>
        <w:t>of an</w:t>
      </w:r>
      <w:r>
        <w:rPr>
          <w:color w:val="333333"/>
          <w:highlight w:val="white"/>
        </w:rPr>
        <w:t xml:space="preserve"> </w:t>
      </w:r>
      <w:proofErr w:type="spellStart"/>
      <w:r>
        <w:rPr>
          <w:color w:val="333333"/>
          <w:highlight w:val="white"/>
        </w:rPr>
        <w:t>overfit</w:t>
      </w:r>
      <w:proofErr w:type="spellEnd"/>
      <w:r>
        <w:rPr>
          <w:color w:val="333333"/>
          <w:highlight w:val="white"/>
        </w:rPr>
        <w:t xml:space="preserve"> </w:t>
      </w:r>
      <w:r w:rsidR="00D0739B">
        <w:rPr>
          <w:color w:val="333333"/>
          <w:highlight w:val="white"/>
        </w:rPr>
        <w:t xml:space="preserve">of </w:t>
      </w:r>
      <w:r>
        <w:rPr>
          <w:color w:val="333333"/>
          <w:highlight w:val="white"/>
        </w:rPr>
        <w:t xml:space="preserve">the model to </w:t>
      </w:r>
      <w:r w:rsidR="00D0739B">
        <w:rPr>
          <w:color w:val="333333"/>
          <w:highlight w:val="white"/>
        </w:rPr>
        <w:t xml:space="preserve">the </w:t>
      </w:r>
      <w:r>
        <w:rPr>
          <w:color w:val="333333"/>
          <w:highlight w:val="white"/>
        </w:rPr>
        <w:t xml:space="preserve">data. </w:t>
      </w:r>
    </w:p>
    <w:p w14:paraId="6E10AB82" w14:textId="6918A3FD" w:rsidR="009E7445" w:rsidRDefault="006B0B75" w:rsidP="00A35936">
      <w:pPr>
        <w:pStyle w:val="Normal1"/>
        <w:spacing w:after="160" w:line="360" w:lineRule="auto"/>
      </w:pPr>
      <w:r>
        <w:rPr>
          <w:color w:val="333333"/>
          <w:highlight w:val="white"/>
        </w:rPr>
        <w:t>We assessed our models’ ability to predict if an unseen study activated a region, given the content of the study. In other words, if we know what cognitive topic a study is about, how well can we predict if it activates a specific region? We employed 4-fold cross validation to test the generalization of our models. Models were fitted on 3/4ths of studies and tested on the remaining studies. This procedure was repeated four times, circulating over the studies so that the model was trained and tested on the entire dataset. The mean score across the 4-fold tests were used as the final measure of performance. We scored the models by calculating the area under the receiver operating characteristic, (</w:t>
      </w:r>
      <w:r w:rsidR="00CA29CD">
        <w:rPr>
          <w:color w:val="333333"/>
          <w:highlight w:val="white"/>
        </w:rPr>
        <w:t>AUC-ROC</w:t>
      </w:r>
      <w:r>
        <w:rPr>
          <w:color w:val="333333"/>
          <w:highlight w:val="white"/>
        </w:rPr>
        <w:t xml:space="preserve">) a summary metric of classification performance that take into account both sensitivity and specificity. Furthermore, </w:t>
      </w:r>
      <w:r w:rsidR="00CA29CD">
        <w:rPr>
          <w:color w:val="333333"/>
          <w:highlight w:val="white"/>
        </w:rPr>
        <w:t>AUC-ROC</w:t>
      </w:r>
      <w:r>
        <w:rPr>
          <w:color w:val="333333"/>
          <w:highlight w:val="white"/>
        </w:rPr>
        <w:t xml:space="preserve"> is not detrimentally affected by unbalanced </w:t>
      </w:r>
      <w:proofErr w:type="gramStart"/>
      <w:r>
        <w:rPr>
          <w:color w:val="333333"/>
          <w:highlight w:val="white"/>
        </w:rPr>
        <w:t>data, that</w:t>
      </w:r>
      <w:proofErr w:type="gramEnd"/>
      <w:r>
        <w:rPr>
          <w:color w:val="333333"/>
          <w:highlight w:val="white"/>
        </w:rPr>
        <w:t xml:space="preserve"> is the number of observations in each class. This was particularly important because each region varied in the ratio of studies that activated it to the studies that did not, and we wanted to ensure that our measure of performance was not driven by this variation. </w:t>
      </w:r>
    </w:p>
    <w:p w14:paraId="10909F3A" w14:textId="30FFF49E" w:rsidR="009E7445" w:rsidRDefault="006B0B75" w:rsidP="00A35936">
      <w:pPr>
        <w:pStyle w:val="Normal1"/>
        <w:spacing w:after="160" w:line="360" w:lineRule="auto"/>
      </w:pPr>
      <w:r>
        <w:rPr>
          <w:color w:val="333333"/>
          <w:highlight w:val="white"/>
        </w:rPr>
        <w:t xml:space="preserve">To generate functional specialization profiles, we extracted from the naive Bayes models a critical piece of information the model uses for classification: the average loading of each cognitive function to each class. That is, we extracted the average loading of each cognitive topic to the set of studies that activated each region, and the average loading to studies that did not activate each region. We then subtracted </w:t>
      </w:r>
      <w:r w:rsidR="00CA29CD">
        <w:rPr>
          <w:color w:val="333333"/>
          <w:highlight w:val="white"/>
        </w:rPr>
        <w:t xml:space="preserve">the </w:t>
      </w:r>
      <w:r>
        <w:rPr>
          <w:color w:val="333333"/>
          <w:highlight w:val="white"/>
        </w:rPr>
        <w:t xml:space="preserve">mean loading for the ‘active’ class from the ‘inactive’ class, </w:t>
      </w:r>
      <w:r w:rsidR="007A64D0">
        <w:rPr>
          <w:color w:val="333333"/>
          <w:highlight w:val="white"/>
        </w:rPr>
        <w:t xml:space="preserve">how </w:t>
      </w:r>
      <w:proofErr w:type="spellStart"/>
      <w:r w:rsidR="00CA29CD">
        <w:rPr>
          <w:color w:val="333333"/>
          <w:highlight w:val="white"/>
        </w:rPr>
        <w:t>yieldinga</w:t>
      </w:r>
      <w:proofErr w:type="spellEnd"/>
      <w:r w:rsidR="00CA29CD">
        <w:rPr>
          <w:color w:val="333333"/>
          <w:highlight w:val="white"/>
        </w:rPr>
        <w:t xml:space="preserve"> measure of </w:t>
      </w:r>
      <w:r>
        <w:rPr>
          <w:color w:val="333333"/>
          <w:highlight w:val="white"/>
        </w:rPr>
        <w:t xml:space="preserve">the expression </w:t>
      </w:r>
      <w:r w:rsidR="00CA29CD">
        <w:rPr>
          <w:color w:val="333333"/>
          <w:highlight w:val="white"/>
        </w:rPr>
        <w:t xml:space="preserve">of a given </w:t>
      </w:r>
      <w:r>
        <w:rPr>
          <w:color w:val="333333"/>
          <w:highlight w:val="white"/>
        </w:rPr>
        <w:t xml:space="preserve">cognitive function </w:t>
      </w:r>
      <w:r w:rsidR="00CA29CD">
        <w:rPr>
          <w:color w:val="333333"/>
          <w:highlight w:val="white"/>
        </w:rPr>
        <w:t>for a</w:t>
      </w:r>
      <w:r>
        <w:rPr>
          <w:color w:val="333333"/>
          <w:highlight w:val="white"/>
        </w:rPr>
        <w:t xml:space="preserve"> given parcel. We </w:t>
      </w:r>
      <w:proofErr w:type="spellStart"/>
      <w:r w:rsidR="007A64D0">
        <w:rPr>
          <w:color w:val="333333"/>
          <w:highlight w:val="white"/>
        </w:rPr>
        <w:t>z</w:t>
      </w:r>
      <w:r w:rsidR="00CA29CD">
        <w:rPr>
          <w:color w:val="333333"/>
          <w:highlight w:val="white"/>
        </w:rPr>
        <w:t>Z</w:t>
      </w:r>
      <w:proofErr w:type="spellEnd"/>
      <w:r>
        <w:rPr>
          <w:color w:val="333333"/>
          <w:highlight w:val="white"/>
        </w:rPr>
        <w:t xml:space="preserve">-scored this measure across regions to make the magnitude of this difference more easily interpretable, and used these ‘weights’ to generate the plots in figure 5. </w:t>
      </w:r>
    </w:p>
    <w:p w14:paraId="1739376F" w14:textId="7E8801A1" w:rsidR="009E7445" w:rsidRDefault="006B0B75" w:rsidP="00A35936">
      <w:pPr>
        <w:pStyle w:val="Normal1"/>
        <w:spacing w:after="160" w:line="360" w:lineRule="auto"/>
      </w:pPr>
      <w:r>
        <w:rPr>
          <w:i/>
          <w:color w:val="333333"/>
          <w:highlight w:val="white"/>
        </w:rPr>
        <w:t xml:space="preserve">Functional complexity. </w:t>
      </w:r>
      <w:r>
        <w:t xml:space="preserve">We quantified the complexity of function in order to determine if </w:t>
      </w:r>
      <w:del w:id="741" w:author="Alejandro De La Vega" w:date="2015-08-09T16:24:00Z">
        <w:r w:rsidDel="001A0C27">
          <w:delText>mFC</w:delText>
        </w:r>
      </w:del>
      <w:ins w:id="742" w:author="Alejandro De La Vega" w:date="2015-08-09T16:24:00Z">
        <w:r w:rsidR="001A0C27">
          <w:t>MFC</w:t>
        </w:r>
      </w:ins>
      <w:r>
        <w:t xml:space="preserve"> regions are involved in a diverse range of cognitive functions. We operationalized regions with </w:t>
      </w:r>
      <w:proofErr w:type="spellStart"/>
      <w:r>
        <w:lastRenderedPageBreak/>
        <w:t>heterogenous</w:t>
      </w:r>
      <w:proofErr w:type="spellEnd"/>
      <w:r>
        <w:t xml:space="preserve"> function as those that required a larger number of topics to accurately predict their activity, while regions with more homogenous function are those that would require fewer topics to correctly classify.  We started by fitting the simplest possible model and attempting to predict activity for each region only using the topic that had the greatest weight in the complete model. We then assessed the benefit of including additional topics by sequentially adding topics as predictors (up to 35) to the model in order of their importance in the full model. </w:t>
      </w:r>
    </w:p>
    <w:p w14:paraId="09105C1E" w14:textId="77777777" w:rsidR="009E7445" w:rsidRDefault="006B0B75" w:rsidP="00A35936">
      <w:pPr>
        <w:pStyle w:val="Normal1"/>
        <w:spacing w:after="160" w:line="360" w:lineRule="auto"/>
      </w:pPr>
      <w:proofErr w:type="gramStart"/>
      <w:r>
        <w:rPr>
          <w:i/>
        </w:rPr>
        <w:t>Machine learning algorithms</w:t>
      </w:r>
      <w:r>
        <w:t>.</w:t>
      </w:r>
      <w:proofErr w:type="gramEnd"/>
      <w:r>
        <w:t xml:space="preserve"> </w:t>
      </w:r>
      <w:proofErr w:type="spellStart"/>
      <w:r>
        <w:t>Scikit</w:t>
      </w:r>
      <w:proofErr w:type="spellEnd"/>
      <w:r>
        <w:t xml:space="preserve">-learn (CITE CITE), a python </w:t>
      </w:r>
      <w:proofErr w:type="gramStart"/>
      <w:r>
        <w:t>machine learning</w:t>
      </w:r>
      <w:proofErr w:type="gramEnd"/>
      <w:r>
        <w:t xml:space="preserve"> module, was used for all machine learning analyses in this study (PCA, k-means clustering, naive Bayes classification). </w:t>
      </w:r>
    </w:p>
    <w:p w14:paraId="53AAA69E" w14:textId="77777777" w:rsidR="009E7445" w:rsidRDefault="009E7445" w:rsidP="00A35936">
      <w:pPr>
        <w:pStyle w:val="Normal1"/>
        <w:spacing w:after="160" w:line="360" w:lineRule="auto"/>
      </w:pPr>
    </w:p>
    <w:p w14:paraId="54C6CC52" w14:textId="77777777" w:rsidR="009E7445" w:rsidRDefault="006B0B75" w:rsidP="00A35936">
      <w:pPr>
        <w:pStyle w:val="Normal1"/>
        <w:spacing w:line="360" w:lineRule="auto"/>
      </w:pPr>
      <w:r>
        <w:br w:type="page"/>
      </w:r>
    </w:p>
    <w:p w14:paraId="69994638" w14:textId="77777777" w:rsidR="009E7445" w:rsidRDefault="009E7445" w:rsidP="00A35936">
      <w:pPr>
        <w:pStyle w:val="Normal1"/>
        <w:spacing w:after="160" w:line="360" w:lineRule="auto"/>
      </w:pPr>
    </w:p>
    <w:p w14:paraId="3827C9C8" w14:textId="77777777" w:rsidR="009E7445" w:rsidRDefault="006B0B75" w:rsidP="00A35936">
      <w:pPr>
        <w:pStyle w:val="Title"/>
        <w:spacing w:after="160" w:line="360" w:lineRule="auto"/>
      </w:pPr>
      <w:bookmarkStart w:id="743" w:name="h.tfbchimqq9jy" w:colFirst="0" w:colLast="0"/>
      <w:bookmarkEnd w:id="743"/>
      <w:r>
        <w:t>Supplemental Information</w:t>
      </w:r>
    </w:p>
    <w:p w14:paraId="6974C5A9" w14:textId="66582A56" w:rsidR="009E7445" w:rsidRDefault="007A64D0" w:rsidP="00A35936">
      <w:pPr>
        <w:pStyle w:val="Title"/>
        <w:spacing w:after="160" w:line="360" w:lineRule="auto"/>
      </w:pPr>
      <w:bookmarkStart w:id="744" w:name="h.a53xcvepfobu" w:colFirst="0" w:colLast="0"/>
      <w:bookmarkEnd w:id="744"/>
      <w:ins w:id="745" w:author="Tor Wager" w:date="2015-07-23T13:20:00Z">
        <w:r>
          <w:rPr>
            <w:noProof/>
          </w:rPr>
          <w:drawing>
            <wp:inline distT="114300" distB="114300" distL="114300" distR="114300" wp14:anchorId="03D56971" wp14:editId="31145296">
              <wp:extent cx="4229100" cy="4175161"/>
              <wp:effectExtent l="0" t="0" r="0" b="0"/>
              <wp:docPr id="24" name="image20.jpg" descr="S1.jpeg"/>
              <wp:cNvGraphicFramePr/>
              <a:graphic xmlns:a="http://schemas.openxmlformats.org/drawingml/2006/main">
                <a:graphicData uri="http://schemas.openxmlformats.org/drawingml/2006/picture">
                  <pic:pic xmlns:pic="http://schemas.openxmlformats.org/drawingml/2006/picture">
                    <pic:nvPicPr>
                      <pic:cNvPr id="0" name="image20.jpg" descr="S1.jpeg"/>
                      <pic:cNvPicPr preferRelativeResize="0"/>
                    </pic:nvPicPr>
                    <pic:blipFill>
                      <a:blip r:embed="rId18"/>
                      <a:srcRect/>
                      <a:stretch>
                        <a:fillRect/>
                      </a:stretch>
                    </pic:blipFill>
                    <pic:spPr>
                      <a:xfrm>
                        <a:off x="0" y="0"/>
                        <a:ext cx="4229100" cy="4175161"/>
                      </a:xfrm>
                      <a:prstGeom prst="rect">
                        <a:avLst/>
                      </a:prstGeom>
                      <a:ln/>
                    </pic:spPr>
                  </pic:pic>
                </a:graphicData>
              </a:graphic>
            </wp:inline>
          </w:drawing>
        </w:r>
      </w:ins>
      <w:commentRangeStart w:id="746"/>
      <w:commentRangeEnd w:id="746"/>
      <w:r w:rsidR="006B0B75">
        <w:commentReference w:id="746"/>
      </w:r>
    </w:p>
    <w:p w14:paraId="3FCFD397" w14:textId="2B9D3892" w:rsidR="009E7445" w:rsidRDefault="006B0B75" w:rsidP="00A35936">
      <w:pPr>
        <w:pStyle w:val="Normal1"/>
        <w:spacing w:after="160" w:line="360" w:lineRule="auto"/>
      </w:pPr>
      <w:proofErr w:type="gramStart"/>
      <w:r>
        <w:t>Supplemental Figure 1.</w:t>
      </w:r>
      <w:proofErr w:type="gramEnd"/>
      <w:r>
        <w:t xml:space="preserve"> Silhouette scores of </w:t>
      </w:r>
      <w:ins w:id="747" w:author="Alejandro Isaac De La Vega" w:date="2015-08-04T18:38:00Z">
        <w:r w:rsidR="007C3F7F">
          <w:t xml:space="preserve">real (green) and permuted (green) </w:t>
        </w:r>
      </w:ins>
      <w:r>
        <w:t>clustering solutions</w:t>
      </w:r>
      <w:ins w:id="748" w:author="Alejandro Isaac De La Vega" w:date="2015-08-04T18:35:00Z">
        <w:r w:rsidR="007C3F7F">
          <w:t xml:space="preserve"> (green). Clustering was performed on permuted data 500 times for each k to </w:t>
        </w:r>
      </w:ins>
      <w:ins w:id="749" w:author="Alejandro Isaac De La Vega" w:date="2015-08-04T18:36:00Z">
        <w:r w:rsidR="007C3F7F">
          <w:t>compute a null distribution. We z-scored real clustering scores and determined they were all significantly greater than chance (p&lt;</w:t>
        </w:r>
        <w:proofErr w:type="gramStart"/>
        <w:r w:rsidR="007C3F7F">
          <w:t>.0001</w:t>
        </w:r>
        <w:proofErr w:type="gramEnd"/>
        <w:r w:rsidR="007C3F7F">
          <w:t xml:space="preserve">). Silhouette scores reached local maxima at 3, 9 and 12 regions, </w:t>
        </w:r>
      </w:ins>
      <w:ins w:id="750" w:author="Alejandro Isaac De La Vega" w:date="2015-08-04T18:38:00Z">
        <w:r w:rsidR="007C3F7F">
          <w:t>although</w:t>
        </w:r>
      </w:ins>
      <w:ins w:id="751" w:author="Alejandro Isaac De La Vega" w:date="2015-08-04T18:36:00Z">
        <w:r w:rsidR="007C3F7F">
          <w:t xml:space="preserve"> silhouette scores only </w:t>
        </w:r>
      </w:ins>
      <w:del w:id="752" w:author="Alejandro Isaac De La Vega" w:date="2015-08-04T18:35:00Z">
        <w:r w:rsidDel="007C3F7F">
          <w:delText xml:space="preserve">. Silhouette scores of clusters derived from observed data are </w:delText>
        </w:r>
        <w:r w:rsidR="007A64D0" w:rsidDel="007C3F7F">
          <w:delText>shown</w:delText>
        </w:r>
        <w:r w:rsidDel="007C3F7F">
          <w:delText xml:space="preserve"> in green. Permuted silhouette scores (</w:delText>
        </w:r>
      </w:del>
      <w:ins w:id="753" w:author="Alejandro De La Vega" w:date="2015-07-27T18:11:00Z">
        <w:del w:id="754" w:author="Alejandro Isaac De La Vega" w:date="2015-08-04T18:35:00Z">
          <w:r w:rsidR="0072210B" w:rsidDel="007C3F7F">
            <w:delText>500</w:delText>
          </w:r>
        </w:del>
      </w:ins>
      <w:del w:id="755" w:author="Alejandro Isaac De La Vega" w:date="2015-08-04T18:35:00Z">
        <w:r w:rsidDel="007C3F7F">
          <w:delText>XX permutations) are shown in blue and represent the null-hypothesis.</w:delText>
        </w:r>
      </w:del>
      <w:ins w:id="756" w:author="Alejandro Isaac De La Vega" w:date="2015-08-04T18:38:00Z">
        <w:r w:rsidR="007C3F7F">
          <w:t>increased slightly after 9 clusters.</w:t>
        </w:r>
      </w:ins>
      <w:del w:id="757" w:author="Alejandro Isaac De La Vega" w:date="2015-08-04T18:38:00Z">
        <w:r w:rsidDel="007C3F7F">
          <w:delText xml:space="preserve"> </w:delText>
        </w:r>
      </w:del>
    </w:p>
    <w:p w14:paraId="771A32D4" w14:textId="457FC6C8" w:rsidR="0072210B" w:rsidRDefault="0072210B" w:rsidP="00A35936">
      <w:pPr>
        <w:pStyle w:val="Normal1"/>
        <w:spacing w:after="160" w:line="360" w:lineRule="auto"/>
        <w:rPr>
          <w:ins w:id="758" w:author="Alejandro De La Vega" w:date="2015-07-27T18:17:00Z"/>
        </w:rPr>
      </w:pPr>
      <w:ins w:id="759" w:author="Alejandro De La Vega" w:date="2015-07-27T18:17:00Z">
        <w:r>
          <w:rPr>
            <w:noProof/>
          </w:rPr>
          <w:lastRenderedPageBreak/>
          <w:drawing>
            <wp:inline distT="0" distB="0" distL="0" distR="0" wp14:anchorId="51F9BE9F" wp14:editId="6AEB1C52">
              <wp:extent cx="5943600" cy="170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
                      <pic:cNvPicPr/>
                    </pic:nvPicPr>
                    <pic:blipFill>
                      <a:blip r:embed="rId19">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ins>
    </w:p>
    <w:p w14:paraId="06994B55" w14:textId="3457D2C5" w:rsidR="0072210B" w:rsidRDefault="0072210B" w:rsidP="00A35936">
      <w:pPr>
        <w:pStyle w:val="Normal1"/>
        <w:spacing w:after="160" w:line="360" w:lineRule="auto"/>
        <w:rPr>
          <w:ins w:id="760" w:author="Alejandro De La Vega" w:date="2015-07-27T18:11:00Z"/>
        </w:rPr>
      </w:pPr>
      <w:proofErr w:type="gramStart"/>
      <w:ins w:id="761" w:author="Alejandro De La Vega" w:date="2015-07-27T18:11:00Z">
        <w:r>
          <w:t>Supplemental Figure 2.</w:t>
        </w:r>
        <w:proofErr w:type="gramEnd"/>
        <w:r>
          <w:t xml:space="preserve"> Clustering solutions </w:t>
        </w:r>
      </w:ins>
      <w:ins w:id="762" w:author="Alejandro De La Vega" w:date="2015-07-27T18:12:00Z">
        <w:r>
          <w:t xml:space="preserve">for 6, 12, and 15 clusters. </w:t>
        </w:r>
      </w:ins>
      <w:ins w:id="763" w:author="Alejandro De La Vega" w:date="2015-07-27T18:11:00Z">
        <w:r>
          <w:t xml:space="preserve"> </w:t>
        </w:r>
      </w:ins>
    </w:p>
    <w:p w14:paraId="04E25E3D" w14:textId="3BDB8F2B" w:rsidR="00CB6A82" w:rsidRDefault="006B0B75" w:rsidP="00A35936">
      <w:pPr>
        <w:pStyle w:val="Normal1"/>
        <w:spacing w:line="360" w:lineRule="auto"/>
        <w:rPr>
          <w:ins w:id="764" w:author="Alejandro De La Vega" w:date="2015-07-23T15:51:00Z"/>
        </w:rPr>
      </w:pPr>
      <w:r>
        <w:br w:type="page"/>
      </w:r>
    </w:p>
    <w:p w14:paraId="48B8F44D" w14:textId="6A03E293" w:rsidR="00CB6A82" w:rsidRDefault="00CB6A82" w:rsidP="00A35936">
      <w:pPr>
        <w:pStyle w:val="Heading2"/>
      </w:pPr>
      <w:proofErr w:type="gramStart"/>
      <w:r>
        <w:lastRenderedPageBreak/>
        <w:t>Supplemental Table 1.</w:t>
      </w:r>
      <w:proofErr w:type="gramEnd"/>
      <w:r>
        <w:t xml:space="preserve"> Topics derived from topic modeling.</w:t>
      </w:r>
    </w:p>
    <w:p w14:paraId="7867A5C7" w14:textId="77777777" w:rsidR="00CB6A82" w:rsidRDefault="00CB6A82" w:rsidP="00A35936">
      <w:pPr>
        <w:pStyle w:val="Heading2"/>
      </w:pPr>
      <w:r>
        <w:t>Cognitive Topics</w:t>
      </w:r>
    </w:p>
    <w:p w14:paraId="3B4FBE8D" w14:textId="77777777" w:rsidR="00CB6A82" w:rsidRDefault="00CB6A82" w:rsidP="00A35936">
      <w:pPr>
        <w:pStyle w:val="Normal1"/>
        <w:spacing w:line="360" w:lineRule="auto"/>
      </w:pPr>
      <w:proofErr w:type="gramStart"/>
      <w:r>
        <w:t>Name of topics as given by authors in left columns.</w:t>
      </w:r>
      <w:proofErr w:type="gramEnd"/>
      <w:r>
        <w:t xml:space="preserve"> Topics used in primary figures are italicized.</w:t>
      </w:r>
    </w:p>
    <w:tbl>
      <w:tblPr>
        <w:tblW w:w="9360" w:type="dxa"/>
        <w:tblLayout w:type="fixed"/>
        <w:tblLook w:val="0600" w:firstRow="0" w:lastRow="0" w:firstColumn="0" w:lastColumn="0" w:noHBand="1" w:noVBand="1"/>
      </w:tblPr>
      <w:tblGrid>
        <w:gridCol w:w="1860"/>
        <w:gridCol w:w="1275"/>
        <w:gridCol w:w="1515"/>
        <w:gridCol w:w="1725"/>
        <w:gridCol w:w="1455"/>
        <w:gridCol w:w="1530"/>
      </w:tblGrid>
      <w:tr w:rsidR="00CB6A82" w14:paraId="79BE0196" w14:textId="77777777" w:rsidTr="00A217DB">
        <w:trPr>
          <w:trHeight w:val="500"/>
        </w:trPr>
        <w:tc>
          <w:tcPr>
            <w:tcW w:w="1860" w:type="dxa"/>
          </w:tcPr>
          <w:p w14:paraId="7D4DF96A" w14:textId="77777777" w:rsidR="00CB6A82" w:rsidRDefault="00CB6A82" w:rsidP="00A35936">
            <w:pPr>
              <w:pStyle w:val="Normal1"/>
              <w:widowControl w:val="0"/>
              <w:spacing w:line="360" w:lineRule="auto"/>
            </w:pPr>
            <w:r>
              <w:rPr>
                <w:b/>
              </w:rPr>
              <w:t>Topic Name</w:t>
            </w:r>
          </w:p>
        </w:tc>
        <w:tc>
          <w:tcPr>
            <w:tcW w:w="7500" w:type="dxa"/>
            <w:gridSpan w:val="5"/>
          </w:tcPr>
          <w:p w14:paraId="336661AD" w14:textId="77777777" w:rsidR="00CB6A82" w:rsidRDefault="00CB6A82" w:rsidP="00A35936">
            <w:pPr>
              <w:pStyle w:val="Normal1"/>
              <w:widowControl w:val="0"/>
              <w:spacing w:line="360" w:lineRule="auto"/>
              <w:jc w:val="center"/>
            </w:pPr>
            <w:r>
              <w:rPr>
                <w:b/>
              </w:rPr>
              <w:t>Five highest loading words</w:t>
            </w:r>
          </w:p>
        </w:tc>
      </w:tr>
      <w:tr w:rsidR="00CB6A82" w14:paraId="5CBF66CF" w14:textId="77777777" w:rsidTr="00A217DB">
        <w:tc>
          <w:tcPr>
            <w:tcW w:w="1860" w:type="dxa"/>
          </w:tcPr>
          <w:p w14:paraId="094FCC3C" w14:textId="77777777" w:rsidR="00CB6A82" w:rsidRDefault="00CB6A82" w:rsidP="00A35936">
            <w:pPr>
              <w:pStyle w:val="Normal1"/>
              <w:widowControl w:val="0"/>
              <w:spacing w:line="360" w:lineRule="auto"/>
            </w:pPr>
            <w:proofErr w:type="gramStart"/>
            <w:r>
              <w:t>stress</w:t>
            </w:r>
            <w:proofErr w:type="gramEnd"/>
          </w:p>
        </w:tc>
        <w:tc>
          <w:tcPr>
            <w:tcW w:w="1275" w:type="dxa"/>
          </w:tcPr>
          <w:p w14:paraId="555ACD46" w14:textId="77777777" w:rsidR="00CB6A82" w:rsidRDefault="00CB6A82" w:rsidP="00A35936">
            <w:pPr>
              <w:pStyle w:val="Normal1"/>
              <w:widowControl w:val="0"/>
              <w:spacing w:line="360" w:lineRule="auto"/>
            </w:pPr>
            <w:proofErr w:type="gramStart"/>
            <w:r>
              <w:t>stress</w:t>
            </w:r>
            <w:proofErr w:type="gramEnd"/>
          </w:p>
        </w:tc>
        <w:tc>
          <w:tcPr>
            <w:tcW w:w="1515" w:type="dxa"/>
          </w:tcPr>
          <w:p w14:paraId="1781C81B" w14:textId="77777777" w:rsidR="00CB6A82" w:rsidRDefault="00CB6A82" w:rsidP="00A35936">
            <w:pPr>
              <w:pStyle w:val="Normal1"/>
              <w:widowControl w:val="0"/>
              <w:spacing w:line="360" w:lineRule="auto"/>
            </w:pPr>
            <w:proofErr w:type="gramStart"/>
            <w:r>
              <w:t>awareness</w:t>
            </w:r>
            <w:proofErr w:type="gramEnd"/>
          </w:p>
        </w:tc>
        <w:tc>
          <w:tcPr>
            <w:tcW w:w="1725" w:type="dxa"/>
          </w:tcPr>
          <w:p w14:paraId="68E666D5" w14:textId="77777777" w:rsidR="00CB6A82" w:rsidRDefault="00CB6A82" w:rsidP="00A35936">
            <w:pPr>
              <w:pStyle w:val="Normal1"/>
              <w:widowControl w:val="0"/>
              <w:spacing w:line="360" w:lineRule="auto"/>
            </w:pPr>
            <w:proofErr w:type="gramStart"/>
            <w:r>
              <w:t>experience</w:t>
            </w:r>
            <w:proofErr w:type="gramEnd"/>
          </w:p>
        </w:tc>
        <w:tc>
          <w:tcPr>
            <w:tcW w:w="1455" w:type="dxa"/>
          </w:tcPr>
          <w:p w14:paraId="6A03EDF7" w14:textId="77777777" w:rsidR="00CB6A82" w:rsidRDefault="00CB6A82" w:rsidP="00A35936">
            <w:pPr>
              <w:pStyle w:val="Normal1"/>
              <w:widowControl w:val="0"/>
              <w:spacing w:line="360" w:lineRule="auto"/>
            </w:pPr>
            <w:proofErr w:type="gramStart"/>
            <w:r>
              <w:t>conscious</w:t>
            </w:r>
            <w:proofErr w:type="gramEnd"/>
          </w:p>
        </w:tc>
        <w:tc>
          <w:tcPr>
            <w:tcW w:w="1530" w:type="dxa"/>
          </w:tcPr>
          <w:p w14:paraId="33CD0ED9" w14:textId="77777777" w:rsidR="00CB6A82" w:rsidRDefault="00CB6A82" w:rsidP="00A35936">
            <w:pPr>
              <w:pStyle w:val="Normal1"/>
              <w:widowControl w:val="0"/>
              <w:spacing w:line="360" w:lineRule="auto"/>
            </w:pPr>
            <w:proofErr w:type="gramStart"/>
            <w:r>
              <w:t>cortisol</w:t>
            </w:r>
            <w:proofErr w:type="gramEnd"/>
          </w:p>
        </w:tc>
      </w:tr>
      <w:tr w:rsidR="00CB6A82" w14:paraId="2E51DCBE" w14:textId="77777777" w:rsidTr="00A217DB">
        <w:tc>
          <w:tcPr>
            <w:tcW w:w="1860" w:type="dxa"/>
          </w:tcPr>
          <w:p w14:paraId="35D7F415" w14:textId="77777777" w:rsidR="00CB6A82" w:rsidRDefault="00CB6A82" w:rsidP="00A35936">
            <w:pPr>
              <w:pStyle w:val="Normal1"/>
              <w:widowControl w:val="0"/>
              <w:spacing w:line="360" w:lineRule="auto"/>
            </w:pPr>
            <w:proofErr w:type="gramStart"/>
            <w:r>
              <w:rPr>
                <w:i/>
              </w:rPr>
              <w:t>eye</w:t>
            </w:r>
            <w:proofErr w:type="gramEnd"/>
            <w:r>
              <w:rPr>
                <w:i/>
              </w:rPr>
              <w:t xml:space="preserve"> movements</w:t>
            </w:r>
          </w:p>
        </w:tc>
        <w:tc>
          <w:tcPr>
            <w:tcW w:w="1275" w:type="dxa"/>
          </w:tcPr>
          <w:p w14:paraId="38BB9E26" w14:textId="77777777" w:rsidR="00CB6A82" w:rsidRDefault="00CB6A82" w:rsidP="00A35936">
            <w:pPr>
              <w:pStyle w:val="Normal1"/>
              <w:widowControl w:val="0"/>
              <w:spacing w:line="360" w:lineRule="auto"/>
            </w:pPr>
            <w:proofErr w:type="gramStart"/>
            <w:r>
              <w:t>eye</w:t>
            </w:r>
            <w:proofErr w:type="gramEnd"/>
          </w:p>
        </w:tc>
        <w:tc>
          <w:tcPr>
            <w:tcW w:w="1515" w:type="dxa"/>
          </w:tcPr>
          <w:p w14:paraId="10AEED73" w14:textId="77777777" w:rsidR="00CB6A82" w:rsidRDefault="00CB6A82" w:rsidP="00A35936">
            <w:pPr>
              <w:pStyle w:val="Normal1"/>
              <w:widowControl w:val="0"/>
              <w:spacing w:line="360" w:lineRule="auto"/>
            </w:pPr>
            <w:proofErr w:type="gramStart"/>
            <w:r>
              <w:t>gaze</w:t>
            </w:r>
            <w:proofErr w:type="gramEnd"/>
          </w:p>
        </w:tc>
        <w:tc>
          <w:tcPr>
            <w:tcW w:w="1725" w:type="dxa"/>
          </w:tcPr>
          <w:p w14:paraId="21D81FDC" w14:textId="77777777" w:rsidR="00CB6A82" w:rsidRDefault="00CB6A82" w:rsidP="00A35936">
            <w:pPr>
              <w:pStyle w:val="Normal1"/>
              <w:widowControl w:val="0"/>
              <w:spacing w:line="360" w:lineRule="auto"/>
            </w:pPr>
            <w:proofErr w:type="gramStart"/>
            <w:r>
              <w:t>movements</w:t>
            </w:r>
            <w:proofErr w:type="gramEnd"/>
          </w:p>
        </w:tc>
        <w:tc>
          <w:tcPr>
            <w:tcW w:w="1455" w:type="dxa"/>
          </w:tcPr>
          <w:p w14:paraId="7B4AEE8B" w14:textId="77777777" w:rsidR="00CB6A82" w:rsidRDefault="00CB6A82" w:rsidP="00A35936">
            <w:pPr>
              <w:pStyle w:val="Normal1"/>
              <w:widowControl w:val="0"/>
              <w:spacing w:line="360" w:lineRule="auto"/>
            </w:pPr>
            <w:proofErr w:type="gramStart"/>
            <w:r>
              <w:t>eyes</w:t>
            </w:r>
            <w:proofErr w:type="gramEnd"/>
          </w:p>
        </w:tc>
        <w:tc>
          <w:tcPr>
            <w:tcW w:w="1530" w:type="dxa"/>
          </w:tcPr>
          <w:p w14:paraId="04AE5079" w14:textId="77777777" w:rsidR="00CB6A82" w:rsidRDefault="00CB6A82" w:rsidP="00A35936">
            <w:pPr>
              <w:pStyle w:val="Normal1"/>
              <w:widowControl w:val="0"/>
              <w:spacing w:line="360" w:lineRule="auto"/>
            </w:pPr>
            <w:proofErr w:type="gramStart"/>
            <w:r>
              <w:t>visual</w:t>
            </w:r>
            <w:proofErr w:type="gramEnd"/>
          </w:p>
        </w:tc>
      </w:tr>
      <w:tr w:rsidR="00CB6A82" w14:paraId="67DAE56E" w14:textId="77777777" w:rsidTr="00A217DB">
        <w:tc>
          <w:tcPr>
            <w:tcW w:w="1860" w:type="dxa"/>
          </w:tcPr>
          <w:p w14:paraId="158E3400" w14:textId="77777777" w:rsidR="00CB6A82" w:rsidRDefault="00CB6A82" w:rsidP="00A35936">
            <w:pPr>
              <w:pStyle w:val="Normal1"/>
              <w:widowControl w:val="0"/>
              <w:spacing w:line="360" w:lineRule="auto"/>
            </w:pPr>
            <w:proofErr w:type="gramStart"/>
            <w:r>
              <w:rPr>
                <w:i/>
              </w:rPr>
              <w:t>decision</w:t>
            </w:r>
            <w:proofErr w:type="gramEnd"/>
            <w:r>
              <w:rPr>
                <w:i/>
              </w:rPr>
              <w:t>-making</w:t>
            </w:r>
          </w:p>
        </w:tc>
        <w:tc>
          <w:tcPr>
            <w:tcW w:w="1275" w:type="dxa"/>
          </w:tcPr>
          <w:p w14:paraId="0B6DA8B6" w14:textId="77777777" w:rsidR="00CB6A82" w:rsidRDefault="00CB6A82" w:rsidP="00A35936">
            <w:pPr>
              <w:pStyle w:val="Normal1"/>
              <w:widowControl w:val="0"/>
              <w:spacing w:line="360" w:lineRule="auto"/>
            </w:pPr>
            <w:proofErr w:type="gramStart"/>
            <w:r>
              <w:t>decision</w:t>
            </w:r>
            <w:proofErr w:type="gramEnd"/>
          </w:p>
        </w:tc>
        <w:tc>
          <w:tcPr>
            <w:tcW w:w="1515" w:type="dxa"/>
          </w:tcPr>
          <w:p w14:paraId="08EE1740" w14:textId="77777777" w:rsidR="00CB6A82" w:rsidRDefault="00CB6A82" w:rsidP="00A35936">
            <w:pPr>
              <w:pStyle w:val="Normal1"/>
              <w:widowControl w:val="0"/>
              <w:spacing w:line="360" w:lineRule="auto"/>
            </w:pPr>
            <w:proofErr w:type="gramStart"/>
            <w:r>
              <w:t>choice</w:t>
            </w:r>
            <w:proofErr w:type="gramEnd"/>
          </w:p>
        </w:tc>
        <w:tc>
          <w:tcPr>
            <w:tcW w:w="1725" w:type="dxa"/>
          </w:tcPr>
          <w:p w14:paraId="30FEB084" w14:textId="77777777" w:rsidR="00CB6A82" w:rsidRDefault="00CB6A82" w:rsidP="00A35936">
            <w:pPr>
              <w:pStyle w:val="Normal1"/>
              <w:widowControl w:val="0"/>
              <w:spacing w:line="360" w:lineRule="auto"/>
            </w:pPr>
            <w:proofErr w:type="gramStart"/>
            <w:r>
              <w:t>risk</w:t>
            </w:r>
            <w:proofErr w:type="gramEnd"/>
          </w:p>
        </w:tc>
        <w:tc>
          <w:tcPr>
            <w:tcW w:w="1455" w:type="dxa"/>
          </w:tcPr>
          <w:p w14:paraId="35C68F9F" w14:textId="77777777" w:rsidR="00CB6A82" w:rsidRDefault="00CB6A82" w:rsidP="00A35936">
            <w:pPr>
              <w:pStyle w:val="Normal1"/>
              <w:widowControl w:val="0"/>
              <w:spacing w:line="360" w:lineRule="auto"/>
            </w:pPr>
            <w:proofErr w:type="gramStart"/>
            <w:r>
              <w:t>decisions</w:t>
            </w:r>
            <w:proofErr w:type="gramEnd"/>
          </w:p>
        </w:tc>
        <w:tc>
          <w:tcPr>
            <w:tcW w:w="1530" w:type="dxa"/>
          </w:tcPr>
          <w:p w14:paraId="1D808E2C" w14:textId="77777777" w:rsidR="00CB6A82" w:rsidRDefault="00CB6A82" w:rsidP="00A35936">
            <w:pPr>
              <w:pStyle w:val="Normal1"/>
              <w:widowControl w:val="0"/>
              <w:spacing w:line="360" w:lineRule="auto"/>
            </w:pPr>
            <w:proofErr w:type="gramStart"/>
            <w:r>
              <w:t>choices</w:t>
            </w:r>
            <w:proofErr w:type="gramEnd"/>
          </w:p>
        </w:tc>
      </w:tr>
      <w:tr w:rsidR="00CB6A82" w14:paraId="15B6E32A" w14:textId="77777777" w:rsidTr="00A217DB">
        <w:tc>
          <w:tcPr>
            <w:tcW w:w="1860" w:type="dxa"/>
          </w:tcPr>
          <w:p w14:paraId="53A096AF" w14:textId="77777777" w:rsidR="00CB6A82" w:rsidRDefault="00CB6A82" w:rsidP="00A35936">
            <w:pPr>
              <w:pStyle w:val="Normal1"/>
              <w:widowControl w:val="0"/>
              <w:spacing w:line="360" w:lineRule="auto"/>
            </w:pPr>
            <w:proofErr w:type="gramStart"/>
            <w:r>
              <w:t>reasoning</w:t>
            </w:r>
            <w:proofErr w:type="gramEnd"/>
          </w:p>
        </w:tc>
        <w:tc>
          <w:tcPr>
            <w:tcW w:w="1275" w:type="dxa"/>
          </w:tcPr>
          <w:p w14:paraId="52C19CBA" w14:textId="77777777" w:rsidR="00CB6A82" w:rsidRDefault="00CB6A82" w:rsidP="00A35936">
            <w:pPr>
              <w:pStyle w:val="Normal1"/>
              <w:widowControl w:val="0"/>
              <w:spacing w:line="360" w:lineRule="auto"/>
            </w:pPr>
            <w:proofErr w:type="gramStart"/>
            <w:r>
              <w:t>reasoning</w:t>
            </w:r>
            <w:proofErr w:type="gramEnd"/>
          </w:p>
        </w:tc>
        <w:tc>
          <w:tcPr>
            <w:tcW w:w="1515" w:type="dxa"/>
          </w:tcPr>
          <w:p w14:paraId="68A66DA6" w14:textId="77777777" w:rsidR="00CB6A82" w:rsidRDefault="00CB6A82" w:rsidP="00A35936">
            <w:pPr>
              <w:pStyle w:val="Normal1"/>
              <w:widowControl w:val="0"/>
              <w:spacing w:line="360" w:lineRule="auto"/>
            </w:pPr>
            <w:proofErr w:type="gramStart"/>
            <w:r>
              <w:t>rule</w:t>
            </w:r>
            <w:proofErr w:type="gramEnd"/>
          </w:p>
        </w:tc>
        <w:tc>
          <w:tcPr>
            <w:tcW w:w="1725" w:type="dxa"/>
          </w:tcPr>
          <w:p w14:paraId="53C97097" w14:textId="77777777" w:rsidR="00CB6A82" w:rsidRDefault="00CB6A82" w:rsidP="00A35936">
            <w:pPr>
              <w:pStyle w:val="Normal1"/>
              <w:widowControl w:val="0"/>
              <w:spacing w:line="360" w:lineRule="auto"/>
            </w:pPr>
            <w:proofErr w:type="gramStart"/>
            <w:r>
              <w:t>rules</w:t>
            </w:r>
            <w:proofErr w:type="gramEnd"/>
          </w:p>
        </w:tc>
        <w:tc>
          <w:tcPr>
            <w:tcW w:w="1455" w:type="dxa"/>
          </w:tcPr>
          <w:p w14:paraId="71F13149" w14:textId="77777777" w:rsidR="00CB6A82" w:rsidRDefault="00CB6A82" w:rsidP="00A35936">
            <w:pPr>
              <w:pStyle w:val="Normal1"/>
              <w:widowControl w:val="0"/>
              <w:spacing w:line="360" w:lineRule="auto"/>
            </w:pPr>
            <w:proofErr w:type="gramStart"/>
            <w:r>
              <w:t>intelligence</w:t>
            </w:r>
            <w:proofErr w:type="gramEnd"/>
          </w:p>
        </w:tc>
        <w:tc>
          <w:tcPr>
            <w:tcW w:w="1530" w:type="dxa"/>
          </w:tcPr>
          <w:p w14:paraId="4CFCB4F4" w14:textId="77777777" w:rsidR="00CB6A82" w:rsidRDefault="00CB6A82" w:rsidP="00A35936">
            <w:pPr>
              <w:pStyle w:val="Normal1"/>
              <w:widowControl w:val="0"/>
              <w:spacing w:line="360" w:lineRule="auto"/>
            </w:pPr>
            <w:proofErr w:type="gramStart"/>
            <w:r>
              <w:t>complexity</w:t>
            </w:r>
            <w:proofErr w:type="gramEnd"/>
          </w:p>
        </w:tc>
      </w:tr>
      <w:tr w:rsidR="00CB6A82" w14:paraId="690D8145" w14:textId="77777777" w:rsidTr="00A217DB">
        <w:tc>
          <w:tcPr>
            <w:tcW w:w="1860" w:type="dxa"/>
          </w:tcPr>
          <w:p w14:paraId="243572AA" w14:textId="77777777" w:rsidR="00CB6A82" w:rsidRDefault="00CB6A82" w:rsidP="00A35936">
            <w:pPr>
              <w:pStyle w:val="Normal1"/>
              <w:widowControl w:val="0"/>
              <w:spacing w:line="360" w:lineRule="auto"/>
            </w:pPr>
            <w:proofErr w:type="gramStart"/>
            <w:r>
              <w:t>sensory</w:t>
            </w:r>
            <w:proofErr w:type="gramEnd"/>
          </w:p>
        </w:tc>
        <w:tc>
          <w:tcPr>
            <w:tcW w:w="1275" w:type="dxa"/>
          </w:tcPr>
          <w:p w14:paraId="317CA446" w14:textId="77777777" w:rsidR="00CB6A82" w:rsidRDefault="00CB6A82" w:rsidP="00A35936">
            <w:pPr>
              <w:pStyle w:val="Normal1"/>
              <w:widowControl w:val="0"/>
              <w:spacing w:line="360" w:lineRule="auto"/>
            </w:pPr>
            <w:proofErr w:type="gramStart"/>
            <w:r>
              <w:t>visual</w:t>
            </w:r>
            <w:proofErr w:type="gramEnd"/>
          </w:p>
        </w:tc>
        <w:tc>
          <w:tcPr>
            <w:tcW w:w="1515" w:type="dxa"/>
          </w:tcPr>
          <w:p w14:paraId="15B6D3F8" w14:textId="77777777" w:rsidR="00CB6A82" w:rsidRDefault="00CB6A82" w:rsidP="00A35936">
            <w:pPr>
              <w:pStyle w:val="Normal1"/>
              <w:widowControl w:val="0"/>
              <w:spacing w:line="360" w:lineRule="auto"/>
            </w:pPr>
            <w:proofErr w:type="gramStart"/>
            <w:r>
              <w:t>auditory</w:t>
            </w:r>
            <w:proofErr w:type="gramEnd"/>
          </w:p>
        </w:tc>
        <w:tc>
          <w:tcPr>
            <w:tcW w:w="1725" w:type="dxa"/>
          </w:tcPr>
          <w:p w14:paraId="21EE8FF6" w14:textId="77777777" w:rsidR="00CB6A82" w:rsidRDefault="00CB6A82" w:rsidP="00A35936">
            <w:pPr>
              <w:pStyle w:val="Normal1"/>
              <w:widowControl w:val="0"/>
              <w:spacing w:line="360" w:lineRule="auto"/>
            </w:pPr>
            <w:proofErr w:type="gramStart"/>
            <w:r>
              <w:t>sensory</w:t>
            </w:r>
            <w:proofErr w:type="gramEnd"/>
          </w:p>
        </w:tc>
        <w:tc>
          <w:tcPr>
            <w:tcW w:w="1455" w:type="dxa"/>
          </w:tcPr>
          <w:p w14:paraId="5815930D" w14:textId="77777777" w:rsidR="00CB6A82" w:rsidRDefault="00CB6A82" w:rsidP="00A35936">
            <w:pPr>
              <w:pStyle w:val="Normal1"/>
              <w:widowControl w:val="0"/>
              <w:spacing w:line="360" w:lineRule="auto"/>
            </w:pPr>
            <w:proofErr w:type="gramStart"/>
            <w:r>
              <w:t>modality</w:t>
            </w:r>
            <w:proofErr w:type="gramEnd"/>
          </w:p>
        </w:tc>
        <w:tc>
          <w:tcPr>
            <w:tcW w:w="1530" w:type="dxa"/>
          </w:tcPr>
          <w:p w14:paraId="4EB74CE3" w14:textId="77777777" w:rsidR="00CB6A82" w:rsidRDefault="00CB6A82" w:rsidP="00A35936">
            <w:pPr>
              <w:pStyle w:val="Normal1"/>
              <w:widowControl w:val="0"/>
              <w:spacing w:line="360" w:lineRule="auto"/>
            </w:pPr>
            <w:proofErr w:type="gramStart"/>
            <w:r>
              <w:t>integration</w:t>
            </w:r>
            <w:proofErr w:type="gramEnd"/>
          </w:p>
        </w:tc>
      </w:tr>
      <w:tr w:rsidR="00CB6A82" w14:paraId="0A7DF987" w14:textId="77777777" w:rsidTr="00A217DB">
        <w:tc>
          <w:tcPr>
            <w:tcW w:w="1860" w:type="dxa"/>
          </w:tcPr>
          <w:p w14:paraId="462527FB" w14:textId="77777777" w:rsidR="00CB6A82" w:rsidRDefault="00CB6A82" w:rsidP="00A35936">
            <w:pPr>
              <w:pStyle w:val="Normal1"/>
              <w:widowControl w:val="0"/>
              <w:spacing w:line="360" w:lineRule="auto"/>
            </w:pPr>
            <w:proofErr w:type="gramStart"/>
            <w:r>
              <w:t>spatial</w:t>
            </w:r>
            <w:proofErr w:type="gramEnd"/>
          </w:p>
        </w:tc>
        <w:tc>
          <w:tcPr>
            <w:tcW w:w="1275" w:type="dxa"/>
          </w:tcPr>
          <w:p w14:paraId="1A7BA1F3" w14:textId="77777777" w:rsidR="00CB6A82" w:rsidRDefault="00CB6A82" w:rsidP="00A35936">
            <w:pPr>
              <w:pStyle w:val="Normal1"/>
              <w:widowControl w:val="0"/>
              <w:spacing w:line="360" w:lineRule="auto"/>
            </w:pPr>
            <w:proofErr w:type="gramStart"/>
            <w:r>
              <w:t>spatial</w:t>
            </w:r>
            <w:proofErr w:type="gramEnd"/>
          </w:p>
        </w:tc>
        <w:tc>
          <w:tcPr>
            <w:tcW w:w="1515" w:type="dxa"/>
          </w:tcPr>
          <w:p w14:paraId="1400B1FC" w14:textId="77777777" w:rsidR="00CB6A82" w:rsidRDefault="00CB6A82" w:rsidP="00A35936">
            <w:pPr>
              <w:pStyle w:val="Normal1"/>
              <w:widowControl w:val="0"/>
              <w:spacing w:line="360" w:lineRule="auto"/>
            </w:pPr>
            <w:proofErr w:type="gramStart"/>
            <w:r>
              <w:t>location</w:t>
            </w:r>
            <w:proofErr w:type="gramEnd"/>
          </w:p>
        </w:tc>
        <w:tc>
          <w:tcPr>
            <w:tcW w:w="1725" w:type="dxa"/>
          </w:tcPr>
          <w:p w14:paraId="79B8C7B1" w14:textId="77777777" w:rsidR="00CB6A82" w:rsidRDefault="00CB6A82" w:rsidP="00A35936">
            <w:pPr>
              <w:pStyle w:val="Normal1"/>
              <w:widowControl w:val="0"/>
              <w:spacing w:line="360" w:lineRule="auto"/>
            </w:pPr>
            <w:proofErr w:type="gramStart"/>
            <w:r>
              <w:t>mental</w:t>
            </w:r>
            <w:proofErr w:type="gramEnd"/>
          </w:p>
        </w:tc>
        <w:tc>
          <w:tcPr>
            <w:tcW w:w="1455" w:type="dxa"/>
          </w:tcPr>
          <w:p w14:paraId="40D1C584" w14:textId="77777777" w:rsidR="00CB6A82" w:rsidRDefault="00CB6A82" w:rsidP="00A35936">
            <w:pPr>
              <w:pStyle w:val="Normal1"/>
              <w:widowControl w:val="0"/>
              <w:spacing w:line="360" w:lineRule="auto"/>
            </w:pPr>
            <w:proofErr w:type="gramStart"/>
            <w:r>
              <w:t>space</w:t>
            </w:r>
            <w:proofErr w:type="gramEnd"/>
          </w:p>
        </w:tc>
        <w:tc>
          <w:tcPr>
            <w:tcW w:w="1530" w:type="dxa"/>
          </w:tcPr>
          <w:p w14:paraId="4A93284D" w14:textId="77777777" w:rsidR="00CB6A82" w:rsidRDefault="00CB6A82" w:rsidP="00A35936">
            <w:pPr>
              <w:pStyle w:val="Normal1"/>
              <w:widowControl w:val="0"/>
              <w:spacing w:line="360" w:lineRule="auto"/>
            </w:pPr>
            <w:proofErr w:type="gramStart"/>
            <w:r>
              <w:t>virtual</w:t>
            </w:r>
            <w:proofErr w:type="gramEnd"/>
          </w:p>
        </w:tc>
      </w:tr>
      <w:tr w:rsidR="00CB6A82" w14:paraId="72413244" w14:textId="77777777" w:rsidTr="00A217DB">
        <w:tc>
          <w:tcPr>
            <w:tcW w:w="1860" w:type="dxa"/>
          </w:tcPr>
          <w:p w14:paraId="1DDA6492" w14:textId="77777777" w:rsidR="00CB6A82" w:rsidRDefault="00CB6A82" w:rsidP="00A35936">
            <w:pPr>
              <w:pStyle w:val="Normal1"/>
              <w:widowControl w:val="0"/>
              <w:spacing w:line="360" w:lineRule="auto"/>
            </w:pPr>
            <w:proofErr w:type="gramStart"/>
            <w:r>
              <w:t>repetition</w:t>
            </w:r>
            <w:proofErr w:type="gramEnd"/>
            <w:r>
              <w:t xml:space="preserve"> priming</w:t>
            </w:r>
          </w:p>
        </w:tc>
        <w:tc>
          <w:tcPr>
            <w:tcW w:w="1275" w:type="dxa"/>
          </w:tcPr>
          <w:p w14:paraId="5E50F52D" w14:textId="77777777" w:rsidR="00CB6A82" w:rsidRDefault="00CB6A82" w:rsidP="00A35936">
            <w:pPr>
              <w:pStyle w:val="Normal1"/>
              <w:widowControl w:val="0"/>
              <w:spacing w:line="360" w:lineRule="auto"/>
            </w:pPr>
            <w:proofErr w:type="gramStart"/>
            <w:r>
              <w:t>repetition</w:t>
            </w:r>
            <w:proofErr w:type="gramEnd"/>
          </w:p>
        </w:tc>
        <w:tc>
          <w:tcPr>
            <w:tcW w:w="1515" w:type="dxa"/>
          </w:tcPr>
          <w:p w14:paraId="62DAABC4" w14:textId="77777777" w:rsidR="00CB6A82" w:rsidRDefault="00CB6A82" w:rsidP="00A35936">
            <w:pPr>
              <w:pStyle w:val="Normal1"/>
              <w:widowControl w:val="0"/>
              <w:spacing w:line="360" w:lineRule="auto"/>
            </w:pPr>
            <w:proofErr w:type="gramStart"/>
            <w:r>
              <w:t>priming</w:t>
            </w:r>
            <w:proofErr w:type="gramEnd"/>
          </w:p>
        </w:tc>
        <w:tc>
          <w:tcPr>
            <w:tcW w:w="1725" w:type="dxa"/>
          </w:tcPr>
          <w:p w14:paraId="79FC7809" w14:textId="77777777" w:rsidR="00CB6A82" w:rsidRDefault="00CB6A82" w:rsidP="00A35936">
            <w:pPr>
              <w:pStyle w:val="Normal1"/>
              <w:widowControl w:val="0"/>
              <w:spacing w:line="360" w:lineRule="auto"/>
            </w:pPr>
            <w:proofErr w:type="gramStart"/>
            <w:r>
              <w:t>hearing</w:t>
            </w:r>
            <w:proofErr w:type="gramEnd"/>
          </w:p>
        </w:tc>
        <w:tc>
          <w:tcPr>
            <w:tcW w:w="1455" w:type="dxa"/>
          </w:tcPr>
          <w:p w14:paraId="6595D872" w14:textId="77777777" w:rsidR="00CB6A82" w:rsidRDefault="00CB6A82" w:rsidP="00A35936">
            <w:pPr>
              <w:pStyle w:val="Normal1"/>
              <w:widowControl w:val="0"/>
              <w:spacing w:line="360" w:lineRule="auto"/>
            </w:pPr>
            <w:proofErr w:type="gramStart"/>
            <w:r>
              <w:t>repeated</w:t>
            </w:r>
            <w:proofErr w:type="gramEnd"/>
          </w:p>
        </w:tc>
        <w:tc>
          <w:tcPr>
            <w:tcW w:w="1530" w:type="dxa"/>
          </w:tcPr>
          <w:p w14:paraId="409D6BE6" w14:textId="77777777" w:rsidR="00CB6A82" w:rsidRDefault="00CB6A82" w:rsidP="00A35936">
            <w:pPr>
              <w:pStyle w:val="Normal1"/>
              <w:widowControl w:val="0"/>
              <w:spacing w:line="360" w:lineRule="auto"/>
            </w:pPr>
            <w:proofErr w:type="gramStart"/>
            <w:r>
              <w:t>suppression</w:t>
            </w:r>
            <w:proofErr w:type="gramEnd"/>
          </w:p>
        </w:tc>
      </w:tr>
      <w:tr w:rsidR="00CB6A82" w14:paraId="41EFC070" w14:textId="77777777" w:rsidTr="00A217DB">
        <w:tc>
          <w:tcPr>
            <w:tcW w:w="1860" w:type="dxa"/>
          </w:tcPr>
          <w:p w14:paraId="4A324121" w14:textId="77777777" w:rsidR="00CB6A82" w:rsidRDefault="00CB6A82" w:rsidP="00A35936">
            <w:pPr>
              <w:pStyle w:val="Normal1"/>
              <w:widowControl w:val="0"/>
              <w:spacing w:line="360" w:lineRule="auto"/>
            </w:pPr>
            <w:proofErr w:type="gramStart"/>
            <w:r>
              <w:t>feature</w:t>
            </w:r>
            <w:proofErr w:type="gramEnd"/>
            <w:r>
              <w:t xml:space="preserve"> detection</w:t>
            </w:r>
          </w:p>
        </w:tc>
        <w:tc>
          <w:tcPr>
            <w:tcW w:w="1275" w:type="dxa"/>
          </w:tcPr>
          <w:p w14:paraId="04F97485" w14:textId="77777777" w:rsidR="00CB6A82" w:rsidRDefault="00CB6A82" w:rsidP="00A35936">
            <w:pPr>
              <w:pStyle w:val="Normal1"/>
              <w:widowControl w:val="0"/>
              <w:spacing w:line="360" w:lineRule="auto"/>
            </w:pPr>
            <w:proofErr w:type="gramStart"/>
            <w:r>
              <w:t>visual</w:t>
            </w:r>
            <w:proofErr w:type="gramEnd"/>
          </w:p>
        </w:tc>
        <w:tc>
          <w:tcPr>
            <w:tcW w:w="1515" w:type="dxa"/>
          </w:tcPr>
          <w:p w14:paraId="70F7CA83" w14:textId="77777777" w:rsidR="00CB6A82" w:rsidRDefault="00CB6A82" w:rsidP="00A35936">
            <w:pPr>
              <w:pStyle w:val="Normal1"/>
              <w:widowControl w:val="0"/>
              <w:spacing w:line="360" w:lineRule="auto"/>
            </w:pPr>
            <w:proofErr w:type="gramStart"/>
            <w:r>
              <w:t>category</w:t>
            </w:r>
            <w:proofErr w:type="gramEnd"/>
          </w:p>
        </w:tc>
        <w:tc>
          <w:tcPr>
            <w:tcW w:w="1725" w:type="dxa"/>
          </w:tcPr>
          <w:p w14:paraId="6D20E645" w14:textId="77777777" w:rsidR="00CB6A82" w:rsidRDefault="00CB6A82" w:rsidP="00A35936">
            <w:pPr>
              <w:pStyle w:val="Normal1"/>
              <w:widowControl w:val="0"/>
              <w:spacing w:line="360" w:lineRule="auto"/>
            </w:pPr>
            <w:proofErr w:type="gramStart"/>
            <w:r>
              <w:t>adaptation</w:t>
            </w:r>
            <w:proofErr w:type="gramEnd"/>
          </w:p>
        </w:tc>
        <w:tc>
          <w:tcPr>
            <w:tcW w:w="1455" w:type="dxa"/>
          </w:tcPr>
          <w:p w14:paraId="222EC773" w14:textId="77777777" w:rsidR="00CB6A82" w:rsidRDefault="00CB6A82" w:rsidP="00A35936">
            <w:pPr>
              <w:pStyle w:val="Normal1"/>
              <w:widowControl w:val="0"/>
              <w:spacing w:line="360" w:lineRule="auto"/>
            </w:pPr>
            <w:proofErr w:type="gramStart"/>
            <w:r>
              <w:t>color</w:t>
            </w:r>
            <w:proofErr w:type="gramEnd"/>
          </w:p>
        </w:tc>
        <w:tc>
          <w:tcPr>
            <w:tcW w:w="1530" w:type="dxa"/>
          </w:tcPr>
          <w:p w14:paraId="77A64D48" w14:textId="77777777" w:rsidR="00CB6A82" w:rsidRDefault="00CB6A82" w:rsidP="00A35936">
            <w:pPr>
              <w:pStyle w:val="Normal1"/>
              <w:widowControl w:val="0"/>
              <w:spacing w:line="360" w:lineRule="auto"/>
            </w:pPr>
            <w:proofErr w:type="gramStart"/>
            <w:r>
              <w:t>features</w:t>
            </w:r>
            <w:proofErr w:type="gramEnd"/>
          </w:p>
        </w:tc>
      </w:tr>
      <w:tr w:rsidR="00CB6A82" w14:paraId="3A813FF4" w14:textId="77777777" w:rsidTr="00A217DB">
        <w:tc>
          <w:tcPr>
            <w:tcW w:w="1860" w:type="dxa"/>
          </w:tcPr>
          <w:p w14:paraId="25B65724" w14:textId="77777777" w:rsidR="00CB6A82" w:rsidRDefault="00CB6A82" w:rsidP="00A35936">
            <w:pPr>
              <w:pStyle w:val="Normal1"/>
              <w:widowControl w:val="0"/>
              <w:spacing w:line="360" w:lineRule="auto"/>
            </w:pPr>
            <w:proofErr w:type="gramStart"/>
            <w:r>
              <w:rPr>
                <w:i/>
              </w:rPr>
              <w:t>episodic</w:t>
            </w:r>
            <w:proofErr w:type="gramEnd"/>
            <w:r>
              <w:rPr>
                <w:i/>
              </w:rPr>
              <w:t xml:space="preserve"> memory</w:t>
            </w:r>
          </w:p>
        </w:tc>
        <w:tc>
          <w:tcPr>
            <w:tcW w:w="1275" w:type="dxa"/>
          </w:tcPr>
          <w:p w14:paraId="5F39BA5F" w14:textId="77777777" w:rsidR="00CB6A82" w:rsidRDefault="00CB6A82" w:rsidP="00A35936">
            <w:pPr>
              <w:pStyle w:val="Normal1"/>
              <w:widowControl w:val="0"/>
              <w:spacing w:line="360" w:lineRule="auto"/>
            </w:pPr>
            <w:proofErr w:type="gramStart"/>
            <w:r>
              <w:t>memory</w:t>
            </w:r>
            <w:proofErr w:type="gramEnd"/>
          </w:p>
        </w:tc>
        <w:tc>
          <w:tcPr>
            <w:tcW w:w="1515" w:type="dxa"/>
          </w:tcPr>
          <w:p w14:paraId="44AFB47D" w14:textId="77777777" w:rsidR="00CB6A82" w:rsidRDefault="00CB6A82" w:rsidP="00A35936">
            <w:pPr>
              <w:pStyle w:val="Normal1"/>
              <w:widowControl w:val="0"/>
              <w:spacing w:line="360" w:lineRule="auto"/>
            </w:pPr>
            <w:proofErr w:type="gramStart"/>
            <w:r>
              <w:t>events</w:t>
            </w:r>
            <w:proofErr w:type="gramEnd"/>
          </w:p>
        </w:tc>
        <w:tc>
          <w:tcPr>
            <w:tcW w:w="1725" w:type="dxa"/>
          </w:tcPr>
          <w:p w14:paraId="23AC016B" w14:textId="77777777" w:rsidR="00CB6A82" w:rsidRDefault="00CB6A82" w:rsidP="00A35936">
            <w:pPr>
              <w:pStyle w:val="Normal1"/>
              <w:widowControl w:val="0"/>
              <w:spacing w:line="360" w:lineRule="auto"/>
            </w:pPr>
            <w:proofErr w:type="gramStart"/>
            <w:r>
              <w:t>imagery</w:t>
            </w:r>
            <w:proofErr w:type="gramEnd"/>
          </w:p>
        </w:tc>
        <w:tc>
          <w:tcPr>
            <w:tcW w:w="1455" w:type="dxa"/>
          </w:tcPr>
          <w:p w14:paraId="18BF2FD4" w14:textId="77777777" w:rsidR="00CB6A82" w:rsidRDefault="00CB6A82" w:rsidP="00A35936">
            <w:pPr>
              <w:pStyle w:val="Normal1"/>
              <w:widowControl w:val="0"/>
              <w:spacing w:line="360" w:lineRule="auto"/>
            </w:pPr>
            <w:proofErr w:type="gramStart"/>
            <w:r>
              <w:t>autobiographical</w:t>
            </w:r>
            <w:proofErr w:type="gramEnd"/>
          </w:p>
        </w:tc>
        <w:tc>
          <w:tcPr>
            <w:tcW w:w="1530" w:type="dxa"/>
          </w:tcPr>
          <w:p w14:paraId="799A9634" w14:textId="77777777" w:rsidR="00CB6A82" w:rsidRDefault="00CB6A82" w:rsidP="00A35936">
            <w:pPr>
              <w:pStyle w:val="Normal1"/>
              <w:widowControl w:val="0"/>
              <w:spacing w:line="360" w:lineRule="auto"/>
            </w:pPr>
            <w:proofErr w:type="gramStart"/>
            <w:r>
              <w:t>retrieval</w:t>
            </w:r>
            <w:proofErr w:type="gramEnd"/>
          </w:p>
        </w:tc>
      </w:tr>
      <w:tr w:rsidR="00CB6A82" w14:paraId="25B5EBEA" w14:textId="77777777" w:rsidTr="00A217DB">
        <w:tc>
          <w:tcPr>
            <w:tcW w:w="1860" w:type="dxa"/>
          </w:tcPr>
          <w:p w14:paraId="0B7F3F3F" w14:textId="77777777" w:rsidR="00CB6A82" w:rsidRDefault="00CB6A82" w:rsidP="00A35936">
            <w:pPr>
              <w:pStyle w:val="Normal1"/>
              <w:widowControl w:val="0"/>
              <w:spacing w:line="360" w:lineRule="auto"/>
            </w:pPr>
            <w:proofErr w:type="gramStart"/>
            <w:r>
              <w:t>object</w:t>
            </w:r>
            <w:proofErr w:type="gramEnd"/>
            <w:r>
              <w:t xml:space="preserve"> recognition</w:t>
            </w:r>
          </w:p>
        </w:tc>
        <w:tc>
          <w:tcPr>
            <w:tcW w:w="1275" w:type="dxa"/>
          </w:tcPr>
          <w:p w14:paraId="2BAA11EE" w14:textId="77777777" w:rsidR="00CB6A82" w:rsidRDefault="00CB6A82" w:rsidP="00A35936">
            <w:pPr>
              <w:pStyle w:val="Normal1"/>
              <w:widowControl w:val="0"/>
              <w:spacing w:line="360" w:lineRule="auto"/>
            </w:pPr>
            <w:proofErr w:type="gramStart"/>
            <w:r>
              <w:t>object</w:t>
            </w:r>
            <w:proofErr w:type="gramEnd"/>
          </w:p>
        </w:tc>
        <w:tc>
          <w:tcPr>
            <w:tcW w:w="1515" w:type="dxa"/>
          </w:tcPr>
          <w:p w14:paraId="367E9A39" w14:textId="77777777" w:rsidR="00CB6A82" w:rsidRDefault="00CB6A82" w:rsidP="00A35936">
            <w:pPr>
              <w:pStyle w:val="Normal1"/>
              <w:widowControl w:val="0"/>
              <w:spacing w:line="360" w:lineRule="auto"/>
            </w:pPr>
            <w:proofErr w:type="gramStart"/>
            <w:r>
              <w:t>objects</w:t>
            </w:r>
            <w:proofErr w:type="gramEnd"/>
          </w:p>
        </w:tc>
        <w:tc>
          <w:tcPr>
            <w:tcW w:w="1725" w:type="dxa"/>
          </w:tcPr>
          <w:p w14:paraId="31EF507A" w14:textId="77777777" w:rsidR="00CB6A82" w:rsidRDefault="00CB6A82" w:rsidP="00A35936">
            <w:pPr>
              <w:pStyle w:val="Normal1"/>
              <w:widowControl w:val="0"/>
              <w:spacing w:line="360" w:lineRule="auto"/>
            </w:pPr>
            <w:proofErr w:type="gramStart"/>
            <w:r>
              <w:t>visual</w:t>
            </w:r>
            <w:proofErr w:type="gramEnd"/>
          </w:p>
        </w:tc>
        <w:tc>
          <w:tcPr>
            <w:tcW w:w="1455" w:type="dxa"/>
          </w:tcPr>
          <w:p w14:paraId="44EF3502" w14:textId="77777777" w:rsidR="00CB6A82" w:rsidRDefault="00CB6A82" w:rsidP="00A35936">
            <w:pPr>
              <w:pStyle w:val="Normal1"/>
              <w:widowControl w:val="0"/>
              <w:spacing w:line="360" w:lineRule="auto"/>
            </w:pPr>
            <w:proofErr w:type="gramStart"/>
            <w:r>
              <w:t>recognition</w:t>
            </w:r>
            <w:proofErr w:type="gramEnd"/>
          </w:p>
        </w:tc>
        <w:tc>
          <w:tcPr>
            <w:tcW w:w="1530" w:type="dxa"/>
          </w:tcPr>
          <w:p w14:paraId="27D15BA7" w14:textId="77777777" w:rsidR="00CB6A82" w:rsidRDefault="00CB6A82" w:rsidP="00A35936">
            <w:pPr>
              <w:pStyle w:val="Normal1"/>
              <w:widowControl w:val="0"/>
              <w:spacing w:line="360" w:lineRule="auto"/>
            </w:pPr>
            <w:proofErr w:type="gramStart"/>
            <w:r>
              <w:t>familiar</w:t>
            </w:r>
            <w:proofErr w:type="gramEnd"/>
          </w:p>
        </w:tc>
      </w:tr>
      <w:tr w:rsidR="00CB6A82" w14:paraId="16D584C4" w14:textId="77777777" w:rsidTr="00A217DB">
        <w:tc>
          <w:tcPr>
            <w:tcW w:w="1860" w:type="dxa"/>
          </w:tcPr>
          <w:p w14:paraId="4F28261B" w14:textId="77777777" w:rsidR="00CB6A82" w:rsidRDefault="00CB6A82" w:rsidP="00A35936">
            <w:pPr>
              <w:pStyle w:val="Normal1"/>
              <w:widowControl w:val="0"/>
              <w:spacing w:line="360" w:lineRule="auto"/>
            </w:pPr>
            <w:proofErr w:type="gramStart"/>
            <w:r>
              <w:rPr>
                <w:i/>
              </w:rPr>
              <w:lastRenderedPageBreak/>
              <w:t>motor</w:t>
            </w:r>
            <w:proofErr w:type="gramEnd"/>
            <w:r>
              <w:rPr>
                <w:i/>
              </w:rPr>
              <w:t xml:space="preserve"> function</w:t>
            </w:r>
          </w:p>
        </w:tc>
        <w:tc>
          <w:tcPr>
            <w:tcW w:w="1275" w:type="dxa"/>
          </w:tcPr>
          <w:p w14:paraId="524AB931" w14:textId="77777777" w:rsidR="00CB6A82" w:rsidRDefault="00CB6A82" w:rsidP="00A35936">
            <w:pPr>
              <w:pStyle w:val="Normal1"/>
              <w:widowControl w:val="0"/>
              <w:spacing w:line="360" w:lineRule="auto"/>
            </w:pPr>
            <w:proofErr w:type="gramStart"/>
            <w:r>
              <w:t>motor</w:t>
            </w:r>
            <w:proofErr w:type="gramEnd"/>
          </w:p>
        </w:tc>
        <w:tc>
          <w:tcPr>
            <w:tcW w:w="1515" w:type="dxa"/>
          </w:tcPr>
          <w:p w14:paraId="17AF6F69" w14:textId="77777777" w:rsidR="00CB6A82" w:rsidRDefault="00CB6A82" w:rsidP="00A35936">
            <w:pPr>
              <w:pStyle w:val="Normal1"/>
              <w:widowControl w:val="0"/>
              <w:spacing w:line="360" w:lineRule="auto"/>
            </w:pPr>
            <w:proofErr w:type="gramStart"/>
            <w:r>
              <w:t>movement</w:t>
            </w:r>
            <w:proofErr w:type="gramEnd"/>
          </w:p>
        </w:tc>
        <w:tc>
          <w:tcPr>
            <w:tcW w:w="1725" w:type="dxa"/>
          </w:tcPr>
          <w:p w14:paraId="4051C41F" w14:textId="77777777" w:rsidR="00CB6A82" w:rsidRDefault="00CB6A82" w:rsidP="00A35936">
            <w:pPr>
              <w:pStyle w:val="Normal1"/>
              <w:widowControl w:val="0"/>
              <w:spacing w:line="360" w:lineRule="auto"/>
            </w:pPr>
            <w:proofErr w:type="gramStart"/>
            <w:r>
              <w:t>movements</w:t>
            </w:r>
            <w:proofErr w:type="gramEnd"/>
          </w:p>
        </w:tc>
        <w:tc>
          <w:tcPr>
            <w:tcW w:w="1455" w:type="dxa"/>
          </w:tcPr>
          <w:p w14:paraId="1BDD9CD9" w14:textId="77777777" w:rsidR="00CB6A82" w:rsidRDefault="00CB6A82" w:rsidP="00A35936">
            <w:pPr>
              <w:pStyle w:val="Normal1"/>
              <w:widowControl w:val="0"/>
              <w:spacing w:line="360" w:lineRule="auto"/>
            </w:pPr>
            <w:proofErr w:type="gramStart"/>
            <w:r>
              <w:t>sensorimotor</w:t>
            </w:r>
            <w:proofErr w:type="gramEnd"/>
          </w:p>
        </w:tc>
        <w:tc>
          <w:tcPr>
            <w:tcW w:w="1530" w:type="dxa"/>
          </w:tcPr>
          <w:p w14:paraId="1FD70487" w14:textId="77777777" w:rsidR="00CB6A82" w:rsidRDefault="00CB6A82" w:rsidP="00A35936">
            <w:pPr>
              <w:pStyle w:val="Normal1"/>
              <w:widowControl w:val="0"/>
              <w:spacing w:line="360" w:lineRule="auto"/>
            </w:pPr>
            <w:proofErr w:type="gramStart"/>
            <w:r>
              <w:t>primary</w:t>
            </w:r>
            <w:proofErr w:type="gramEnd"/>
          </w:p>
        </w:tc>
      </w:tr>
      <w:tr w:rsidR="00CB6A82" w14:paraId="2156DF0C" w14:textId="77777777" w:rsidTr="00A217DB">
        <w:tc>
          <w:tcPr>
            <w:tcW w:w="1860" w:type="dxa"/>
          </w:tcPr>
          <w:p w14:paraId="1852FEE4" w14:textId="77777777" w:rsidR="00CB6A82" w:rsidRDefault="00CB6A82" w:rsidP="00A35936">
            <w:pPr>
              <w:pStyle w:val="Normal1"/>
              <w:widowControl w:val="0"/>
              <w:spacing w:line="360" w:lineRule="auto"/>
            </w:pPr>
            <w:proofErr w:type="gramStart"/>
            <w:r>
              <w:t>attention</w:t>
            </w:r>
            <w:proofErr w:type="gramEnd"/>
          </w:p>
        </w:tc>
        <w:tc>
          <w:tcPr>
            <w:tcW w:w="1275" w:type="dxa"/>
          </w:tcPr>
          <w:p w14:paraId="43092055" w14:textId="77777777" w:rsidR="00CB6A82" w:rsidRDefault="00CB6A82" w:rsidP="00A35936">
            <w:pPr>
              <w:pStyle w:val="Normal1"/>
              <w:widowControl w:val="0"/>
              <w:spacing w:line="360" w:lineRule="auto"/>
            </w:pPr>
            <w:proofErr w:type="gramStart"/>
            <w:r>
              <w:t>attention</w:t>
            </w:r>
            <w:proofErr w:type="gramEnd"/>
          </w:p>
        </w:tc>
        <w:tc>
          <w:tcPr>
            <w:tcW w:w="1515" w:type="dxa"/>
          </w:tcPr>
          <w:p w14:paraId="502A3CDD" w14:textId="77777777" w:rsidR="00CB6A82" w:rsidRDefault="00CB6A82" w:rsidP="00A35936">
            <w:pPr>
              <w:pStyle w:val="Normal1"/>
              <w:widowControl w:val="0"/>
              <w:spacing w:line="360" w:lineRule="auto"/>
            </w:pPr>
            <w:proofErr w:type="gramStart"/>
            <w:r>
              <w:t>attentional</w:t>
            </w:r>
            <w:proofErr w:type="gramEnd"/>
          </w:p>
        </w:tc>
        <w:tc>
          <w:tcPr>
            <w:tcW w:w="1725" w:type="dxa"/>
          </w:tcPr>
          <w:p w14:paraId="7F6DB7E8" w14:textId="77777777" w:rsidR="00CB6A82" w:rsidRDefault="00CB6A82" w:rsidP="00A35936">
            <w:pPr>
              <w:pStyle w:val="Normal1"/>
              <w:widowControl w:val="0"/>
              <w:spacing w:line="360" w:lineRule="auto"/>
            </w:pPr>
            <w:proofErr w:type="gramStart"/>
            <w:r>
              <w:t>visual</w:t>
            </w:r>
            <w:proofErr w:type="gramEnd"/>
          </w:p>
        </w:tc>
        <w:tc>
          <w:tcPr>
            <w:tcW w:w="1455" w:type="dxa"/>
          </w:tcPr>
          <w:p w14:paraId="2F354661" w14:textId="77777777" w:rsidR="00CB6A82" w:rsidRDefault="00CB6A82" w:rsidP="00A35936">
            <w:pPr>
              <w:pStyle w:val="Normal1"/>
              <w:widowControl w:val="0"/>
              <w:spacing w:line="360" w:lineRule="auto"/>
            </w:pPr>
            <w:proofErr w:type="gramStart"/>
            <w:r>
              <w:t>spatial</w:t>
            </w:r>
            <w:proofErr w:type="gramEnd"/>
          </w:p>
        </w:tc>
        <w:tc>
          <w:tcPr>
            <w:tcW w:w="1530" w:type="dxa"/>
          </w:tcPr>
          <w:p w14:paraId="29D9BDE6" w14:textId="77777777" w:rsidR="00CB6A82" w:rsidRDefault="00CB6A82" w:rsidP="00A35936">
            <w:pPr>
              <w:pStyle w:val="Normal1"/>
              <w:widowControl w:val="0"/>
              <w:spacing w:line="360" w:lineRule="auto"/>
            </w:pPr>
            <w:proofErr w:type="gramStart"/>
            <w:r>
              <w:t>target</w:t>
            </w:r>
            <w:proofErr w:type="gramEnd"/>
          </w:p>
        </w:tc>
      </w:tr>
      <w:tr w:rsidR="00CB6A82" w14:paraId="477E55C2" w14:textId="77777777" w:rsidTr="00A217DB">
        <w:tc>
          <w:tcPr>
            <w:tcW w:w="1860" w:type="dxa"/>
          </w:tcPr>
          <w:p w14:paraId="1CB79592" w14:textId="77777777" w:rsidR="00CB6A82" w:rsidRDefault="00CB6A82" w:rsidP="00A35936">
            <w:pPr>
              <w:pStyle w:val="Normal1"/>
              <w:widowControl w:val="0"/>
              <w:spacing w:line="360" w:lineRule="auto"/>
            </w:pPr>
            <w:proofErr w:type="gramStart"/>
            <w:r>
              <w:t>learning</w:t>
            </w:r>
            <w:proofErr w:type="gramEnd"/>
          </w:p>
        </w:tc>
        <w:tc>
          <w:tcPr>
            <w:tcW w:w="1275" w:type="dxa"/>
          </w:tcPr>
          <w:p w14:paraId="49F1BD15" w14:textId="77777777" w:rsidR="00CB6A82" w:rsidRDefault="00CB6A82" w:rsidP="00A35936">
            <w:pPr>
              <w:pStyle w:val="Normal1"/>
              <w:widowControl w:val="0"/>
              <w:spacing w:line="360" w:lineRule="auto"/>
            </w:pPr>
            <w:proofErr w:type="gramStart"/>
            <w:r>
              <w:t>learning</w:t>
            </w:r>
            <w:proofErr w:type="gramEnd"/>
          </w:p>
        </w:tc>
        <w:tc>
          <w:tcPr>
            <w:tcW w:w="1515" w:type="dxa"/>
          </w:tcPr>
          <w:p w14:paraId="59EFAD90" w14:textId="77777777" w:rsidR="00CB6A82" w:rsidRDefault="00CB6A82" w:rsidP="00A35936">
            <w:pPr>
              <w:pStyle w:val="Normal1"/>
              <w:widowControl w:val="0"/>
              <w:spacing w:line="360" w:lineRule="auto"/>
            </w:pPr>
            <w:proofErr w:type="gramStart"/>
            <w:r>
              <w:t>training</w:t>
            </w:r>
            <w:proofErr w:type="gramEnd"/>
          </w:p>
        </w:tc>
        <w:tc>
          <w:tcPr>
            <w:tcW w:w="1725" w:type="dxa"/>
          </w:tcPr>
          <w:p w14:paraId="5AE24C78" w14:textId="77777777" w:rsidR="00CB6A82" w:rsidRDefault="00CB6A82" w:rsidP="00A35936">
            <w:pPr>
              <w:pStyle w:val="Normal1"/>
              <w:widowControl w:val="0"/>
              <w:spacing w:line="360" w:lineRule="auto"/>
            </w:pPr>
            <w:proofErr w:type="gramStart"/>
            <w:r>
              <w:t>performance</w:t>
            </w:r>
            <w:proofErr w:type="gramEnd"/>
          </w:p>
        </w:tc>
        <w:tc>
          <w:tcPr>
            <w:tcW w:w="1455" w:type="dxa"/>
          </w:tcPr>
          <w:p w14:paraId="369C8BA9" w14:textId="77777777" w:rsidR="00CB6A82" w:rsidRDefault="00CB6A82" w:rsidP="00A35936">
            <w:pPr>
              <w:pStyle w:val="Normal1"/>
              <w:widowControl w:val="0"/>
              <w:spacing w:line="360" w:lineRule="auto"/>
            </w:pPr>
            <w:proofErr w:type="gramStart"/>
            <w:r>
              <w:t>practice</w:t>
            </w:r>
            <w:proofErr w:type="gramEnd"/>
          </w:p>
        </w:tc>
        <w:tc>
          <w:tcPr>
            <w:tcW w:w="1530" w:type="dxa"/>
          </w:tcPr>
          <w:p w14:paraId="2EA693BC" w14:textId="77777777" w:rsidR="00CB6A82" w:rsidRDefault="00CB6A82" w:rsidP="00A35936">
            <w:pPr>
              <w:pStyle w:val="Normal1"/>
              <w:widowControl w:val="0"/>
              <w:spacing w:line="360" w:lineRule="auto"/>
            </w:pPr>
            <w:proofErr w:type="gramStart"/>
            <w:r>
              <w:t>sequence</w:t>
            </w:r>
            <w:proofErr w:type="gramEnd"/>
          </w:p>
        </w:tc>
      </w:tr>
      <w:tr w:rsidR="00CB6A82" w14:paraId="6C622E44" w14:textId="77777777" w:rsidTr="00A217DB">
        <w:tc>
          <w:tcPr>
            <w:tcW w:w="1860" w:type="dxa"/>
          </w:tcPr>
          <w:p w14:paraId="54ACD1BC" w14:textId="77777777" w:rsidR="00CB6A82" w:rsidRDefault="00CB6A82" w:rsidP="00A35936">
            <w:pPr>
              <w:pStyle w:val="Normal1"/>
              <w:widowControl w:val="0"/>
              <w:spacing w:line="360" w:lineRule="auto"/>
            </w:pPr>
            <w:proofErr w:type="gramStart"/>
            <w:r>
              <w:rPr>
                <w:i/>
              </w:rPr>
              <w:t>social</w:t>
            </w:r>
            <w:proofErr w:type="gramEnd"/>
            <w:r>
              <w:rPr>
                <w:i/>
              </w:rPr>
              <w:t xml:space="preserve"> cognition</w:t>
            </w:r>
          </w:p>
        </w:tc>
        <w:tc>
          <w:tcPr>
            <w:tcW w:w="1275" w:type="dxa"/>
          </w:tcPr>
          <w:p w14:paraId="04F70679" w14:textId="77777777" w:rsidR="00CB6A82" w:rsidRDefault="00CB6A82" w:rsidP="00A35936">
            <w:pPr>
              <w:pStyle w:val="Normal1"/>
              <w:widowControl w:val="0"/>
              <w:spacing w:line="360" w:lineRule="auto"/>
            </w:pPr>
            <w:proofErr w:type="gramStart"/>
            <w:r>
              <w:t>social</w:t>
            </w:r>
            <w:proofErr w:type="gramEnd"/>
          </w:p>
        </w:tc>
        <w:tc>
          <w:tcPr>
            <w:tcW w:w="1515" w:type="dxa"/>
          </w:tcPr>
          <w:p w14:paraId="13BFF606" w14:textId="77777777" w:rsidR="00CB6A82" w:rsidRDefault="00CB6A82" w:rsidP="00A35936">
            <w:pPr>
              <w:pStyle w:val="Normal1"/>
              <w:widowControl w:val="0"/>
              <w:spacing w:line="360" w:lineRule="auto"/>
            </w:pPr>
            <w:proofErr w:type="gramStart"/>
            <w:r>
              <w:t>empathy</w:t>
            </w:r>
            <w:proofErr w:type="gramEnd"/>
          </w:p>
        </w:tc>
        <w:tc>
          <w:tcPr>
            <w:tcW w:w="1725" w:type="dxa"/>
          </w:tcPr>
          <w:p w14:paraId="464E0225" w14:textId="77777777" w:rsidR="00CB6A82" w:rsidRDefault="00CB6A82" w:rsidP="00A35936">
            <w:pPr>
              <w:pStyle w:val="Normal1"/>
              <w:widowControl w:val="0"/>
              <w:spacing w:line="360" w:lineRule="auto"/>
            </w:pPr>
            <w:proofErr w:type="gramStart"/>
            <w:r>
              <w:t>moral</w:t>
            </w:r>
            <w:proofErr w:type="gramEnd"/>
          </w:p>
        </w:tc>
        <w:tc>
          <w:tcPr>
            <w:tcW w:w="1455" w:type="dxa"/>
          </w:tcPr>
          <w:p w14:paraId="39B52799" w14:textId="77777777" w:rsidR="00CB6A82" w:rsidRDefault="00CB6A82" w:rsidP="00A35936">
            <w:pPr>
              <w:pStyle w:val="Normal1"/>
              <w:widowControl w:val="0"/>
              <w:spacing w:line="360" w:lineRule="auto"/>
            </w:pPr>
            <w:proofErr w:type="gramStart"/>
            <w:r>
              <w:t>person</w:t>
            </w:r>
            <w:proofErr w:type="gramEnd"/>
          </w:p>
        </w:tc>
        <w:tc>
          <w:tcPr>
            <w:tcW w:w="1530" w:type="dxa"/>
          </w:tcPr>
          <w:p w14:paraId="75BCF078" w14:textId="77777777" w:rsidR="00CB6A82" w:rsidRDefault="00CB6A82" w:rsidP="00A35936">
            <w:pPr>
              <w:pStyle w:val="Normal1"/>
              <w:widowControl w:val="0"/>
              <w:spacing w:line="360" w:lineRule="auto"/>
            </w:pPr>
            <w:proofErr w:type="gramStart"/>
            <w:r>
              <w:t>judgments</w:t>
            </w:r>
            <w:proofErr w:type="gramEnd"/>
          </w:p>
        </w:tc>
      </w:tr>
      <w:tr w:rsidR="00CB6A82" w14:paraId="10ED4683" w14:textId="77777777" w:rsidTr="00A217DB">
        <w:tc>
          <w:tcPr>
            <w:tcW w:w="1860" w:type="dxa"/>
          </w:tcPr>
          <w:p w14:paraId="0D95DE84" w14:textId="77777777" w:rsidR="00CB6A82" w:rsidRDefault="00CB6A82" w:rsidP="00A35936">
            <w:pPr>
              <w:pStyle w:val="Normal1"/>
              <w:widowControl w:val="0"/>
              <w:spacing w:line="360" w:lineRule="auto"/>
            </w:pPr>
            <w:proofErr w:type="spellStart"/>
            <w:proofErr w:type="gramStart"/>
            <w:r>
              <w:t>tms</w:t>
            </w:r>
            <w:proofErr w:type="spellEnd"/>
            <w:proofErr w:type="gramEnd"/>
            <w:r>
              <w:t>/stimulation</w:t>
            </w:r>
          </w:p>
        </w:tc>
        <w:tc>
          <w:tcPr>
            <w:tcW w:w="1275" w:type="dxa"/>
          </w:tcPr>
          <w:p w14:paraId="49863283" w14:textId="77777777" w:rsidR="00CB6A82" w:rsidRDefault="00CB6A82" w:rsidP="00A35936">
            <w:pPr>
              <w:pStyle w:val="Normal1"/>
              <w:widowControl w:val="0"/>
              <w:spacing w:line="360" w:lineRule="auto"/>
            </w:pPr>
            <w:proofErr w:type="gramStart"/>
            <w:r>
              <w:t>stimulation</w:t>
            </w:r>
            <w:proofErr w:type="gramEnd"/>
          </w:p>
        </w:tc>
        <w:tc>
          <w:tcPr>
            <w:tcW w:w="1515" w:type="dxa"/>
          </w:tcPr>
          <w:p w14:paraId="3C4CAD26" w14:textId="77777777" w:rsidR="00CB6A82" w:rsidRDefault="00CB6A82" w:rsidP="00A35936">
            <w:pPr>
              <w:pStyle w:val="Normal1"/>
              <w:widowControl w:val="0"/>
              <w:spacing w:line="360" w:lineRule="auto"/>
            </w:pPr>
            <w:proofErr w:type="gramStart"/>
            <w:r>
              <w:t>somatosensory</w:t>
            </w:r>
            <w:proofErr w:type="gramEnd"/>
          </w:p>
        </w:tc>
        <w:tc>
          <w:tcPr>
            <w:tcW w:w="1725" w:type="dxa"/>
          </w:tcPr>
          <w:p w14:paraId="649B514F" w14:textId="77777777" w:rsidR="00CB6A82" w:rsidRDefault="00CB6A82" w:rsidP="00A35936">
            <w:pPr>
              <w:pStyle w:val="Normal1"/>
              <w:widowControl w:val="0"/>
              <w:spacing w:line="360" w:lineRule="auto"/>
            </w:pPr>
            <w:proofErr w:type="spellStart"/>
            <w:proofErr w:type="gramStart"/>
            <w:r>
              <w:t>tms</w:t>
            </w:r>
            <w:proofErr w:type="spellEnd"/>
            <w:proofErr w:type="gramEnd"/>
          </w:p>
        </w:tc>
        <w:tc>
          <w:tcPr>
            <w:tcW w:w="1455" w:type="dxa"/>
          </w:tcPr>
          <w:p w14:paraId="358B40FB" w14:textId="77777777" w:rsidR="00CB6A82" w:rsidRDefault="00CB6A82" w:rsidP="00A35936">
            <w:pPr>
              <w:pStyle w:val="Normal1"/>
              <w:widowControl w:val="0"/>
              <w:spacing w:line="360" w:lineRule="auto"/>
            </w:pPr>
            <w:proofErr w:type="gramStart"/>
            <w:r>
              <w:t>primary</w:t>
            </w:r>
            <w:proofErr w:type="gramEnd"/>
          </w:p>
        </w:tc>
        <w:tc>
          <w:tcPr>
            <w:tcW w:w="1530" w:type="dxa"/>
          </w:tcPr>
          <w:p w14:paraId="3A48ABA2" w14:textId="77777777" w:rsidR="00CB6A82" w:rsidRDefault="00CB6A82" w:rsidP="00A35936">
            <w:pPr>
              <w:pStyle w:val="Normal1"/>
              <w:widowControl w:val="0"/>
              <w:spacing w:line="360" w:lineRule="auto"/>
            </w:pPr>
            <w:proofErr w:type="gramStart"/>
            <w:r>
              <w:t>tactile</w:t>
            </w:r>
            <w:proofErr w:type="gramEnd"/>
          </w:p>
        </w:tc>
      </w:tr>
      <w:tr w:rsidR="00CB6A82" w14:paraId="45B33805" w14:textId="77777777" w:rsidTr="00A217DB">
        <w:tc>
          <w:tcPr>
            <w:tcW w:w="1860" w:type="dxa"/>
          </w:tcPr>
          <w:p w14:paraId="79B6CF33" w14:textId="77777777" w:rsidR="00CB6A82" w:rsidRDefault="00CB6A82" w:rsidP="00A35936">
            <w:pPr>
              <w:pStyle w:val="Normal1"/>
              <w:widowControl w:val="0"/>
              <w:spacing w:line="360" w:lineRule="auto"/>
            </w:pPr>
            <w:proofErr w:type="gramStart"/>
            <w:r>
              <w:t>mathematics</w:t>
            </w:r>
            <w:proofErr w:type="gramEnd"/>
          </w:p>
        </w:tc>
        <w:tc>
          <w:tcPr>
            <w:tcW w:w="1275" w:type="dxa"/>
          </w:tcPr>
          <w:p w14:paraId="7537DFE5" w14:textId="77777777" w:rsidR="00CB6A82" w:rsidRDefault="00CB6A82" w:rsidP="00A35936">
            <w:pPr>
              <w:pStyle w:val="Normal1"/>
              <w:widowControl w:val="0"/>
              <w:spacing w:line="360" w:lineRule="auto"/>
            </w:pPr>
            <w:proofErr w:type="gramStart"/>
            <w:r>
              <w:t>arithmetic</w:t>
            </w:r>
            <w:proofErr w:type="gramEnd"/>
          </w:p>
        </w:tc>
        <w:tc>
          <w:tcPr>
            <w:tcW w:w="1515" w:type="dxa"/>
          </w:tcPr>
          <w:p w14:paraId="7B954481" w14:textId="77777777" w:rsidR="00CB6A82" w:rsidRDefault="00CB6A82" w:rsidP="00A35936">
            <w:pPr>
              <w:pStyle w:val="Normal1"/>
              <w:widowControl w:val="0"/>
              <w:spacing w:line="360" w:lineRule="auto"/>
            </w:pPr>
            <w:proofErr w:type="gramStart"/>
            <w:r>
              <w:t>numerical</w:t>
            </w:r>
            <w:proofErr w:type="gramEnd"/>
          </w:p>
        </w:tc>
        <w:tc>
          <w:tcPr>
            <w:tcW w:w="1725" w:type="dxa"/>
          </w:tcPr>
          <w:p w14:paraId="287213DB" w14:textId="77777777" w:rsidR="00CB6A82" w:rsidRDefault="00CB6A82" w:rsidP="00A35936">
            <w:pPr>
              <w:pStyle w:val="Normal1"/>
              <w:widowControl w:val="0"/>
              <w:spacing w:line="360" w:lineRule="auto"/>
            </w:pPr>
            <w:proofErr w:type="gramStart"/>
            <w:r>
              <w:t>mental</w:t>
            </w:r>
            <w:proofErr w:type="gramEnd"/>
          </w:p>
        </w:tc>
        <w:tc>
          <w:tcPr>
            <w:tcW w:w="1455" w:type="dxa"/>
          </w:tcPr>
          <w:p w14:paraId="3B70904D" w14:textId="77777777" w:rsidR="00CB6A82" w:rsidRDefault="00CB6A82" w:rsidP="00A35936">
            <w:pPr>
              <w:pStyle w:val="Normal1"/>
              <w:widowControl w:val="0"/>
              <w:spacing w:line="360" w:lineRule="auto"/>
            </w:pPr>
            <w:proofErr w:type="gramStart"/>
            <w:r>
              <w:t>magnitude</w:t>
            </w:r>
            <w:proofErr w:type="gramEnd"/>
          </w:p>
        </w:tc>
        <w:tc>
          <w:tcPr>
            <w:tcW w:w="1530" w:type="dxa"/>
          </w:tcPr>
          <w:p w14:paraId="685CA858" w14:textId="77777777" w:rsidR="00CB6A82" w:rsidRDefault="00CB6A82" w:rsidP="00A35936">
            <w:pPr>
              <w:pStyle w:val="Normal1"/>
              <w:widowControl w:val="0"/>
              <w:spacing w:line="360" w:lineRule="auto"/>
            </w:pPr>
            <w:proofErr w:type="gramStart"/>
            <w:r>
              <w:t>calculation</w:t>
            </w:r>
            <w:proofErr w:type="gramEnd"/>
          </w:p>
        </w:tc>
      </w:tr>
      <w:tr w:rsidR="00CB6A82" w14:paraId="6BDA032B" w14:textId="77777777" w:rsidTr="00A217DB">
        <w:tc>
          <w:tcPr>
            <w:tcW w:w="1860" w:type="dxa"/>
          </w:tcPr>
          <w:p w14:paraId="077901EB" w14:textId="77777777" w:rsidR="00CB6A82" w:rsidRDefault="00CB6A82" w:rsidP="00A35936">
            <w:pPr>
              <w:pStyle w:val="Normal1"/>
              <w:widowControl w:val="0"/>
              <w:spacing w:line="360" w:lineRule="auto"/>
            </w:pPr>
            <w:proofErr w:type="gramStart"/>
            <w:r>
              <w:t>sentence</w:t>
            </w:r>
            <w:proofErr w:type="gramEnd"/>
            <w:r>
              <w:t xml:space="preserve"> comprehension</w:t>
            </w:r>
          </w:p>
        </w:tc>
        <w:tc>
          <w:tcPr>
            <w:tcW w:w="1275" w:type="dxa"/>
          </w:tcPr>
          <w:p w14:paraId="484B4FA4" w14:textId="77777777" w:rsidR="00CB6A82" w:rsidRDefault="00CB6A82" w:rsidP="00A35936">
            <w:pPr>
              <w:pStyle w:val="Normal1"/>
              <w:widowControl w:val="0"/>
              <w:spacing w:line="360" w:lineRule="auto"/>
            </w:pPr>
            <w:proofErr w:type="gramStart"/>
            <w:r>
              <w:t>sentences</w:t>
            </w:r>
            <w:proofErr w:type="gramEnd"/>
          </w:p>
        </w:tc>
        <w:tc>
          <w:tcPr>
            <w:tcW w:w="1515" w:type="dxa"/>
          </w:tcPr>
          <w:p w14:paraId="0C3B140F" w14:textId="77777777" w:rsidR="00CB6A82" w:rsidRDefault="00CB6A82" w:rsidP="00A35936">
            <w:pPr>
              <w:pStyle w:val="Normal1"/>
              <w:widowControl w:val="0"/>
              <w:spacing w:line="360" w:lineRule="auto"/>
            </w:pPr>
            <w:proofErr w:type="gramStart"/>
            <w:r>
              <w:t>comprehension</w:t>
            </w:r>
            <w:proofErr w:type="gramEnd"/>
          </w:p>
        </w:tc>
        <w:tc>
          <w:tcPr>
            <w:tcW w:w="1725" w:type="dxa"/>
          </w:tcPr>
          <w:p w14:paraId="517D2FE2" w14:textId="77777777" w:rsidR="00CB6A82" w:rsidRDefault="00CB6A82" w:rsidP="00A35936">
            <w:pPr>
              <w:pStyle w:val="Normal1"/>
              <w:widowControl w:val="0"/>
              <w:spacing w:line="360" w:lineRule="auto"/>
            </w:pPr>
            <w:proofErr w:type="gramStart"/>
            <w:r>
              <w:t>sentence</w:t>
            </w:r>
            <w:proofErr w:type="gramEnd"/>
          </w:p>
        </w:tc>
        <w:tc>
          <w:tcPr>
            <w:tcW w:w="1455" w:type="dxa"/>
          </w:tcPr>
          <w:p w14:paraId="4AA2BFED" w14:textId="77777777" w:rsidR="00CB6A82" w:rsidRDefault="00CB6A82" w:rsidP="00A35936">
            <w:pPr>
              <w:pStyle w:val="Normal1"/>
              <w:widowControl w:val="0"/>
              <w:spacing w:line="360" w:lineRule="auto"/>
            </w:pPr>
            <w:proofErr w:type="gramStart"/>
            <w:r>
              <w:t>language</w:t>
            </w:r>
            <w:proofErr w:type="gramEnd"/>
          </w:p>
        </w:tc>
        <w:tc>
          <w:tcPr>
            <w:tcW w:w="1530" w:type="dxa"/>
          </w:tcPr>
          <w:p w14:paraId="60A9C43B" w14:textId="77777777" w:rsidR="00CB6A82" w:rsidRDefault="00CB6A82" w:rsidP="00A35936">
            <w:pPr>
              <w:pStyle w:val="Normal1"/>
              <w:widowControl w:val="0"/>
              <w:spacing w:line="360" w:lineRule="auto"/>
            </w:pPr>
            <w:proofErr w:type="gramStart"/>
            <w:r>
              <w:t>syntactic</w:t>
            </w:r>
            <w:proofErr w:type="gramEnd"/>
          </w:p>
        </w:tc>
      </w:tr>
      <w:tr w:rsidR="00CB6A82" w14:paraId="0F6B1D1E" w14:textId="77777777" w:rsidTr="00A217DB">
        <w:trPr>
          <w:trHeight w:val="420"/>
        </w:trPr>
        <w:tc>
          <w:tcPr>
            <w:tcW w:w="1860" w:type="dxa"/>
          </w:tcPr>
          <w:p w14:paraId="25B86C81" w14:textId="77777777" w:rsidR="00CB6A82" w:rsidRDefault="00CB6A82" w:rsidP="00A35936">
            <w:pPr>
              <w:pStyle w:val="Normal1"/>
              <w:widowControl w:val="0"/>
              <w:spacing w:line="360" w:lineRule="auto"/>
            </w:pPr>
            <w:proofErr w:type="gramStart"/>
            <w:r>
              <w:rPr>
                <w:i/>
              </w:rPr>
              <w:t>reward</w:t>
            </w:r>
            <w:proofErr w:type="gramEnd"/>
          </w:p>
        </w:tc>
        <w:tc>
          <w:tcPr>
            <w:tcW w:w="1275" w:type="dxa"/>
          </w:tcPr>
          <w:p w14:paraId="2F274949" w14:textId="77777777" w:rsidR="00CB6A82" w:rsidRDefault="00CB6A82" w:rsidP="00A35936">
            <w:pPr>
              <w:pStyle w:val="Normal1"/>
              <w:widowControl w:val="0"/>
              <w:spacing w:line="360" w:lineRule="auto"/>
            </w:pPr>
            <w:proofErr w:type="gramStart"/>
            <w:r>
              <w:t>reward</w:t>
            </w:r>
            <w:proofErr w:type="gramEnd"/>
          </w:p>
        </w:tc>
        <w:tc>
          <w:tcPr>
            <w:tcW w:w="1515" w:type="dxa"/>
          </w:tcPr>
          <w:p w14:paraId="113346BF" w14:textId="77777777" w:rsidR="00CB6A82" w:rsidRDefault="00CB6A82" w:rsidP="00A35936">
            <w:pPr>
              <w:pStyle w:val="Normal1"/>
              <w:widowControl w:val="0"/>
              <w:spacing w:line="360" w:lineRule="auto"/>
            </w:pPr>
            <w:proofErr w:type="gramStart"/>
            <w:r>
              <w:t>anticipation</w:t>
            </w:r>
            <w:proofErr w:type="gramEnd"/>
          </w:p>
        </w:tc>
        <w:tc>
          <w:tcPr>
            <w:tcW w:w="1725" w:type="dxa"/>
          </w:tcPr>
          <w:p w14:paraId="772DBCF7" w14:textId="77777777" w:rsidR="00CB6A82" w:rsidRDefault="00CB6A82" w:rsidP="00A35936">
            <w:pPr>
              <w:pStyle w:val="Normal1"/>
              <w:widowControl w:val="0"/>
              <w:spacing w:line="360" w:lineRule="auto"/>
            </w:pPr>
            <w:proofErr w:type="gramStart"/>
            <w:r>
              <w:t>monetary</w:t>
            </w:r>
            <w:proofErr w:type="gramEnd"/>
          </w:p>
        </w:tc>
        <w:tc>
          <w:tcPr>
            <w:tcW w:w="1455" w:type="dxa"/>
          </w:tcPr>
          <w:p w14:paraId="30B736AF" w14:textId="77777777" w:rsidR="00CB6A82" w:rsidRDefault="00CB6A82" w:rsidP="00A35936">
            <w:pPr>
              <w:pStyle w:val="Normal1"/>
              <w:widowControl w:val="0"/>
              <w:spacing w:line="360" w:lineRule="auto"/>
            </w:pPr>
            <w:proofErr w:type="gramStart"/>
            <w:r>
              <w:t>responses</w:t>
            </w:r>
            <w:proofErr w:type="gramEnd"/>
          </w:p>
        </w:tc>
        <w:tc>
          <w:tcPr>
            <w:tcW w:w="1530" w:type="dxa"/>
          </w:tcPr>
          <w:p w14:paraId="7FB9A13A" w14:textId="77777777" w:rsidR="00CB6A82" w:rsidRDefault="00CB6A82" w:rsidP="00A35936">
            <w:pPr>
              <w:pStyle w:val="Normal1"/>
              <w:widowControl w:val="0"/>
              <w:spacing w:line="360" w:lineRule="auto"/>
            </w:pPr>
            <w:proofErr w:type="gramStart"/>
            <w:r>
              <w:t>rewards</w:t>
            </w:r>
            <w:proofErr w:type="gramEnd"/>
          </w:p>
        </w:tc>
      </w:tr>
      <w:tr w:rsidR="00CB6A82" w14:paraId="5B2943F0" w14:textId="77777777" w:rsidTr="00A217DB">
        <w:tc>
          <w:tcPr>
            <w:tcW w:w="1860" w:type="dxa"/>
          </w:tcPr>
          <w:p w14:paraId="1B48C2DF" w14:textId="77777777" w:rsidR="00CB6A82" w:rsidRDefault="00CB6A82" w:rsidP="00A35936">
            <w:pPr>
              <w:pStyle w:val="Normal1"/>
              <w:widowControl w:val="0"/>
              <w:spacing w:line="360" w:lineRule="auto"/>
            </w:pPr>
            <w:proofErr w:type="gramStart"/>
            <w:r>
              <w:t>error</w:t>
            </w:r>
            <w:proofErr w:type="gramEnd"/>
            <w:r>
              <w:t xml:space="preserve"> processing</w:t>
            </w:r>
          </w:p>
        </w:tc>
        <w:tc>
          <w:tcPr>
            <w:tcW w:w="1275" w:type="dxa"/>
          </w:tcPr>
          <w:p w14:paraId="5168969D" w14:textId="77777777" w:rsidR="00CB6A82" w:rsidRDefault="00CB6A82" w:rsidP="00A35936">
            <w:pPr>
              <w:pStyle w:val="Normal1"/>
              <w:widowControl w:val="0"/>
              <w:spacing w:line="360" w:lineRule="auto"/>
            </w:pPr>
            <w:proofErr w:type="gramStart"/>
            <w:r>
              <w:t>feedback</w:t>
            </w:r>
            <w:proofErr w:type="gramEnd"/>
          </w:p>
        </w:tc>
        <w:tc>
          <w:tcPr>
            <w:tcW w:w="1515" w:type="dxa"/>
          </w:tcPr>
          <w:p w14:paraId="3466E851" w14:textId="77777777" w:rsidR="00CB6A82" w:rsidRDefault="00CB6A82" w:rsidP="00A35936">
            <w:pPr>
              <w:pStyle w:val="Normal1"/>
              <w:widowControl w:val="0"/>
              <w:spacing w:line="360" w:lineRule="auto"/>
            </w:pPr>
            <w:proofErr w:type="gramStart"/>
            <w:r>
              <w:t>error</w:t>
            </w:r>
            <w:proofErr w:type="gramEnd"/>
          </w:p>
        </w:tc>
        <w:tc>
          <w:tcPr>
            <w:tcW w:w="1725" w:type="dxa"/>
          </w:tcPr>
          <w:p w14:paraId="6AEB38C0" w14:textId="77777777" w:rsidR="00CB6A82" w:rsidRDefault="00CB6A82" w:rsidP="00A35936">
            <w:pPr>
              <w:pStyle w:val="Normal1"/>
              <w:widowControl w:val="0"/>
              <w:spacing w:line="360" w:lineRule="auto"/>
            </w:pPr>
            <w:proofErr w:type="gramStart"/>
            <w:r>
              <w:t>learning</w:t>
            </w:r>
            <w:proofErr w:type="gramEnd"/>
          </w:p>
        </w:tc>
        <w:tc>
          <w:tcPr>
            <w:tcW w:w="1455" w:type="dxa"/>
          </w:tcPr>
          <w:p w14:paraId="5CED08F9" w14:textId="77777777" w:rsidR="00CB6A82" w:rsidRDefault="00CB6A82" w:rsidP="00A35936">
            <w:pPr>
              <w:pStyle w:val="Normal1"/>
              <w:widowControl w:val="0"/>
              <w:spacing w:line="360" w:lineRule="auto"/>
            </w:pPr>
            <w:proofErr w:type="gramStart"/>
            <w:r>
              <w:t>errors</w:t>
            </w:r>
            <w:proofErr w:type="gramEnd"/>
          </w:p>
        </w:tc>
        <w:tc>
          <w:tcPr>
            <w:tcW w:w="1530" w:type="dxa"/>
          </w:tcPr>
          <w:p w14:paraId="0C7E0F9A" w14:textId="77777777" w:rsidR="00CB6A82" w:rsidRDefault="00CB6A82" w:rsidP="00A35936">
            <w:pPr>
              <w:pStyle w:val="Normal1"/>
              <w:widowControl w:val="0"/>
              <w:spacing w:line="360" w:lineRule="auto"/>
            </w:pPr>
            <w:proofErr w:type="gramStart"/>
            <w:r>
              <w:t>prediction</w:t>
            </w:r>
            <w:proofErr w:type="gramEnd"/>
          </w:p>
        </w:tc>
      </w:tr>
      <w:tr w:rsidR="00CB6A82" w14:paraId="4C201580" w14:textId="77777777" w:rsidTr="00A217DB">
        <w:tc>
          <w:tcPr>
            <w:tcW w:w="1860" w:type="dxa"/>
          </w:tcPr>
          <w:p w14:paraId="5920227B" w14:textId="77777777" w:rsidR="00CB6A82" w:rsidRDefault="00CB6A82" w:rsidP="00A35936">
            <w:pPr>
              <w:pStyle w:val="Normal1"/>
              <w:widowControl w:val="0"/>
              <w:spacing w:line="360" w:lineRule="auto"/>
            </w:pPr>
            <w:proofErr w:type="gramStart"/>
            <w:r>
              <w:rPr>
                <w:i/>
              </w:rPr>
              <w:t>switching</w:t>
            </w:r>
            <w:proofErr w:type="gramEnd"/>
          </w:p>
        </w:tc>
        <w:tc>
          <w:tcPr>
            <w:tcW w:w="1275" w:type="dxa"/>
          </w:tcPr>
          <w:p w14:paraId="40D7AFC9" w14:textId="77777777" w:rsidR="00CB6A82" w:rsidRDefault="00CB6A82" w:rsidP="00A35936">
            <w:pPr>
              <w:pStyle w:val="Normal1"/>
              <w:widowControl w:val="0"/>
              <w:spacing w:line="360" w:lineRule="auto"/>
            </w:pPr>
            <w:proofErr w:type="gramStart"/>
            <w:r>
              <w:t>cues</w:t>
            </w:r>
            <w:proofErr w:type="gramEnd"/>
          </w:p>
        </w:tc>
        <w:tc>
          <w:tcPr>
            <w:tcW w:w="1515" w:type="dxa"/>
          </w:tcPr>
          <w:p w14:paraId="2D7F8976" w14:textId="77777777" w:rsidR="00CB6A82" w:rsidRDefault="00CB6A82" w:rsidP="00A35936">
            <w:pPr>
              <w:pStyle w:val="Normal1"/>
              <w:widowControl w:val="0"/>
              <w:spacing w:line="360" w:lineRule="auto"/>
            </w:pPr>
            <w:proofErr w:type="gramStart"/>
            <w:r>
              <w:t>target</w:t>
            </w:r>
            <w:proofErr w:type="gramEnd"/>
          </w:p>
        </w:tc>
        <w:tc>
          <w:tcPr>
            <w:tcW w:w="1725" w:type="dxa"/>
          </w:tcPr>
          <w:p w14:paraId="10C94CBC" w14:textId="77777777" w:rsidR="00CB6A82" w:rsidRDefault="00CB6A82" w:rsidP="00A35936">
            <w:pPr>
              <w:pStyle w:val="Normal1"/>
              <w:widowControl w:val="0"/>
              <w:spacing w:line="360" w:lineRule="auto"/>
            </w:pPr>
            <w:proofErr w:type="gramStart"/>
            <w:r>
              <w:t>trials</w:t>
            </w:r>
            <w:proofErr w:type="gramEnd"/>
          </w:p>
        </w:tc>
        <w:tc>
          <w:tcPr>
            <w:tcW w:w="1455" w:type="dxa"/>
          </w:tcPr>
          <w:p w14:paraId="15918C1C" w14:textId="77777777" w:rsidR="00CB6A82" w:rsidRDefault="00CB6A82" w:rsidP="00A35936">
            <w:pPr>
              <w:pStyle w:val="Normal1"/>
              <w:widowControl w:val="0"/>
              <w:spacing w:line="360" w:lineRule="auto"/>
            </w:pPr>
            <w:proofErr w:type="gramStart"/>
            <w:r>
              <w:t>cue</w:t>
            </w:r>
            <w:proofErr w:type="gramEnd"/>
          </w:p>
        </w:tc>
        <w:tc>
          <w:tcPr>
            <w:tcW w:w="1530" w:type="dxa"/>
          </w:tcPr>
          <w:p w14:paraId="0BB8D069" w14:textId="77777777" w:rsidR="00CB6A82" w:rsidRDefault="00CB6A82" w:rsidP="00A35936">
            <w:pPr>
              <w:pStyle w:val="Normal1"/>
              <w:widowControl w:val="0"/>
              <w:spacing w:line="360" w:lineRule="auto"/>
            </w:pPr>
            <w:proofErr w:type="gramStart"/>
            <w:r>
              <w:t>switching</w:t>
            </w:r>
            <w:proofErr w:type="gramEnd"/>
          </w:p>
        </w:tc>
      </w:tr>
      <w:tr w:rsidR="00CB6A82" w14:paraId="5CD373FE" w14:textId="77777777" w:rsidTr="00A217DB">
        <w:tc>
          <w:tcPr>
            <w:tcW w:w="1860" w:type="dxa"/>
          </w:tcPr>
          <w:p w14:paraId="05E5A2AD" w14:textId="77777777" w:rsidR="00CB6A82" w:rsidRDefault="00CB6A82" w:rsidP="00A35936">
            <w:pPr>
              <w:pStyle w:val="Normal1"/>
              <w:widowControl w:val="0"/>
              <w:spacing w:line="360" w:lineRule="auto"/>
            </w:pPr>
            <w:proofErr w:type="gramStart"/>
            <w:r>
              <w:t>audition</w:t>
            </w:r>
            <w:proofErr w:type="gramEnd"/>
          </w:p>
        </w:tc>
        <w:tc>
          <w:tcPr>
            <w:tcW w:w="1275" w:type="dxa"/>
          </w:tcPr>
          <w:p w14:paraId="559E6BC9" w14:textId="77777777" w:rsidR="00CB6A82" w:rsidRDefault="00CB6A82" w:rsidP="00A35936">
            <w:pPr>
              <w:pStyle w:val="Normal1"/>
              <w:widowControl w:val="0"/>
              <w:spacing w:line="360" w:lineRule="auto"/>
            </w:pPr>
            <w:proofErr w:type="gramStart"/>
            <w:r>
              <w:t>auditory</w:t>
            </w:r>
            <w:proofErr w:type="gramEnd"/>
          </w:p>
        </w:tc>
        <w:tc>
          <w:tcPr>
            <w:tcW w:w="1515" w:type="dxa"/>
          </w:tcPr>
          <w:p w14:paraId="3999ECEA" w14:textId="77777777" w:rsidR="00CB6A82" w:rsidRDefault="00CB6A82" w:rsidP="00A35936">
            <w:pPr>
              <w:pStyle w:val="Normal1"/>
              <w:widowControl w:val="0"/>
              <w:spacing w:line="360" w:lineRule="auto"/>
            </w:pPr>
            <w:proofErr w:type="gramStart"/>
            <w:r>
              <w:t>speech</w:t>
            </w:r>
            <w:proofErr w:type="gramEnd"/>
          </w:p>
        </w:tc>
        <w:tc>
          <w:tcPr>
            <w:tcW w:w="1725" w:type="dxa"/>
          </w:tcPr>
          <w:p w14:paraId="6122A040" w14:textId="77777777" w:rsidR="00CB6A82" w:rsidRDefault="00CB6A82" w:rsidP="00A35936">
            <w:pPr>
              <w:pStyle w:val="Normal1"/>
              <w:widowControl w:val="0"/>
              <w:spacing w:line="360" w:lineRule="auto"/>
            </w:pPr>
            <w:proofErr w:type="gramStart"/>
            <w:r>
              <w:t>sounds</w:t>
            </w:r>
            <w:proofErr w:type="gramEnd"/>
          </w:p>
        </w:tc>
        <w:tc>
          <w:tcPr>
            <w:tcW w:w="1455" w:type="dxa"/>
          </w:tcPr>
          <w:p w14:paraId="086AAFE3" w14:textId="77777777" w:rsidR="00CB6A82" w:rsidRDefault="00CB6A82" w:rsidP="00A35936">
            <w:pPr>
              <w:pStyle w:val="Normal1"/>
              <w:widowControl w:val="0"/>
              <w:spacing w:line="360" w:lineRule="auto"/>
            </w:pPr>
            <w:proofErr w:type="gramStart"/>
            <w:r>
              <w:t>music</w:t>
            </w:r>
            <w:proofErr w:type="gramEnd"/>
          </w:p>
        </w:tc>
        <w:tc>
          <w:tcPr>
            <w:tcW w:w="1530" w:type="dxa"/>
          </w:tcPr>
          <w:p w14:paraId="7FEA5BDF" w14:textId="77777777" w:rsidR="00CB6A82" w:rsidRDefault="00CB6A82" w:rsidP="00A35936">
            <w:pPr>
              <w:pStyle w:val="Normal1"/>
              <w:widowControl w:val="0"/>
              <w:spacing w:line="360" w:lineRule="auto"/>
            </w:pPr>
            <w:proofErr w:type="gramStart"/>
            <w:r>
              <w:t>sound</w:t>
            </w:r>
            <w:proofErr w:type="gramEnd"/>
          </w:p>
        </w:tc>
      </w:tr>
      <w:tr w:rsidR="00CB6A82" w14:paraId="4E6B1C4D" w14:textId="77777777" w:rsidTr="00A217DB">
        <w:tc>
          <w:tcPr>
            <w:tcW w:w="1860" w:type="dxa"/>
          </w:tcPr>
          <w:p w14:paraId="3715CC63" w14:textId="77777777" w:rsidR="00CB6A82" w:rsidRDefault="00CB6A82" w:rsidP="00A35936">
            <w:pPr>
              <w:pStyle w:val="Normal1"/>
              <w:widowControl w:val="0"/>
              <w:spacing w:line="360" w:lineRule="auto"/>
            </w:pPr>
            <w:proofErr w:type="gramStart"/>
            <w:r>
              <w:rPr>
                <w:i/>
              </w:rPr>
              <w:t>emotion</w:t>
            </w:r>
            <w:proofErr w:type="gramEnd"/>
          </w:p>
        </w:tc>
        <w:tc>
          <w:tcPr>
            <w:tcW w:w="1275" w:type="dxa"/>
          </w:tcPr>
          <w:p w14:paraId="5A4EC822" w14:textId="77777777" w:rsidR="00CB6A82" w:rsidRDefault="00CB6A82" w:rsidP="00A35936">
            <w:pPr>
              <w:pStyle w:val="Normal1"/>
              <w:widowControl w:val="0"/>
              <w:spacing w:line="360" w:lineRule="auto"/>
            </w:pPr>
            <w:proofErr w:type="gramStart"/>
            <w:r>
              <w:t>emotional</w:t>
            </w:r>
            <w:proofErr w:type="gramEnd"/>
          </w:p>
        </w:tc>
        <w:tc>
          <w:tcPr>
            <w:tcW w:w="1515" w:type="dxa"/>
          </w:tcPr>
          <w:p w14:paraId="1B6095D9" w14:textId="77777777" w:rsidR="00CB6A82" w:rsidRDefault="00CB6A82" w:rsidP="00A35936">
            <w:pPr>
              <w:pStyle w:val="Normal1"/>
              <w:widowControl w:val="0"/>
              <w:spacing w:line="360" w:lineRule="auto"/>
            </w:pPr>
            <w:proofErr w:type="gramStart"/>
            <w:r>
              <w:t>emotion</w:t>
            </w:r>
            <w:proofErr w:type="gramEnd"/>
          </w:p>
        </w:tc>
        <w:tc>
          <w:tcPr>
            <w:tcW w:w="1725" w:type="dxa"/>
          </w:tcPr>
          <w:p w14:paraId="636162F9" w14:textId="77777777" w:rsidR="00CB6A82" w:rsidRDefault="00CB6A82" w:rsidP="00A35936">
            <w:pPr>
              <w:pStyle w:val="Normal1"/>
              <w:widowControl w:val="0"/>
              <w:spacing w:line="360" w:lineRule="auto"/>
            </w:pPr>
            <w:proofErr w:type="gramStart"/>
            <w:r>
              <w:t>negative</w:t>
            </w:r>
            <w:proofErr w:type="gramEnd"/>
          </w:p>
        </w:tc>
        <w:tc>
          <w:tcPr>
            <w:tcW w:w="1455" w:type="dxa"/>
          </w:tcPr>
          <w:p w14:paraId="2A1ECCB1" w14:textId="77777777" w:rsidR="00CB6A82" w:rsidRDefault="00CB6A82" w:rsidP="00A35936">
            <w:pPr>
              <w:pStyle w:val="Normal1"/>
              <w:widowControl w:val="0"/>
              <w:spacing w:line="360" w:lineRule="auto"/>
            </w:pPr>
            <w:proofErr w:type="gramStart"/>
            <w:r>
              <w:t>neutral</w:t>
            </w:r>
            <w:proofErr w:type="gramEnd"/>
          </w:p>
        </w:tc>
        <w:tc>
          <w:tcPr>
            <w:tcW w:w="1530" w:type="dxa"/>
          </w:tcPr>
          <w:p w14:paraId="7A9F5ACB" w14:textId="77777777" w:rsidR="00CB6A82" w:rsidRDefault="00CB6A82" w:rsidP="00A35936">
            <w:pPr>
              <w:pStyle w:val="Normal1"/>
              <w:widowControl w:val="0"/>
              <w:spacing w:line="360" w:lineRule="auto"/>
            </w:pPr>
            <w:proofErr w:type="gramStart"/>
            <w:r>
              <w:t>facial</w:t>
            </w:r>
            <w:proofErr w:type="gramEnd"/>
          </w:p>
        </w:tc>
      </w:tr>
      <w:tr w:rsidR="00CB6A82" w14:paraId="43338330" w14:textId="77777777" w:rsidTr="00A217DB">
        <w:tc>
          <w:tcPr>
            <w:tcW w:w="1860" w:type="dxa"/>
          </w:tcPr>
          <w:p w14:paraId="7E2987DE" w14:textId="77777777" w:rsidR="00CB6A82" w:rsidRDefault="00CB6A82" w:rsidP="00A35936">
            <w:pPr>
              <w:pStyle w:val="Normal1"/>
              <w:widowControl w:val="0"/>
              <w:spacing w:line="360" w:lineRule="auto"/>
            </w:pPr>
            <w:proofErr w:type="gramStart"/>
            <w:r>
              <w:t>language</w:t>
            </w:r>
            <w:proofErr w:type="gramEnd"/>
          </w:p>
        </w:tc>
        <w:tc>
          <w:tcPr>
            <w:tcW w:w="1275" w:type="dxa"/>
          </w:tcPr>
          <w:p w14:paraId="1A4E3DF2" w14:textId="77777777" w:rsidR="00CB6A82" w:rsidRDefault="00CB6A82" w:rsidP="00A35936">
            <w:pPr>
              <w:pStyle w:val="Normal1"/>
              <w:widowControl w:val="0"/>
              <w:spacing w:line="360" w:lineRule="auto"/>
            </w:pPr>
            <w:proofErr w:type="gramStart"/>
            <w:r>
              <w:t>language</w:t>
            </w:r>
            <w:proofErr w:type="gramEnd"/>
          </w:p>
        </w:tc>
        <w:tc>
          <w:tcPr>
            <w:tcW w:w="1515" w:type="dxa"/>
          </w:tcPr>
          <w:p w14:paraId="46AB2EC7" w14:textId="77777777" w:rsidR="00CB6A82" w:rsidRDefault="00CB6A82" w:rsidP="00A35936">
            <w:pPr>
              <w:pStyle w:val="Normal1"/>
              <w:widowControl w:val="0"/>
              <w:spacing w:line="360" w:lineRule="auto"/>
            </w:pPr>
            <w:proofErr w:type="gramStart"/>
            <w:r>
              <w:t>speech</w:t>
            </w:r>
            <w:proofErr w:type="gramEnd"/>
          </w:p>
        </w:tc>
        <w:tc>
          <w:tcPr>
            <w:tcW w:w="1725" w:type="dxa"/>
          </w:tcPr>
          <w:p w14:paraId="302E552C" w14:textId="77777777" w:rsidR="00CB6A82" w:rsidRDefault="00CB6A82" w:rsidP="00A35936">
            <w:pPr>
              <w:pStyle w:val="Normal1"/>
              <w:widowControl w:val="0"/>
              <w:spacing w:line="360" w:lineRule="auto"/>
            </w:pPr>
            <w:proofErr w:type="gramStart"/>
            <w:r>
              <w:t>production</w:t>
            </w:r>
            <w:proofErr w:type="gramEnd"/>
          </w:p>
        </w:tc>
        <w:tc>
          <w:tcPr>
            <w:tcW w:w="1455" w:type="dxa"/>
          </w:tcPr>
          <w:p w14:paraId="7C863A65" w14:textId="77777777" w:rsidR="00CB6A82" w:rsidRDefault="00CB6A82" w:rsidP="00A35936">
            <w:pPr>
              <w:pStyle w:val="Normal1"/>
              <w:widowControl w:val="0"/>
              <w:spacing w:line="360" w:lineRule="auto"/>
            </w:pPr>
            <w:proofErr w:type="gramStart"/>
            <w:r>
              <w:t>fluency</w:t>
            </w:r>
            <w:proofErr w:type="gramEnd"/>
          </w:p>
        </w:tc>
        <w:tc>
          <w:tcPr>
            <w:tcW w:w="1530" w:type="dxa"/>
          </w:tcPr>
          <w:p w14:paraId="447B247C" w14:textId="77777777" w:rsidR="00CB6A82" w:rsidRDefault="00CB6A82" w:rsidP="00A35936">
            <w:pPr>
              <w:pStyle w:val="Normal1"/>
              <w:widowControl w:val="0"/>
              <w:spacing w:line="360" w:lineRule="auto"/>
            </w:pPr>
            <w:proofErr w:type="gramStart"/>
            <w:r>
              <w:t>asymmetry</w:t>
            </w:r>
            <w:proofErr w:type="gramEnd"/>
          </w:p>
        </w:tc>
      </w:tr>
      <w:tr w:rsidR="00CB6A82" w14:paraId="2993149D" w14:textId="77777777" w:rsidTr="00A217DB">
        <w:tc>
          <w:tcPr>
            <w:tcW w:w="1860" w:type="dxa"/>
          </w:tcPr>
          <w:p w14:paraId="2A3C8F9F" w14:textId="77777777" w:rsidR="00CB6A82" w:rsidRDefault="00CB6A82" w:rsidP="00A35936">
            <w:pPr>
              <w:pStyle w:val="Normal1"/>
              <w:widowControl w:val="0"/>
              <w:spacing w:line="360" w:lineRule="auto"/>
            </w:pPr>
            <w:proofErr w:type="gramStart"/>
            <w:r>
              <w:lastRenderedPageBreak/>
              <w:t>reading</w:t>
            </w:r>
            <w:proofErr w:type="gramEnd"/>
          </w:p>
        </w:tc>
        <w:tc>
          <w:tcPr>
            <w:tcW w:w="1275" w:type="dxa"/>
          </w:tcPr>
          <w:p w14:paraId="705E8FAA" w14:textId="77777777" w:rsidR="00CB6A82" w:rsidRDefault="00CB6A82" w:rsidP="00A35936">
            <w:pPr>
              <w:pStyle w:val="Normal1"/>
              <w:widowControl w:val="0"/>
              <w:spacing w:line="360" w:lineRule="auto"/>
            </w:pPr>
            <w:proofErr w:type="gramStart"/>
            <w:r>
              <w:t>reading</w:t>
            </w:r>
            <w:proofErr w:type="gramEnd"/>
          </w:p>
        </w:tc>
        <w:tc>
          <w:tcPr>
            <w:tcW w:w="1515" w:type="dxa"/>
          </w:tcPr>
          <w:p w14:paraId="76BA62D7" w14:textId="77777777" w:rsidR="00CB6A82" w:rsidRDefault="00CB6A82" w:rsidP="00A35936">
            <w:pPr>
              <w:pStyle w:val="Normal1"/>
              <w:widowControl w:val="0"/>
              <w:spacing w:line="360" w:lineRule="auto"/>
            </w:pPr>
            <w:proofErr w:type="gramStart"/>
            <w:r>
              <w:t>word</w:t>
            </w:r>
            <w:proofErr w:type="gramEnd"/>
          </w:p>
        </w:tc>
        <w:tc>
          <w:tcPr>
            <w:tcW w:w="1725" w:type="dxa"/>
          </w:tcPr>
          <w:p w14:paraId="676EDC7F" w14:textId="77777777" w:rsidR="00CB6A82" w:rsidRDefault="00CB6A82" w:rsidP="00A35936">
            <w:pPr>
              <w:pStyle w:val="Normal1"/>
              <w:widowControl w:val="0"/>
              <w:spacing w:line="360" w:lineRule="auto"/>
            </w:pPr>
            <w:proofErr w:type="gramStart"/>
            <w:r>
              <w:t>words</w:t>
            </w:r>
            <w:proofErr w:type="gramEnd"/>
          </w:p>
        </w:tc>
        <w:tc>
          <w:tcPr>
            <w:tcW w:w="1455" w:type="dxa"/>
          </w:tcPr>
          <w:p w14:paraId="230DE0DC" w14:textId="77777777" w:rsidR="00CB6A82" w:rsidRDefault="00CB6A82" w:rsidP="00A35936">
            <w:pPr>
              <w:pStyle w:val="Normal1"/>
              <w:widowControl w:val="0"/>
              <w:spacing w:line="360" w:lineRule="auto"/>
            </w:pPr>
            <w:proofErr w:type="gramStart"/>
            <w:r>
              <w:t>phonological</w:t>
            </w:r>
            <w:proofErr w:type="gramEnd"/>
          </w:p>
        </w:tc>
        <w:tc>
          <w:tcPr>
            <w:tcW w:w="1530" w:type="dxa"/>
          </w:tcPr>
          <w:p w14:paraId="667820E6" w14:textId="77777777" w:rsidR="00CB6A82" w:rsidRDefault="00CB6A82" w:rsidP="00A35936">
            <w:pPr>
              <w:pStyle w:val="Normal1"/>
              <w:widowControl w:val="0"/>
              <w:spacing w:line="360" w:lineRule="auto"/>
            </w:pPr>
            <w:proofErr w:type="spellStart"/>
            <w:proofErr w:type="gramStart"/>
            <w:r>
              <w:t>chinese</w:t>
            </w:r>
            <w:proofErr w:type="spellEnd"/>
            <w:proofErr w:type="gramEnd"/>
          </w:p>
        </w:tc>
      </w:tr>
      <w:tr w:rsidR="00CB6A82" w14:paraId="505C3FF4" w14:textId="77777777" w:rsidTr="00A217DB">
        <w:tc>
          <w:tcPr>
            <w:tcW w:w="1860" w:type="dxa"/>
          </w:tcPr>
          <w:p w14:paraId="0A8A8495" w14:textId="77777777" w:rsidR="00CB6A82" w:rsidRDefault="00CB6A82" w:rsidP="00A35936">
            <w:pPr>
              <w:pStyle w:val="Normal1"/>
              <w:widowControl w:val="0"/>
              <w:spacing w:line="360" w:lineRule="auto"/>
            </w:pPr>
            <w:proofErr w:type="gramStart"/>
            <w:r>
              <w:rPr>
                <w:i/>
              </w:rPr>
              <w:t>conflict</w:t>
            </w:r>
            <w:proofErr w:type="gramEnd"/>
            <w:r>
              <w:rPr>
                <w:i/>
              </w:rPr>
              <w:t xml:space="preserve">  &amp; interference</w:t>
            </w:r>
          </w:p>
        </w:tc>
        <w:tc>
          <w:tcPr>
            <w:tcW w:w="1275" w:type="dxa"/>
          </w:tcPr>
          <w:p w14:paraId="7F0D0EC8" w14:textId="77777777" w:rsidR="00CB6A82" w:rsidRDefault="00CB6A82" w:rsidP="00A35936">
            <w:pPr>
              <w:pStyle w:val="Normal1"/>
              <w:widowControl w:val="0"/>
              <w:spacing w:line="360" w:lineRule="auto"/>
            </w:pPr>
            <w:proofErr w:type="gramStart"/>
            <w:r>
              <w:t>conflict</w:t>
            </w:r>
            <w:proofErr w:type="gramEnd"/>
          </w:p>
        </w:tc>
        <w:tc>
          <w:tcPr>
            <w:tcW w:w="1515" w:type="dxa"/>
          </w:tcPr>
          <w:p w14:paraId="32FD19E0" w14:textId="77777777" w:rsidR="00CB6A82" w:rsidRDefault="00CB6A82" w:rsidP="00A35936">
            <w:pPr>
              <w:pStyle w:val="Normal1"/>
              <w:widowControl w:val="0"/>
              <w:spacing w:line="360" w:lineRule="auto"/>
            </w:pPr>
            <w:proofErr w:type="gramStart"/>
            <w:r>
              <w:t>interference</w:t>
            </w:r>
            <w:proofErr w:type="gramEnd"/>
          </w:p>
        </w:tc>
        <w:tc>
          <w:tcPr>
            <w:tcW w:w="1725" w:type="dxa"/>
          </w:tcPr>
          <w:p w14:paraId="32D66CBC" w14:textId="77777777" w:rsidR="00CB6A82" w:rsidRDefault="00CB6A82" w:rsidP="00A35936">
            <w:pPr>
              <w:pStyle w:val="Normal1"/>
              <w:widowControl w:val="0"/>
              <w:spacing w:line="360" w:lineRule="auto"/>
            </w:pPr>
            <w:proofErr w:type="gramStart"/>
            <w:r>
              <w:t>control</w:t>
            </w:r>
            <w:proofErr w:type="gramEnd"/>
          </w:p>
        </w:tc>
        <w:tc>
          <w:tcPr>
            <w:tcW w:w="1455" w:type="dxa"/>
          </w:tcPr>
          <w:p w14:paraId="67163146" w14:textId="77777777" w:rsidR="00CB6A82" w:rsidRDefault="00CB6A82" w:rsidP="00A35936">
            <w:pPr>
              <w:pStyle w:val="Normal1"/>
              <w:widowControl w:val="0"/>
              <w:spacing w:line="360" w:lineRule="auto"/>
            </w:pPr>
            <w:proofErr w:type="gramStart"/>
            <w:r>
              <w:t>incongruent</w:t>
            </w:r>
            <w:proofErr w:type="gramEnd"/>
          </w:p>
        </w:tc>
        <w:tc>
          <w:tcPr>
            <w:tcW w:w="1530" w:type="dxa"/>
          </w:tcPr>
          <w:p w14:paraId="596D477C" w14:textId="77777777" w:rsidR="00CB6A82" w:rsidRDefault="00CB6A82" w:rsidP="00A35936">
            <w:pPr>
              <w:pStyle w:val="Normal1"/>
              <w:widowControl w:val="0"/>
              <w:spacing w:line="360" w:lineRule="auto"/>
            </w:pPr>
            <w:proofErr w:type="gramStart"/>
            <w:r>
              <w:t>trials</w:t>
            </w:r>
            <w:proofErr w:type="gramEnd"/>
          </w:p>
        </w:tc>
      </w:tr>
      <w:tr w:rsidR="00CB6A82" w14:paraId="01155F8A" w14:textId="77777777" w:rsidTr="00A217DB">
        <w:tc>
          <w:tcPr>
            <w:tcW w:w="1860" w:type="dxa"/>
          </w:tcPr>
          <w:p w14:paraId="7E0E60A8" w14:textId="77777777" w:rsidR="00CB6A82" w:rsidRDefault="00CB6A82" w:rsidP="00A35936">
            <w:pPr>
              <w:pStyle w:val="Normal1"/>
              <w:widowControl w:val="0"/>
              <w:spacing w:line="360" w:lineRule="auto"/>
            </w:pPr>
            <w:proofErr w:type="gramStart"/>
            <w:r>
              <w:t>semantic</w:t>
            </w:r>
            <w:proofErr w:type="gramEnd"/>
          </w:p>
        </w:tc>
        <w:tc>
          <w:tcPr>
            <w:tcW w:w="1275" w:type="dxa"/>
          </w:tcPr>
          <w:p w14:paraId="089F1840" w14:textId="77777777" w:rsidR="00CB6A82" w:rsidRDefault="00CB6A82" w:rsidP="00A35936">
            <w:pPr>
              <w:pStyle w:val="Normal1"/>
              <w:widowControl w:val="0"/>
              <w:spacing w:line="360" w:lineRule="auto"/>
            </w:pPr>
            <w:proofErr w:type="gramStart"/>
            <w:r>
              <w:t>semantic</w:t>
            </w:r>
            <w:proofErr w:type="gramEnd"/>
          </w:p>
        </w:tc>
        <w:tc>
          <w:tcPr>
            <w:tcW w:w="1515" w:type="dxa"/>
          </w:tcPr>
          <w:p w14:paraId="5A72159B" w14:textId="77777777" w:rsidR="00CB6A82" w:rsidRDefault="00CB6A82" w:rsidP="00A35936">
            <w:pPr>
              <w:pStyle w:val="Normal1"/>
              <w:widowControl w:val="0"/>
              <w:spacing w:line="360" w:lineRule="auto"/>
            </w:pPr>
            <w:proofErr w:type="gramStart"/>
            <w:r>
              <w:t>words</w:t>
            </w:r>
            <w:proofErr w:type="gramEnd"/>
          </w:p>
        </w:tc>
        <w:tc>
          <w:tcPr>
            <w:tcW w:w="1725" w:type="dxa"/>
          </w:tcPr>
          <w:p w14:paraId="65B3CAA6" w14:textId="77777777" w:rsidR="00CB6A82" w:rsidRDefault="00CB6A82" w:rsidP="00A35936">
            <w:pPr>
              <w:pStyle w:val="Normal1"/>
              <w:widowControl w:val="0"/>
              <w:spacing w:line="360" w:lineRule="auto"/>
            </w:pPr>
            <w:proofErr w:type="gramStart"/>
            <w:r>
              <w:t>word</w:t>
            </w:r>
            <w:proofErr w:type="gramEnd"/>
          </w:p>
        </w:tc>
        <w:tc>
          <w:tcPr>
            <w:tcW w:w="1455" w:type="dxa"/>
          </w:tcPr>
          <w:p w14:paraId="3D723F5C" w14:textId="77777777" w:rsidR="00CB6A82" w:rsidRDefault="00CB6A82" w:rsidP="00A35936">
            <w:pPr>
              <w:pStyle w:val="Normal1"/>
              <w:widowControl w:val="0"/>
              <w:spacing w:line="360" w:lineRule="auto"/>
            </w:pPr>
            <w:proofErr w:type="gramStart"/>
            <w:r>
              <w:t>lexical</w:t>
            </w:r>
            <w:proofErr w:type="gramEnd"/>
          </w:p>
        </w:tc>
        <w:tc>
          <w:tcPr>
            <w:tcW w:w="1530" w:type="dxa"/>
          </w:tcPr>
          <w:p w14:paraId="62F58C54" w14:textId="77777777" w:rsidR="00CB6A82" w:rsidRDefault="00CB6A82" w:rsidP="00A35936">
            <w:pPr>
              <w:pStyle w:val="Normal1"/>
              <w:widowControl w:val="0"/>
              <w:spacing w:line="360" w:lineRule="auto"/>
            </w:pPr>
            <w:proofErr w:type="gramStart"/>
            <w:r>
              <w:t>knowledge</w:t>
            </w:r>
            <w:proofErr w:type="gramEnd"/>
          </w:p>
        </w:tc>
      </w:tr>
      <w:tr w:rsidR="00CB6A82" w14:paraId="7CCD072F" w14:textId="77777777" w:rsidTr="00A217DB">
        <w:tc>
          <w:tcPr>
            <w:tcW w:w="1860" w:type="dxa"/>
          </w:tcPr>
          <w:p w14:paraId="2BFEEFA0" w14:textId="77777777" w:rsidR="00CB6A82" w:rsidRDefault="00CB6A82" w:rsidP="00A35936">
            <w:pPr>
              <w:pStyle w:val="Normal1"/>
              <w:widowControl w:val="0"/>
              <w:spacing w:line="360" w:lineRule="auto"/>
            </w:pPr>
            <w:proofErr w:type="gramStart"/>
            <w:r>
              <w:rPr>
                <w:i/>
              </w:rPr>
              <w:t>inhibition</w:t>
            </w:r>
            <w:proofErr w:type="gramEnd"/>
          </w:p>
        </w:tc>
        <w:tc>
          <w:tcPr>
            <w:tcW w:w="1275" w:type="dxa"/>
          </w:tcPr>
          <w:p w14:paraId="6E3B9355" w14:textId="77777777" w:rsidR="00CB6A82" w:rsidRDefault="00CB6A82" w:rsidP="00A35936">
            <w:pPr>
              <w:pStyle w:val="Normal1"/>
              <w:widowControl w:val="0"/>
              <w:spacing w:line="360" w:lineRule="auto"/>
            </w:pPr>
            <w:proofErr w:type="gramStart"/>
            <w:r>
              <w:t>inhibition</w:t>
            </w:r>
            <w:proofErr w:type="gramEnd"/>
          </w:p>
        </w:tc>
        <w:tc>
          <w:tcPr>
            <w:tcW w:w="1515" w:type="dxa"/>
          </w:tcPr>
          <w:p w14:paraId="7E9010C9" w14:textId="77777777" w:rsidR="00CB6A82" w:rsidRDefault="00CB6A82" w:rsidP="00A35936">
            <w:pPr>
              <w:pStyle w:val="Normal1"/>
              <w:widowControl w:val="0"/>
              <w:spacing w:line="360" w:lineRule="auto"/>
            </w:pPr>
            <w:proofErr w:type="gramStart"/>
            <w:r>
              <w:t>control</w:t>
            </w:r>
            <w:proofErr w:type="gramEnd"/>
          </w:p>
        </w:tc>
        <w:tc>
          <w:tcPr>
            <w:tcW w:w="1725" w:type="dxa"/>
          </w:tcPr>
          <w:p w14:paraId="77E0DCA3" w14:textId="77777777" w:rsidR="00CB6A82" w:rsidRDefault="00CB6A82" w:rsidP="00A35936">
            <w:pPr>
              <w:pStyle w:val="Normal1"/>
              <w:widowControl w:val="0"/>
              <w:spacing w:line="360" w:lineRule="auto"/>
            </w:pPr>
            <w:proofErr w:type="gramStart"/>
            <w:r>
              <w:t>inhibitory</w:t>
            </w:r>
            <w:proofErr w:type="gramEnd"/>
          </w:p>
        </w:tc>
        <w:tc>
          <w:tcPr>
            <w:tcW w:w="1455" w:type="dxa"/>
          </w:tcPr>
          <w:p w14:paraId="087D4F88" w14:textId="77777777" w:rsidR="00CB6A82" w:rsidRDefault="00CB6A82" w:rsidP="00A35936">
            <w:pPr>
              <w:pStyle w:val="Normal1"/>
              <w:widowControl w:val="0"/>
              <w:spacing w:line="360" w:lineRule="auto"/>
            </w:pPr>
            <w:proofErr w:type="gramStart"/>
            <w:r>
              <w:t>stop</w:t>
            </w:r>
            <w:proofErr w:type="gramEnd"/>
          </w:p>
        </w:tc>
        <w:tc>
          <w:tcPr>
            <w:tcW w:w="1530" w:type="dxa"/>
          </w:tcPr>
          <w:p w14:paraId="4A60C0B0" w14:textId="77777777" w:rsidR="00CB6A82" w:rsidRDefault="00CB6A82" w:rsidP="00A35936">
            <w:pPr>
              <w:pStyle w:val="Normal1"/>
              <w:widowControl w:val="0"/>
              <w:spacing w:line="360" w:lineRule="auto"/>
            </w:pPr>
            <w:proofErr w:type="gramStart"/>
            <w:r>
              <w:t>motor</w:t>
            </w:r>
            <w:proofErr w:type="gramEnd"/>
          </w:p>
        </w:tc>
      </w:tr>
      <w:tr w:rsidR="00CB6A82" w14:paraId="46C68925" w14:textId="77777777" w:rsidTr="00A217DB">
        <w:tc>
          <w:tcPr>
            <w:tcW w:w="1860" w:type="dxa"/>
          </w:tcPr>
          <w:p w14:paraId="6099A1D0" w14:textId="77777777" w:rsidR="00CB6A82" w:rsidRDefault="00CB6A82" w:rsidP="00A35936">
            <w:pPr>
              <w:pStyle w:val="Normal1"/>
              <w:widowControl w:val="0"/>
              <w:spacing w:line="360" w:lineRule="auto"/>
            </w:pPr>
            <w:proofErr w:type="gramStart"/>
            <w:r>
              <w:rPr>
                <w:i/>
              </w:rPr>
              <w:t>encoding</w:t>
            </w:r>
            <w:proofErr w:type="gramEnd"/>
            <w:r>
              <w:rPr>
                <w:i/>
              </w:rPr>
              <w:t xml:space="preserve"> &amp; retrieval</w:t>
            </w:r>
          </w:p>
        </w:tc>
        <w:tc>
          <w:tcPr>
            <w:tcW w:w="1275" w:type="dxa"/>
          </w:tcPr>
          <w:p w14:paraId="00E19FA1" w14:textId="77777777" w:rsidR="00CB6A82" w:rsidRDefault="00CB6A82" w:rsidP="00A35936">
            <w:pPr>
              <w:pStyle w:val="Normal1"/>
              <w:widowControl w:val="0"/>
              <w:spacing w:line="360" w:lineRule="auto"/>
            </w:pPr>
            <w:proofErr w:type="gramStart"/>
            <w:r>
              <w:t>memory</w:t>
            </w:r>
            <w:proofErr w:type="gramEnd"/>
          </w:p>
        </w:tc>
        <w:tc>
          <w:tcPr>
            <w:tcW w:w="1515" w:type="dxa"/>
          </w:tcPr>
          <w:p w14:paraId="6AB588A7" w14:textId="77777777" w:rsidR="00CB6A82" w:rsidRDefault="00CB6A82" w:rsidP="00A35936">
            <w:pPr>
              <w:pStyle w:val="Normal1"/>
              <w:widowControl w:val="0"/>
              <w:spacing w:line="360" w:lineRule="auto"/>
            </w:pPr>
            <w:proofErr w:type="gramStart"/>
            <w:r>
              <w:t>encoding</w:t>
            </w:r>
            <w:proofErr w:type="gramEnd"/>
          </w:p>
        </w:tc>
        <w:tc>
          <w:tcPr>
            <w:tcW w:w="1725" w:type="dxa"/>
          </w:tcPr>
          <w:p w14:paraId="51484C1B" w14:textId="77777777" w:rsidR="00CB6A82" w:rsidRDefault="00CB6A82" w:rsidP="00A35936">
            <w:pPr>
              <w:pStyle w:val="Normal1"/>
              <w:widowControl w:val="0"/>
              <w:spacing w:line="360" w:lineRule="auto"/>
            </w:pPr>
            <w:proofErr w:type="gramStart"/>
            <w:r>
              <w:t>retrieval</w:t>
            </w:r>
            <w:proofErr w:type="gramEnd"/>
          </w:p>
        </w:tc>
        <w:tc>
          <w:tcPr>
            <w:tcW w:w="1455" w:type="dxa"/>
          </w:tcPr>
          <w:p w14:paraId="5D9C7A27" w14:textId="77777777" w:rsidR="00CB6A82" w:rsidRDefault="00CB6A82" w:rsidP="00A35936">
            <w:pPr>
              <w:pStyle w:val="Normal1"/>
              <w:widowControl w:val="0"/>
              <w:spacing w:line="360" w:lineRule="auto"/>
            </w:pPr>
            <w:proofErr w:type="gramStart"/>
            <w:r>
              <w:t>recognition</w:t>
            </w:r>
            <w:proofErr w:type="gramEnd"/>
          </w:p>
        </w:tc>
        <w:tc>
          <w:tcPr>
            <w:tcW w:w="1530" w:type="dxa"/>
          </w:tcPr>
          <w:p w14:paraId="57071BE8" w14:textId="77777777" w:rsidR="00CB6A82" w:rsidRDefault="00CB6A82" w:rsidP="00A35936">
            <w:pPr>
              <w:pStyle w:val="Normal1"/>
              <w:widowControl w:val="0"/>
              <w:spacing w:line="360" w:lineRule="auto"/>
            </w:pPr>
            <w:proofErr w:type="gramStart"/>
            <w:r>
              <w:t>episodic</w:t>
            </w:r>
            <w:proofErr w:type="gramEnd"/>
          </w:p>
        </w:tc>
      </w:tr>
      <w:tr w:rsidR="00CB6A82" w14:paraId="0190BD16" w14:textId="77777777" w:rsidTr="00A217DB">
        <w:tc>
          <w:tcPr>
            <w:tcW w:w="1860" w:type="dxa"/>
          </w:tcPr>
          <w:p w14:paraId="49881F91" w14:textId="77777777" w:rsidR="00CB6A82" w:rsidRDefault="00CB6A82" w:rsidP="00A35936">
            <w:pPr>
              <w:pStyle w:val="Normal1"/>
              <w:widowControl w:val="0"/>
              <w:spacing w:line="360" w:lineRule="auto"/>
            </w:pPr>
            <w:proofErr w:type="gramStart"/>
            <w:r>
              <w:t>motor</w:t>
            </w:r>
            <w:proofErr w:type="gramEnd"/>
            <w:r>
              <w:t xml:space="preserve"> action</w:t>
            </w:r>
          </w:p>
        </w:tc>
        <w:tc>
          <w:tcPr>
            <w:tcW w:w="1275" w:type="dxa"/>
          </w:tcPr>
          <w:p w14:paraId="062FD053" w14:textId="77777777" w:rsidR="00CB6A82" w:rsidRDefault="00CB6A82" w:rsidP="00A35936">
            <w:pPr>
              <w:pStyle w:val="Normal1"/>
              <w:widowControl w:val="0"/>
              <w:spacing w:line="360" w:lineRule="auto"/>
            </w:pPr>
            <w:proofErr w:type="gramStart"/>
            <w:r>
              <w:t>action</w:t>
            </w:r>
            <w:proofErr w:type="gramEnd"/>
          </w:p>
        </w:tc>
        <w:tc>
          <w:tcPr>
            <w:tcW w:w="1515" w:type="dxa"/>
          </w:tcPr>
          <w:p w14:paraId="7357C10A" w14:textId="77777777" w:rsidR="00CB6A82" w:rsidRDefault="00CB6A82" w:rsidP="00A35936">
            <w:pPr>
              <w:pStyle w:val="Normal1"/>
              <w:widowControl w:val="0"/>
              <w:spacing w:line="360" w:lineRule="auto"/>
            </w:pPr>
            <w:proofErr w:type="gramStart"/>
            <w:r>
              <w:t>actions</w:t>
            </w:r>
            <w:proofErr w:type="gramEnd"/>
          </w:p>
        </w:tc>
        <w:tc>
          <w:tcPr>
            <w:tcW w:w="1725" w:type="dxa"/>
          </w:tcPr>
          <w:p w14:paraId="08958204" w14:textId="77777777" w:rsidR="00CB6A82" w:rsidRDefault="00CB6A82" w:rsidP="00A35936">
            <w:pPr>
              <w:pStyle w:val="Normal1"/>
              <w:widowControl w:val="0"/>
              <w:spacing w:line="360" w:lineRule="auto"/>
            </w:pPr>
            <w:proofErr w:type="gramStart"/>
            <w:r>
              <w:t>motor</w:t>
            </w:r>
            <w:proofErr w:type="gramEnd"/>
          </w:p>
        </w:tc>
        <w:tc>
          <w:tcPr>
            <w:tcW w:w="1455" w:type="dxa"/>
          </w:tcPr>
          <w:p w14:paraId="6AA97DC9" w14:textId="77777777" w:rsidR="00CB6A82" w:rsidRDefault="00CB6A82" w:rsidP="00A35936">
            <w:pPr>
              <w:pStyle w:val="Normal1"/>
              <w:widowControl w:val="0"/>
              <w:spacing w:line="360" w:lineRule="auto"/>
            </w:pPr>
            <w:proofErr w:type="gramStart"/>
            <w:r>
              <w:t>observation</w:t>
            </w:r>
            <w:proofErr w:type="gramEnd"/>
          </w:p>
        </w:tc>
        <w:tc>
          <w:tcPr>
            <w:tcW w:w="1530" w:type="dxa"/>
          </w:tcPr>
          <w:p w14:paraId="034B79EA" w14:textId="77777777" w:rsidR="00CB6A82" w:rsidRDefault="00CB6A82" w:rsidP="00A35936">
            <w:pPr>
              <w:pStyle w:val="Normal1"/>
              <w:widowControl w:val="0"/>
              <w:spacing w:line="360" w:lineRule="auto"/>
            </w:pPr>
            <w:proofErr w:type="gramStart"/>
            <w:r>
              <w:t>mirror</w:t>
            </w:r>
            <w:proofErr w:type="gramEnd"/>
          </w:p>
        </w:tc>
      </w:tr>
      <w:tr w:rsidR="00CB6A82" w14:paraId="02C3795D" w14:textId="77777777" w:rsidTr="00A217DB">
        <w:tc>
          <w:tcPr>
            <w:tcW w:w="1860" w:type="dxa"/>
          </w:tcPr>
          <w:p w14:paraId="28B29584" w14:textId="77777777" w:rsidR="00CB6A82" w:rsidRDefault="00CB6A82" w:rsidP="00A35936">
            <w:pPr>
              <w:pStyle w:val="Normal1"/>
              <w:widowControl w:val="0"/>
              <w:spacing w:line="360" w:lineRule="auto"/>
            </w:pPr>
            <w:proofErr w:type="gramStart"/>
            <w:r>
              <w:rPr>
                <w:i/>
              </w:rPr>
              <w:t>fear</w:t>
            </w:r>
            <w:proofErr w:type="gramEnd"/>
            <w:r>
              <w:rPr>
                <w:i/>
              </w:rPr>
              <w:t xml:space="preserve"> &amp; anxiety</w:t>
            </w:r>
          </w:p>
        </w:tc>
        <w:tc>
          <w:tcPr>
            <w:tcW w:w="1275" w:type="dxa"/>
          </w:tcPr>
          <w:p w14:paraId="661EACFB" w14:textId="77777777" w:rsidR="00CB6A82" w:rsidRDefault="00CB6A82" w:rsidP="00A35936">
            <w:pPr>
              <w:pStyle w:val="Normal1"/>
              <w:widowControl w:val="0"/>
              <w:spacing w:line="360" w:lineRule="auto"/>
            </w:pPr>
            <w:proofErr w:type="gramStart"/>
            <w:r>
              <w:t>fear</w:t>
            </w:r>
            <w:proofErr w:type="gramEnd"/>
          </w:p>
        </w:tc>
        <w:tc>
          <w:tcPr>
            <w:tcW w:w="1515" w:type="dxa"/>
          </w:tcPr>
          <w:p w14:paraId="41DF038B" w14:textId="77777777" w:rsidR="00CB6A82" w:rsidRDefault="00CB6A82" w:rsidP="00A35936">
            <w:pPr>
              <w:pStyle w:val="Normal1"/>
              <w:widowControl w:val="0"/>
              <w:spacing w:line="360" w:lineRule="auto"/>
            </w:pPr>
            <w:proofErr w:type="gramStart"/>
            <w:r>
              <w:t>anxiety</w:t>
            </w:r>
            <w:proofErr w:type="gramEnd"/>
          </w:p>
        </w:tc>
        <w:tc>
          <w:tcPr>
            <w:tcW w:w="1725" w:type="dxa"/>
          </w:tcPr>
          <w:p w14:paraId="2397D24D" w14:textId="77777777" w:rsidR="00CB6A82" w:rsidRDefault="00CB6A82" w:rsidP="00A35936">
            <w:pPr>
              <w:pStyle w:val="Normal1"/>
              <w:widowControl w:val="0"/>
              <w:spacing w:line="360" w:lineRule="auto"/>
            </w:pPr>
            <w:proofErr w:type="gramStart"/>
            <w:r>
              <w:t>threat</w:t>
            </w:r>
            <w:proofErr w:type="gramEnd"/>
          </w:p>
        </w:tc>
        <w:tc>
          <w:tcPr>
            <w:tcW w:w="1455" w:type="dxa"/>
          </w:tcPr>
          <w:p w14:paraId="126B8F8B" w14:textId="77777777" w:rsidR="00CB6A82" w:rsidRDefault="00CB6A82" w:rsidP="00A35936">
            <w:pPr>
              <w:pStyle w:val="Normal1"/>
              <w:widowControl w:val="0"/>
              <w:spacing w:line="360" w:lineRule="auto"/>
            </w:pPr>
            <w:proofErr w:type="gramStart"/>
            <w:r>
              <w:t>responses</w:t>
            </w:r>
            <w:proofErr w:type="gramEnd"/>
          </w:p>
        </w:tc>
        <w:tc>
          <w:tcPr>
            <w:tcW w:w="1530" w:type="dxa"/>
          </w:tcPr>
          <w:p w14:paraId="436E8A7B" w14:textId="77777777" w:rsidR="00CB6A82" w:rsidRDefault="00CB6A82" w:rsidP="00A35936">
            <w:pPr>
              <w:pStyle w:val="Normal1"/>
              <w:widowControl w:val="0"/>
              <w:spacing w:line="360" w:lineRule="auto"/>
            </w:pPr>
            <w:proofErr w:type="gramStart"/>
            <w:r>
              <w:t>conditioning</w:t>
            </w:r>
            <w:proofErr w:type="gramEnd"/>
          </w:p>
        </w:tc>
      </w:tr>
      <w:tr w:rsidR="00CB6A82" w14:paraId="1BD94975" w14:textId="77777777" w:rsidTr="00A217DB">
        <w:tc>
          <w:tcPr>
            <w:tcW w:w="1860" w:type="dxa"/>
          </w:tcPr>
          <w:p w14:paraId="20138EBF" w14:textId="77777777" w:rsidR="00CB6A82" w:rsidRDefault="00CB6A82" w:rsidP="00A35936">
            <w:pPr>
              <w:pStyle w:val="Normal1"/>
              <w:widowControl w:val="0"/>
              <w:spacing w:line="360" w:lineRule="auto"/>
            </w:pPr>
            <w:proofErr w:type="gramStart"/>
            <w:r>
              <w:t>food</w:t>
            </w:r>
            <w:proofErr w:type="gramEnd"/>
          </w:p>
        </w:tc>
        <w:tc>
          <w:tcPr>
            <w:tcW w:w="1275" w:type="dxa"/>
          </w:tcPr>
          <w:p w14:paraId="29580471" w14:textId="77777777" w:rsidR="00CB6A82" w:rsidRDefault="00CB6A82" w:rsidP="00A35936">
            <w:pPr>
              <w:pStyle w:val="Normal1"/>
              <w:widowControl w:val="0"/>
              <w:spacing w:line="360" w:lineRule="auto"/>
            </w:pPr>
            <w:proofErr w:type="gramStart"/>
            <w:r>
              <w:t>food</w:t>
            </w:r>
            <w:proofErr w:type="gramEnd"/>
          </w:p>
        </w:tc>
        <w:tc>
          <w:tcPr>
            <w:tcW w:w="1515" w:type="dxa"/>
          </w:tcPr>
          <w:p w14:paraId="30AF1F5F" w14:textId="77777777" w:rsidR="00CB6A82" w:rsidRDefault="00CB6A82" w:rsidP="00A35936">
            <w:pPr>
              <w:pStyle w:val="Normal1"/>
              <w:widowControl w:val="0"/>
              <w:spacing w:line="360" w:lineRule="auto"/>
            </w:pPr>
            <w:proofErr w:type="gramStart"/>
            <w:r>
              <w:t>taste</w:t>
            </w:r>
            <w:proofErr w:type="gramEnd"/>
          </w:p>
        </w:tc>
        <w:tc>
          <w:tcPr>
            <w:tcW w:w="1725" w:type="dxa"/>
          </w:tcPr>
          <w:p w14:paraId="49533B74" w14:textId="77777777" w:rsidR="00CB6A82" w:rsidRDefault="00CB6A82" w:rsidP="00A35936">
            <w:pPr>
              <w:pStyle w:val="Normal1"/>
              <w:widowControl w:val="0"/>
              <w:spacing w:line="360" w:lineRule="auto"/>
            </w:pPr>
            <w:proofErr w:type="gramStart"/>
            <w:r>
              <w:t>body</w:t>
            </w:r>
            <w:proofErr w:type="gramEnd"/>
          </w:p>
        </w:tc>
        <w:tc>
          <w:tcPr>
            <w:tcW w:w="1455" w:type="dxa"/>
          </w:tcPr>
          <w:p w14:paraId="191CB6F9" w14:textId="77777777" w:rsidR="00CB6A82" w:rsidRDefault="00CB6A82" w:rsidP="00A35936">
            <w:pPr>
              <w:pStyle w:val="Normal1"/>
              <w:widowControl w:val="0"/>
              <w:spacing w:line="360" w:lineRule="auto"/>
            </w:pPr>
            <w:proofErr w:type="gramStart"/>
            <w:r>
              <w:t>weight</w:t>
            </w:r>
            <w:proofErr w:type="gramEnd"/>
          </w:p>
        </w:tc>
        <w:tc>
          <w:tcPr>
            <w:tcW w:w="1530" w:type="dxa"/>
          </w:tcPr>
          <w:p w14:paraId="7DA41C29" w14:textId="77777777" w:rsidR="00CB6A82" w:rsidRDefault="00CB6A82" w:rsidP="00A35936">
            <w:pPr>
              <w:pStyle w:val="Normal1"/>
              <w:widowControl w:val="0"/>
              <w:spacing w:line="360" w:lineRule="auto"/>
            </w:pPr>
            <w:proofErr w:type="gramStart"/>
            <w:r>
              <w:t>eating</w:t>
            </w:r>
            <w:proofErr w:type="gramEnd"/>
          </w:p>
        </w:tc>
      </w:tr>
      <w:tr w:rsidR="00CB6A82" w14:paraId="53206574" w14:textId="77777777" w:rsidTr="00A217DB">
        <w:tc>
          <w:tcPr>
            <w:tcW w:w="1860" w:type="dxa"/>
          </w:tcPr>
          <w:p w14:paraId="79E3CB04" w14:textId="77777777" w:rsidR="00CB6A82" w:rsidRDefault="00CB6A82" w:rsidP="00A35936">
            <w:pPr>
              <w:pStyle w:val="Normal1"/>
              <w:widowControl w:val="0"/>
              <w:spacing w:line="360" w:lineRule="auto"/>
            </w:pPr>
            <w:proofErr w:type="gramStart"/>
            <w:r>
              <w:rPr>
                <w:i/>
              </w:rPr>
              <w:t>working</w:t>
            </w:r>
            <w:proofErr w:type="gramEnd"/>
            <w:r>
              <w:rPr>
                <w:i/>
              </w:rPr>
              <w:t xml:space="preserve"> memory</w:t>
            </w:r>
          </w:p>
        </w:tc>
        <w:tc>
          <w:tcPr>
            <w:tcW w:w="1275" w:type="dxa"/>
          </w:tcPr>
          <w:p w14:paraId="32F05D87" w14:textId="77777777" w:rsidR="00CB6A82" w:rsidRDefault="00CB6A82" w:rsidP="00A35936">
            <w:pPr>
              <w:pStyle w:val="Normal1"/>
              <w:widowControl w:val="0"/>
              <w:spacing w:line="360" w:lineRule="auto"/>
            </w:pPr>
            <w:proofErr w:type="gramStart"/>
            <w:r>
              <w:t>memory</w:t>
            </w:r>
            <w:proofErr w:type="gramEnd"/>
          </w:p>
        </w:tc>
        <w:tc>
          <w:tcPr>
            <w:tcW w:w="1515" w:type="dxa"/>
          </w:tcPr>
          <w:p w14:paraId="4A40CE4C" w14:textId="77777777" w:rsidR="00CB6A82" w:rsidRDefault="00CB6A82" w:rsidP="00A35936">
            <w:pPr>
              <w:pStyle w:val="Normal1"/>
              <w:widowControl w:val="0"/>
              <w:spacing w:line="360" w:lineRule="auto"/>
            </w:pPr>
            <w:proofErr w:type="gramStart"/>
            <w:r>
              <w:t>performance</w:t>
            </w:r>
            <w:proofErr w:type="gramEnd"/>
          </w:p>
        </w:tc>
        <w:tc>
          <w:tcPr>
            <w:tcW w:w="1725" w:type="dxa"/>
          </w:tcPr>
          <w:p w14:paraId="333713AD" w14:textId="77777777" w:rsidR="00CB6A82" w:rsidRDefault="00CB6A82" w:rsidP="00A35936">
            <w:pPr>
              <w:pStyle w:val="Normal1"/>
              <w:widowControl w:val="0"/>
              <w:spacing w:line="360" w:lineRule="auto"/>
            </w:pPr>
            <w:proofErr w:type="gramStart"/>
            <w:r>
              <w:t>cognitive</w:t>
            </w:r>
            <w:proofErr w:type="gramEnd"/>
          </w:p>
        </w:tc>
        <w:tc>
          <w:tcPr>
            <w:tcW w:w="1455" w:type="dxa"/>
          </w:tcPr>
          <w:p w14:paraId="62FA940F" w14:textId="77777777" w:rsidR="00CB6A82" w:rsidRDefault="00CB6A82" w:rsidP="00A35936">
            <w:pPr>
              <w:pStyle w:val="Normal1"/>
              <w:widowControl w:val="0"/>
              <w:spacing w:line="360" w:lineRule="auto"/>
            </w:pPr>
            <w:proofErr w:type="spellStart"/>
            <w:proofErr w:type="gramStart"/>
            <w:r>
              <w:t>wm</w:t>
            </w:r>
            <w:proofErr w:type="spellEnd"/>
            <w:proofErr w:type="gramEnd"/>
          </w:p>
        </w:tc>
        <w:tc>
          <w:tcPr>
            <w:tcW w:w="1530" w:type="dxa"/>
          </w:tcPr>
          <w:p w14:paraId="420EF6D7" w14:textId="77777777" w:rsidR="00CB6A82" w:rsidRDefault="00CB6A82" w:rsidP="00A35936">
            <w:pPr>
              <w:pStyle w:val="Normal1"/>
              <w:widowControl w:val="0"/>
              <w:spacing w:line="360" w:lineRule="auto"/>
            </w:pPr>
            <w:proofErr w:type="gramStart"/>
            <w:r>
              <w:t>tasks</w:t>
            </w:r>
            <w:proofErr w:type="gramEnd"/>
          </w:p>
        </w:tc>
      </w:tr>
      <w:tr w:rsidR="00CB6A82" w14:paraId="5C927906" w14:textId="77777777" w:rsidTr="00A217DB">
        <w:tc>
          <w:tcPr>
            <w:tcW w:w="1860" w:type="dxa"/>
          </w:tcPr>
          <w:p w14:paraId="1CE0FAB2" w14:textId="77777777" w:rsidR="00CB6A82" w:rsidRDefault="00CB6A82" w:rsidP="00A35936">
            <w:pPr>
              <w:pStyle w:val="Normal1"/>
              <w:widowControl w:val="0"/>
              <w:spacing w:line="360" w:lineRule="auto"/>
            </w:pPr>
            <w:proofErr w:type="gramStart"/>
            <w:r>
              <w:t>motion</w:t>
            </w:r>
            <w:proofErr w:type="gramEnd"/>
            <w:r>
              <w:t xml:space="preserve"> perception</w:t>
            </w:r>
          </w:p>
        </w:tc>
        <w:tc>
          <w:tcPr>
            <w:tcW w:w="1275" w:type="dxa"/>
          </w:tcPr>
          <w:p w14:paraId="7DFE332F" w14:textId="77777777" w:rsidR="00CB6A82" w:rsidRDefault="00CB6A82" w:rsidP="00A35936">
            <w:pPr>
              <w:pStyle w:val="Normal1"/>
              <w:widowControl w:val="0"/>
              <w:spacing w:line="360" w:lineRule="auto"/>
            </w:pPr>
            <w:proofErr w:type="gramStart"/>
            <w:r>
              <w:t>motion</w:t>
            </w:r>
            <w:proofErr w:type="gramEnd"/>
          </w:p>
        </w:tc>
        <w:tc>
          <w:tcPr>
            <w:tcW w:w="1515" w:type="dxa"/>
          </w:tcPr>
          <w:p w14:paraId="1BFE9EF1" w14:textId="77777777" w:rsidR="00CB6A82" w:rsidRDefault="00CB6A82" w:rsidP="00A35936">
            <w:pPr>
              <w:pStyle w:val="Normal1"/>
              <w:widowControl w:val="0"/>
              <w:spacing w:line="360" w:lineRule="auto"/>
            </w:pPr>
            <w:proofErr w:type="gramStart"/>
            <w:r>
              <w:t>visual</w:t>
            </w:r>
            <w:proofErr w:type="gramEnd"/>
          </w:p>
        </w:tc>
        <w:tc>
          <w:tcPr>
            <w:tcW w:w="1725" w:type="dxa"/>
          </w:tcPr>
          <w:p w14:paraId="1224499D" w14:textId="77777777" w:rsidR="00CB6A82" w:rsidRDefault="00CB6A82" w:rsidP="00A35936">
            <w:pPr>
              <w:pStyle w:val="Normal1"/>
              <w:widowControl w:val="0"/>
              <w:spacing w:line="360" w:lineRule="auto"/>
            </w:pPr>
            <w:proofErr w:type="gramStart"/>
            <w:r>
              <w:t>perception</w:t>
            </w:r>
            <w:proofErr w:type="gramEnd"/>
          </w:p>
        </w:tc>
        <w:tc>
          <w:tcPr>
            <w:tcW w:w="1455" w:type="dxa"/>
          </w:tcPr>
          <w:p w14:paraId="1528B925" w14:textId="77777777" w:rsidR="00CB6A82" w:rsidRDefault="00CB6A82" w:rsidP="00A35936">
            <w:pPr>
              <w:pStyle w:val="Normal1"/>
              <w:widowControl w:val="0"/>
              <w:spacing w:line="360" w:lineRule="auto"/>
            </w:pPr>
            <w:proofErr w:type="gramStart"/>
            <w:r>
              <w:t>body</w:t>
            </w:r>
            <w:proofErr w:type="gramEnd"/>
          </w:p>
        </w:tc>
        <w:tc>
          <w:tcPr>
            <w:tcW w:w="1530" w:type="dxa"/>
          </w:tcPr>
          <w:p w14:paraId="56538141" w14:textId="77777777" w:rsidR="00CB6A82" w:rsidRDefault="00CB6A82" w:rsidP="00A35936">
            <w:pPr>
              <w:pStyle w:val="Normal1"/>
              <w:widowControl w:val="0"/>
              <w:spacing w:line="360" w:lineRule="auto"/>
            </w:pPr>
            <w:proofErr w:type="gramStart"/>
            <w:r>
              <w:t>human</w:t>
            </w:r>
            <w:proofErr w:type="gramEnd"/>
          </w:p>
        </w:tc>
      </w:tr>
      <w:tr w:rsidR="00CB6A82" w14:paraId="61E169F8" w14:textId="77777777" w:rsidTr="00A217DB">
        <w:tc>
          <w:tcPr>
            <w:tcW w:w="1860" w:type="dxa"/>
          </w:tcPr>
          <w:p w14:paraId="7A39AFEC" w14:textId="77777777" w:rsidR="00CB6A82" w:rsidRDefault="00CB6A82" w:rsidP="00A35936">
            <w:pPr>
              <w:pStyle w:val="Normal1"/>
              <w:widowControl w:val="0"/>
              <w:spacing w:line="360" w:lineRule="auto"/>
            </w:pPr>
            <w:proofErr w:type="gramStart"/>
            <w:r>
              <w:rPr>
                <w:i/>
              </w:rPr>
              <w:t>pain</w:t>
            </w:r>
            <w:proofErr w:type="gramEnd"/>
          </w:p>
        </w:tc>
        <w:tc>
          <w:tcPr>
            <w:tcW w:w="1275" w:type="dxa"/>
          </w:tcPr>
          <w:p w14:paraId="121EDB49" w14:textId="77777777" w:rsidR="00CB6A82" w:rsidRDefault="00CB6A82" w:rsidP="00A35936">
            <w:pPr>
              <w:pStyle w:val="Normal1"/>
              <w:widowControl w:val="0"/>
              <w:spacing w:line="360" w:lineRule="auto"/>
            </w:pPr>
            <w:proofErr w:type="gramStart"/>
            <w:r>
              <w:t>pain</w:t>
            </w:r>
            <w:proofErr w:type="gramEnd"/>
          </w:p>
        </w:tc>
        <w:tc>
          <w:tcPr>
            <w:tcW w:w="1515" w:type="dxa"/>
          </w:tcPr>
          <w:p w14:paraId="44CF3E62" w14:textId="77777777" w:rsidR="00CB6A82" w:rsidRDefault="00CB6A82" w:rsidP="00A35936">
            <w:pPr>
              <w:pStyle w:val="Normal1"/>
              <w:widowControl w:val="0"/>
              <w:spacing w:line="360" w:lineRule="auto"/>
            </w:pPr>
            <w:proofErr w:type="gramStart"/>
            <w:r>
              <w:t>painful</w:t>
            </w:r>
            <w:proofErr w:type="gramEnd"/>
          </w:p>
        </w:tc>
        <w:tc>
          <w:tcPr>
            <w:tcW w:w="1725" w:type="dxa"/>
          </w:tcPr>
          <w:p w14:paraId="5D991EA6" w14:textId="77777777" w:rsidR="00CB6A82" w:rsidRDefault="00CB6A82" w:rsidP="00A35936">
            <w:pPr>
              <w:pStyle w:val="Normal1"/>
              <w:widowControl w:val="0"/>
              <w:spacing w:line="360" w:lineRule="auto"/>
            </w:pPr>
            <w:proofErr w:type="gramStart"/>
            <w:r>
              <w:t>stimulation</w:t>
            </w:r>
            <w:proofErr w:type="gramEnd"/>
          </w:p>
        </w:tc>
        <w:tc>
          <w:tcPr>
            <w:tcW w:w="1455" w:type="dxa"/>
          </w:tcPr>
          <w:p w14:paraId="5639B978" w14:textId="77777777" w:rsidR="00CB6A82" w:rsidRDefault="00CB6A82" w:rsidP="00A35936">
            <w:pPr>
              <w:pStyle w:val="Normal1"/>
              <w:widowControl w:val="0"/>
              <w:spacing w:line="360" w:lineRule="auto"/>
            </w:pPr>
            <w:proofErr w:type="gramStart"/>
            <w:r>
              <w:t>somatosensory</w:t>
            </w:r>
            <w:proofErr w:type="gramEnd"/>
          </w:p>
        </w:tc>
        <w:tc>
          <w:tcPr>
            <w:tcW w:w="1530" w:type="dxa"/>
          </w:tcPr>
          <w:p w14:paraId="7F8D1166" w14:textId="77777777" w:rsidR="00CB6A82" w:rsidRDefault="00CB6A82" w:rsidP="00A35936">
            <w:pPr>
              <w:pStyle w:val="Normal1"/>
              <w:widowControl w:val="0"/>
              <w:spacing w:line="360" w:lineRule="auto"/>
            </w:pPr>
            <w:proofErr w:type="gramStart"/>
            <w:r>
              <w:t>intensity</w:t>
            </w:r>
            <w:proofErr w:type="gramEnd"/>
          </w:p>
        </w:tc>
      </w:tr>
    </w:tbl>
    <w:p w14:paraId="1FAB28EF" w14:textId="77777777" w:rsidR="00CB6A82" w:rsidRDefault="00CB6A82" w:rsidP="00A35936">
      <w:pPr>
        <w:pStyle w:val="Normal1"/>
        <w:spacing w:line="360" w:lineRule="auto"/>
      </w:pPr>
    </w:p>
    <w:p w14:paraId="044E2A80" w14:textId="77777777" w:rsidR="00CB6A82" w:rsidRDefault="00CB6A82" w:rsidP="00A35936">
      <w:pPr>
        <w:pStyle w:val="Heading2"/>
      </w:pPr>
      <w:r>
        <w:t>Non-Cognitive Topics</w:t>
      </w:r>
      <w:r>
        <w:br/>
      </w:r>
      <w:r>
        <w:rPr>
          <w:rFonts w:ascii="Arial" w:eastAsia="Arial" w:hAnsi="Arial" w:cs="Arial"/>
          <w:b w:val="0"/>
          <w:sz w:val="22"/>
          <w:szCs w:val="22"/>
        </w:rPr>
        <w:t>Non-cognitive topics were not named, and are instead numbered.</w:t>
      </w:r>
    </w:p>
    <w:p w14:paraId="45C12387" w14:textId="77777777" w:rsidR="00CB6A82" w:rsidRDefault="00CB6A82" w:rsidP="00A35936">
      <w:pPr>
        <w:pStyle w:val="Normal1"/>
        <w:spacing w:line="360" w:lineRule="auto"/>
      </w:pPr>
    </w:p>
    <w:tbl>
      <w:tblPr>
        <w:tblW w:w="9360" w:type="dxa"/>
        <w:tblLayout w:type="fixed"/>
        <w:tblLook w:val="0600" w:firstRow="0" w:lastRow="0" w:firstColumn="0" w:lastColumn="0" w:noHBand="1" w:noVBand="1"/>
      </w:tblPr>
      <w:tblGrid>
        <w:gridCol w:w="1125"/>
        <w:gridCol w:w="1650"/>
        <w:gridCol w:w="1590"/>
        <w:gridCol w:w="1575"/>
        <w:gridCol w:w="1860"/>
        <w:gridCol w:w="1560"/>
      </w:tblGrid>
      <w:tr w:rsidR="00CB6A82" w14:paraId="62525E44" w14:textId="77777777" w:rsidTr="00A217DB">
        <w:trPr>
          <w:trHeight w:val="420"/>
        </w:trPr>
        <w:tc>
          <w:tcPr>
            <w:tcW w:w="1125" w:type="dxa"/>
          </w:tcPr>
          <w:p w14:paraId="1D7CC045" w14:textId="77777777" w:rsidR="00CB6A82" w:rsidRDefault="00CB6A82" w:rsidP="00A35936">
            <w:pPr>
              <w:pStyle w:val="Normal1"/>
              <w:widowControl w:val="0"/>
              <w:spacing w:line="360" w:lineRule="auto"/>
            </w:pPr>
            <w:r>
              <w:rPr>
                <w:b/>
              </w:rPr>
              <w:lastRenderedPageBreak/>
              <w:t>Topic #</w:t>
            </w:r>
          </w:p>
        </w:tc>
        <w:tc>
          <w:tcPr>
            <w:tcW w:w="8235" w:type="dxa"/>
            <w:gridSpan w:val="5"/>
          </w:tcPr>
          <w:p w14:paraId="55E8E2D1" w14:textId="77777777" w:rsidR="00CB6A82" w:rsidRDefault="00CB6A82" w:rsidP="00A35936">
            <w:pPr>
              <w:pStyle w:val="Normal1"/>
              <w:widowControl w:val="0"/>
              <w:spacing w:line="360" w:lineRule="auto"/>
              <w:jc w:val="center"/>
            </w:pPr>
            <w:r>
              <w:rPr>
                <w:b/>
              </w:rPr>
              <w:t>Top five loading words</w:t>
            </w:r>
          </w:p>
        </w:tc>
      </w:tr>
      <w:tr w:rsidR="00CB6A82" w14:paraId="21F78A9C" w14:textId="77777777" w:rsidTr="00A217DB">
        <w:tc>
          <w:tcPr>
            <w:tcW w:w="1125" w:type="dxa"/>
          </w:tcPr>
          <w:p w14:paraId="0CF73797" w14:textId="77777777" w:rsidR="00CB6A82" w:rsidRDefault="00CB6A82" w:rsidP="00A35936">
            <w:pPr>
              <w:pStyle w:val="Normal1"/>
              <w:widowControl w:val="0"/>
              <w:spacing w:line="360" w:lineRule="auto"/>
            </w:pPr>
            <w:r>
              <w:t>35</w:t>
            </w:r>
          </w:p>
        </w:tc>
        <w:tc>
          <w:tcPr>
            <w:tcW w:w="1650" w:type="dxa"/>
          </w:tcPr>
          <w:p w14:paraId="031C4A04" w14:textId="77777777" w:rsidR="00CB6A82" w:rsidRDefault="00CB6A82" w:rsidP="00A35936">
            <w:pPr>
              <w:pStyle w:val="Normal1"/>
              <w:widowControl w:val="0"/>
              <w:spacing w:line="360" w:lineRule="auto"/>
            </w:pPr>
            <w:proofErr w:type="gramStart"/>
            <w:r>
              <w:t>women</w:t>
            </w:r>
            <w:proofErr w:type="gramEnd"/>
          </w:p>
        </w:tc>
        <w:tc>
          <w:tcPr>
            <w:tcW w:w="1590" w:type="dxa"/>
          </w:tcPr>
          <w:p w14:paraId="6F502ABB" w14:textId="77777777" w:rsidR="00CB6A82" w:rsidRDefault="00CB6A82" w:rsidP="00A35936">
            <w:pPr>
              <w:pStyle w:val="Normal1"/>
              <w:widowControl w:val="0"/>
              <w:spacing w:line="360" w:lineRule="auto"/>
            </w:pPr>
            <w:proofErr w:type="gramStart"/>
            <w:r>
              <w:t>sex</w:t>
            </w:r>
            <w:proofErr w:type="gramEnd"/>
          </w:p>
        </w:tc>
        <w:tc>
          <w:tcPr>
            <w:tcW w:w="1575" w:type="dxa"/>
          </w:tcPr>
          <w:p w14:paraId="71843960" w14:textId="77777777" w:rsidR="00CB6A82" w:rsidRDefault="00CB6A82" w:rsidP="00A35936">
            <w:pPr>
              <w:pStyle w:val="Normal1"/>
              <w:widowControl w:val="0"/>
              <w:spacing w:line="360" w:lineRule="auto"/>
            </w:pPr>
            <w:proofErr w:type="gramStart"/>
            <w:r>
              <w:t>gender</w:t>
            </w:r>
            <w:proofErr w:type="gramEnd"/>
          </w:p>
        </w:tc>
        <w:tc>
          <w:tcPr>
            <w:tcW w:w="1860" w:type="dxa"/>
          </w:tcPr>
          <w:p w14:paraId="789A08F0" w14:textId="77777777" w:rsidR="00CB6A82" w:rsidRDefault="00CB6A82" w:rsidP="00A35936">
            <w:pPr>
              <w:pStyle w:val="Normal1"/>
              <w:widowControl w:val="0"/>
              <w:spacing w:line="360" w:lineRule="auto"/>
            </w:pPr>
            <w:proofErr w:type="gramStart"/>
            <w:r>
              <w:t>females</w:t>
            </w:r>
            <w:proofErr w:type="gramEnd"/>
          </w:p>
        </w:tc>
        <w:tc>
          <w:tcPr>
            <w:tcW w:w="1560" w:type="dxa"/>
          </w:tcPr>
          <w:p w14:paraId="4855E323" w14:textId="77777777" w:rsidR="00CB6A82" w:rsidRDefault="00CB6A82" w:rsidP="00A35936">
            <w:pPr>
              <w:pStyle w:val="Normal1"/>
              <w:widowControl w:val="0"/>
              <w:spacing w:line="360" w:lineRule="auto"/>
            </w:pPr>
            <w:proofErr w:type="gramStart"/>
            <w:r>
              <w:t>males</w:t>
            </w:r>
            <w:proofErr w:type="gramEnd"/>
          </w:p>
        </w:tc>
      </w:tr>
      <w:tr w:rsidR="00CB6A82" w14:paraId="33813121" w14:textId="77777777" w:rsidTr="00A217DB">
        <w:tc>
          <w:tcPr>
            <w:tcW w:w="1125" w:type="dxa"/>
          </w:tcPr>
          <w:p w14:paraId="308D54CB" w14:textId="77777777" w:rsidR="00CB6A82" w:rsidRDefault="00CB6A82" w:rsidP="00A35936">
            <w:pPr>
              <w:pStyle w:val="Normal1"/>
              <w:widowControl w:val="0"/>
              <w:spacing w:line="360" w:lineRule="auto"/>
            </w:pPr>
            <w:r>
              <w:t>36</w:t>
            </w:r>
          </w:p>
        </w:tc>
        <w:tc>
          <w:tcPr>
            <w:tcW w:w="1650" w:type="dxa"/>
          </w:tcPr>
          <w:p w14:paraId="38FACC95" w14:textId="77777777" w:rsidR="00CB6A82" w:rsidRDefault="00CB6A82" w:rsidP="00A35936">
            <w:pPr>
              <w:pStyle w:val="Normal1"/>
              <w:widowControl w:val="0"/>
              <w:spacing w:line="360" w:lineRule="auto"/>
            </w:pPr>
            <w:proofErr w:type="gramStart"/>
            <w:r>
              <w:t>placebo</w:t>
            </w:r>
            <w:proofErr w:type="gramEnd"/>
          </w:p>
        </w:tc>
        <w:tc>
          <w:tcPr>
            <w:tcW w:w="1590" w:type="dxa"/>
          </w:tcPr>
          <w:p w14:paraId="08874BFF" w14:textId="77777777" w:rsidR="00CB6A82" w:rsidRDefault="00CB6A82" w:rsidP="00A35936">
            <w:pPr>
              <w:pStyle w:val="Normal1"/>
              <w:widowControl w:val="0"/>
              <w:spacing w:line="360" w:lineRule="auto"/>
            </w:pPr>
            <w:proofErr w:type="gramStart"/>
            <w:r>
              <w:t>pet</w:t>
            </w:r>
            <w:proofErr w:type="gramEnd"/>
          </w:p>
        </w:tc>
        <w:tc>
          <w:tcPr>
            <w:tcW w:w="1575" w:type="dxa"/>
          </w:tcPr>
          <w:p w14:paraId="497B1D46" w14:textId="77777777" w:rsidR="00CB6A82" w:rsidRDefault="00CB6A82" w:rsidP="00A35936">
            <w:pPr>
              <w:pStyle w:val="Normal1"/>
              <w:widowControl w:val="0"/>
              <w:spacing w:line="360" w:lineRule="auto"/>
            </w:pPr>
            <w:proofErr w:type="gramStart"/>
            <w:r>
              <w:t>tomography</w:t>
            </w:r>
            <w:proofErr w:type="gramEnd"/>
          </w:p>
        </w:tc>
        <w:tc>
          <w:tcPr>
            <w:tcW w:w="1860" w:type="dxa"/>
          </w:tcPr>
          <w:p w14:paraId="131EE3A5" w14:textId="77777777" w:rsidR="00CB6A82" w:rsidRDefault="00CB6A82" w:rsidP="00A35936">
            <w:pPr>
              <w:pStyle w:val="Normal1"/>
              <w:widowControl w:val="0"/>
              <w:spacing w:line="360" w:lineRule="auto"/>
            </w:pPr>
            <w:proofErr w:type="gramStart"/>
            <w:r>
              <w:t>emission</w:t>
            </w:r>
            <w:proofErr w:type="gramEnd"/>
          </w:p>
        </w:tc>
        <w:tc>
          <w:tcPr>
            <w:tcW w:w="1560" w:type="dxa"/>
          </w:tcPr>
          <w:p w14:paraId="230FE2EC" w14:textId="77777777" w:rsidR="00CB6A82" w:rsidRDefault="00CB6A82" w:rsidP="00A35936">
            <w:pPr>
              <w:pStyle w:val="Normal1"/>
              <w:widowControl w:val="0"/>
              <w:spacing w:line="360" w:lineRule="auto"/>
            </w:pPr>
            <w:proofErr w:type="gramStart"/>
            <w:r>
              <w:t>dopamine</w:t>
            </w:r>
            <w:proofErr w:type="gramEnd"/>
          </w:p>
        </w:tc>
      </w:tr>
      <w:tr w:rsidR="00CB6A82" w14:paraId="4C4779DB" w14:textId="77777777" w:rsidTr="00A217DB">
        <w:tc>
          <w:tcPr>
            <w:tcW w:w="1125" w:type="dxa"/>
          </w:tcPr>
          <w:p w14:paraId="7E469E12" w14:textId="77777777" w:rsidR="00CB6A82" w:rsidRDefault="00CB6A82" w:rsidP="00A35936">
            <w:pPr>
              <w:pStyle w:val="Normal1"/>
              <w:widowControl w:val="0"/>
              <w:spacing w:line="360" w:lineRule="auto"/>
            </w:pPr>
            <w:r>
              <w:t>37</w:t>
            </w:r>
          </w:p>
        </w:tc>
        <w:tc>
          <w:tcPr>
            <w:tcW w:w="1650" w:type="dxa"/>
          </w:tcPr>
          <w:p w14:paraId="762B05A2" w14:textId="77777777" w:rsidR="00CB6A82" w:rsidRDefault="00CB6A82" w:rsidP="00A35936">
            <w:pPr>
              <w:pStyle w:val="Normal1"/>
              <w:widowControl w:val="0"/>
              <w:spacing w:line="360" w:lineRule="auto"/>
            </w:pPr>
            <w:proofErr w:type="gramStart"/>
            <w:r>
              <w:t>schizophrenia</w:t>
            </w:r>
            <w:proofErr w:type="gramEnd"/>
          </w:p>
        </w:tc>
        <w:tc>
          <w:tcPr>
            <w:tcW w:w="1590" w:type="dxa"/>
          </w:tcPr>
          <w:p w14:paraId="6B8403AC" w14:textId="77777777" w:rsidR="00CB6A82" w:rsidRDefault="00CB6A82" w:rsidP="00A35936">
            <w:pPr>
              <w:pStyle w:val="Normal1"/>
              <w:widowControl w:val="0"/>
              <w:spacing w:line="360" w:lineRule="auto"/>
            </w:pPr>
            <w:proofErr w:type="gramStart"/>
            <w:r>
              <w:t>controls</w:t>
            </w:r>
            <w:proofErr w:type="gramEnd"/>
          </w:p>
        </w:tc>
        <w:tc>
          <w:tcPr>
            <w:tcW w:w="1575" w:type="dxa"/>
          </w:tcPr>
          <w:p w14:paraId="428DC602" w14:textId="77777777" w:rsidR="00CB6A82" w:rsidRDefault="00CB6A82" w:rsidP="00A35936">
            <w:pPr>
              <w:pStyle w:val="Normal1"/>
              <w:widowControl w:val="0"/>
              <w:spacing w:line="360" w:lineRule="auto"/>
            </w:pPr>
            <w:proofErr w:type="gramStart"/>
            <w:r>
              <w:t>risk</w:t>
            </w:r>
            <w:proofErr w:type="gramEnd"/>
          </w:p>
        </w:tc>
        <w:tc>
          <w:tcPr>
            <w:tcW w:w="1860" w:type="dxa"/>
          </w:tcPr>
          <w:p w14:paraId="53F2238D" w14:textId="77777777" w:rsidR="00CB6A82" w:rsidRDefault="00CB6A82" w:rsidP="00A35936">
            <w:pPr>
              <w:pStyle w:val="Normal1"/>
              <w:widowControl w:val="0"/>
              <w:spacing w:line="360" w:lineRule="auto"/>
            </w:pPr>
            <w:proofErr w:type="gramStart"/>
            <w:r>
              <w:t>reduced</w:t>
            </w:r>
            <w:proofErr w:type="gramEnd"/>
          </w:p>
        </w:tc>
        <w:tc>
          <w:tcPr>
            <w:tcW w:w="1560" w:type="dxa"/>
          </w:tcPr>
          <w:p w14:paraId="0B4AB67C" w14:textId="77777777" w:rsidR="00CB6A82" w:rsidRDefault="00CB6A82" w:rsidP="00A35936">
            <w:pPr>
              <w:pStyle w:val="Normal1"/>
              <w:widowControl w:val="0"/>
              <w:spacing w:line="360" w:lineRule="auto"/>
            </w:pPr>
            <w:proofErr w:type="gramStart"/>
            <w:r>
              <w:t>deficits</w:t>
            </w:r>
            <w:proofErr w:type="gramEnd"/>
          </w:p>
        </w:tc>
      </w:tr>
      <w:tr w:rsidR="00CB6A82" w14:paraId="09DEEDCD" w14:textId="77777777" w:rsidTr="00A217DB">
        <w:tc>
          <w:tcPr>
            <w:tcW w:w="1125" w:type="dxa"/>
          </w:tcPr>
          <w:p w14:paraId="6D1A92FC" w14:textId="77777777" w:rsidR="00CB6A82" w:rsidRDefault="00CB6A82" w:rsidP="00A35936">
            <w:pPr>
              <w:pStyle w:val="Normal1"/>
              <w:widowControl w:val="0"/>
              <w:spacing w:line="360" w:lineRule="auto"/>
            </w:pPr>
            <w:r>
              <w:t>38</w:t>
            </w:r>
          </w:p>
        </w:tc>
        <w:tc>
          <w:tcPr>
            <w:tcW w:w="1650" w:type="dxa"/>
          </w:tcPr>
          <w:p w14:paraId="2F85B1E1" w14:textId="77777777" w:rsidR="00CB6A82" w:rsidRDefault="00CB6A82" w:rsidP="00A35936">
            <w:pPr>
              <w:pStyle w:val="Normal1"/>
              <w:widowControl w:val="0"/>
              <w:spacing w:line="360" w:lineRule="auto"/>
            </w:pPr>
            <w:proofErr w:type="gramStart"/>
            <w:r>
              <w:t>condition</w:t>
            </w:r>
            <w:proofErr w:type="gramEnd"/>
          </w:p>
        </w:tc>
        <w:tc>
          <w:tcPr>
            <w:tcW w:w="1590" w:type="dxa"/>
          </w:tcPr>
          <w:p w14:paraId="3705C09B" w14:textId="77777777" w:rsidR="00CB6A82" w:rsidRDefault="00CB6A82" w:rsidP="00A35936">
            <w:pPr>
              <w:pStyle w:val="Normal1"/>
              <w:widowControl w:val="0"/>
              <w:spacing w:line="360" w:lineRule="auto"/>
            </w:pPr>
            <w:proofErr w:type="gramStart"/>
            <w:r>
              <w:t>conditions</w:t>
            </w:r>
            <w:proofErr w:type="gramEnd"/>
          </w:p>
        </w:tc>
        <w:tc>
          <w:tcPr>
            <w:tcW w:w="1575" w:type="dxa"/>
          </w:tcPr>
          <w:p w14:paraId="72BAD92A" w14:textId="77777777" w:rsidR="00CB6A82" w:rsidRDefault="00CB6A82" w:rsidP="00A35936">
            <w:pPr>
              <w:pStyle w:val="Normal1"/>
              <w:widowControl w:val="0"/>
              <w:spacing w:line="360" w:lineRule="auto"/>
            </w:pPr>
            <w:proofErr w:type="gramStart"/>
            <w:r>
              <w:t>tasks</w:t>
            </w:r>
            <w:proofErr w:type="gramEnd"/>
          </w:p>
        </w:tc>
        <w:tc>
          <w:tcPr>
            <w:tcW w:w="1860" w:type="dxa"/>
          </w:tcPr>
          <w:p w14:paraId="052A1ED1" w14:textId="77777777" w:rsidR="00CB6A82" w:rsidRDefault="00CB6A82" w:rsidP="00A35936">
            <w:pPr>
              <w:pStyle w:val="Normal1"/>
              <w:widowControl w:val="0"/>
              <w:spacing w:line="360" w:lineRule="auto"/>
            </w:pPr>
            <w:proofErr w:type="gramStart"/>
            <w:r>
              <w:t>control</w:t>
            </w:r>
            <w:proofErr w:type="gramEnd"/>
          </w:p>
        </w:tc>
        <w:tc>
          <w:tcPr>
            <w:tcW w:w="1560" w:type="dxa"/>
          </w:tcPr>
          <w:p w14:paraId="3BECE376" w14:textId="77777777" w:rsidR="00CB6A82" w:rsidRDefault="00CB6A82" w:rsidP="00A35936">
            <w:pPr>
              <w:pStyle w:val="Normal1"/>
              <w:widowControl w:val="0"/>
              <w:spacing w:line="360" w:lineRule="auto"/>
            </w:pPr>
            <w:proofErr w:type="gramStart"/>
            <w:r>
              <w:t>performance</w:t>
            </w:r>
            <w:proofErr w:type="gramEnd"/>
          </w:p>
        </w:tc>
      </w:tr>
      <w:tr w:rsidR="00CB6A82" w14:paraId="3E019D2C" w14:textId="77777777" w:rsidTr="00A217DB">
        <w:tc>
          <w:tcPr>
            <w:tcW w:w="1125" w:type="dxa"/>
          </w:tcPr>
          <w:p w14:paraId="48559356" w14:textId="77777777" w:rsidR="00CB6A82" w:rsidRDefault="00CB6A82" w:rsidP="00A35936">
            <w:pPr>
              <w:pStyle w:val="Normal1"/>
              <w:widowControl w:val="0"/>
              <w:spacing w:line="360" w:lineRule="auto"/>
            </w:pPr>
            <w:r>
              <w:t>39</w:t>
            </w:r>
          </w:p>
        </w:tc>
        <w:tc>
          <w:tcPr>
            <w:tcW w:w="1650" w:type="dxa"/>
          </w:tcPr>
          <w:p w14:paraId="1602171F" w14:textId="77777777" w:rsidR="00CB6A82" w:rsidRDefault="00CB6A82" w:rsidP="00A35936">
            <w:pPr>
              <w:pStyle w:val="Normal1"/>
              <w:widowControl w:val="0"/>
              <w:spacing w:line="360" w:lineRule="auto"/>
            </w:pPr>
            <w:proofErr w:type="gramStart"/>
            <w:r>
              <w:t>ad</w:t>
            </w:r>
            <w:proofErr w:type="gramEnd"/>
          </w:p>
        </w:tc>
        <w:tc>
          <w:tcPr>
            <w:tcW w:w="1590" w:type="dxa"/>
          </w:tcPr>
          <w:p w14:paraId="693DC1AC" w14:textId="77777777" w:rsidR="00CB6A82" w:rsidRDefault="00CB6A82" w:rsidP="00A35936">
            <w:pPr>
              <w:pStyle w:val="Normal1"/>
              <w:widowControl w:val="0"/>
              <w:spacing w:line="360" w:lineRule="auto"/>
            </w:pPr>
            <w:proofErr w:type="gramStart"/>
            <w:r>
              <w:t>disease</w:t>
            </w:r>
            <w:proofErr w:type="gramEnd"/>
          </w:p>
        </w:tc>
        <w:tc>
          <w:tcPr>
            <w:tcW w:w="1575" w:type="dxa"/>
          </w:tcPr>
          <w:p w14:paraId="013BD348" w14:textId="77777777" w:rsidR="00CB6A82" w:rsidRDefault="00CB6A82" w:rsidP="00A35936">
            <w:pPr>
              <w:pStyle w:val="Normal1"/>
              <w:widowControl w:val="0"/>
              <w:spacing w:line="360" w:lineRule="auto"/>
            </w:pPr>
            <w:proofErr w:type="gramStart"/>
            <w:r>
              <w:t>mci</w:t>
            </w:r>
            <w:proofErr w:type="gramEnd"/>
          </w:p>
        </w:tc>
        <w:tc>
          <w:tcPr>
            <w:tcW w:w="1860" w:type="dxa"/>
          </w:tcPr>
          <w:p w14:paraId="6F2524EE" w14:textId="77777777" w:rsidR="00CB6A82" w:rsidRDefault="00CB6A82" w:rsidP="00A35936">
            <w:pPr>
              <w:pStyle w:val="Normal1"/>
              <w:widowControl w:val="0"/>
              <w:spacing w:line="360" w:lineRule="auto"/>
            </w:pPr>
            <w:proofErr w:type="spellStart"/>
            <w:proofErr w:type="gramStart"/>
            <w:r>
              <w:t>alzheimer</w:t>
            </w:r>
            <w:proofErr w:type="spellEnd"/>
            <w:proofErr w:type="gramEnd"/>
          </w:p>
        </w:tc>
        <w:tc>
          <w:tcPr>
            <w:tcW w:w="1560" w:type="dxa"/>
          </w:tcPr>
          <w:p w14:paraId="7F06AC01" w14:textId="77777777" w:rsidR="00CB6A82" w:rsidRDefault="00CB6A82" w:rsidP="00A35936">
            <w:pPr>
              <w:pStyle w:val="Normal1"/>
              <w:widowControl w:val="0"/>
              <w:spacing w:line="360" w:lineRule="auto"/>
            </w:pPr>
            <w:proofErr w:type="gramStart"/>
            <w:r>
              <w:t>atrophy</w:t>
            </w:r>
            <w:proofErr w:type="gramEnd"/>
          </w:p>
        </w:tc>
      </w:tr>
      <w:tr w:rsidR="00CB6A82" w14:paraId="51696024" w14:textId="77777777" w:rsidTr="00A217DB">
        <w:tc>
          <w:tcPr>
            <w:tcW w:w="1125" w:type="dxa"/>
          </w:tcPr>
          <w:p w14:paraId="5EF76FBC" w14:textId="77777777" w:rsidR="00CB6A82" w:rsidRDefault="00CB6A82" w:rsidP="00A35936">
            <w:pPr>
              <w:pStyle w:val="Normal1"/>
              <w:widowControl w:val="0"/>
              <w:spacing w:line="360" w:lineRule="auto"/>
            </w:pPr>
            <w:r>
              <w:t>40</w:t>
            </w:r>
          </w:p>
        </w:tc>
        <w:tc>
          <w:tcPr>
            <w:tcW w:w="1650" w:type="dxa"/>
          </w:tcPr>
          <w:p w14:paraId="55865577" w14:textId="77777777" w:rsidR="00CB6A82" w:rsidRDefault="00CB6A82" w:rsidP="00A35936">
            <w:pPr>
              <w:pStyle w:val="Normal1"/>
              <w:widowControl w:val="0"/>
              <w:spacing w:line="360" w:lineRule="auto"/>
            </w:pPr>
            <w:proofErr w:type="gramStart"/>
            <w:r>
              <w:t>individuals</w:t>
            </w:r>
            <w:proofErr w:type="gramEnd"/>
          </w:p>
        </w:tc>
        <w:tc>
          <w:tcPr>
            <w:tcW w:w="1590" w:type="dxa"/>
          </w:tcPr>
          <w:p w14:paraId="1D898BBA" w14:textId="77777777" w:rsidR="00CB6A82" w:rsidRDefault="00CB6A82" w:rsidP="00A35936">
            <w:pPr>
              <w:pStyle w:val="Normal1"/>
              <w:widowControl w:val="0"/>
              <w:spacing w:line="360" w:lineRule="auto"/>
            </w:pPr>
            <w:proofErr w:type="gramStart"/>
            <w:r>
              <w:t>cognitive</w:t>
            </w:r>
            <w:proofErr w:type="gramEnd"/>
          </w:p>
        </w:tc>
        <w:tc>
          <w:tcPr>
            <w:tcW w:w="1575" w:type="dxa"/>
          </w:tcPr>
          <w:p w14:paraId="40C21BB6" w14:textId="77777777" w:rsidR="00CB6A82" w:rsidRDefault="00CB6A82" w:rsidP="00A35936">
            <w:pPr>
              <w:pStyle w:val="Normal1"/>
              <w:widowControl w:val="0"/>
              <w:spacing w:line="360" w:lineRule="auto"/>
            </w:pPr>
            <w:proofErr w:type="gramStart"/>
            <w:r>
              <w:t>individual</w:t>
            </w:r>
            <w:proofErr w:type="gramEnd"/>
          </w:p>
        </w:tc>
        <w:tc>
          <w:tcPr>
            <w:tcW w:w="1860" w:type="dxa"/>
          </w:tcPr>
          <w:p w14:paraId="71ADF758" w14:textId="77777777" w:rsidR="00CB6A82" w:rsidRDefault="00CB6A82" w:rsidP="00A35936">
            <w:pPr>
              <w:pStyle w:val="Normal1"/>
              <w:widowControl w:val="0"/>
              <w:spacing w:line="360" w:lineRule="auto"/>
            </w:pPr>
            <w:proofErr w:type="gramStart"/>
            <w:r>
              <w:t>control</w:t>
            </w:r>
            <w:proofErr w:type="gramEnd"/>
          </w:p>
        </w:tc>
        <w:tc>
          <w:tcPr>
            <w:tcW w:w="1560" w:type="dxa"/>
          </w:tcPr>
          <w:p w14:paraId="39F6F031" w14:textId="77777777" w:rsidR="00CB6A82" w:rsidRDefault="00CB6A82" w:rsidP="00A35936">
            <w:pPr>
              <w:pStyle w:val="Normal1"/>
              <w:widowControl w:val="0"/>
              <w:spacing w:line="360" w:lineRule="auto"/>
            </w:pPr>
            <w:proofErr w:type="gramStart"/>
            <w:r>
              <w:t>behavioral</w:t>
            </w:r>
            <w:proofErr w:type="gramEnd"/>
          </w:p>
        </w:tc>
      </w:tr>
      <w:tr w:rsidR="00CB6A82" w14:paraId="457D4979" w14:textId="77777777" w:rsidTr="00A217DB">
        <w:tc>
          <w:tcPr>
            <w:tcW w:w="1125" w:type="dxa"/>
          </w:tcPr>
          <w:p w14:paraId="529A24D6" w14:textId="77777777" w:rsidR="00CB6A82" w:rsidRDefault="00CB6A82" w:rsidP="00A35936">
            <w:pPr>
              <w:pStyle w:val="Normal1"/>
              <w:widowControl w:val="0"/>
              <w:spacing w:line="360" w:lineRule="auto"/>
            </w:pPr>
            <w:r>
              <w:t>41</w:t>
            </w:r>
          </w:p>
        </w:tc>
        <w:tc>
          <w:tcPr>
            <w:tcW w:w="1650" w:type="dxa"/>
          </w:tcPr>
          <w:p w14:paraId="7E8404D3" w14:textId="77777777" w:rsidR="00CB6A82" w:rsidRDefault="00CB6A82" w:rsidP="00A35936">
            <w:pPr>
              <w:pStyle w:val="Normal1"/>
              <w:widowControl w:val="0"/>
              <w:spacing w:line="360" w:lineRule="auto"/>
            </w:pPr>
            <w:proofErr w:type="spellStart"/>
            <w:proofErr w:type="gramStart"/>
            <w:r>
              <w:t>wm</w:t>
            </w:r>
            <w:proofErr w:type="spellEnd"/>
            <w:proofErr w:type="gramEnd"/>
          </w:p>
        </w:tc>
        <w:tc>
          <w:tcPr>
            <w:tcW w:w="1590" w:type="dxa"/>
          </w:tcPr>
          <w:p w14:paraId="29B9FFC0" w14:textId="77777777" w:rsidR="00CB6A82" w:rsidRDefault="00CB6A82" w:rsidP="00A35936">
            <w:pPr>
              <w:pStyle w:val="Normal1"/>
              <w:widowControl w:val="0"/>
              <w:spacing w:line="360" w:lineRule="auto"/>
            </w:pPr>
            <w:proofErr w:type="gramStart"/>
            <w:r>
              <w:t>fractional</w:t>
            </w:r>
            <w:proofErr w:type="gramEnd"/>
          </w:p>
        </w:tc>
        <w:tc>
          <w:tcPr>
            <w:tcW w:w="1575" w:type="dxa"/>
          </w:tcPr>
          <w:p w14:paraId="5F952E35" w14:textId="77777777" w:rsidR="00CB6A82" w:rsidRDefault="00CB6A82" w:rsidP="00A35936">
            <w:pPr>
              <w:pStyle w:val="Normal1"/>
              <w:widowControl w:val="0"/>
              <w:spacing w:line="360" w:lineRule="auto"/>
            </w:pPr>
            <w:proofErr w:type="gramStart"/>
            <w:r>
              <w:t>integrity</w:t>
            </w:r>
            <w:proofErr w:type="gramEnd"/>
          </w:p>
        </w:tc>
        <w:tc>
          <w:tcPr>
            <w:tcW w:w="1860" w:type="dxa"/>
          </w:tcPr>
          <w:p w14:paraId="791A8FB3" w14:textId="77777777" w:rsidR="00CB6A82" w:rsidRDefault="00CB6A82" w:rsidP="00A35936">
            <w:pPr>
              <w:pStyle w:val="Normal1"/>
              <w:widowControl w:val="0"/>
              <w:spacing w:line="360" w:lineRule="auto"/>
            </w:pPr>
            <w:proofErr w:type="gramStart"/>
            <w:r>
              <w:t>tracts</w:t>
            </w:r>
            <w:proofErr w:type="gramEnd"/>
          </w:p>
        </w:tc>
        <w:tc>
          <w:tcPr>
            <w:tcW w:w="1560" w:type="dxa"/>
          </w:tcPr>
          <w:p w14:paraId="0B07CE2D" w14:textId="77777777" w:rsidR="00CB6A82" w:rsidRDefault="00CB6A82" w:rsidP="00A35936">
            <w:pPr>
              <w:pStyle w:val="Normal1"/>
              <w:widowControl w:val="0"/>
              <w:spacing w:line="360" w:lineRule="auto"/>
            </w:pPr>
            <w:proofErr w:type="gramStart"/>
            <w:r>
              <w:t>diffusivity</w:t>
            </w:r>
            <w:proofErr w:type="gramEnd"/>
          </w:p>
        </w:tc>
      </w:tr>
      <w:tr w:rsidR="00CB6A82" w14:paraId="4167C1A3" w14:textId="77777777" w:rsidTr="00A217DB">
        <w:tc>
          <w:tcPr>
            <w:tcW w:w="1125" w:type="dxa"/>
          </w:tcPr>
          <w:p w14:paraId="7278787A" w14:textId="77777777" w:rsidR="00CB6A82" w:rsidRDefault="00CB6A82" w:rsidP="00A35936">
            <w:pPr>
              <w:pStyle w:val="Normal1"/>
              <w:widowControl w:val="0"/>
              <w:spacing w:line="360" w:lineRule="auto"/>
            </w:pPr>
            <w:r>
              <w:t>42</w:t>
            </w:r>
          </w:p>
        </w:tc>
        <w:tc>
          <w:tcPr>
            <w:tcW w:w="1650" w:type="dxa"/>
          </w:tcPr>
          <w:p w14:paraId="12B2D224" w14:textId="77777777" w:rsidR="00CB6A82" w:rsidRDefault="00CB6A82" w:rsidP="00A35936">
            <w:pPr>
              <w:pStyle w:val="Normal1"/>
              <w:widowControl w:val="0"/>
              <w:spacing w:line="360" w:lineRule="auto"/>
            </w:pPr>
            <w:proofErr w:type="gramStart"/>
            <w:r>
              <w:t>lesions</w:t>
            </w:r>
            <w:proofErr w:type="gramEnd"/>
          </w:p>
        </w:tc>
        <w:tc>
          <w:tcPr>
            <w:tcW w:w="1590" w:type="dxa"/>
          </w:tcPr>
          <w:p w14:paraId="71345F41" w14:textId="77777777" w:rsidR="00CB6A82" w:rsidRDefault="00CB6A82" w:rsidP="00A35936">
            <w:pPr>
              <w:pStyle w:val="Normal1"/>
              <w:widowControl w:val="0"/>
              <w:spacing w:line="360" w:lineRule="auto"/>
            </w:pPr>
            <w:proofErr w:type="gramStart"/>
            <w:r>
              <w:t>controls</w:t>
            </w:r>
            <w:proofErr w:type="gramEnd"/>
          </w:p>
        </w:tc>
        <w:tc>
          <w:tcPr>
            <w:tcW w:w="1575" w:type="dxa"/>
          </w:tcPr>
          <w:p w14:paraId="013738F4" w14:textId="77777777" w:rsidR="00CB6A82" w:rsidRDefault="00CB6A82" w:rsidP="00A35936">
            <w:pPr>
              <w:pStyle w:val="Normal1"/>
              <w:widowControl w:val="0"/>
              <w:spacing w:line="360" w:lineRule="auto"/>
            </w:pPr>
            <w:proofErr w:type="gramStart"/>
            <w:r>
              <w:t>patient</w:t>
            </w:r>
            <w:proofErr w:type="gramEnd"/>
          </w:p>
        </w:tc>
        <w:tc>
          <w:tcPr>
            <w:tcW w:w="1860" w:type="dxa"/>
          </w:tcPr>
          <w:p w14:paraId="3E909154" w14:textId="77777777" w:rsidR="00CB6A82" w:rsidRDefault="00CB6A82" w:rsidP="00A35936">
            <w:pPr>
              <w:pStyle w:val="Normal1"/>
              <w:widowControl w:val="0"/>
              <w:spacing w:line="360" w:lineRule="auto"/>
            </w:pPr>
            <w:proofErr w:type="gramStart"/>
            <w:r>
              <w:t>lesion</w:t>
            </w:r>
            <w:proofErr w:type="gramEnd"/>
          </w:p>
        </w:tc>
        <w:tc>
          <w:tcPr>
            <w:tcW w:w="1560" w:type="dxa"/>
          </w:tcPr>
          <w:p w14:paraId="4B240F32" w14:textId="77777777" w:rsidR="00CB6A82" w:rsidRDefault="00CB6A82" w:rsidP="00A35936">
            <w:pPr>
              <w:pStyle w:val="Normal1"/>
              <w:widowControl w:val="0"/>
              <w:spacing w:line="360" w:lineRule="auto"/>
            </w:pPr>
            <w:proofErr w:type="gramStart"/>
            <w:r>
              <w:t>stroke</w:t>
            </w:r>
            <w:proofErr w:type="gramEnd"/>
          </w:p>
        </w:tc>
      </w:tr>
      <w:tr w:rsidR="00CB6A82" w14:paraId="33846E32" w14:textId="77777777" w:rsidTr="00A217DB">
        <w:tc>
          <w:tcPr>
            <w:tcW w:w="1125" w:type="dxa"/>
          </w:tcPr>
          <w:p w14:paraId="447C6733" w14:textId="77777777" w:rsidR="00CB6A82" w:rsidRDefault="00CB6A82" w:rsidP="00A35936">
            <w:pPr>
              <w:pStyle w:val="Normal1"/>
              <w:widowControl w:val="0"/>
              <w:spacing w:line="360" w:lineRule="auto"/>
            </w:pPr>
            <w:r>
              <w:t>43</w:t>
            </w:r>
          </w:p>
        </w:tc>
        <w:tc>
          <w:tcPr>
            <w:tcW w:w="1650" w:type="dxa"/>
          </w:tcPr>
          <w:p w14:paraId="738FF953" w14:textId="77777777" w:rsidR="00CB6A82" w:rsidRDefault="00CB6A82" w:rsidP="00A35936">
            <w:pPr>
              <w:pStyle w:val="Normal1"/>
              <w:widowControl w:val="0"/>
              <w:spacing w:line="360" w:lineRule="auto"/>
            </w:pPr>
            <w:proofErr w:type="gramStart"/>
            <w:r>
              <w:t>human</w:t>
            </w:r>
            <w:proofErr w:type="gramEnd"/>
          </w:p>
        </w:tc>
        <w:tc>
          <w:tcPr>
            <w:tcW w:w="1590" w:type="dxa"/>
          </w:tcPr>
          <w:p w14:paraId="755CD145" w14:textId="77777777" w:rsidR="00CB6A82" w:rsidRDefault="00CB6A82" w:rsidP="00A35936">
            <w:pPr>
              <w:pStyle w:val="Normal1"/>
              <w:widowControl w:val="0"/>
              <w:spacing w:line="360" w:lineRule="auto"/>
            </w:pPr>
            <w:proofErr w:type="gramStart"/>
            <w:r>
              <w:t>humans</w:t>
            </w:r>
            <w:proofErr w:type="gramEnd"/>
          </w:p>
        </w:tc>
        <w:tc>
          <w:tcPr>
            <w:tcW w:w="1575" w:type="dxa"/>
          </w:tcPr>
          <w:p w14:paraId="04D54878" w14:textId="77777777" w:rsidR="00CB6A82" w:rsidRDefault="00CB6A82" w:rsidP="00A35936">
            <w:pPr>
              <w:pStyle w:val="Normal1"/>
              <w:widowControl w:val="0"/>
              <w:spacing w:line="360" w:lineRule="auto"/>
            </w:pPr>
            <w:proofErr w:type="gramStart"/>
            <w:r>
              <w:t>organization</w:t>
            </w:r>
            <w:proofErr w:type="gramEnd"/>
          </w:p>
        </w:tc>
        <w:tc>
          <w:tcPr>
            <w:tcW w:w="1860" w:type="dxa"/>
          </w:tcPr>
          <w:p w14:paraId="0549D593" w14:textId="77777777" w:rsidR="00CB6A82" w:rsidRDefault="00CB6A82" w:rsidP="00A35936">
            <w:pPr>
              <w:pStyle w:val="Normal1"/>
              <w:widowControl w:val="0"/>
              <w:spacing w:line="360" w:lineRule="auto"/>
            </w:pPr>
            <w:proofErr w:type="gramStart"/>
            <w:r>
              <w:t>located</w:t>
            </w:r>
            <w:proofErr w:type="gramEnd"/>
          </w:p>
        </w:tc>
        <w:tc>
          <w:tcPr>
            <w:tcW w:w="1560" w:type="dxa"/>
          </w:tcPr>
          <w:p w14:paraId="7C9321CB" w14:textId="77777777" w:rsidR="00CB6A82" w:rsidRDefault="00CB6A82" w:rsidP="00A35936">
            <w:pPr>
              <w:pStyle w:val="Normal1"/>
              <w:widowControl w:val="0"/>
              <w:spacing w:line="360" w:lineRule="auto"/>
            </w:pPr>
            <w:proofErr w:type="gramStart"/>
            <w:r>
              <w:t>primates</w:t>
            </w:r>
            <w:proofErr w:type="gramEnd"/>
          </w:p>
        </w:tc>
      </w:tr>
      <w:tr w:rsidR="00CB6A82" w14:paraId="59804768" w14:textId="77777777" w:rsidTr="00A217DB">
        <w:tc>
          <w:tcPr>
            <w:tcW w:w="1125" w:type="dxa"/>
          </w:tcPr>
          <w:p w14:paraId="7A843AF8" w14:textId="77777777" w:rsidR="00CB6A82" w:rsidRDefault="00CB6A82" w:rsidP="00A35936">
            <w:pPr>
              <w:pStyle w:val="Normal1"/>
              <w:widowControl w:val="0"/>
              <w:spacing w:line="360" w:lineRule="auto"/>
            </w:pPr>
            <w:r>
              <w:t>44</w:t>
            </w:r>
          </w:p>
        </w:tc>
        <w:tc>
          <w:tcPr>
            <w:tcW w:w="1650" w:type="dxa"/>
          </w:tcPr>
          <w:p w14:paraId="3DD72EE2" w14:textId="77777777" w:rsidR="00CB6A82" w:rsidRDefault="00CB6A82" w:rsidP="00A35936">
            <w:pPr>
              <w:pStyle w:val="Normal1"/>
              <w:widowControl w:val="0"/>
              <w:spacing w:line="360" w:lineRule="auto"/>
            </w:pPr>
            <w:proofErr w:type="gramStart"/>
            <w:r>
              <w:t>network</w:t>
            </w:r>
            <w:proofErr w:type="gramEnd"/>
          </w:p>
        </w:tc>
        <w:tc>
          <w:tcPr>
            <w:tcW w:w="1590" w:type="dxa"/>
          </w:tcPr>
          <w:p w14:paraId="032E786F" w14:textId="77777777" w:rsidR="00CB6A82" w:rsidRDefault="00CB6A82" w:rsidP="00A35936">
            <w:pPr>
              <w:pStyle w:val="Normal1"/>
              <w:widowControl w:val="0"/>
              <w:spacing w:line="360" w:lineRule="auto"/>
            </w:pPr>
            <w:proofErr w:type="gramStart"/>
            <w:r>
              <w:t>role</w:t>
            </w:r>
            <w:proofErr w:type="gramEnd"/>
          </w:p>
        </w:tc>
        <w:tc>
          <w:tcPr>
            <w:tcW w:w="1575" w:type="dxa"/>
          </w:tcPr>
          <w:p w14:paraId="28CEF61E" w14:textId="77777777" w:rsidR="00CB6A82" w:rsidRDefault="00CB6A82" w:rsidP="00A35936">
            <w:pPr>
              <w:pStyle w:val="Normal1"/>
              <w:widowControl w:val="0"/>
              <w:spacing w:line="360" w:lineRule="auto"/>
            </w:pPr>
            <w:proofErr w:type="gramStart"/>
            <w:r>
              <w:t>evidence</w:t>
            </w:r>
            <w:proofErr w:type="gramEnd"/>
          </w:p>
        </w:tc>
        <w:tc>
          <w:tcPr>
            <w:tcW w:w="1860" w:type="dxa"/>
          </w:tcPr>
          <w:p w14:paraId="26C4B4CB" w14:textId="77777777" w:rsidR="00CB6A82" w:rsidRDefault="00CB6A82" w:rsidP="00A35936">
            <w:pPr>
              <w:pStyle w:val="Normal1"/>
              <w:widowControl w:val="0"/>
              <w:spacing w:line="360" w:lineRule="auto"/>
            </w:pPr>
            <w:proofErr w:type="gramStart"/>
            <w:r>
              <w:t>human</w:t>
            </w:r>
            <w:proofErr w:type="gramEnd"/>
          </w:p>
        </w:tc>
        <w:tc>
          <w:tcPr>
            <w:tcW w:w="1560" w:type="dxa"/>
          </w:tcPr>
          <w:p w14:paraId="63589CB2" w14:textId="77777777" w:rsidR="00CB6A82" w:rsidRDefault="00CB6A82" w:rsidP="00A35936">
            <w:pPr>
              <w:pStyle w:val="Normal1"/>
              <w:widowControl w:val="0"/>
              <w:spacing w:line="360" w:lineRule="auto"/>
            </w:pPr>
            <w:proofErr w:type="gramStart"/>
            <w:r>
              <w:t>distinct</w:t>
            </w:r>
            <w:proofErr w:type="gramEnd"/>
          </w:p>
        </w:tc>
      </w:tr>
      <w:tr w:rsidR="00CB6A82" w14:paraId="7A58D2A4" w14:textId="77777777" w:rsidTr="00A217DB">
        <w:tc>
          <w:tcPr>
            <w:tcW w:w="1125" w:type="dxa"/>
          </w:tcPr>
          <w:p w14:paraId="29404C74" w14:textId="77777777" w:rsidR="00CB6A82" w:rsidRDefault="00CB6A82" w:rsidP="00A35936">
            <w:pPr>
              <w:pStyle w:val="Normal1"/>
              <w:widowControl w:val="0"/>
              <w:spacing w:line="360" w:lineRule="auto"/>
            </w:pPr>
            <w:r>
              <w:t>45</w:t>
            </w:r>
          </w:p>
        </w:tc>
        <w:tc>
          <w:tcPr>
            <w:tcW w:w="1650" w:type="dxa"/>
          </w:tcPr>
          <w:p w14:paraId="22C1D8A8" w14:textId="77777777" w:rsidR="00CB6A82" w:rsidRDefault="00CB6A82" w:rsidP="00A35936">
            <w:pPr>
              <w:pStyle w:val="Normal1"/>
              <w:widowControl w:val="0"/>
              <w:spacing w:line="360" w:lineRule="auto"/>
            </w:pPr>
            <w:proofErr w:type="gramStart"/>
            <w:r>
              <w:t>network</w:t>
            </w:r>
            <w:proofErr w:type="gramEnd"/>
          </w:p>
        </w:tc>
        <w:tc>
          <w:tcPr>
            <w:tcW w:w="1590" w:type="dxa"/>
          </w:tcPr>
          <w:p w14:paraId="01A168B2" w14:textId="77777777" w:rsidR="00CB6A82" w:rsidRDefault="00CB6A82" w:rsidP="00A35936">
            <w:pPr>
              <w:pStyle w:val="Normal1"/>
              <w:widowControl w:val="0"/>
              <w:spacing w:line="360" w:lineRule="auto"/>
            </w:pPr>
            <w:proofErr w:type="gramStart"/>
            <w:r>
              <w:t>resting</w:t>
            </w:r>
            <w:proofErr w:type="gramEnd"/>
          </w:p>
        </w:tc>
        <w:tc>
          <w:tcPr>
            <w:tcW w:w="1575" w:type="dxa"/>
          </w:tcPr>
          <w:p w14:paraId="283A28F7" w14:textId="77777777" w:rsidR="00CB6A82" w:rsidRDefault="00CB6A82" w:rsidP="00A35936">
            <w:pPr>
              <w:pStyle w:val="Normal1"/>
              <w:widowControl w:val="0"/>
              <w:spacing w:line="360" w:lineRule="auto"/>
            </w:pPr>
            <w:proofErr w:type="gramStart"/>
            <w:r>
              <w:t>default</w:t>
            </w:r>
            <w:proofErr w:type="gramEnd"/>
          </w:p>
        </w:tc>
        <w:tc>
          <w:tcPr>
            <w:tcW w:w="1860" w:type="dxa"/>
          </w:tcPr>
          <w:p w14:paraId="5A425D54" w14:textId="77777777" w:rsidR="00CB6A82" w:rsidRDefault="00CB6A82" w:rsidP="00A35936">
            <w:pPr>
              <w:pStyle w:val="Normal1"/>
              <w:widowControl w:val="0"/>
              <w:spacing w:line="360" w:lineRule="auto"/>
            </w:pPr>
            <w:proofErr w:type="gramStart"/>
            <w:r>
              <w:t>mode</w:t>
            </w:r>
            <w:proofErr w:type="gramEnd"/>
          </w:p>
        </w:tc>
        <w:tc>
          <w:tcPr>
            <w:tcW w:w="1560" w:type="dxa"/>
          </w:tcPr>
          <w:p w14:paraId="3F033D70" w14:textId="77777777" w:rsidR="00CB6A82" w:rsidRDefault="00CB6A82" w:rsidP="00A35936">
            <w:pPr>
              <w:pStyle w:val="Normal1"/>
              <w:widowControl w:val="0"/>
              <w:spacing w:line="360" w:lineRule="auto"/>
            </w:pPr>
            <w:proofErr w:type="gramStart"/>
            <w:r>
              <w:t>rest</w:t>
            </w:r>
            <w:proofErr w:type="gramEnd"/>
          </w:p>
        </w:tc>
      </w:tr>
      <w:tr w:rsidR="00CB6A82" w14:paraId="4FC4B6D2" w14:textId="77777777" w:rsidTr="00A217DB">
        <w:tc>
          <w:tcPr>
            <w:tcW w:w="1125" w:type="dxa"/>
          </w:tcPr>
          <w:p w14:paraId="3C95DF6E" w14:textId="77777777" w:rsidR="00CB6A82" w:rsidRDefault="00CB6A82" w:rsidP="00A35936">
            <w:pPr>
              <w:pStyle w:val="Normal1"/>
              <w:widowControl w:val="0"/>
              <w:spacing w:line="360" w:lineRule="auto"/>
            </w:pPr>
            <w:r>
              <w:t>46</w:t>
            </w:r>
          </w:p>
        </w:tc>
        <w:tc>
          <w:tcPr>
            <w:tcW w:w="1650" w:type="dxa"/>
          </w:tcPr>
          <w:p w14:paraId="5CA9508E" w14:textId="77777777" w:rsidR="00CB6A82" w:rsidRDefault="00CB6A82" w:rsidP="00A35936">
            <w:pPr>
              <w:pStyle w:val="Normal1"/>
              <w:widowControl w:val="0"/>
              <w:spacing w:line="360" w:lineRule="auto"/>
            </w:pPr>
            <w:proofErr w:type="gramStart"/>
            <w:r>
              <w:t>frequency</w:t>
            </w:r>
            <w:proofErr w:type="gramEnd"/>
          </w:p>
        </w:tc>
        <w:tc>
          <w:tcPr>
            <w:tcW w:w="1590" w:type="dxa"/>
          </w:tcPr>
          <w:p w14:paraId="6684505E" w14:textId="77777777" w:rsidR="00CB6A82" w:rsidRDefault="00CB6A82" w:rsidP="00A35936">
            <w:pPr>
              <w:pStyle w:val="Normal1"/>
              <w:widowControl w:val="0"/>
              <w:spacing w:line="360" w:lineRule="auto"/>
            </w:pPr>
            <w:proofErr w:type="gramStart"/>
            <w:r>
              <w:t>source</w:t>
            </w:r>
            <w:proofErr w:type="gramEnd"/>
          </w:p>
        </w:tc>
        <w:tc>
          <w:tcPr>
            <w:tcW w:w="1575" w:type="dxa"/>
          </w:tcPr>
          <w:p w14:paraId="7D0C1EDB" w14:textId="77777777" w:rsidR="00CB6A82" w:rsidRDefault="00CB6A82" w:rsidP="00A35936">
            <w:pPr>
              <w:pStyle w:val="Normal1"/>
              <w:widowControl w:val="0"/>
              <w:spacing w:line="360" w:lineRule="auto"/>
            </w:pPr>
            <w:proofErr w:type="gramStart"/>
            <w:r>
              <w:t>alpha</w:t>
            </w:r>
            <w:proofErr w:type="gramEnd"/>
          </w:p>
        </w:tc>
        <w:tc>
          <w:tcPr>
            <w:tcW w:w="1860" w:type="dxa"/>
          </w:tcPr>
          <w:p w14:paraId="5508A94C" w14:textId="77777777" w:rsidR="00CB6A82" w:rsidRDefault="00CB6A82" w:rsidP="00A35936">
            <w:pPr>
              <w:pStyle w:val="Normal1"/>
              <w:widowControl w:val="0"/>
              <w:spacing w:line="360" w:lineRule="auto"/>
            </w:pPr>
            <w:proofErr w:type="gramStart"/>
            <w:r>
              <w:t>amplitude</w:t>
            </w:r>
            <w:proofErr w:type="gramEnd"/>
          </w:p>
        </w:tc>
        <w:tc>
          <w:tcPr>
            <w:tcW w:w="1560" w:type="dxa"/>
          </w:tcPr>
          <w:p w14:paraId="4853BE9F" w14:textId="77777777" w:rsidR="00CB6A82" w:rsidRDefault="00CB6A82" w:rsidP="00A35936">
            <w:pPr>
              <w:pStyle w:val="Normal1"/>
              <w:widowControl w:val="0"/>
              <w:spacing w:line="360" w:lineRule="auto"/>
            </w:pPr>
            <w:proofErr w:type="gramStart"/>
            <w:r>
              <w:t>beta</w:t>
            </w:r>
            <w:proofErr w:type="gramEnd"/>
          </w:p>
        </w:tc>
      </w:tr>
      <w:tr w:rsidR="00CB6A82" w14:paraId="2B217ABC" w14:textId="77777777" w:rsidTr="00A217DB">
        <w:tc>
          <w:tcPr>
            <w:tcW w:w="1125" w:type="dxa"/>
          </w:tcPr>
          <w:p w14:paraId="48A6870E" w14:textId="77777777" w:rsidR="00CB6A82" w:rsidRDefault="00CB6A82" w:rsidP="00A35936">
            <w:pPr>
              <w:pStyle w:val="Normal1"/>
              <w:widowControl w:val="0"/>
              <w:spacing w:line="360" w:lineRule="auto"/>
            </w:pPr>
            <w:r>
              <w:t>47</w:t>
            </w:r>
          </w:p>
        </w:tc>
        <w:tc>
          <w:tcPr>
            <w:tcW w:w="1650" w:type="dxa"/>
          </w:tcPr>
          <w:p w14:paraId="37980C16" w14:textId="77777777" w:rsidR="00CB6A82" w:rsidRDefault="00CB6A82" w:rsidP="00A35936">
            <w:pPr>
              <w:pStyle w:val="Normal1"/>
              <w:widowControl w:val="0"/>
              <w:spacing w:line="360" w:lineRule="auto"/>
            </w:pPr>
            <w:proofErr w:type="spellStart"/>
            <w:proofErr w:type="gramStart"/>
            <w:r>
              <w:t>pd</w:t>
            </w:r>
            <w:proofErr w:type="spellEnd"/>
            <w:proofErr w:type="gramEnd"/>
          </w:p>
        </w:tc>
        <w:tc>
          <w:tcPr>
            <w:tcW w:w="1590" w:type="dxa"/>
          </w:tcPr>
          <w:p w14:paraId="5F148653" w14:textId="77777777" w:rsidR="00CB6A82" w:rsidRDefault="00CB6A82" w:rsidP="00A35936">
            <w:pPr>
              <w:pStyle w:val="Normal1"/>
              <w:widowControl w:val="0"/>
              <w:spacing w:line="360" w:lineRule="auto"/>
            </w:pPr>
            <w:proofErr w:type="gramStart"/>
            <w:r>
              <w:t>controls</w:t>
            </w:r>
            <w:proofErr w:type="gramEnd"/>
          </w:p>
        </w:tc>
        <w:tc>
          <w:tcPr>
            <w:tcW w:w="1575" w:type="dxa"/>
          </w:tcPr>
          <w:p w14:paraId="3172124B" w14:textId="77777777" w:rsidR="00CB6A82" w:rsidRDefault="00CB6A82" w:rsidP="00A35936">
            <w:pPr>
              <w:pStyle w:val="Normal1"/>
              <w:widowControl w:val="0"/>
              <w:spacing w:line="360" w:lineRule="auto"/>
            </w:pPr>
            <w:proofErr w:type="gramStart"/>
            <w:r>
              <w:t>disease</w:t>
            </w:r>
            <w:proofErr w:type="gramEnd"/>
          </w:p>
        </w:tc>
        <w:tc>
          <w:tcPr>
            <w:tcW w:w="1860" w:type="dxa"/>
          </w:tcPr>
          <w:p w14:paraId="00348F8E" w14:textId="77777777" w:rsidR="00CB6A82" w:rsidRDefault="00CB6A82" w:rsidP="00A35936">
            <w:pPr>
              <w:pStyle w:val="Normal1"/>
              <w:widowControl w:val="0"/>
              <w:spacing w:line="360" w:lineRule="auto"/>
            </w:pPr>
            <w:proofErr w:type="gramStart"/>
            <w:r>
              <w:t>clinical</w:t>
            </w:r>
            <w:proofErr w:type="gramEnd"/>
          </w:p>
        </w:tc>
        <w:tc>
          <w:tcPr>
            <w:tcW w:w="1560" w:type="dxa"/>
          </w:tcPr>
          <w:p w14:paraId="7B73F8EC" w14:textId="77777777" w:rsidR="00CB6A82" w:rsidRDefault="00CB6A82" w:rsidP="00A35936">
            <w:pPr>
              <w:pStyle w:val="Normal1"/>
              <w:widowControl w:val="0"/>
              <w:spacing w:line="360" w:lineRule="auto"/>
            </w:pPr>
            <w:proofErr w:type="gramStart"/>
            <w:r>
              <w:t>motor</w:t>
            </w:r>
            <w:proofErr w:type="gramEnd"/>
          </w:p>
        </w:tc>
      </w:tr>
      <w:tr w:rsidR="00CB6A82" w14:paraId="2DA402FC" w14:textId="77777777" w:rsidTr="00A217DB">
        <w:tc>
          <w:tcPr>
            <w:tcW w:w="1125" w:type="dxa"/>
          </w:tcPr>
          <w:p w14:paraId="3E6E500B" w14:textId="77777777" w:rsidR="00CB6A82" w:rsidRDefault="00CB6A82" w:rsidP="00A35936">
            <w:pPr>
              <w:pStyle w:val="Normal1"/>
              <w:widowControl w:val="0"/>
              <w:spacing w:line="360" w:lineRule="auto"/>
            </w:pPr>
            <w:r>
              <w:t>48</w:t>
            </w:r>
          </w:p>
        </w:tc>
        <w:tc>
          <w:tcPr>
            <w:tcW w:w="1650" w:type="dxa"/>
          </w:tcPr>
          <w:p w14:paraId="2901965B" w14:textId="77777777" w:rsidR="00CB6A82" w:rsidRDefault="00CB6A82" w:rsidP="00A35936">
            <w:pPr>
              <w:pStyle w:val="Normal1"/>
              <w:widowControl w:val="0"/>
              <w:spacing w:line="360" w:lineRule="auto"/>
            </w:pPr>
            <w:proofErr w:type="gramStart"/>
            <w:r>
              <w:t>disorder</w:t>
            </w:r>
            <w:proofErr w:type="gramEnd"/>
          </w:p>
        </w:tc>
        <w:tc>
          <w:tcPr>
            <w:tcW w:w="1590" w:type="dxa"/>
          </w:tcPr>
          <w:p w14:paraId="3CF1EB2A" w14:textId="77777777" w:rsidR="00CB6A82" w:rsidRDefault="00CB6A82" w:rsidP="00A35936">
            <w:pPr>
              <w:pStyle w:val="Normal1"/>
              <w:widowControl w:val="0"/>
              <w:spacing w:line="360" w:lineRule="auto"/>
            </w:pPr>
            <w:proofErr w:type="spellStart"/>
            <w:proofErr w:type="gramStart"/>
            <w:r>
              <w:t>adhd</w:t>
            </w:r>
            <w:proofErr w:type="spellEnd"/>
            <w:proofErr w:type="gramEnd"/>
          </w:p>
        </w:tc>
        <w:tc>
          <w:tcPr>
            <w:tcW w:w="1575" w:type="dxa"/>
          </w:tcPr>
          <w:p w14:paraId="27D77663" w14:textId="77777777" w:rsidR="00CB6A82" w:rsidRDefault="00CB6A82" w:rsidP="00A35936">
            <w:pPr>
              <w:pStyle w:val="Normal1"/>
              <w:widowControl w:val="0"/>
              <w:spacing w:line="360" w:lineRule="auto"/>
            </w:pPr>
            <w:proofErr w:type="gramStart"/>
            <w:r>
              <w:t>bipolar</w:t>
            </w:r>
            <w:proofErr w:type="gramEnd"/>
          </w:p>
        </w:tc>
        <w:tc>
          <w:tcPr>
            <w:tcW w:w="1860" w:type="dxa"/>
          </w:tcPr>
          <w:p w14:paraId="0FE57C6C" w14:textId="77777777" w:rsidR="00CB6A82" w:rsidRDefault="00CB6A82" w:rsidP="00A35936">
            <w:pPr>
              <w:pStyle w:val="Normal1"/>
              <w:widowControl w:val="0"/>
              <w:spacing w:line="360" w:lineRule="auto"/>
            </w:pPr>
            <w:proofErr w:type="gramStart"/>
            <w:r>
              <w:t>controls</w:t>
            </w:r>
            <w:proofErr w:type="gramEnd"/>
          </w:p>
        </w:tc>
        <w:tc>
          <w:tcPr>
            <w:tcW w:w="1560" w:type="dxa"/>
          </w:tcPr>
          <w:p w14:paraId="71E30782" w14:textId="77777777" w:rsidR="00CB6A82" w:rsidRDefault="00CB6A82" w:rsidP="00A35936">
            <w:pPr>
              <w:pStyle w:val="Normal1"/>
              <w:widowControl w:val="0"/>
              <w:spacing w:line="360" w:lineRule="auto"/>
            </w:pPr>
            <w:proofErr w:type="spellStart"/>
            <w:proofErr w:type="gramStart"/>
            <w:r>
              <w:t>ocd</w:t>
            </w:r>
            <w:proofErr w:type="spellEnd"/>
            <w:proofErr w:type="gramEnd"/>
          </w:p>
        </w:tc>
      </w:tr>
      <w:tr w:rsidR="00CB6A82" w14:paraId="09A45420" w14:textId="77777777" w:rsidTr="00A217DB">
        <w:tc>
          <w:tcPr>
            <w:tcW w:w="1125" w:type="dxa"/>
          </w:tcPr>
          <w:p w14:paraId="081341A9" w14:textId="77777777" w:rsidR="00CB6A82" w:rsidRDefault="00CB6A82" w:rsidP="00A35936">
            <w:pPr>
              <w:pStyle w:val="Normal1"/>
              <w:widowControl w:val="0"/>
              <w:spacing w:line="360" w:lineRule="auto"/>
            </w:pPr>
            <w:r>
              <w:t>49</w:t>
            </w:r>
          </w:p>
        </w:tc>
        <w:tc>
          <w:tcPr>
            <w:tcW w:w="1650" w:type="dxa"/>
          </w:tcPr>
          <w:p w14:paraId="65CAA824" w14:textId="77777777" w:rsidR="00CB6A82" w:rsidRDefault="00CB6A82" w:rsidP="00A35936">
            <w:pPr>
              <w:pStyle w:val="Normal1"/>
              <w:widowControl w:val="0"/>
              <w:spacing w:line="360" w:lineRule="auto"/>
            </w:pPr>
            <w:proofErr w:type="gramStart"/>
            <w:r>
              <w:t>depression</w:t>
            </w:r>
            <w:proofErr w:type="gramEnd"/>
          </w:p>
        </w:tc>
        <w:tc>
          <w:tcPr>
            <w:tcW w:w="1590" w:type="dxa"/>
          </w:tcPr>
          <w:p w14:paraId="2AA14C50" w14:textId="77777777" w:rsidR="00CB6A82" w:rsidRDefault="00CB6A82" w:rsidP="00A35936">
            <w:pPr>
              <w:pStyle w:val="Normal1"/>
              <w:widowControl w:val="0"/>
              <w:spacing w:line="360" w:lineRule="auto"/>
            </w:pPr>
            <w:proofErr w:type="spellStart"/>
            <w:proofErr w:type="gramStart"/>
            <w:r>
              <w:t>mdd</w:t>
            </w:r>
            <w:proofErr w:type="spellEnd"/>
            <w:proofErr w:type="gramEnd"/>
          </w:p>
        </w:tc>
        <w:tc>
          <w:tcPr>
            <w:tcW w:w="1575" w:type="dxa"/>
          </w:tcPr>
          <w:p w14:paraId="08F96DBC" w14:textId="77777777" w:rsidR="00CB6A82" w:rsidRDefault="00CB6A82" w:rsidP="00A35936">
            <w:pPr>
              <w:pStyle w:val="Normal1"/>
              <w:widowControl w:val="0"/>
              <w:spacing w:line="360" w:lineRule="auto"/>
            </w:pPr>
            <w:proofErr w:type="gramStart"/>
            <w:r>
              <w:t>depressed</w:t>
            </w:r>
            <w:proofErr w:type="gramEnd"/>
          </w:p>
        </w:tc>
        <w:tc>
          <w:tcPr>
            <w:tcW w:w="1860" w:type="dxa"/>
          </w:tcPr>
          <w:p w14:paraId="63F38283" w14:textId="77777777" w:rsidR="00CB6A82" w:rsidRDefault="00CB6A82" w:rsidP="00A35936">
            <w:pPr>
              <w:pStyle w:val="Normal1"/>
              <w:widowControl w:val="0"/>
              <w:spacing w:line="360" w:lineRule="auto"/>
            </w:pPr>
            <w:proofErr w:type="gramStart"/>
            <w:r>
              <w:t>disorder</w:t>
            </w:r>
            <w:proofErr w:type="gramEnd"/>
          </w:p>
        </w:tc>
        <w:tc>
          <w:tcPr>
            <w:tcW w:w="1560" w:type="dxa"/>
          </w:tcPr>
          <w:p w14:paraId="0FE2C4CB" w14:textId="77777777" w:rsidR="00CB6A82" w:rsidRDefault="00CB6A82" w:rsidP="00A35936">
            <w:pPr>
              <w:pStyle w:val="Normal1"/>
              <w:widowControl w:val="0"/>
              <w:spacing w:line="360" w:lineRule="auto"/>
            </w:pPr>
            <w:proofErr w:type="gramStart"/>
            <w:r>
              <w:t>depressive</w:t>
            </w:r>
            <w:proofErr w:type="gramEnd"/>
          </w:p>
        </w:tc>
      </w:tr>
      <w:tr w:rsidR="00CB6A82" w14:paraId="10506084" w14:textId="77777777" w:rsidTr="00A217DB">
        <w:tc>
          <w:tcPr>
            <w:tcW w:w="1125" w:type="dxa"/>
          </w:tcPr>
          <w:p w14:paraId="003C01D5" w14:textId="77777777" w:rsidR="00CB6A82" w:rsidRDefault="00CB6A82" w:rsidP="00A35936">
            <w:pPr>
              <w:pStyle w:val="Normal1"/>
              <w:widowControl w:val="0"/>
              <w:spacing w:line="360" w:lineRule="auto"/>
            </w:pPr>
            <w:r>
              <w:lastRenderedPageBreak/>
              <w:t>50</w:t>
            </w:r>
          </w:p>
        </w:tc>
        <w:tc>
          <w:tcPr>
            <w:tcW w:w="1650" w:type="dxa"/>
          </w:tcPr>
          <w:p w14:paraId="191EF052" w14:textId="77777777" w:rsidR="00CB6A82" w:rsidRDefault="00CB6A82" w:rsidP="00A35936">
            <w:pPr>
              <w:pStyle w:val="Normal1"/>
              <w:widowControl w:val="0"/>
              <w:spacing w:line="360" w:lineRule="auto"/>
            </w:pPr>
            <w:proofErr w:type="gramStart"/>
            <w:r>
              <w:t>images</w:t>
            </w:r>
            <w:proofErr w:type="gramEnd"/>
          </w:p>
        </w:tc>
        <w:tc>
          <w:tcPr>
            <w:tcW w:w="1590" w:type="dxa"/>
          </w:tcPr>
          <w:p w14:paraId="52F62626" w14:textId="77777777" w:rsidR="00CB6A82" w:rsidRDefault="00CB6A82" w:rsidP="00A35936">
            <w:pPr>
              <w:pStyle w:val="Normal1"/>
              <w:widowControl w:val="0"/>
              <w:spacing w:line="360" w:lineRule="auto"/>
            </w:pPr>
            <w:proofErr w:type="gramStart"/>
            <w:r>
              <w:t>standard</w:t>
            </w:r>
            <w:proofErr w:type="gramEnd"/>
          </w:p>
        </w:tc>
        <w:tc>
          <w:tcPr>
            <w:tcW w:w="1575" w:type="dxa"/>
          </w:tcPr>
          <w:p w14:paraId="48225607" w14:textId="77777777" w:rsidR="00CB6A82" w:rsidRDefault="00CB6A82" w:rsidP="00A35936">
            <w:pPr>
              <w:pStyle w:val="Normal1"/>
              <w:widowControl w:val="0"/>
              <w:spacing w:line="360" w:lineRule="auto"/>
            </w:pPr>
            <w:proofErr w:type="gramStart"/>
            <w:r>
              <w:t>time</w:t>
            </w:r>
            <w:proofErr w:type="gramEnd"/>
          </w:p>
        </w:tc>
        <w:tc>
          <w:tcPr>
            <w:tcW w:w="1860" w:type="dxa"/>
          </w:tcPr>
          <w:p w14:paraId="684B2EDF" w14:textId="77777777" w:rsidR="00CB6A82" w:rsidRDefault="00CB6A82" w:rsidP="00A35936">
            <w:pPr>
              <w:pStyle w:val="Normal1"/>
              <w:widowControl w:val="0"/>
              <w:spacing w:line="360" w:lineRule="auto"/>
            </w:pPr>
            <w:proofErr w:type="gramStart"/>
            <w:r>
              <w:t>voxel</w:t>
            </w:r>
            <w:proofErr w:type="gramEnd"/>
          </w:p>
        </w:tc>
        <w:tc>
          <w:tcPr>
            <w:tcW w:w="1560" w:type="dxa"/>
          </w:tcPr>
          <w:p w14:paraId="2752032B" w14:textId="77777777" w:rsidR="00CB6A82" w:rsidRDefault="00CB6A82" w:rsidP="00A35936">
            <w:pPr>
              <w:pStyle w:val="Normal1"/>
              <w:widowControl w:val="0"/>
              <w:spacing w:line="360" w:lineRule="auto"/>
            </w:pPr>
            <w:proofErr w:type="gramStart"/>
            <w:r>
              <w:t>image</w:t>
            </w:r>
            <w:proofErr w:type="gramEnd"/>
          </w:p>
        </w:tc>
      </w:tr>
      <w:tr w:rsidR="00CB6A82" w14:paraId="06F3F275" w14:textId="77777777" w:rsidTr="00A217DB">
        <w:tc>
          <w:tcPr>
            <w:tcW w:w="1125" w:type="dxa"/>
          </w:tcPr>
          <w:p w14:paraId="76935DE6" w14:textId="77777777" w:rsidR="00CB6A82" w:rsidRDefault="00CB6A82" w:rsidP="00A35936">
            <w:pPr>
              <w:pStyle w:val="Normal1"/>
              <w:widowControl w:val="0"/>
              <w:spacing w:line="360" w:lineRule="auto"/>
            </w:pPr>
            <w:r>
              <w:t>51</w:t>
            </w:r>
          </w:p>
        </w:tc>
        <w:tc>
          <w:tcPr>
            <w:tcW w:w="1650" w:type="dxa"/>
          </w:tcPr>
          <w:p w14:paraId="0E86385E" w14:textId="77777777" w:rsidR="00CB6A82" w:rsidRDefault="00CB6A82" w:rsidP="00A35936">
            <w:pPr>
              <w:pStyle w:val="Normal1"/>
              <w:widowControl w:val="0"/>
              <w:spacing w:line="360" w:lineRule="auto"/>
            </w:pPr>
            <w:proofErr w:type="gramStart"/>
            <w:r>
              <w:t>time</w:t>
            </w:r>
            <w:proofErr w:type="gramEnd"/>
          </w:p>
        </w:tc>
        <w:tc>
          <w:tcPr>
            <w:tcW w:w="1590" w:type="dxa"/>
          </w:tcPr>
          <w:p w14:paraId="4E2D32B5" w14:textId="77777777" w:rsidR="00CB6A82" w:rsidRDefault="00CB6A82" w:rsidP="00A35936">
            <w:pPr>
              <w:pStyle w:val="Normal1"/>
              <w:widowControl w:val="0"/>
              <w:spacing w:line="360" w:lineRule="auto"/>
            </w:pPr>
            <w:proofErr w:type="gramStart"/>
            <w:r>
              <w:t>sustained</w:t>
            </w:r>
            <w:proofErr w:type="gramEnd"/>
          </w:p>
        </w:tc>
        <w:tc>
          <w:tcPr>
            <w:tcW w:w="1575" w:type="dxa"/>
          </w:tcPr>
          <w:p w14:paraId="36FF2B50" w14:textId="77777777" w:rsidR="00CB6A82" w:rsidRDefault="00CB6A82" w:rsidP="00A35936">
            <w:pPr>
              <w:pStyle w:val="Normal1"/>
              <w:widowControl w:val="0"/>
              <w:spacing w:line="360" w:lineRule="auto"/>
            </w:pPr>
            <w:proofErr w:type="gramStart"/>
            <w:r>
              <w:t>delay</w:t>
            </w:r>
            <w:proofErr w:type="gramEnd"/>
          </w:p>
        </w:tc>
        <w:tc>
          <w:tcPr>
            <w:tcW w:w="1860" w:type="dxa"/>
          </w:tcPr>
          <w:p w14:paraId="762D6291" w14:textId="77777777" w:rsidR="00CB6A82" w:rsidRDefault="00CB6A82" w:rsidP="00A35936">
            <w:pPr>
              <w:pStyle w:val="Normal1"/>
              <w:widowControl w:val="0"/>
              <w:spacing w:line="360" w:lineRule="auto"/>
            </w:pPr>
            <w:proofErr w:type="gramStart"/>
            <w:r>
              <w:t>phase</w:t>
            </w:r>
            <w:proofErr w:type="gramEnd"/>
          </w:p>
        </w:tc>
        <w:tc>
          <w:tcPr>
            <w:tcW w:w="1560" w:type="dxa"/>
          </w:tcPr>
          <w:p w14:paraId="462B51F5" w14:textId="77777777" w:rsidR="00CB6A82" w:rsidRDefault="00CB6A82" w:rsidP="00A35936">
            <w:pPr>
              <w:pStyle w:val="Normal1"/>
              <w:widowControl w:val="0"/>
              <w:spacing w:line="360" w:lineRule="auto"/>
            </w:pPr>
            <w:proofErr w:type="gramStart"/>
            <w:r>
              <w:t>period</w:t>
            </w:r>
            <w:proofErr w:type="gramEnd"/>
          </w:p>
        </w:tc>
      </w:tr>
      <w:tr w:rsidR="00CB6A82" w14:paraId="18444594" w14:textId="77777777" w:rsidTr="00A217DB">
        <w:tc>
          <w:tcPr>
            <w:tcW w:w="1125" w:type="dxa"/>
          </w:tcPr>
          <w:p w14:paraId="57A92CCC" w14:textId="77777777" w:rsidR="00CB6A82" w:rsidRDefault="00CB6A82" w:rsidP="00A35936">
            <w:pPr>
              <w:pStyle w:val="Normal1"/>
              <w:widowControl w:val="0"/>
              <w:spacing w:line="360" w:lineRule="auto"/>
            </w:pPr>
            <w:r>
              <w:t>52</w:t>
            </w:r>
          </w:p>
        </w:tc>
        <w:tc>
          <w:tcPr>
            <w:tcW w:w="1650" w:type="dxa"/>
          </w:tcPr>
          <w:p w14:paraId="10287417" w14:textId="77777777" w:rsidR="00CB6A82" w:rsidRDefault="00CB6A82" w:rsidP="00A35936">
            <w:pPr>
              <w:pStyle w:val="Normal1"/>
              <w:widowControl w:val="0"/>
              <w:spacing w:line="360" w:lineRule="auto"/>
            </w:pPr>
            <w:proofErr w:type="gramStart"/>
            <w:r>
              <w:t>alcohol</w:t>
            </w:r>
            <w:proofErr w:type="gramEnd"/>
          </w:p>
        </w:tc>
        <w:tc>
          <w:tcPr>
            <w:tcW w:w="1590" w:type="dxa"/>
          </w:tcPr>
          <w:p w14:paraId="7AFA51FF" w14:textId="77777777" w:rsidR="00CB6A82" w:rsidRDefault="00CB6A82" w:rsidP="00A35936">
            <w:pPr>
              <w:pStyle w:val="Normal1"/>
              <w:widowControl w:val="0"/>
              <w:spacing w:line="360" w:lineRule="auto"/>
            </w:pPr>
            <w:proofErr w:type="gramStart"/>
            <w:r>
              <w:t>acupuncture</w:t>
            </w:r>
            <w:proofErr w:type="gramEnd"/>
          </w:p>
        </w:tc>
        <w:tc>
          <w:tcPr>
            <w:tcW w:w="1575" w:type="dxa"/>
          </w:tcPr>
          <w:p w14:paraId="702893F4" w14:textId="77777777" w:rsidR="00CB6A82" w:rsidRDefault="00CB6A82" w:rsidP="00A35936">
            <w:pPr>
              <w:pStyle w:val="Normal1"/>
              <w:widowControl w:val="0"/>
              <w:spacing w:line="360" w:lineRule="auto"/>
            </w:pPr>
            <w:proofErr w:type="gramStart"/>
            <w:r>
              <w:t>cocaine</w:t>
            </w:r>
            <w:proofErr w:type="gramEnd"/>
          </w:p>
        </w:tc>
        <w:tc>
          <w:tcPr>
            <w:tcW w:w="1860" w:type="dxa"/>
          </w:tcPr>
          <w:p w14:paraId="5FC0DC45" w14:textId="77777777" w:rsidR="00CB6A82" w:rsidRDefault="00CB6A82" w:rsidP="00A35936">
            <w:pPr>
              <w:pStyle w:val="Normal1"/>
              <w:widowControl w:val="0"/>
              <w:spacing w:line="360" w:lineRule="auto"/>
            </w:pPr>
            <w:proofErr w:type="gramStart"/>
            <w:r>
              <w:t>users</w:t>
            </w:r>
            <w:proofErr w:type="gramEnd"/>
          </w:p>
        </w:tc>
        <w:tc>
          <w:tcPr>
            <w:tcW w:w="1560" w:type="dxa"/>
          </w:tcPr>
          <w:p w14:paraId="04CF1AD0" w14:textId="77777777" w:rsidR="00CB6A82" w:rsidRDefault="00CB6A82" w:rsidP="00A35936">
            <w:pPr>
              <w:pStyle w:val="Normal1"/>
              <w:widowControl w:val="0"/>
              <w:spacing w:line="360" w:lineRule="auto"/>
            </w:pPr>
            <w:proofErr w:type="gramStart"/>
            <w:r>
              <w:t>drug</w:t>
            </w:r>
            <w:proofErr w:type="gramEnd"/>
          </w:p>
        </w:tc>
      </w:tr>
      <w:tr w:rsidR="00CB6A82" w14:paraId="0BBB63C7" w14:textId="77777777" w:rsidTr="00A217DB">
        <w:tc>
          <w:tcPr>
            <w:tcW w:w="1125" w:type="dxa"/>
          </w:tcPr>
          <w:p w14:paraId="0E2DF218" w14:textId="77777777" w:rsidR="00CB6A82" w:rsidRDefault="00CB6A82" w:rsidP="00A35936">
            <w:pPr>
              <w:pStyle w:val="Normal1"/>
              <w:widowControl w:val="0"/>
              <w:spacing w:line="360" w:lineRule="auto"/>
            </w:pPr>
            <w:r>
              <w:t>53</w:t>
            </w:r>
          </w:p>
        </w:tc>
        <w:tc>
          <w:tcPr>
            <w:tcW w:w="1650" w:type="dxa"/>
          </w:tcPr>
          <w:p w14:paraId="13AD4675" w14:textId="77777777" w:rsidR="00CB6A82" w:rsidRDefault="00CB6A82" w:rsidP="00A35936">
            <w:pPr>
              <w:pStyle w:val="Normal1"/>
              <w:widowControl w:val="0"/>
              <w:spacing w:line="360" w:lineRule="auto"/>
            </w:pPr>
            <w:proofErr w:type="gramStart"/>
            <w:r>
              <w:t>volume</w:t>
            </w:r>
            <w:proofErr w:type="gramEnd"/>
          </w:p>
        </w:tc>
        <w:tc>
          <w:tcPr>
            <w:tcW w:w="1590" w:type="dxa"/>
          </w:tcPr>
          <w:p w14:paraId="7974B1C5" w14:textId="77777777" w:rsidR="00CB6A82" w:rsidRDefault="00CB6A82" w:rsidP="00A35936">
            <w:pPr>
              <w:pStyle w:val="Normal1"/>
              <w:widowControl w:val="0"/>
              <w:spacing w:line="360" w:lineRule="auto"/>
            </w:pPr>
            <w:proofErr w:type="gramStart"/>
            <w:r>
              <w:t>gray</w:t>
            </w:r>
            <w:proofErr w:type="gramEnd"/>
          </w:p>
        </w:tc>
        <w:tc>
          <w:tcPr>
            <w:tcW w:w="1575" w:type="dxa"/>
          </w:tcPr>
          <w:p w14:paraId="0CD4C669" w14:textId="77777777" w:rsidR="00CB6A82" w:rsidRDefault="00CB6A82" w:rsidP="00A35936">
            <w:pPr>
              <w:pStyle w:val="Normal1"/>
              <w:widowControl w:val="0"/>
              <w:spacing w:line="360" w:lineRule="auto"/>
            </w:pPr>
            <w:proofErr w:type="gramStart"/>
            <w:r>
              <w:t>voxel</w:t>
            </w:r>
            <w:proofErr w:type="gramEnd"/>
          </w:p>
        </w:tc>
        <w:tc>
          <w:tcPr>
            <w:tcW w:w="1860" w:type="dxa"/>
          </w:tcPr>
          <w:p w14:paraId="59CC56BA" w14:textId="77777777" w:rsidR="00CB6A82" w:rsidRDefault="00CB6A82" w:rsidP="00A35936">
            <w:pPr>
              <w:pStyle w:val="Normal1"/>
              <w:widowControl w:val="0"/>
              <w:spacing w:line="360" w:lineRule="auto"/>
            </w:pPr>
            <w:proofErr w:type="gramStart"/>
            <w:r>
              <w:t>gm</w:t>
            </w:r>
            <w:proofErr w:type="gramEnd"/>
          </w:p>
        </w:tc>
        <w:tc>
          <w:tcPr>
            <w:tcW w:w="1560" w:type="dxa"/>
          </w:tcPr>
          <w:p w14:paraId="0F27FA56" w14:textId="77777777" w:rsidR="00CB6A82" w:rsidRDefault="00CB6A82" w:rsidP="00A35936">
            <w:pPr>
              <w:pStyle w:val="Normal1"/>
              <w:widowControl w:val="0"/>
              <w:spacing w:line="360" w:lineRule="auto"/>
            </w:pPr>
            <w:proofErr w:type="spellStart"/>
            <w:proofErr w:type="gramStart"/>
            <w:r>
              <w:t>morphometry</w:t>
            </w:r>
            <w:proofErr w:type="spellEnd"/>
            <w:proofErr w:type="gramEnd"/>
          </w:p>
        </w:tc>
      </w:tr>
      <w:tr w:rsidR="00CB6A82" w14:paraId="1F95F794" w14:textId="77777777" w:rsidTr="00A217DB">
        <w:tc>
          <w:tcPr>
            <w:tcW w:w="1125" w:type="dxa"/>
          </w:tcPr>
          <w:p w14:paraId="2EEF750D" w14:textId="77777777" w:rsidR="00CB6A82" w:rsidRDefault="00CB6A82" w:rsidP="00A35936">
            <w:pPr>
              <w:pStyle w:val="Normal1"/>
              <w:widowControl w:val="0"/>
              <w:spacing w:line="360" w:lineRule="auto"/>
            </w:pPr>
            <w:r>
              <w:t>54</w:t>
            </w:r>
          </w:p>
        </w:tc>
        <w:tc>
          <w:tcPr>
            <w:tcW w:w="1650" w:type="dxa"/>
          </w:tcPr>
          <w:p w14:paraId="336A508F" w14:textId="77777777" w:rsidR="00CB6A82" w:rsidRDefault="00CB6A82" w:rsidP="00A35936">
            <w:pPr>
              <w:pStyle w:val="Normal1"/>
              <w:widowControl w:val="0"/>
              <w:spacing w:line="360" w:lineRule="auto"/>
            </w:pPr>
            <w:proofErr w:type="gramStart"/>
            <w:r>
              <w:t>effective</w:t>
            </w:r>
            <w:proofErr w:type="gramEnd"/>
          </w:p>
        </w:tc>
        <w:tc>
          <w:tcPr>
            <w:tcW w:w="1590" w:type="dxa"/>
          </w:tcPr>
          <w:p w14:paraId="10A159D1" w14:textId="77777777" w:rsidR="00CB6A82" w:rsidRDefault="00CB6A82" w:rsidP="00A35936">
            <w:pPr>
              <w:pStyle w:val="Normal1"/>
              <w:widowControl w:val="0"/>
              <w:spacing w:line="360" w:lineRule="auto"/>
            </w:pPr>
            <w:proofErr w:type="gramStart"/>
            <w:r>
              <w:t>causal</w:t>
            </w:r>
            <w:proofErr w:type="gramEnd"/>
          </w:p>
        </w:tc>
        <w:tc>
          <w:tcPr>
            <w:tcW w:w="1575" w:type="dxa"/>
          </w:tcPr>
          <w:p w14:paraId="18FF4E91" w14:textId="77777777" w:rsidR="00CB6A82" w:rsidRDefault="00CB6A82" w:rsidP="00A35936">
            <w:pPr>
              <w:pStyle w:val="Normal1"/>
              <w:widowControl w:val="0"/>
              <w:spacing w:line="360" w:lineRule="auto"/>
            </w:pPr>
            <w:proofErr w:type="gramStart"/>
            <w:r>
              <w:t>network</w:t>
            </w:r>
            <w:proofErr w:type="gramEnd"/>
          </w:p>
        </w:tc>
        <w:tc>
          <w:tcPr>
            <w:tcW w:w="1860" w:type="dxa"/>
          </w:tcPr>
          <w:p w14:paraId="1575C787" w14:textId="77777777" w:rsidR="00CB6A82" w:rsidRDefault="00CB6A82" w:rsidP="00A35936">
            <w:pPr>
              <w:pStyle w:val="Normal1"/>
              <w:widowControl w:val="0"/>
              <w:spacing w:line="360" w:lineRule="auto"/>
            </w:pPr>
            <w:proofErr w:type="gramStart"/>
            <w:r>
              <w:t>dynamic</w:t>
            </w:r>
            <w:proofErr w:type="gramEnd"/>
          </w:p>
        </w:tc>
        <w:tc>
          <w:tcPr>
            <w:tcW w:w="1560" w:type="dxa"/>
          </w:tcPr>
          <w:p w14:paraId="62743805" w14:textId="77777777" w:rsidR="00CB6A82" w:rsidRDefault="00CB6A82" w:rsidP="00A35936">
            <w:pPr>
              <w:pStyle w:val="Normal1"/>
              <w:widowControl w:val="0"/>
              <w:spacing w:line="360" w:lineRule="auto"/>
            </w:pPr>
            <w:proofErr w:type="gramStart"/>
            <w:r>
              <w:t>modeling</w:t>
            </w:r>
            <w:proofErr w:type="gramEnd"/>
          </w:p>
        </w:tc>
      </w:tr>
      <w:tr w:rsidR="00CB6A82" w14:paraId="1FF28564" w14:textId="77777777" w:rsidTr="00A217DB">
        <w:tc>
          <w:tcPr>
            <w:tcW w:w="1125" w:type="dxa"/>
          </w:tcPr>
          <w:p w14:paraId="5747A17C" w14:textId="77777777" w:rsidR="00CB6A82" w:rsidRDefault="00CB6A82" w:rsidP="00A35936">
            <w:pPr>
              <w:pStyle w:val="Normal1"/>
              <w:widowControl w:val="0"/>
              <w:spacing w:line="360" w:lineRule="auto"/>
            </w:pPr>
            <w:r>
              <w:t>55</w:t>
            </w:r>
          </w:p>
        </w:tc>
        <w:tc>
          <w:tcPr>
            <w:tcW w:w="1650" w:type="dxa"/>
          </w:tcPr>
          <w:p w14:paraId="720AFF24" w14:textId="77777777" w:rsidR="00CB6A82" w:rsidRDefault="00CB6A82" w:rsidP="00A35936">
            <w:pPr>
              <w:pStyle w:val="Normal1"/>
              <w:widowControl w:val="0"/>
              <w:spacing w:line="360" w:lineRule="auto"/>
            </w:pPr>
            <w:proofErr w:type="gramStart"/>
            <w:r>
              <w:t>carriers</w:t>
            </w:r>
            <w:proofErr w:type="gramEnd"/>
          </w:p>
        </w:tc>
        <w:tc>
          <w:tcPr>
            <w:tcW w:w="1590" w:type="dxa"/>
          </w:tcPr>
          <w:p w14:paraId="2AEAF3E7" w14:textId="77777777" w:rsidR="00CB6A82" w:rsidRDefault="00CB6A82" w:rsidP="00A35936">
            <w:pPr>
              <w:pStyle w:val="Normal1"/>
              <w:widowControl w:val="0"/>
              <w:spacing w:line="360" w:lineRule="auto"/>
            </w:pPr>
            <w:proofErr w:type="gramStart"/>
            <w:r>
              <w:t>allele</w:t>
            </w:r>
            <w:proofErr w:type="gramEnd"/>
          </w:p>
        </w:tc>
        <w:tc>
          <w:tcPr>
            <w:tcW w:w="1575" w:type="dxa"/>
          </w:tcPr>
          <w:p w14:paraId="129BA715" w14:textId="77777777" w:rsidR="00CB6A82" w:rsidRDefault="00CB6A82" w:rsidP="00A35936">
            <w:pPr>
              <w:pStyle w:val="Normal1"/>
              <w:widowControl w:val="0"/>
              <w:spacing w:line="360" w:lineRule="auto"/>
            </w:pPr>
            <w:proofErr w:type="gramStart"/>
            <w:r>
              <w:t>gene</w:t>
            </w:r>
            <w:proofErr w:type="gramEnd"/>
          </w:p>
        </w:tc>
        <w:tc>
          <w:tcPr>
            <w:tcW w:w="1860" w:type="dxa"/>
          </w:tcPr>
          <w:p w14:paraId="78659303" w14:textId="77777777" w:rsidR="00CB6A82" w:rsidRDefault="00CB6A82" w:rsidP="00A35936">
            <w:pPr>
              <w:pStyle w:val="Normal1"/>
              <w:widowControl w:val="0"/>
              <w:spacing w:line="360" w:lineRule="auto"/>
            </w:pPr>
            <w:proofErr w:type="gramStart"/>
            <w:r>
              <w:t>genotype</w:t>
            </w:r>
            <w:proofErr w:type="gramEnd"/>
          </w:p>
        </w:tc>
        <w:tc>
          <w:tcPr>
            <w:tcW w:w="1560" w:type="dxa"/>
          </w:tcPr>
          <w:p w14:paraId="6BC5D7BE" w14:textId="77777777" w:rsidR="00CB6A82" w:rsidRDefault="00CB6A82" w:rsidP="00A35936">
            <w:pPr>
              <w:pStyle w:val="Normal1"/>
              <w:widowControl w:val="0"/>
              <w:spacing w:line="360" w:lineRule="auto"/>
            </w:pPr>
            <w:proofErr w:type="gramStart"/>
            <w:r>
              <w:t>genetic</w:t>
            </w:r>
            <w:proofErr w:type="gramEnd"/>
          </w:p>
        </w:tc>
      </w:tr>
      <w:tr w:rsidR="00CB6A82" w14:paraId="2BD58DBF" w14:textId="77777777" w:rsidTr="00A217DB">
        <w:tc>
          <w:tcPr>
            <w:tcW w:w="1125" w:type="dxa"/>
          </w:tcPr>
          <w:p w14:paraId="35F4206D" w14:textId="77777777" w:rsidR="00CB6A82" w:rsidRDefault="00CB6A82" w:rsidP="00A35936">
            <w:pPr>
              <w:pStyle w:val="Normal1"/>
              <w:widowControl w:val="0"/>
              <w:spacing w:line="360" w:lineRule="auto"/>
            </w:pPr>
            <w:r>
              <w:t>56</w:t>
            </w:r>
          </w:p>
        </w:tc>
        <w:tc>
          <w:tcPr>
            <w:tcW w:w="1650" w:type="dxa"/>
          </w:tcPr>
          <w:p w14:paraId="718CB9EE" w14:textId="77777777" w:rsidR="00CB6A82" w:rsidRDefault="00CB6A82" w:rsidP="00A35936">
            <w:pPr>
              <w:pStyle w:val="Normal1"/>
              <w:widowControl w:val="0"/>
              <w:spacing w:line="360" w:lineRule="auto"/>
            </w:pPr>
            <w:proofErr w:type="spellStart"/>
            <w:proofErr w:type="gramStart"/>
            <w:r>
              <w:t>ptsd</w:t>
            </w:r>
            <w:proofErr w:type="spellEnd"/>
            <w:proofErr w:type="gramEnd"/>
          </w:p>
        </w:tc>
        <w:tc>
          <w:tcPr>
            <w:tcW w:w="1590" w:type="dxa"/>
          </w:tcPr>
          <w:p w14:paraId="3EC5D27A" w14:textId="77777777" w:rsidR="00CB6A82" w:rsidRDefault="00CB6A82" w:rsidP="00A35936">
            <w:pPr>
              <w:pStyle w:val="Normal1"/>
              <w:widowControl w:val="0"/>
              <w:spacing w:line="360" w:lineRule="auto"/>
            </w:pPr>
            <w:proofErr w:type="gramStart"/>
            <w:r>
              <w:t>social</w:t>
            </w:r>
            <w:proofErr w:type="gramEnd"/>
          </w:p>
        </w:tc>
        <w:tc>
          <w:tcPr>
            <w:tcW w:w="1575" w:type="dxa"/>
          </w:tcPr>
          <w:p w14:paraId="46286544" w14:textId="77777777" w:rsidR="00CB6A82" w:rsidRDefault="00CB6A82" w:rsidP="00A35936">
            <w:pPr>
              <w:pStyle w:val="Normal1"/>
              <w:widowControl w:val="0"/>
              <w:spacing w:line="360" w:lineRule="auto"/>
            </w:pPr>
            <w:proofErr w:type="gramStart"/>
            <w:r>
              <w:t>game</w:t>
            </w:r>
            <w:proofErr w:type="gramEnd"/>
          </w:p>
        </w:tc>
        <w:tc>
          <w:tcPr>
            <w:tcW w:w="1860" w:type="dxa"/>
          </w:tcPr>
          <w:p w14:paraId="16C1BE78" w14:textId="77777777" w:rsidR="00CB6A82" w:rsidRDefault="00CB6A82" w:rsidP="00A35936">
            <w:pPr>
              <w:pStyle w:val="Normal1"/>
              <w:widowControl w:val="0"/>
              <w:spacing w:line="360" w:lineRule="auto"/>
            </w:pPr>
            <w:proofErr w:type="gramStart"/>
            <w:r>
              <w:t>attachment</w:t>
            </w:r>
            <w:proofErr w:type="gramEnd"/>
          </w:p>
        </w:tc>
        <w:tc>
          <w:tcPr>
            <w:tcW w:w="1560" w:type="dxa"/>
          </w:tcPr>
          <w:p w14:paraId="21B4B020" w14:textId="77777777" w:rsidR="00CB6A82" w:rsidRDefault="00CB6A82" w:rsidP="00A35936">
            <w:pPr>
              <w:pStyle w:val="Normal1"/>
              <w:widowControl w:val="0"/>
              <w:spacing w:line="360" w:lineRule="auto"/>
            </w:pPr>
            <w:proofErr w:type="gramStart"/>
            <w:r>
              <w:t>trauma</w:t>
            </w:r>
            <w:proofErr w:type="gramEnd"/>
          </w:p>
        </w:tc>
      </w:tr>
      <w:tr w:rsidR="00CB6A82" w14:paraId="72C6963C" w14:textId="77777777" w:rsidTr="00A217DB">
        <w:tc>
          <w:tcPr>
            <w:tcW w:w="1125" w:type="dxa"/>
          </w:tcPr>
          <w:p w14:paraId="3AABB539" w14:textId="77777777" w:rsidR="00CB6A82" w:rsidRDefault="00CB6A82" w:rsidP="00A35936">
            <w:pPr>
              <w:pStyle w:val="Normal1"/>
              <w:widowControl w:val="0"/>
              <w:spacing w:line="360" w:lineRule="auto"/>
            </w:pPr>
            <w:r>
              <w:t>57</w:t>
            </w:r>
          </w:p>
        </w:tc>
        <w:tc>
          <w:tcPr>
            <w:tcW w:w="1650" w:type="dxa"/>
          </w:tcPr>
          <w:p w14:paraId="68542791" w14:textId="77777777" w:rsidR="00CB6A82" w:rsidRDefault="00CB6A82" w:rsidP="00A35936">
            <w:pPr>
              <w:pStyle w:val="Normal1"/>
              <w:widowControl w:val="0"/>
              <w:spacing w:line="360" w:lineRule="auto"/>
            </w:pPr>
            <w:proofErr w:type="spellStart"/>
            <w:proofErr w:type="gramStart"/>
            <w:r>
              <w:t>asd</w:t>
            </w:r>
            <w:proofErr w:type="spellEnd"/>
            <w:proofErr w:type="gramEnd"/>
          </w:p>
        </w:tc>
        <w:tc>
          <w:tcPr>
            <w:tcW w:w="1590" w:type="dxa"/>
          </w:tcPr>
          <w:p w14:paraId="7F7EDA09" w14:textId="77777777" w:rsidR="00CB6A82" w:rsidRDefault="00CB6A82" w:rsidP="00A35936">
            <w:pPr>
              <w:pStyle w:val="Normal1"/>
              <w:widowControl w:val="0"/>
              <w:spacing w:line="360" w:lineRule="auto"/>
            </w:pPr>
            <w:proofErr w:type="gramStart"/>
            <w:r>
              <w:t>autism</w:t>
            </w:r>
            <w:proofErr w:type="gramEnd"/>
          </w:p>
        </w:tc>
        <w:tc>
          <w:tcPr>
            <w:tcW w:w="1575" w:type="dxa"/>
          </w:tcPr>
          <w:p w14:paraId="407F8ED8" w14:textId="77777777" w:rsidR="00CB6A82" w:rsidRDefault="00CB6A82" w:rsidP="00A35936">
            <w:pPr>
              <w:pStyle w:val="Normal1"/>
              <w:widowControl w:val="0"/>
              <w:spacing w:line="360" w:lineRule="auto"/>
            </w:pPr>
            <w:proofErr w:type="gramStart"/>
            <w:r>
              <w:t>social</w:t>
            </w:r>
            <w:proofErr w:type="gramEnd"/>
          </w:p>
        </w:tc>
        <w:tc>
          <w:tcPr>
            <w:tcW w:w="1860" w:type="dxa"/>
          </w:tcPr>
          <w:p w14:paraId="7897CCCE" w14:textId="77777777" w:rsidR="00CB6A82" w:rsidRDefault="00CB6A82" w:rsidP="00A35936">
            <w:pPr>
              <w:pStyle w:val="Normal1"/>
              <w:widowControl w:val="0"/>
              <w:spacing w:line="360" w:lineRule="auto"/>
            </w:pPr>
            <w:proofErr w:type="spellStart"/>
            <w:proofErr w:type="gramStart"/>
            <w:r>
              <w:t>reho</w:t>
            </w:r>
            <w:proofErr w:type="spellEnd"/>
            <w:proofErr w:type="gramEnd"/>
          </w:p>
        </w:tc>
        <w:tc>
          <w:tcPr>
            <w:tcW w:w="1560" w:type="dxa"/>
          </w:tcPr>
          <w:p w14:paraId="729900F4" w14:textId="77777777" w:rsidR="00CB6A82" w:rsidRDefault="00CB6A82" w:rsidP="00A35936">
            <w:pPr>
              <w:pStyle w:val="Normal1"/>
              <w:widowControl w:val="0"/>
              <w:spacing w:line="360" w:lineRule="auto"/>
            </w:pPr>
            <w:proofErr w:type="gramStart"/>
            <w:r>
              <w:t>controls</w:t>
            </w:r>
            <w:proofErr w:type="gramEnd"/>
          </w:p>
        </w:tc>
      </w:tr>
      <w:tr w:rsidR="00CB6A82" w14:paraId="6ED05CA5" w14:textId="77777777" w:rsidTr="00A217DB">
        <w:tc>
          <w:tcPr>
            <w:tcW w:w="1125" w:type="dxa"/>
          </w:tcPr>
          <w:p w14:paraId="477E76E7" w14:textId="77777777" w:rsidR="00CB6A82" w:rsidRDefault="00CB6A82" w:rsidP="00A35936">
            <w:pPr>
              <w:pStyle w:val="Normal1"/>
              <w:widowControl w:val="0"/>
              <w:spacing w:line="360" w:lineRule="auto"/>
            </w:pPr>
            <w:r>
              <w:t>58</w:t>
            </w:r>
          </w:p>
        </w:tc>
        <w:tc>
          <w:tcPr>
            <w:tcW w:w="1650" w:type="dxa"/>
          </w:tcPr>
          <w:p w14:paraId="59A4668A" w14:textId="77777777" w:rsidR="00CB6A82" w:rsidRDefault="00CB6A82" w:rsidP="00A35936">
            <w:pPr>
              <w:pStyle w:val="Normal1"/>
              <w:widowControl w:val="0"/>
              <w:spacing w:line="360" w:lineRule="auto"/>
            </w:pPr>
            <w:proofErr w:type="gramStart"/>
            <w:r>
              <w:t>age</w:t>
            </w:r>
            <w:proofErr w:type="gramEnd"/>
          </w:p>
        </w:tc>
        <w:tc>
          <w:tcPr>
            <w:tcW w:w="1590" w:type="dxa"/>
          </w:tcPr>
          <w:p w14:paraId="12FEA82F" w14:textId="77777777" w:rsidR="00CB6A82" w:rsidRDefault="00CB6A82" w:rsidP="00A35936">
            <w:pPr>
              <w:pStyle w:val="Normal1"/>
              <w:widowControl w:val="0"/>
              <w:spacing w:line="360" w:lineRule="auto"/>
            </w:pPr>
            <w:proofErr w:type="gramStart"/>
            <w:r>
              <w:t>adults</w:t>
            </w:r>
            <w:proofErr w:type="gramEnd"/>
          </w:p>
        </w:tc>
        <w:tc>
          <w:tcPr>
            <w:tcW w:w="1575" w:type="dxa"/>
          </w:tcPr>
          <w:p w14:paraId="4E86C3B4" w14:textId="77777777" w:rsidR="00CB6A82" w:rsidRDefault="00CB6A82" w:rsidP="00A35936">
            <w:pPr>
              <w:pStyle w:val="Normal1"/>
              <w:widowControl w:val="0"/>
              <w:spacing w:line="360" w:lineRule="auto"/>
            </w:pPr>
            <w:proofErr w:type="gramStart"/>
            <w:r>
              <w:t>children</w:t>
            </w:r>
            <w:proofErr w:type="gramEnd"/>
          </w:p>
        </w:tc>
        <w:tc>
          <w:tcPr>
            <w:tcW w:w="1860" w:type="dxa"/>
          </w:tcPr>
          <w:p w14:paraId="230EA5D0" w14:textId="77777777" w:rsidR="00CB6A82" w:rsidRDefault="00CB6A82" w:rsidP="00A35936">
            <w:pPr>
              <w:pStyle w:val="Normal1"/>
              <w:widowControl w:val="0"/>
              <w:spacing w:line="360" w:lineRule="auto"/>
            </w:pPr>
            <w:proofErr w:type="gramStart"/>
            <w:r>
              <w:t>adolescents</w:t>
            </w:r>
            <w:proofErr w:type="gramEnd"/>
          </w:p>
        </w:tc>
        <w:tc>
          <w:tcPr>
            <w:tcW w:w="1560" w:type="dxa"/>
          </w:tcPr>
          <w:p w14:paraId="03FBD2BD" w14:textId="77777777" w:rsidR="00CB6A82" w:rsidRDefault="00CB6A82" w:rsidP="00A35936">
            <w:pPr>
              <w:pStyle w:val="Normal1"/>
              <w:widowControl w:val="0"/>
              <w:spacing w:line="360" w:lineRule="auto"/>
            </w:pPr>
            <w:proofErr w:type="gramStart"/>
            <w:r>
              <w:t>sleep</w:t>
            </w:r>
            <w:proofErr w:type="gramEnd"/>
          </w:p>
        </w:tc>
      </w:tr>
      <w:tr w:rsidR="00CB6A82" w14:paraId="25E19E58" w14:textId="77777777" w:rsidTr="00A217DB">
        <w:tc>
          <w:tcPr>
            <w:tcW w:w="1125" w:type="dxa"/>
          </w:tcPr>
          <w:p w14:paraId="4A7F2ACA" w14:textId="77777777" w:rsidR="00CB6A82" w:rsidRDefault="00CB6A82" w:rsidP="00A35936">
            <w:pPr>
              <w:pStyle w:val="Normal1"/>
              <w:widowControl w:val="0"/>
              <w:spacing w:line="360" w:lineRule="auto"/>
            </w:pPr>
            <w:r>
              <w:t>59</w:t>
            </w:r>
          </w:p>
        </w:tc>
        <w:tc>
          <w:tcPr>
            <w:tcW w:w="1650" w:type="dxa"/>
          </w:tcPr>
          <w:p w14:paraId="0B99632C" w14:textId="77777777" w:rsidR="00CB6A82" w:rsidRDefault="00CB6A82" w:rsidP="00A35936">
            <w:pPr>
              <w:pStyle w:val="Normal1"/>
              <w:widowControl w:val="0"/>
              <w:spacing w:line="360" w:lineRule="auto"/>
            </w:pPr>
            <w:proofErr w:type="gramStart"/>
            <w:r>
              <w:t>features</w:t>
            </w:r>
            <w:proofErr w:type="gramEnd"/>
          </w:p>
        </w:tc>
        <w:tc>
          <w:tcPr>
            <w:tcW w:w="1590" w:type="dxa"/>
          </w:tcPr>
          <w:p w14:paraId="167E5605" w14:textId="77777777" w:rsidR="00CB6A82" w:rsidRDefault="00CB6A82" w:rsidP="00A35936">
            <w:pPr>
              <w:pStyle w:val="Normal1"/>
              <w:widowControl w:val="0"/>
              <w:spacing w:line="360" w:lineRule="auto"/>
            </w:pPr>
            <w:proofErr w:type="gramStart"/>
            <w:r>
              <w:t>free</w:t>
            </w:r>
            <w:proofErr w:type="gramEnd"/>
          </w:p>
        </w:tc>
        <w:tc>
          <w:tcPr>
            <w:tcW w:w="1575" w:type="dxa"/>
          </w:tcPr>
          <w:p w14:paraId="07B6B8CA" w14:textId="77777777" w:rsidR="00CB6A82" w:rsidRDefault="00CB6A82" w:rsidP="00A35936">
            <w:pPr>
              <w:pStyle w:val="Normal1"/>
              <w:widowControl w:val="0"/>
              <w:spacing w:line="360" w:lineRule="auto"/>
            </w:pPr>
            <w:proofErr w:type="gramStart"/>
            <w:r>
              <w:t>sensitivity</w:t>
            </w:r>
            <w:proofErr w:type="gramEnd"/>
          </w:p>
        </w:tc>
        <w:tc>
          <w:tcPr>
            <w:tcW w:w="1860" w:type="dxa"/>
          </w:tcPr>
          <w:p w14:paraId="07DBCEFD" w14:textId="77777777" w:rsidR="00CB6A82" w:rsidRDefault="00CB6A82" w:rsidP="00A35936">
            <w:pPr>
              <w:pStyle w:val="Normal1"/>
              <w:widowControl w:val="0"/>
              <w:spacing w:line="360" w:lineRule="auto"/>
            </w:pPr>
            <w:proofErr w:type="gramStart"/>
            <w:r>
              <w:t>classifier</w:t>
            </w:r>
            <w:proofErr w:type="gramEnd"/>
          </w:p>
        </w:tc>
        <w:tc>
          <w:tcPr>
            <w:tcW w:w="1560" w:type="dxa"/>
          </w:tcPr>
          <w:p w14:paraId="16A07CD4" w14:textId="77777777" w:rsidR="00CB6A82" w:rsidRDefault="00CB6A82" w:rsidP="00A35936">
            <w:pPr>
              <w:pStyle w:val="Normal1"/>
              <w:widowControl w:val="0"/>
              <w:spacing w:line="360" w:lineRule="auto"/>
            </w:pPr>
            <w:proofErr w:type="gramStart"/>
            <w:r>
              <w:t>feature</w:t>
            </w:r>
            <w:proofErr w:type="gramEnd"/>
          </w:p>
        </w:tc>
      </w:tr>
      <w:tr w:rsidR="00CB6A82" w14:paraId="25BF486B" w14:textId="77777777" w:rsidTr="00A217DB">
        <w:tc>
          <w:tcPr>
            <w:tcW w:w="1125" w:type="dxa"/>
          </w:tcPr>
          <w:p w14:paraId="5B845AD4" w14:textId="77777777" w:rsidR="00CB6A82" w:rsidRDefault="00CB6A82" w:rsidP="00A35936">
            <w:pPr>
              <w:pStyle w:val="Normal1"/>
              <w:widowControl w:val="0"/>
              <w:spacing w:line="360" w:lineRule="auto"/>
            </w:pPr>
            <w:r>
              <w:t>60</w:t>
            </w:r>
          </w:p>
        </w:tc>
        <w:tc>
          <w:tcPr>
            <w:tcW w:w="1650" w:type="dxa"/>
          </w:tcPr>
          <w:p w14:paraId="7F9D4E14" w14:textId="77777777" w:rsidR="00CB6A82" w:rsidRDefault="00CB6A82" w:rsidP="00A35936">
            <w:pPr>
              <w:pStyle w:val="Normal1"/>
              <w:widowControl w:val="0"/>
              <w:spacing w:line="360" w:lineRule="auto"/>
            </w:pPr>
            <w:proofErr w:type="gramStart"/>
            <w:r>
              <w:t>responses</w:t>
            </w:r>
            <w:proofErr w:type="gramEnd"/>
          </w:p>
        </w:tc>
        <w:tc>
          <w:tcPr>
            <w:tcW w:w="1590" w:type="dxa"/>
          </w:tcPr>
          <w:p w14:paraId="50C95804" w14:textId="77777777" w:rsidR="00CB6A82" w:rsidRDefault="00CB6A82" w:rsidP="00A35936">
            <w:pPr>
              <w:pStyle w:val="Normal1"/>
              <w:widowControl w:val="0"/>
              <w:spacing w:line="360" w:lineRule="auto"/>
            </w:pPr>
            <w:proofErr w:type="gramStart"/>
            <w:r>
              <w:t>stimulus</w:t>
            </w:r>
            <w:proofErr w:type="gramEnd"/>
          </w:p>
        </w:tc>
        <w:tc>
          <w:tcPr>
            <w:tcW w:w="1575" w:type="dxa"/>
          </w:tcPr>
          <w:p w14:paraId="574269F1" w14:textId="77777777" w:rsidR="00CB6A82" w:rsidRDefault="00CB6A82" w:rsidP="00A35936">
            <w:pPr>
              <w:pStyle w:val="Normal1"/>
              <w:widowControl w:val="0"/>
              <w:spacing w:line="360" w:lineRule="auto"/>
            </w:pPr>
            <w:proofErr w:type="gramStart"/>
            <w:r>
              <w:t>effect</w:t>
            </w:r>
            <w:proofErr w:type="gramEnd"/>
          </w:p>
        </w:tc>
        <w:tc>
          <w:tcPr>
            <w:tcW w:w="1860" w:type="dxa"/>
          </w:tcPr>
          <w:p w14:paraId="29E7303F" w14:textId="77777777" w:rsidR="00CB6A82" w:rsidRDefault="00CB6A82" w:rsidP="00A35936">
            <w:pPr>
              <w:pStyle w:val="Normal1"/>
              <w:widowControl w:val="0"/>
              <w:spacing w:line="360" w:lineRule="auto"/>
            </w:pPr>
            <w:proofErr w:type="gramStart"/>
            <w:r>
              <w:t>design</w:t>
            </w:r>
            <w:proofErr w:type="gramEnd"/>
          </w:p>
        </w:tc>
        <w:tc>
          <w:tcPr>
            <w:tcW w:w="1560" w:type="dxa"/>
          </w:tcPr>
          <w:p w14:paraId="2532B7BB" w14:textId="77777777" w:rsidR="00CB6A82" w:rsidRDefault="00CB6A82" w:rsidP="00A35936">
            <w:pPr>
              <w:pStyle w:val="Normal1"/>
              <w:widowControl w:val="0"/>
              <w:spacing w:line="360" w:lineRule="auto"/>
            </w:pPr>
            <w:proofErr w:type="gramStart"/>
            <w:r>
              <w:t>neuronal</w:t>
            </w:r>
            <w:proofErr w:type="gramEnd"/>
          </w:p>
        </w:tc>
      </w:tr>
    </w:tbl>
    <w:p w14:paraId="3649EF4A" w14:textId="77777777" w:rsidR="00CB6A82" w:rsidRDefault="00CB6A82" w:rsidP="00A35936">
      <w:pPr>
        <w:pStyle w:val="Normal1"/>
        <w:spacing w:line="360" w:lineRule="auto"/>
      </w:pPr>
    </w:p>
    <w:p w14:paraId="6C541222" w14:textId="77777777" w:rsidR="00CB6A82" w:rsidRDefault="00CB6A82" w:rsidP="00A35936">
      <w:pPr>
        <w:pStyle w:val="Normal1"/>
        <w:spacing w:line="360" w:lineRule="auto"/>
      </w:pPr>
    </w:p>
    <w:p w14:paraId="2E8B18D3" w14:textId="77777777" w:rsidR="009E7445" w:rsidRDefault="009E7445" w:rsidP="00A35936">
      <w:pPr>
        <w:pStyle w:val="Normal1"/>
        <w:spacing w:after="160" w:line="360" w:lineRule="auto"/>
      </w:pPr>
    </w:p>
    <w:p w14:paraId="29441C90" w14:textId="77777777" w:rsidR="009E7445" w:rsidRDefault="006B0B75" w:rsidP="00A35936">
      <w:pPr>
        <w:pStyle w:val="Normal1"/>
        <w:spacing w:after="160" w:line="360" w:lineRule="auto"/>
      </w:pPr>
      <w:r>
        <w:rPr>
          <w:rFonts w:ascii="Trebuchet MS" w:eastAsia="Trebuchet MS" w:hAnsi="Trebuchet MS" w:cs="Trebuchet MS"/>
          <w:b/>
          <w:sz w:val="32"/>
          <w:szCs w:val="32"/>
        </w:rPr>
        <w:t>References</w:t>
      </w:r>
    </w:p>
    <w:p w14:paraId="350885D9" w14:textId="77777777" w:rsidR="009E7445" w:rsidRDefault="006B0B75" w:rsidP="00A35936">
      <w:pPr>
        <w:pStyle w:val="Normal1"/>
        <w:spacing w:line="360" w:lineRule="auto"/>
        <w:ind w:left="630" w:hanging="630"/>
      </w:pPr>
      <w:r>
        <w:t xml:space="preserve">Alexander, W. H., &amp; Brown, J. W. (2011). </w:t>
      </w:r>
      <w:proofErr w:type="gramStart"/>
      <w:r>
        <w:t>Medial prefrontal cortex as an action-outcome predictor.</w:t>
      </w:r>
      <w:proofErr w:type="gramEnd"/>
      <w:r>
        <w:t xml:space="preserve"> </w:t>
      </w:r>
      <w:proofErr w:type="gramStart"/>
      <w:r>
        <w:t>Nature neuroscience, 14(10), 1338-1344.</w:t>
      </w:r>
      <w:proofErr w:type="gramEnd"/>
    </w:p>
    <w:p w14:paraId="23039EE4" w14:textId="77777777" w:rsidR="009E7445" w:rsidRDefault="006B0B75" w:rsidP="00A35936">
      <w:pPr>
        <w:pStyle w:val="Normal1"/>
        <w:spacing w:line="360" w:lineRule="auto"/>
        <w:ind w:left="630" w:hanging="630"/>
      </w:pPr>
      <w:proofErr w:type="spellStart"/>
      <w:r>
        <w:t>Amunts</w:t>
      </w:r>
      <w:proofErr w:type="spellEnd"/>
      <w:r>
        <w:t xml:space="preserve">, K., Schleicher, A., </w:t>
      </w:r>
      <w:proofErr w:type="spellStart"/>
      <w:r>
        <w:t>Bürgel</w:t>
      </w:r>
      <w:proofErr w:type="spellEnd"/>
      <w:r>
        <w:t xml:space="preserve">, U., </w:t>
      </w:r>
      <w:proofErr w:type="spellStart"/>
      <w:r>
        <w:t>Mohlberg</w:t>
      </w:r>
      <w:proofErr w:type="spellEnd"/>
      <w:r>
        <w:t xml:space="preserve">, H., </w:t>
      </w:r>
      <w:proofErr w:type="spellStart"/>
      <w:r>
        <w:t>Uylings</w:t>
      </w:r>
      <w:proofErr w:type="spellEnd"/>
      <w:r>
        <w:t xml:space="preserve">, H., &amp; </w:t>
      </w:r>
      <w:proofErr w:type="spellStart"/>
      <w:r>
        <w:t>Zilles</w:t>
      </w:r>
      <w:proofErr w:type="spellEnd"/>
      <w:r>
        <w:t xml:space="preserve">, K. (1999). </w:t>
      </w:r>
      <w:proofErr w:type="spellStart"/>
      <w:r>
        <w:t>Broca's</w:t>
      </w:r>
      <w:proofErr w:type="spellEnd"/>
      <w:r>
        <w:t xml:space="preserve"> region revisited: </w:t>
      </w:r>
      <w:proofErr w:type="spellStart"/>
      <w:r>
        <w:t>cytoarchitecture</w:t>
      </w:r>
      <w:proofErr w:type="spellEnd"/>
      <w:r>
        <w:t xml:space="preserve"> and </w:t>
      </w:r>
      <w:proofErr w:type="spellStart"/>
      <w:r>
        <w:t>intersubject</w:t>
      </w:r>
      <w:proofErr w:type="spellEnd"/>
      <w:r>
        <w:t xml:space="preserve"> variability. </w:t>
      </w:r>
      <w:proofErr w:type="gramStart"/>
      <w:r>
        <w:t>Journal of Comparative Neurology, 412(2), 319-341.</w:t>
      </w:r>
      <w:proofErr w:type="gramEnd"/>
    </w:p>
    <w:p w14:paraId="5CF34820" w14:textId="77777777" w:rsidR="009E7445" w:rsidRDefault="006B0B75" w:rsidP="00A35936">
      <w:pPr>
        <w:pStyle w:val="Normal1"/>
        <w:spacing w:line="360" w:lineRule="auto"/>
        <w:ind w:left="630" w:hanging="630"/>
      </w:pPr>
      <w:r>
        <w:lastRenderedPageBreak/>
        <w:t>Andrews-Hanna, Jessica R. "The brain’s default network and its adaptive role in internal mentation." The Neuroscientist 18.3 (2012): 251-270.</w:t>
      </w:r>
    </w:p>
    <w:p w14:paraId="7C22CF69" w14:textId="77777777" w:rsidR="009E7445" w:rsidRDefault="006B0B75" w:rsidP="00A35936">
      <w:pPr>
        <w:pStyle w:val="Normal1"/>
        <w:spacing w:line="360" w:lineRule="auto"/>
        <w:ind w:left="630" w:hanging="630"/>
      </w:pPr>
      <w:proofErr w:type="gramStart"/>
      <w:r>
        <w:t xml:space="preserve">Andrews-Hanna, J.R., </w:t>
      </w:r>
      <w:proofErr w:type="spellStart"/>
      <w:r>
        <w:t>Reidler</w:t>
      </w:r>
      <w:proofErr w:type="spellEnd"/>
      <w:r>
        <w:t xml:space="preserve">, J.S., </w:t>
      </w:r>
      <w:proofErr w:type="spellStart"/>
      <w:r>
        <w:t>Sepulcre</w:t>
      </w:r>
      <w:proofErr w:type="spellEnd"/>
      <w:r>
        <w:t xml:space="preserve">, J., </w:t>
      </w:r>
      <w:proofErr w:type="spellStart"/>
      <w:r>
        <w:t>Poulin</w:t>
      </w:r>
      <w:proofErr w:type="spellEnd"/>
      <w:r>
        <w:t>, R. &amp; Buckner, R.L. (2010).</w:t>
      </w:r>
      <w:proofErr w:type="gramEnd"/>
      <w:r>
        <w:t xml:space="preserve"> </w:t>
      </w:r>
      <w:proofErr w:type="gramStart"/>
      <w:r>
        <w:t>Functional-anatomic fractionation of the brain’s default network.</w:t>
      </w:r>
      <w:proofErr w:type="gramEnd"/>
      <w:r>
        <w:t xml:space="preserve"> Neuron, 65: 550-562.</w:t>
      </w:r>
    </w:p>
    <w:p w14:paraId="5E7BDC8A" w14:textId="77777777" w:rsidR="009E7445" w:rsidRDefault="006B0B75" w:rsidP="00A35936">
      <w:pPr>
        <w:pStyle w:val="Normal1"/>
        <w:spacing w:line="360" w:lineRule="auto"/>
        <w:ind w:left="630" w:hanging="630"/>
      </w:pPr>
      <w:proofErr w:type="spellStart"/>
      <w:proofErr w:type="gramStart"/>
      <w:r>
        <w:t>Banich</w:t>
      </w:r>
      <w:proofErr w:type="spellEnd"/>
      <w:r>
        <w:t>, M. T. (2009).</w:t>
      </w:r>
      <w:proofErr w:type="gramEnd"/>
      <w:r>
        <w:t xml:space="preserve"> Executive function the search for an integrated account. </w:t>
      </w:r>
      <w:proofErr w:type="gramStart"/>
      <w:r>
        <w:t>Current Directions in Psychological Science, 18(2), 89-94.</w:t>
      </w:r>
      <w:proofErr w:type="gramEnd"/>
    </w:p>
    <w:p w14:paraId="50C87B77" w14:textId="77777777" w:rsidR="009E7445" w:rsidRDefault="006B0B75" w:rsidP="00A35936">
      <w:pPr>
        <w:pStyle w:val="Normal1"/>
        <w:spacing w:line="360" w:lineRule="auto"/>
        <w:ind w:left="630" w:hanging="630"/>
      </w:pPr>
      <w:proofErr w:type="spellStart"/>
      <w:proofErr w:type="gramStart"/>
      <w:r>
        <w:t>Bartra</w:t>
      </w:r>
      <w:proofErr w:type="spellEnd"/>
      <w:r>
        <w:t xml:space="preserve">, O., McGuire, J. T., &amp; </w:t>
      </w:r>
      <w:proofErr w:type="spellStart"/>
      <w:r>
        <w:t>Kable</w:t>
      </w:r>
      <w:proofErr w:type="spellEnd"/>
      <w:r>
        <w:t>, J. W. (2013).</w:t>
      </w:r>
      <w:proofErr w:type="gramEnd"/>
      <w:r>
        <w:t xml:space="preserve"> The valuation system: A coordinate-based meta-analysis of BOLD fMRI experiments examining neural correlates of subjective value. </w:t>
      </w:r>
      <w:proofErr w:type="spellStart"/>
      <w:proofErr w:type="gramStart"/>
      <w:r>
        <w:t>NeuroImage</w:t>
      </w:r>
      <w:proofErr w:type="spellEnd"/>
      <w:r>
        <w:t>, 76, 412–427.</w:t>
      </w:r>
      <w:proofErr w:type="gramEnd"/>
      <w:r>
        <w:t xml:space="preserve"> </w:t>
      </w:r>
      <w:proofErr w:type="gramStart"/>
      <w:r>
        <w:t>doi:10.1016</w:t>
      </w:r>
      <w:proofErr w:type="gramEnd"/>
      <w:r>
        <w:t>/j.neuroimage.2013.02.063</w:t>
      </w:r>
    </w:p>
    <w:p w14:paraId="36355C32" w14:textId="77777777" w:rsidR="009E7445" w:rsidRDefault="006B0B75" w:rsidP="00A35936">
      <w:pPr>
        <w:pStyle w:val="Normal1"/>
        <w:spacing w:line="360" w:lineRule="auto"/>
        <w:ind w:left="630" w:hanging="630"/>
      </w:pPr>
      <w:proofErr w:type="gramStart"/>
      <w:r>
        <w:t xml:space="preserve">Beckmann, M., Johansen-Berg, H., &amp; </w:t>
      </w:r>
      <w:proofErr w:type="spellStart"/>
      <w:r>
        <w:t>Rushworth</w:t>
      </w:r>
      <w:proofErr w:type="spellEnd"/>
      <w:r>
        <w:t>, M. F. (2009).</w:t>
      </w:r>
      <w:proofErr w:type="gramEnd"/>
      <w:r>
        <w:t xml:space="preserve"> </w:t>
      </w:r>
      <w:proofErr w:type="gramStart"/>
      <w:r>
        <w:t>Connectivity-based parcellation of human cingulate cortex and its relation to functional specialization.</w:t>
      </w:r>
      <w:proofErr w:type="gramEnd"/>
      <w:r>
        <w:t xml:space="preserve"> </w:t>
      </w:r>
      <w:proofErr w:type="gramStart"/>
      <w:r>
        <w:t>The Journal of Neuroscience, 29(4), 1175-1190.</w:t>
      </w:r>
      <w:proofErr w:type="gramEnd"/>
    </w:p>
    <w:p w14:paraId="381ECD72" w14:textId="77777777" w:rsidR="009E7445" w:rsidRDefault="006B0B75" w:rsidP="00A35936">
      <w:pPr>
        <w:pStyle w:val="Normal1"/>
        <w:spacing w:line="360" w:lineRule="auto"/>
        <w:ind w:left="630" w:hanging="630"/>
      </w:pPr>
      <w:r>
        <w:t xml:space="preserve">Behrens, T. E., </w:t>
      </w:r>
      <w:proofErr w:type="spellStart"/>
      <w:r>
        <w:t>Woolrich</w:t>
      </w:r>
      <w:proofErr w:type="spellEnd"/>
      <w:r>
        <w:t xml:space="preserve">, M. W., Walton, M. E., &amp; </w:t>
      </w:r>
      <w:proofErr w:type="spellStart"/>
      <w:r>
        <w:t>Rushworth</w:t>
      </w:r>
      <w:proofErr w:type="spellEnd"/>
      <w:r>
        <w:t xml:space="preserve">, M. F. (2007). Learning the value of information in an uncertain world. </w:t>
      </w:r>
      <w:proofErr w:type="gramStart"/>
      <w:r>
        <w:t>Nature neuroscience, 10(9), 1214-1221.</w:t>
      </w:r>
      <w:proofErr w:type="gramEnd"/>
    </w:p>
    <w:p w14:paraId="10BC5BBE" w14:textId="77777777" w:rsidR="009E7445" w:rsidRDefault="006B0B75" w:rsidP="00A35936">
      <w:pPr>
        <w:pStyle w:val="Normal1"/>
        <w:spacing w:line="360" w:lineRule="auto"/>
        <w:ind w:left="630" w:hanging="630"/>
      </w:pPr>
      <w:proofErr w:type="gramStart"/>
      <w:r>
        <w:t xml:space="preserve">Buckner, Randy L, Jessica R Andrews‐Hanna, and Daniel L </w:t>
      </w:r>
      <w:proofErr w:type="spellStart"/>
      <w:r>
        <w:t>Schacter</w:t>
      </w:r>
      <w:proofErr w:type="spellEnd"/>
      <w:r>
        <w:t>.</w:t>
      </w:r>
      <w:proofErr w:type="gramEnd"/>
      <w:r>
        <w:t xml:space="preserve"> "The brain's default network." </w:t>
      </w:r>
      <w:r>
        <w:rPr>
          <w:i/>
        </w:rPr>
        <w:t>Annals of the New York Academy of Sciences</w:t>
      </w:r>
      <w:r>
        <w:t xml:space="preserve"> 1124.1 (2008): 1-38.</w:t>
      </w:r>
    </w:p>
    <w:p w14:paraId="25184CE2" w14:textId="77777777" w:rsidR="009E7445" w:rsidRDefault="006B0B75" w:rsidP="00A35936">
      <w:pPr>
        <w:pStyle w:val="Normal1"/>
        <w:spacing w:line="360" w:lineRule="auto"/>
        <w:ind w:left="630" w:hanging="630"/>
      </w:pPr>
      <w:proofErr w:type="spellStart"/>
      <w:proofErr w:type="gramStart"/>
      <w:r>
        <w:t>Botvinick</w:t>
      </w:r>
      <w:proofErr w:type="spellEnd"/>
      <w:r>
        <w:t xml:space="preserve">, M. M., Braver, T. S., </w:t>
      </w:r>
      <w:proofErr w:type="spellStart"/>
      <w:r>
        <w:t>Barch</w:t>
      </w:r>
      <w:proofErr w:type="spellEnd"/>
      <w:r>
        <w:t>, D. M., Carter, C. S., &amp; Cohen, J. D. (2001).</w:t>
      </w:r>
      <w:proofErr w:type="gramEnd"/>
      <w:r>
        <w:t xml:space="preserve"> </w:t>
      </w:r>
      <w:proofErr w:type="gramStart"/>
      <w:r>
        <w:t>Conflict monitoring and cognitive control.</w:t>
      </w:r>
      <w:proofErr w:type="gramEnd"/>
      <w:r>
        <w:t xml:space="preserve"> </w:t>
      </w:r>
      <w:proofErr w:type="gramStart"/>
      <w:r>
        <w:t>Psychological review, 108(3), 624.</w:t>
      </w:r>
      <w:proofErr w:type="gramEnd"/>
    </w:p>
    <w:p w14:paraId="304A512B" w14:textId="77777777" w:rsidR="009E7445" w:rsidRDefault="006B0B75" w:rsidP="00A35936">
      <w:pPr>
        <w:pStyle w:val="Normal1"/>
        <w:spacing w:line="360" w:lineRule="auto"/>
        <w:ind w:left="630" w:hanging="630"/>
      </w:pPr>
      <w:proofErr w:type="spellStart"/>
      <w:r>
        <w:t>Botvinick</w:t>
      </w:r>
      <w:proofErr w:type="spellEnd"/>
      <w:r>
        <w:t xml:space="preserve">, M. M., Cohen, J. D., &amp; Carter, C. S. (2004). Conflict monitoring and anterior cingulate cortex: an update. </w:t>
      </w:r>
      <w:proofErr w:type="gramStart"/>
      <w:r>
        <w:t>Trends in cognitive sciences, 8(12), 539-546.</w:t>
      </w:r>
      <w:proofErr w:type="gramEnd"/>
    </w:p>
    <w:p w14:paraId="2E18BB02" w14:textId="77777777" w:rsidR="009E7445" w:rsidRDefault="006B0B75" w:rsidP="00A35936">
      <w:pPr>
        <w:pStyle w:val="Normal1"/>
        <w:spacing w:line="360" w:lineRule="auto"/>
        <w:ind w:left="630" w:hanging="630"/>
      </w:pPr>
      <w:proofErr w:type="gramStart"/>
      <w:r>
        <w:t xml:space="preserve">Buckner, R. L., Andrews Hanna, J. R., &amp; </w:t>
      </w:r>
      <w:proofErr w:type="spellStart"/>
      <w:r>
        <w:t>Schacter</w:t>
      </w:r>
      <w:proofErr w:type="spellEnd"/>
      <w:r>
        <w:t>, D. L. (2008).</w:t>
      </w:r>
      <w:proofErr w:type="gramEnd"/>
      <w:r>
        <w:t xml:space="preserve"> </w:t>
      </w:r>
      <w:proofErr w:type="gramStart"/>
      <w:r>
        <w:t>The Brain's Default Network.</w:t>
      </w:r>
      <w:proofErr w:type="gramEnd"/>
      <w:r>
        <w:t xml:space="preserve"> Annals of the New York Academy of Sciences, 1124(1), 1–38. </w:t>
      </w:r>
      <w:proofErr w:type="gramStart"/>
      <w:r>
        <w:t>doi:10.1196</w:t>
      </w:r>
      <w:proofErr w:type="gramEnd"/>
      <w:r>
        <w:t>/annals.1440.011</w:t>
      </w:r>
    </w:p>
    <w:p w14:paraId="05CB1425" w14:textId="77777777" w:rsidR="009E7445" w:rsidRDefault="006B0B75" w:rsidP="00A35936">
      <w:pPr>
        <w:pStyle w:val="Normal1"/>
        <w:spacing w:line="360" w:lineRule="auto"/>
        <w:ind w:left="630" w:hanging="630"/>
      </w:pPr>
      <w:r>
        <w:t xml:space="preserve">Bush, G., </w:t>
      </w:r>
      <w:proofErr w:type="spellStart"/>
      <w:r>
        <w:t>Luu</w:t>
      </w:r>
      <w:proofErr w:type="spellEnd"/>
      <w:r>
        <w:t xml:space="preserve">, P., &amp; Posner, M. I. (2000). </w:t>
      </w:r>
      <w:proofErr w:type="gramStart"/>
      <w:r>
        <w:t>Cognitive and emotional influences in anterior cingulate cortex.</w:t>
      </w:r>
      <w:proofErr w:type="gramEnd"/>
      <w:r>
        <w:t xml:space="preserve"> Trends in Cognitive Sciences, 4(6), 215–222. </w:t>
      </w:r>
      <w:proofErr w:type="gramStart"/>
      <w:r>
        <w:t>doi:10.1016</w:t>
      </w:r>
      <w:proofErr w:type="gramEnd"/>
      <w:r>
        <w:t>/S1364-6613(00)01483-2</w:t>
      </w:r>
    </w:p>
    <w:p w14:paraId="5AD08FCE" w14:textId="77777777" w:rsidR="009E7445" w:rsidRDefault="006B0B75" w:rsidP="00A35936">
      <w:pPr>
        <w:pStyle w:val="Normal1"/>
        <w:spacing w:line="360" w:lineRule="auto"/>
        <w:ind w:left="630" w:hanging="630"/>
      </w:pPr>
      <w:proofErr w:type="gramStart"/>
      <w:r>
        <w:t xml:space="preserve">Carter, C. S., Braver, T. S., </w:t>
      </w:r>
      <w:proofErr w:type="spellStart"/>
      <w:r>
        <w:t>Barch</w:t>
      </w:r>
      <w:proofErr w:type="spellEnd"/>
      <w:r>
        <w:t xml:space="preserve">, D. M., </w:t>
      </w:r>
      <w:proofErr w:type="spellStart"/>
      <w:r>
        <w:t>Botvinick</w:t>
      </w:r>
      <w:proofErr w:type="spellEnd"/>
      <w:r>
        <w:t>, M. M., Noll, D., &amp; Cohen, J. D. (1998).</w:t>
      </w:r>
      <w:proofErr w:type="gramEnd"/>
      <w:r>
        <w:t xml:space="preserve"> </w:t>
      </w:r>
      <w:proofErr w:type="gramStart"/>
      <w:r>
        <w:t>Anterior cingulate cortex, error detection, and the online monitoring of performance.</w:t>
      </w:r>
      <w:proofErr w:type="gramEnd"/>
      <w:r>
        <w:t xml:space="preserve"> </w:t>
      </w:r>
      <w:proofErr w:type="gramStart"/>
      <w:r>
        <w:t>Science, 280(5364), 747-749.</w:t>
      </w:r>
      <w:proofErr w:type="gramEnd"/>
    </w:p>
    <w:p w14:paraId="0E29ACCD" w14:textId="77777777" w:rsidR="009E7445" w:rsidRDefault="006B0B75" w:rsidP="00A35936">
      <w:pPr>
        <w:pStyle w:val="Normal1"/>
        <w:spacing w:line="360" w:lineRule="auto"/>
        <w:ind w:left="630" w:hanging="630"/>
      </w:pPr>
      <w:proofErr w:type="gramStart"/>
      <w:r>
        <w:lastRenderedPageBreak/>
        <w:t xml:space="preserve">Chang, L. J., </w:t>
      </w:r>
      <w:proofErr w:type="spellStart"/>
      <w:r>
        <w:t>Yarkoni</w:t>
      </w:r>
      <w:proofErr w:type="spellEnd"/>
      <w:r>
        <w:t xml:space="preserve">, T., </w:t>
      </w:r>
      <w:proofErr w:type="spellStart"/>
      <w:r>
        <w:t>Khaw</w:t>
      </w:r>
      <w:proofErr w:type="spellEnd"/>
      <w:r>
        <w:t xml:space="preserve">, M. W., &amp; </w:t>
      </w:r>
      <w:proofErr w:type="spellStart"/>
      <w:r>
        <w:t>Sanfey</w:t>
      </w:r>
      <w:proofErr w:type="spellEnd"/>
      <w:r>
        <w:t>, A. G. (2012).</w:t>
      </w:r>
      <w:proofErr w:type="gramEnd"/>
      <w:r>
        <w:t xml:space="preserve"> Decoding the role of the insula in human cognition: functional parcellation and large-scale reverse inference. </w:t>
      </w:r>
      <w:proofErr w:type="gramStart"/>
      <w:r>
        <w:t>Cerebral Cortex, bhs065.</w:t>
      </w:r>
      <w:proofErr w:type="gramEnd"/>
    </w:p>
    <w:p w14:paraId="6FD6FB94" w14:textId="77777777" w:rsidR="009E7445" w:rsidRDefault="006B0B75" w:rsidP="00A35936">
      <w:pPr>
        <w:pStyle w:val="Normal1"/>
        <w:spacing w:line="360" w:lineRule="auto"/>
        <w:ind w:left="630" w:hanging="630"/>
      </w:pPr>
      <w:proofErr w:type="spellStart"/>
      <w:proofErr w:type="gramStart"/>
      <w:r>
        <w:t>Etkin</w:t>
      </w:r>
      <w:proofErr w:type="spellEnd"/>
      <w:r>
        <w:t xml:space="preserve">, A., </w:t>
      </w:r>
      <w:proofErr w:type="spellStart"/>
      <w:r>
        <w:t>Egner</w:t>
      </w:r>
      <w:proofErr w:type="spellEnd"/>
      <w:r>
        <w:t xml:space="preserve">, T., &amp; </w:t>
      </w:r>
      <w:proofErr w:type="spellStart"/>
      <w:r>
        <w:t>Kalisch</w:t>
      </w:r>
      <w:proofErr w:type="spellEnd"/>
      <w:r>
        <w:t>, R. (2011).</w:t>
      </w:r>
      <w:proofErr w:type="gramEnd"/>
      <w:r>
        <w:t xml:space="preserve"> </w:t>
      </w:r>
      <w:proofErr w:type="gramStart"/>
      <w:r>
        <w:t>Emotional processing in anterior cingulate and medial prefrontal cortex.</w:t>
      </w:r>
      <w:proofErr w:type="gramEnd"/>
      <w:r>
        <w:t xml:space="preserve"> Trends in Cognitive Sciences, 15(2), 85–93. </w:t>
      </w:r>
      <w:proofErr w:type="gramStart"/>
      <w:r>
        <w:t>doi:10.1016</w:t>
      </w:r>
      <w:proofErr w:type="gramEnd"/>
      <w:r>
        <w:t>/j.tics.2010.11.004</w:t>
      </w:r>
    </w:p>
    <w:p w14:paraId="257E4511" w14:textId="77777777" w:rsidR="009E7445" w:rsidRDefault="006B0B75" w:rsidP="00A35936">
      <w:pPr>
        <w:pStyle w:val="Normal1"/>
        <w:spacing w:line="360" w:lineRule="auto"/>
        <w:ind w:left="630" w:hanging="630"/>
      </w:pPr>
      <w:r>
        <w:t xml:space="preserve">Fair, Damien A et al. "Development of distinct control networks through segregation and integration." </w:t>
      </w:r>
      <w:r>
        <w:rPr>
          <w:i/>
        </w:rPr>
        <w:t>Proceedings of the National Academy of Sciences</w:t>
      </w:r>
      <w:r>
        <w:t xml:space="preserve"> 104.33 (2007): 13507-13512.</w:t>
      </w:r>
    </w:p>
    <w:p w14:paraId="782C7104" w14:textId="77777777" w:rsidR="009E7445" w:rsidRDefault="006B0B75" w:rsidP="00A35936">
      <w:pPr>
        <w:pStyle w:val="Normal1"/>
        <w:spacing w:line="360" w:lineRule="auto"/>
        <w:ind w:left="630" w:hanging="630"/>
      </w:pPr>
      <w:proofErr w:type="spellStart"/>
      <w:r>
        <w:t>Feja</w:t>
      </w:r>
      <w:proofErr w:type="spellEnd"/>
      <w:r>
        <w:t xml:space="preserve">, </w:t>
      </w:r>
      <w:proofErr w:type="spellStart"/>
      <w:r>
        <w:t>Malte</w:t>
      </w:r>
      <w:proofErr w:type="spellEnd"/>
      <w:r>
        <w:t>, and Michael Koch. "</w:t>
      </w:r>
      <w:proofErr w:type="spellStart"/>
      <w:r>
        <w:t>Frontostriatal</w:t>
      </w:r>
      <w:proofErr w:type="spellEnd"/>
      <w:r>
        <w:t xml:space="preserve"> systems comprising connections between ventral medial prefrontal cortex and nucleus </w:t>
      </w:r>
      <w:proofErr w:type="spellStart"/>
      <w:r>
        <w:t>accumbens</w:t>
      </w:r>
      <w:proofErr w:type="spellEnd"/>
      <w:r>
        <w:t xml:space="preserve"> subregions differentially regulate motor impulse control in rats." Psychopharmacology (2014): 1-12.</w:t>
      </w:r>
    </w:p>
    <w:p w14:paraId="5BF8B078" w14:textId="77777777" w:rsidR="009E7445" w:rsidRDefault="006B0B75" w:rsidP="00A35936">
      <w:pPr>
        <w:pStyle w:val="Normal1"/>
        <w:spacing w:line="360" w:lineRule="auto"/>
        <w:ind w:left="630" w:hanging="630"/>
      </w:pPr>
      <w:r>
        <w:rPr>
          <w:color w:val="333333"/>
          <w:highlight w:val="white"/>
        </w:rPr>
        <w:t xml:space="preserve">Fox PT, Laird AR, Fox SP, Fox PM, </w:t>
      </w:r>
      <w:proofErr w:type="spellStart"/>
      <w:r>
        <w:rPr>
          <w:color w:val="333333"/>
          <w:highlight w:val="white"/>
        </w:rPr>
        <w:t>Uecker</w:t>
      </w:r>
      <w:proofErr w:type="spellEnd"/>
      <w:r>
        <w:rPr>
          <w:color w:val="333333"/>
          <w:highlight w:val="white"/>
        </w:rPr>
        <w:t xml:space="preserve"> AM, Crank M, Koenig SF, Lancaster JL. </w:t>
      </w:r>
      <w:proofErr w:type="spellStart"/>
      <w:r>
        <w:rPr>
          <w:color w:val="333333"/>
          <w:highlight w:val="white"/>
        </w:rPr>
        <w:t>BrainMap</w:t>
      </w:r>
      <w:proofErr w:type="spellEnd"/>
      <w:r>
        <w:rPr>
          <w:color w:val="333333"/>
          <w:highlight w:val="white"/>
        </w:rPr>
        <w:t xml:space="preserve"> taxonomy of experimental design: Description and evaluation. Hum Brain </w:t>
      </w:r>
      <w:proofErr w:type="spellStart"/>
      <w:r>
        <w:rPr>
          <w:color w:val="333333"/>
          <w:highlight w:val="white"/>
        </w:rPr>
        <w:t>Mapp</w:t>
      </w:r>
      <w:proofErr w:type="spellEnd"/>
      <w:r>
        <w:rPr>
          <w:color w:val="333333"/>
          <w:highlight w:val="white"/>
        </w:rPr>
        <w:t xml:space="preserve"> 25, 185-198, 2005.</w:t>
      </w:r>
    </w:p>
    <w:p w14:paraId="6E96DBE9" w14:textId="77777777" w:rsidR="009E7445" w:rsidRDefault="006B0B75" w:rsidP="00A35936">
      <w:pPr>
        <w:pStyle w:val="Normal1"/>
        <w:spacing w:line="360" w:lineRule="auto"/>
        <w:ind w:left="630" w:hanging="630"/>
      </w:pPr>
      <w:proofErr w:type="spellStart"/>
      <w:r>
        <w:t>Ghazizadeh</w:t>
      </w:r>
      <w:proofErr w:type="spellEnd"/>
      <w:r>
        <w:t xml:space="preserve">, Ali et al. "Prefrontal cortex mediates extinction of responding by two distinct neural mechanisms in </w:t>
      </w:r>
      <w:proofErr w:type="spellStart"/>
      <w:r>
        <w:t>accumbens</w:t>
      </w:r>
      <w:proofErr w:type="spellEnd"/>
      <w:r>
        <w:t xml:space="preserve"> shell." The Journal of Neuroscience 32.2 (2012): 726-737.</w:t>
      </w:r>
    </w:p>
    <w:p w14:paraId="2C7F5E33" w14:textId="77777777" w:rsidR="009E7445" w:rsidRDefault="006B0B75" w:rsidP="00A35936">
      <w:pPr>
        <w:pStyle w:val="Normal1"/>
        <w:spacing w:line="360" w:lineRule="auto"/>
        <w:ind w:left="630" w:hanging="630"/>
      </w:pPr>
      <w:proofErr w:type="gramStart"/>
      <w:r>
        <w:t xml:space="preserve">Honey, Christopher J, Jean-Philippe </w:t>
      </w:r>
      <w:proofErr w:type="spellStart"/>
      <w:r>
        <w:t>Thivierge</w:t>
      </w:r>
      <w:proofErr w:type="spellEnd"/>
      <w:r>
        <w:t xml:space="preserve">, and Olaf </w:t>
      </w:r>
      <w:proofErr w:type="spellStart"/>
      <w:r>
        <w:t>Sporns</w:t>
      </w:r>
      <w:proofErr w:type="spellEnd"/>
      <w:r>
        <w:t>.</w:t>
      </w:r>
      <w:proofErr w:type="gramEnd"/>
      <w:r>
        <w:t xml:space="preserve"> "Can structure predict function in the human brain</w:t>
      </w:r>
      <w:proofErr w:type="gramStart"/>
      <w:r>
        <w:t>?.</w:t>
      </w:r>
      <w:proofErr w:type="gramEnd"/>
      <w:r>
        <w:t xml:space="preserve">" </w:t>
      </w:r>
      <w:proofErr w:type="spellStart"/>
      <w:r>
        <w:rPr>
          <w:i/>
        </w:rPr>
        <w:t>Neuroimage</w:t>
      </w:r>
      <w:proofErr w:type="spellEnd"/>
      <w:r>
        <w:t xml:space="preserve"> 52.3 (2010): 766-776.</w:t>
      </w:r>
    </w:p>
    <w:p w14:paraId="2D4D9B60" w14:textId="77777777" w:rsidR="009E7445" w:rsidRDefault="006B0B75" w:rsidP="00A35936">
      <w:pPr>
        <w:pStyle w:val="Normal1"/>
        <w:spacing w:line="360" w:lineRule="auto"/>
        <w:ind w:left="630" w:hanging="630"/>
      </w:pPr>
      <w:r>
        <w:t xml:space="preserve">Hutchins, K. D., Martino, A. M., &amp; </w:t>
      </w:r>
      <w:proofErr w:type="spellStart"/>
      <w:r>
        <w:t>Strick</w:t>
      </w:r>
      <w:proofErr w:type="spellEnd"/>
      <w:r>
        <w:t xml:space="preserve">, P. L. (1988). </w:t>
      </w:r>
      <w:proofErr w:type="spellStart"/>
      <w:proofErr w:type="gramStart"/>
      <w:r>
        <w:t>Corticospinal</w:t>
      </w:r>
      <w:proofErr w:type="spellEnd"/>
      <w:r>
        <w:t xml:space="preserve"> projections from the medial wall of the hemisphere.</w:t>
      </w:r>
      <w:proofErr w:type="gramEnd"/>
      <w:r>
        <w:t xml:space="preserve"> Experimental Brain Research, 71(3), 667–672. </w:t>
      </w:r>
      <w:proofErr w:type="gramStart"/>
      <w:r>
        <w:t>doi:10.1007</w:t>
      </w:r>
      <w:proofErr w:type="gramEnd"/>
      <w:r>
        <w:t>/BF00248761</w:t>
      </w:r>
    </w:p>
    <w:p w14:paraId="154E8B58" w14:textId="77777777" w:rsidR="009E7445" w:rsidRDefault="006B0B75" w:rsidP="00A35936">
      <w:pPr>
        <w:pStyle w:val="Normal1"/>
        <w:spacing w:line="360" w:lineRule="auto"/>
        <w:ind w:left="630" w:hanging="630"/>
      </w:pPr>
      <w:proofErr w:type="spellStart"/>
      <w:r>
        <w:t>Kahnt</w:t>
      </w:r>
      <w:proofErr w:type="spellEnd"/>
      <w:r>
        <w:t xml:space="preserve">, T., Chang, L. J., Park, S. Q., </w:t>
      </w:r>
      <w:proofErr w:type="spellStart"/>
      <w:r>
        <w:t>Heinzle</w:t>
      </w:r>
      <w:proofErr w:type="spellEnd"/>
      <w:r>
        <w:t>, J., &amp; Haynes, J</w:t>
      </w:r>
      <w:proofErr w:type="gramStart"/>
      <w:r>
        <w:t>.-</w:t>
      </w:r>
      <w:proofErr w:type="gramEnd"/>
      <w:r>
        <w:t xml:space="preserve">D. (2012). </w:t>
      </w:r>
      <w:proofErr w:type="gramStart"/>
      <w:r>
        <w:t>Connectivity-Based Parcellation of the Human Orbitofrontal Cortex.</w:t>
      </w:r>
      <w:proofErr w:type="gramEnd"/>
      <w:r>
        <w:t xml:space="preserve"> Journal of Neuroscience, 32(18), 6240–6250. </w:t>
      </w:r>
      <w:proofErr w:type="gramStart"/>
      <w:r>
        <w:t>doi:10.1523</w:t>
      </w:r>
      <w:proofErr w:type="gramEnd"/>
      <w:r>
        <w:t>/JNEUROSCI.0257-12.2012</w:t>
      </w:r>
    </w:p>
    <w:p w14:paraId="01445DCE" w14:textId="77777777" w:rsidR="009E7445" w:rsidRDefault="006B0B75" w:rsidP="00A35936">
      <w:pPr>
        <w:pStyle w:val="Normal1"/>
        <w:spacing w:line="360" w:lineRule="auto"/>
        <w:ind w:left="630" w:hanging="630"/>
      </w:pPr>
      <w:r>
        <w:t>Kim, J</w:t>
      </w:r>
      <w:proofErr w:type="gramStart"/>
      <w:r>
        <w:t>.-</w:t>
      </w:r>
      <w:proofErr w:type="gramEnd"/>
      <w:r>
        <w:t xml:space="preserve">H., Lee, J.-M., Jo, H. J., Kim, S. H., Lee, J. H., Kim, S. T., et al. (2010). Defining functional SMA and pre-SMA subregions in human MFC using resting state fMRI: Functional connectivity-based parcellation method. </w:t>
      </w:r>
      <w:proofErr w:type="spellStart"/>
      <w:r>
        <w:t>NeuroImage</w:t>
      </w:r>
      <w:proofErr w:type="spellEnd"/>
      <w:r>
        <w:t xml:space="preserve">, 49(3), 2375–2386. </w:t>
      </w:r>
      <w:proofErr w:type="gramStart"/>
      <w:r>
        <w:t>doi:10.1016</w:t>
      </w:r>
      <w:proofErr w:type="gramEnd"/>
      <w:r>
        <w:t>/j.neuroimage.2009.10.016</w:t>
      </w:r>
    </w:p>
    <w:p w14:paraId="36CF491B" w14:textId="77777777" w:rsidR="009E7445" w:rsidRDefault="006B0B75" w:rsidP="00A35936">
      <w:pPr>
        <w:pStyle w:val="Normal1"/>
        <w:spacing w:line="360" w:lineRule="auto"/>
        <w:ind w:left="630" w:hanging="630"/>
      </w:pPr>
      <w:proofErr w:type="gramStart"/>
      <w:r>
        <w:lastRenderedPageBreak/>
        <w:t>Liu, H., Qin, W., Li, W., Fan, L., Wang, J., Jiang, T., &amp; Yu, C. (2013).</w:t>
      </w:r>
      <w:proofErr w:type="gramEnd"/>
      <w:r>
        <w:t xml:space="preserve"> </w:t>
      </w:r>
      <w:proofErr w:type="gramStart"/>
      <w:r>
        <w:t>Connectivity-Based Parcellation of the Human Frontal Pole with Diffusion Tensor Imaging.</w:t>
      </w:r>
      <w:proofErr w:type="gramEnd"/>
      <w:r>
        <w:t xml:space="preserve"> Journal of Neuroscience, 33(16), 6782–6790. </w:t>
      </w:r>
      <w:proofErr w:type="gramStart"/>
      <w:r>
        <w:t>doi:10.1523</w:t>
      </w:r>
      <w:proofErr w:type="gramEnd"/>
      <w:r>
        <w:t>/JNEUROSCI.4882-12.2013</w:t>
      </w:r>
    </w:p>
    <w:p w14:paraId="49345D29" w14:textId="77777777" w:rsidR="009E7445" w:rsidRDefault="006B0B75" w:rsidP="00A35936">
      <w:pPr>
        <w:pStyle w:val="Normal1"/>
        <w:spacing w:line="360" w:lineRule="auto"/>
        <w:ind w:left="630" w:hanging="630"/>
      </w:pPr>
      <w:r>
        <w:t xml:space="preserve">Lindquist, K. A., Wager, T. D., </w:t>
      </w:r>
      <w:proofErr w:type="spellStart"/>
      <w:r>
        <w:t>Kober</w:t>
      </w:r>
      <w:proofErr w:type="spellEnd"/>
      <w:r>
        <w:t xml:space="preserve">, H., Bliss-Moreau, E., &amp; Barrett, L. F. (2012). The brain basis of emotion: A meta-analytic review. Behavioral and Brain Sciences, 35(03), 121–143. </w:t>
      </w:r>
      <w:proofErr w:type="gramStart"/>
      <w:r>
        <w:t>doi:10.1017</w:t>
      </w:r>
      <w:proofErr w:type="gramEnd"/>
      <w:r>
        <w:t>/S0140525X11000446</w:t>
      </w:r>
    </w:p>
    <w:p w14:paraId="78E6D6B7" w14:textId="77777777" w:rsidR="009E7445" w:rsidRDefault="006B0B75" w:rsidP="00A35936">
      <w:pPr>
        <w:pStyle w:val="Normal1"/>
        <w:spacing w:line="360" w:lineRule="auto"/>
        <w:ind w:left="630" w:hanging="630"/>
      </w:pPr>
      <w:proofErr w:type="spellStart"/>
      <w:r>
        <w:t>Luppino</w:t>
      </w:r>
      <w:proofErr w:type="spellEnd"/>
      <w:r>
        <w:t xml:space="preserve">, G. (1993). </w:t>
      </w:r>
      <w:proofErr w:type="spellStart"/>
      <w:proofErr w:type="gramStart"/>
      <w:r>
        <w:t>Corticocortical</w:t>
      </w:r>
      <w:proofErr w:type="spellEnd"/>
      <w:r>
        <w:t xml:space="preserve"> connections of area F3 (SMA-proper) and area F6 (pre-SMA) in the macaque monkey, 1–27.</w:t>
      </w:r>
      <w:proofErr w:type="gramEnd"/>
    </w:p>
    <w:p w14:paraId="4AC82F1A" w14:textId="77777777" w:rsidR="009E7445" w:rsidRDefault="006B0B75" w:rsidP="00A35936">
      <w:pPr>
        <w:pStyle w:val="Normal1"/>
        <w:spacing w:line="360" w:lineRule="auto"/>
        <w:ind w:left="630" w:hanging="630"/>
      </w:pPr>
      <w:proofErr w:type="gramStart"/>
      <w:r>
        <w:t xml:space="preserve">McDonald, A. J., Mascagni, F., &amp; </w:t>
      </w:r>
      <w:proofErr w:type="spellStart"/>
      <w:r>
        <w:t>Guo</w:t>
      </w:r>
      <w:proofErr w:type="spellEnd"/>
      <w:r>
        <w:t>, L. (1996).</w:t>
      </w:r>
      <w:proofErr w:type="gramEnd"/>
      <w:r>
        <w:t xml:space="preserve"> Projections of the medial and lateral prefrontal cortices to the amygdala: a </w:t>
      </w:r>
      <w:proofErr w:type="spellStart"/>
      <w:r>
        <w:t>Phaseolus</w:t>
      </w:r>
      <w:proofErr w:type="spellEnd"/>
      <w:r>
        <w:t xml:space="preserve"> vulgaris </w:t>
      </w:r>
      <w:proofErr w:type="spellStart"/>
      <w:r>
        <w:t>leucoagglutinin</w:t>
      </w:r>
      <w:proofErr w:type="spellEnd"/>
      <w:r>
        <w:t xml:space="preserve"> study in the rat. Neuroscience, 71(1), 55–75. </w:t>
      </w:r>
      <w:proofErr w:type="gramStart"/>
      <w:r>
        <w:t>doi:10.1016</w:t>
      </w:r>
      <w:proofErr w:type="gramEnd"/>
      <w:r>
        <w:t>/0306-4522(95)00417-3</w:t>
      </w:r>
    </w:p>
    <w:p w14:paraId="7CC3E5C3" w14:textId="77777777" w:rsidR="009E7445" w:rsidRDefault="006B0B75" w:rsidP="00A35936">
      <w:pPr>
        <w:pStyle w:val="Normal1"/>
        <w:spacing w:line="360" w:lineRule="auto"/>
        <w:ind w:left="630" w:hanging="630"/>
      </w:pPr>
      <w:proofErr w:type="spellStart"/>
      <w:r>
        <w:t>Mohanty</w:t>
      </w:r>
      <w:proofErr w:type="spellEnd"/>
      <w:r>
        <w:t>, A., Engels, A. S., Herrington, J. D., Heller, W., Ringo Ho, M</w:t>
      </w:r>
      <w:proofErr w:type="gramStart"/>
      <w:r>
        <w:t>.-</w:t>
      </w:r>
      <w:proofErr w:type="gramEnd"/>
      <w:r>
        <w:t xml:space="preserve">H., </w:t>
      </w:r>
      <w:proofErr w:type="spellStart"/>
      <w:r>
        <w:t>Banich</w:t>
      </w:r>
      <w:proofErr w:type="spellEnd"/>
      <w:r>
        <w:t xml:space="preserve">, M. T., et al. (2007). </w:t>
      </w:r>
      <w:proofErr w:type="gramStart"/>
      <w:r>
        <w:t>Differential engagement of anterior cingulate cortex subdivisions for cognitive and emotional function.</w:t>
      </w:r>
      <w:proofErr w:type="gramEnd"/>
      <w:r>
        <w:t xml:space="preserve"> Psychophysiology, 44(3), 343–351. </w:t>
      </w:r>
      <w:proofErr w:type="gramStart"/>
      <w:r>
        <w:t>doi:10.1111</w:t>
      </w:r>
      <w:proofErr w:type="gramEnd"/>
      <w:r>
        <w:t>/j.1469-8986.2007.00515.x</w:t>
      </w:r>
    </w:p>
    <w:p w14:paraId="02526A92" w14:textId="77777777" w:rsidR="009E7445" w:rsidRDefault="006B0B75" w:rsidP="00A35936">
      <w:pPr>
        <w:pStyle w:val="Normal1"/>
        <w:spacing w:line="360" w:lineRule="auto"/>
        <w:ind w:left="630" w:hanging="630"/>
      </w:pPr>
      <w:r>
        <w:t xml:space="preserve">Nakamura, K., &amp; </w:t>
      </w:r>
      <w:proofErr w:type="spellStart"/>
      <w:r>
        <w:t>Roesch</w:t>
      </w:r>
      <w:proofErr w:type="spellEnd"/>
      <w:r>
        <w:t xml:space="preserve">, M. R. (2005). </w:t>
      </w:r>
      <w:proofErr w:type="gramStart"/>
      <w:r>
        <w:t>Neuronal activity in macaque SEF and ACC during performance of tasks involving conflict.</w:t>
      </w:r>
      <w:proofErr w:type="gramEnd"/>
      <w:r>
        <w:t xml:space="preserve"> Journal </w:t>
      </w:r>
      <w:proofErr w:type="gramStart"/>
      <w:r>
        <w:t>of …..</w:t>
      </w:r>
      <w:proofErr w:type="gramEnd"/>
    </w:p>
    <w:p w14:paraId="2ECF18EA" w14:textId="77777777" w:rsidR="009E7445" w:rsidRDefault="006B0B75" w:rsidP="00A35936">
      <w:pPr>
        <w:pStyle w:val="Normal1"/>
        <w:spacing w:line="360" w:lineRule="auto"/>
        <w:ind w:left="630" w:hanging="630"/>
      </w:pPr>
      <w:proofErr w:type="gramStart"/>
      <w:r>
        <w:t xml:space="preserve">McDonald, A. J., Mascagni, F., &amp; </w:t>
      </w:r>
      <w:proofErr w:type="spellStart"/>
      <w:r>
        <w:t>Guo</w:t>
      </w:r>
      <w:proofErr w:type="spellEnd"/>
      <w:r>
        <w:t>, L. (1996).</w:t>
      </w:r>
      <w:proofErr w:type="gramEnd"/>
      <w:r>
        <w:t xml:space="preserve"> Projections of the medial and lateral prefrontal cortices to the amygdala: a </w:t>
      </w:r>
      <w:proofErr w:type="spellStart"/>
      <w:r>
        <w:t>Phaseolus</w:t>
      </w:r>
      <w:proofErr w:type="spellEnd"/>
      <w:r>
        <w:t xml:space="preserve"> vulgaris </w:t>
      </w:r>
      <w:proofErr w:type="spellStart"/>
      <w:r>
        <w:t>leucoagglutinin</w:t>
      </w:r>
      <w:proofErr w:type="spellEnd"/>
      <w:r>
        <w:t xml:space="preserve"> study in the rat. Neuroscience, 71(1), 55–75. </w:t>
      </w:r>
      <w:proofErr w:type="gramStart"/>
      <w:r>
        <w:t>doi:10.1016</w:t>
      </w:r>
      <w:proofErr w:type="gramEnd"/>
      <w:r>
        <w:t>/0306-4522(95)00417-3</w:t>
      </w:r>
    </w:p>
    <w:p w14:paraId="59FB937D" w14:textId="77777777" w:rsidR="009E7445" w:rsidRDefault="006B0B75" w:rsidP="00A35936">
      <w:pPr>
        <w:pStyle w:val="Normal1"/>
        <w:spacing w:line="360" w:lineRule="auto"/>
        <w:ind w:left="630" w:hanging="630"/>
      </w:pPr>
      <w:proofErr w:type="spellStart"/>
      <w:r>
        <w:t>Mennes</w:t>
      </w:r>
      <w:proofErr w:type="spellEnd"/>
      <w:r>
        <w:t xml:space="preserve">, M., Kelly, C., </w:t>
      </w:r>
      <w:proofErr w:type="spellStart"/>
      <w:r>
        <w:t>Zuo</w:t>
      </w:r>
      <w:proofErr w:type="spellEnd"/>
      <w:r>
        <w:t>, X</w:t>
      </w:r>
      <w:proofErr w:type="gramStart"/>
      <w:r>
        <w:t>.-</w:t>
      </w:r>
      <w:proofErr w:type="gramEnd"/>
      <w:r>
        <w:t xml:space="preserve">N., Di Martino, A., </w:t>
      </w:r>
      <w:proofErr w:type="spellStart"/>
      <w:r>
        <w:t>Biswal</w:t>
      </w:r>
      <w:proofErr w:type="spellEnd"/>
      <w:r>
        <w:t xml:space="preserve">, B. B., Castellanos, F. X., &amp; </w:t>
      </w:r>
      <w:proofErr w:type="spellStart"/>
      <w:r>
        <w:t>Milham</w:t>
      </w:r>
      <w:proofErr w:type="spellEnd"/>
      <w:r>
        <w:t xml:space="preserve">, M. P. (2010). Inter-individual differences in resting-state functional connectivity predict task-induced BOLD activity. </w:t>
      </w:r>
      <w:proofErr w:type="spellStart"/>
      <w:r>
        <w:t>NeuroImage</w:t>
      </w:r>
      <w:proofErr w:type="spellEnd"/>
      <w:r>
        <w:t xml:space="preserve">, 50(4), 1690–1701. </w:t>
      </w:r>
      <w:proofErr w:type="gramStart"/>
      <w:r>
        <w:t>doi:10.1016</w:t>
      </w:r>
      <w:proofErr w:type="gramEnd"/>
      <w:r>
        <w:t>/j.neuroimage.2010.01.002</w:t>
      </w:r>
    </w:p>
    <w:p w14:paraId="23560205" w14:textId="77777777" w:rsidR="009E7445" w:rsidRDefault="006B0B75" w:rsidP="00A35936">
      <w:pPr>
        <w:pStyle w:val="Normal1"/>
        <w:spacing w:line="360" w:lineRule="auto"/>
        <w:ind w:left="630" w:hanging="630"/>
      </w:pPr>
      <w:r>
        <w:t xml:space="preserve">Paus, T. (2001). Primate anterior cingulate cortex: where motor control, drive and cognition interface. </w:t>
      </w:r>
      <w:proofErr w:type="gramStart"/>
      <w:r>
        <w:t>Nature Reviews Neuroscience.</w:t>
      </w:r>
      <w:proofErr w:type="gramEnd"/>
    </w:p>
    <w:p w14:paraId="35984AF7" w14:textId="77777777" w:rsidR="009E7445" w:rsidRDefault="006B0B75" w:rsidP="00A35936">
      <w:pPr>
        <w:pStyle w:val="Normal1"/>
        <w:spacing w:line="360" w:lineRule="auto"/>
        <w:ind w:left="630" w:hanging="630"/>
      </w:pPr>
      <w:proofErr w:type="spellStart"/>
      <w:proofErr w:type="gramStart"/>
      <w:r>
        <w:lastRenderedPageBreak/>
        <w:t>Phan</w:t>
      </w:r>
      <w:proofErr w:type="spellEnd"/>
      <w:r>
        <w:t xml:space="preserve">, K. L., Wager, T., Taylor, S. F., &amp; </w:t>
      </w:r>
      <w:proofErr w:type="spellStart"/>
      <w:r>
        <w:t>Liberzon</w:t>
      </w:r>
      <w:proofErr w:type="spellEnd"/>
      <w:r>
        <w:t>, I. (2002).</w:t>
      </w:r>
      <w:proofErr w:type="gramEnd"/>
      <w:r>
        <w:t xml:space="preserve"> Functional Neuroanatomy of Emotion: A Meta-Analysis of Emotion Activation Studies in PET and fMRI. </w:t>
      </w:r>
      <w:proofErr w:type="spellStart"/>
      <w:r>
        <w:t>NeuroImage</w:t>
      </w:r>
      <w:proofErr w:type="spellEnd"/>
      <w:r>
        <w:t xml:space="preserve">, 16(2), 331–348. </w:t>
      </w:r>
      <w:proofErr w:type="gramStart"/>
      <w:r>
        <w:t>doi:10.1006</w:t>
      </w:r>
      <w:proofErr w:type="gramEnd"/>
      <w:r>
        <w:t>/nimg.2002.1087</w:t>
      </w:r>
    </w:p>
    <w:p w14:paraId="2E80B4B5" w14:textId="77777777" w:rsidR="009E7445" w:rsidRDefault="006B0B75" w:rsidP="00A35936">
      <w:pPr>
        <w:pStyle w:val="Normal1"/>
        <w:spacing w:line="360" w:lineRule="auto"/>
        <w:ind w:left="630" w:hanging="630"/>
      </w:pPr>
      <w:r>
        <w:t xml:space="preserve">Picard, N., &amp; </w:t>
      </w:r>
      <w:proofErr w:type="spellStart"/>
      <w:r>
        <w:t>Strick</w:t>
      </w:r>
      <w:proofErr w:type="spellEnd"/>
      <w:r>
        <w:t xml:space="preserve">, P. L. (1996). Motor Areas of the Medial Wall: A Review of Their Location and Functional Activation. Cerebral Cortex, 6(3), 342–353. </w:t>
      </w:r>
      <w:proofErr w:type="gramStart"/>
      <w:r>
        <w:t>doi:10.1093</w:t>
      </w:r>
      <w:proofErr w:type="gramEnd"/>
      <w:r>
        <w:t>/</w:t>
      </w:r>
      <w:proofErr w:type="spellStart"/>
      <w:r>
        <w:t>cercor</w:t>
      </w:r>
      <w:proofErr w:type="spellEnd"/>
      <w:r>
        <w:t>/6.3.342</w:t>
      </w:r>
    </w:p>
    <w:p w14:paraId="1AA14877" w14:textId="77777777" w:rsidR="009E7445" w:rsidRDefault="006B0B75" w:rsidP="00A35936">
      <w:pPr>
        <w:pStyle w:val="Normal1"/>
        <w:spacing w:line="360" w:lineRule="auto"/>
        <w:ind w:left="630" w:hanging="630"/>
      </w:pPr>
      <w:proofErr w:type="spellStart"/>
      <w:proofErr w:type="gramStart"/>
      <w:r>
        <w:t>Poldrack</w:t>
      </w:r>
      <w:proofErr w:type="spellEnd"/>
      <w:r>
        <w:t xml:space="preserve">, R. A., Mumford, J. A., Schonberg, T., </w:t>
      </w:r>
      <w:proofErr w:type="spellStart"/>
      <w:r>
        <w:t>Kalar</w:t>
      </w:r>
      <w:proofErr w:type="spellEnd"/>
      <w:r>
        <w:t xml:space="preserve">, D., Barman, B., &amp; </w:t>
      </w:r>
      <w:proofErr w:type="spellStart"/>
      <w:r>
        <w:t>Yarkoni</w:t>
      </w:r>
      <w:proofErr w:type="spellEnd"/>
      <w:r>
        <w:t>, T. (2012).</w:t>
      </w:r>
      <w:proofErr w:type="gramEnd"/>
      <w:r>
        <w:t xml:space="preserve"> Discovering relations between mind, brain, and mental disorders using topic mapping. </w:t>
      </w:r>
      <w:proofErr w:type="spellStart"/>
      <w:proofErr w:type="gramStart"/>
      <w:r>
        <w:t>PLoS</w:t>
      </w:r>
      <w:proofErr w:type="spellEnd"/>
      <w:r>
        <w:t xml:space="preserve"> computational biology, 8(10), e1002707.</w:t>
      </w:r>
      <w:proofErr w:type="gramEnd"/>
    </w:p>
    <w:p w14:paraId="3865C65C" w14:textId="77777777" w:rsidR="009E7445" w:rsidRDefault="006B0B75" w:rsidP="00A35936">
      <w:pPr>
        <w:pStyle w:val="Normal1"/>
        <w:spacing w:line="360" w:lineRule="auto"/>
        <w:ind w:left="630" w:hanging="630"/>
      </w:pPr>
      <w:proofErr w:type="gramStart"/>
      <w:r>
        <w:t>Power, J. D., &amp; Petersen, S. E. (2013).</w:t>
      </w:r>
      <w:proofErr w:type="gramEnd"/>
      <w:r>
        <w:t xml:space="preserve"> </w:t>
      </w:r>
      <w:proofErr w:type="gramStart"/>
      <w:r>
        <w:t>Control-related systems in the human brain.</w:t>
      </w:r>
      <w:proofErr w:type="gramEnd"/>
      <w:r>
        <w:t xml:space="preserve"> </w:t>
      </w:r>
      <w:proofErr w:type="gramStart"/>
      <w:r>
        <w:t>Current opinion in neurobiology, 23(2), 223-228.</w:t>
      </w:r>
      <w:proofErr w:type="gramEnd"/>
    </w:p>
    <w:p w14:paraId="33779C0D" w14:textId="77777777" w:rsidR="009E7445" w:rsidRDefault="006B0B75" w:rsidP="00A35936">
      <w:pPr>
        <w:pStyle w:val="Normal1"/>
        <w:spacing w:line="360" w:lineRule="auto"/>
        <w:ind w:left="630" w:hanging="630"/>
      </w:pPr>
      <w:r>
        <w:t xml:space="preserve">Power, J. D., Cohen, A. L., Nelson, S. M., Wig, G. S., Barnes, K. A., Church, J. A., et al. (2011). </w:t>
      </w:r>
      <w:proofErr w:type="gramStart"/>
      <w:r>
        <w:t>Functional network organization of the human brain.</w:t>
      </w:r>
      <w:proofErr w:type="gramEnd"/>
      <w:r>
        <w:t xml:space="preserve"> </w:t>
      </w:r>
      <w:proofErr w:type="gramStart"/>
      <w:r>
        <w:t>Neuron, 72(4), 665-678.</w:t>
      </w:r>
      <w:proofErr w:type="gramEnd"/>
    </w:p>
    <w:p w14:paraId="0EAA7664" w14:textId="77777777" w:rsidR="009E7445" w:rsidRDefault="006B0B75" w:rsidP="00A35936">
      <w:pPr>
        <w:pStyle w:val="Normal1"/>
        <w:spacing w:line="360" w:lineRule="auto"/>
        <w:ind w:left="630" w:hanging="630"/>
      </w:pPr>
      <w:proofErr w:type="spellStart"/>
      <w:proofErr w:type="gramStart"/>
      <w:r>
        <w:t>Rizzolatti</w:t>
      </w:r>
      <w:proofErr w:type="spellEnd"/>
      <w:r>
        <w:t xml:space="preserve">, G., </w:t>
      </w:r>
      <w:proofErr w:type="spellStart"/>
      <w:r>
        <w:t>Fadiga</w:t>
      </w:r>
      <w:proofErr w:type="spellEnd"/>
      <w:r>
        <w:t xml:space="preserve">, L., </w:t>
      </w:r>
      <w:proofErr w:type="spellStart"/>
      <w:r>
        <w:t>Matelli</w:t>
      </w:r>
      <w:proofErr w:type="spellEnd"/>
      <w:r>
        <w:t xml:space="preserve">, M., </w:t>
      </w:r>
      <w:proofErr w:type="spellStart"/>
      <w:r>
        <w:t>Bettinardi</w:t>
      </w:r>
      <w:proofErr w:type="spellEnd"/>
      <w:r>
        <w:t xml:space="preserve">, V., </w:t>
      </w:r>
      <w:proofErr w:type="spellStart"/>
      <w:r>
        <w:t>Paulesu</w:t>
      </w:r>
      <w:proofErr w:type="spellEnd"/>
      <w:r>
        <w:t xml:space="preserve">, E., </w:t>
      </w:r>
      <w:proofErr w:type="spellStart"/>
      <w:r>
        <w:t>Perani</w:t>
      </w:r>
      <w:proofErr w:type="spellEnd"/>
      <w:r>
        <w:t>, D., &amp; Fazio, F. (1996).</w:t>
      </w:r>
      <w:proofErr w:type="gramEnd"/>
      <w:r>
        <w:t xml:space="preserve"> Localization of </w:t>
      </w:r>
      <w:proofErr w:type="gramStart"/>
      <w:r>
        <w:t>grasp</w:t>
      </w:r>
      <w:proofErr w:type="gramEnd"/>
      <w:r>
        <w:t xml:space="preserve"> representations in humans by PET: 1. </w:t>
      </w:r>
      <w:proofErr w:type="gramStart"/>
      <w:r>
        <w:t>Observation versus execution.</w:t>
      </w:r>
      <w:proofErr w:type="gramEnd"/>
      <w:r>
        <w:t xml:space="preserve"> Experimental Brain Research, 111(2), 246–252. </w:t>
      </w:r>
      <w:proofErr w:type="gramStart"/>
      <w:r>
        <w:t>doi:10.1007</w:t>
      </w:r>
      <w:proofErr w:type="gramEnd"/>
      <w:r>
        <w:t>/BF00227301</w:t>
      </w:r>
    </w:p>
    <w:p w14:paraId="3C8CA1BC" w14:textId="77777777" w:rsidR="009E7445" w:rsidRDefault="006B0B75" w:rsidP="00A35936">
      <w:pPr>
        <w:pStyle w:val="Normal1"/>
        <w:spacing w:line="360" w:lineRule="auto"/>
        <w:ind w:left="630" w:hanging="630"/>
      </w:pPr>
      <w:r>
        <w:t xml:space="preserve">Robinson, J. L., Laird, A. R., </w:t>
      </w:r>
      <w:proofErr w:type="spellStart"/>
      <w:r>
        <w:t>Glahn</w:t>
      </w:r>
      <w:proofErr w:type="spellEnd"/>
      <w:r>
        <w:t xml:space="preserve">, D. C., </w:t>
      </w:r>
      <w:proofErr w:type="spellStart"/>
      <w:r>
        <w:t>Lovallo</w:t>
      </w:r>
      <w:proofErr w:type="spellEnd"/>
      <w:r>
        <w:t xml:space="preserve">, W. R., &amp; Fox, P. T. (2010). </w:t>
      </w:r>
      <w:proofErr w:type="spellStart"/>
      <w:r>
        <w:t>Metaanalytic</w:t>
      </w:r>
      <w:proofErr w:type="spellEnd"/>
      <w:r>
        <w:t xml:space="preserve"> connectivity modeling: Delineating the functional connectivity of the human amygdala. Human Brain Mapping, 31(2), 173–184. </w:t>
      </w:r>
      <w:proofErr w:type="gramStart"/>
      <w:r>
        <w:t>doi:10.1002</w:t>
      </w:r>
      <w:proofErr w:type="gramEnd"/>
      <w:r>
        <w:t>/hbm.20854</w:t>
      </w:r>
    </w:p>
    <w:p w14:paraId="7A25871B" w14:textId="77777777" w:rsidR="009E7445" w:rsidRDefault="006B0B75" w:rsidP="00A35936">
      <w:pPr>
        <w:pStyle w:val="Normal1"/>
        <w:spacing w:line="360" w:lineRule="auto"/>
        <w:ind w:left="630" w:hanging="630"/>
      </w:pPr>
      <w:proofErr w:type="gramStart"/>
      <w:r>
        <w:t xml:space="preserve">Rolls, E. T., </w:t>
      </w:r>
      <w:proofErr w:type="spellStart"/>
      <w:r>
        <w:t>O'Doherty</w:t>
      </w:r>
      <w:proofErr w:type="spellEnd"/>
      <w:r>
        <w:t xml:space="preserve">, J., </w:t>
      </w:r>
      <w:proofErr w:type="spellStart"/>
      <w:r>
        <w:t>Kringelbach</w:t>
      </w:r>
      <w:proofErr w:type="spellEnd"/>
      <w:r>
        <w:t xml:space="preserve">, M. L., Francis, S., </w:t>
      </w:r>
      <w:proofErr w:type="spellStart"/>
      <w:r>
        <w:t>Bowtell</w:t>
      </w:r>
      <w:proofErr w:type="spellEnd"/>
      <w:r>
        <w:t xml:space="preserve">, R., &amp; </w:t>
      </w:r>
      <w:proofErr w:type="spellStart"/>
      <w:r>
        <w:t>McGlone</w:t>
      </w:r>
      <w:proofErr w:type="spellEnd"/>
      <w:r>
        <w:t>, F. (2003).</w:t>
      </w:r>
      <w:proofErr w:type="gramEnd"/>
      <w:r>
        <w:t xml:space="preserve"> </w:t>
      </w:r>
      <w:proofErr w:type="gramStart"/>
      <w:r>
        <w:t>Representations of Pleasant and Painful Touch in the Human Orbitofrontal and Cingulate Cortices.</w:t>
      </w:r>
      <w:proofErr w:type="gramEnd"/>
      <w:r>
        <w:t xml:space="preserve"> Cerebral Cortex, 13(3), 308–317. </w:t>
      </w:r>
      <w:proofErr w:type="gramStart"/>
      <w:r>
        <w:t>doi:10.1093</w:t>
      </w:r>
      <w:proofErr w:type="gramEnd"/>
      <w:r>
        <w:t>/</w:t>
      </w:r>
      <w:proofErr w:type="spellStart"/>
      <w:r>
        <w:t>cercor</w:t>
      </w:r>
      <w:proofErr w:type="spellEnd"/>
      <w:r>
        <w:t>/13.3.308</w:t>
      </w:r>
    </w:p>
    <w:p w14:paraId="0CBD0089" w14:textId="77777777" w:rsidR="009E7445" w:rsidRDefault="006B0B75" w:rsidP="00A35936">
      <w:pPr>
        <w:pStyle w:val="Normal1"/>
        <w:spacing w:line="360" w:lineRule="auto"/>
        <w:ind w:left="630" w:hanging="630"/>
      </w:pPr>
      <w:proofErr w:type="spellStart"/>
      <w:proofErr w:type="gramStart"/>
      <w:r>
        <w:rPr>
          <w:highlight w:val="white"/>
        </w:rPr>
        <w:t>Rizzolatti</w:t>
      </w:r>
      <w:proofErr w:type="spellEnd"/>
      <w:r>
        <w:rPr>
          <w:highlight w:val="white"/>
        </w:rPr>
        <w:t xml:space="preserve">, G., </w:t>
      </w:r>
      <w:proofErr w:type="spellStart"/>
      <w:r>
        <w:rPr>
          <w:highlight w:val="white"/>
        </w:rPr>
        <w:t>Fadiga</w:t>
      </w:r>
      <w:proofErr w:type="spellEnd"/>
      <w:r>
        <w:rPr>
          <w:highlight w:val="white"/>
        </w:rPr>
        <w:t xml:space="preserve">, L., </w:t>
      </w:r>
      <w:proofErr w:type="spellStart"/>
      <w:r>
        <w:rPr>
          <w:highlight w:val="white"/>
        </w:rPr>
        <w:t>Matelli</w:t>
      </w:r>
      <w:proofErr w:type="spellEnd"/>
      <w:r>
        <w:rPr>
          <w:highlight w:val="white"/>
        </w:rPr>
        <w:t xml:space="preserve">, M., </w:t>
      </w:r>
      <w:proofErr w:type="spellStart"/>
      <w:r>
        <w:rPr>
          <w:highlight w:val="white"/>
        </w:rPr>
        <w:t>Bettinardi</w:t>
      </w:r>
      <w:proofErr w:type="spellEnd"/>
      <w:r>
        <w:rPr>
          <w:highlight w:val="white"/>
        </w:rPr>
        <w:t xml:space="preserve">, V., </w:t>
      </w:r>
      <w:proofErr w:type="spellStart"/>
      <w:r>
        <w:rPr>
          <w:highlight w:val="white"/>
        </w:rPr>
        <w:t>Paulesu</w:t>
      </w:r>
      <w:proofErr w:type="spellEnd"/>
      <w:r>
        <w:rPr>
          <w:highlight w:val="white"/>
        </w:rPr>
        <w:t xml:space="preserve">, E., </w:t>
      </w:r>
      <w:proofErr w:type="spellStart"/>
      <w:r>
        <w:rPr>
          <w:highlight w:val="white"/>
        </w:rPr>
        <w:t>Perani</w:t>
      </w:r>
      <w:proofErr w:type="spellEnd"/>
      <w:r>
        <w:rPr>
          <w:highlight w:val="white"/>
        </w:rPr>
        <w:t>, D., &amp; Fazio, F. (1996).</w:t>
      </w:r>
      <w:proofErr w:type="gramEnd"/>
      <w:r>
        <w:rPr>
          <w:highlight w:val="white"/>
        </w:rPr>
        <w:t xml:space="preserve"> Localization of </w:t>
      </w:r>
      <w:proofErr w:type="gramStart"/>
      <w:r>
        <w:rPr>
          <w:highlight w:val="white"/>
        </w:rPr>
        <w:t>grasp</w:t>
      </w:r>
      <w:proofErr w:type="gramEnd"/>
      <w:r>
        <w:rPr>
          <w:highlight w:val="white"/>
        </w:rPr>
        <w:t xml:space="preserve"> representations in humans by PET: 1. </w:t>
      </w:r>
      <w:proofErr w:type="gramStart"/>
      <w:r>
        <w:rPr>
          <w:highlight w:val="white"/>
        </w:rPr>
        <w:t>Observation versus execution.</w:t>
      </w:r>
      <w:proofErr w:type="gramEnd"/>
      <w:r>
        <w:rPr>
          <w:highlight w:val="white"/>
        </w:rPr>
        <w:t xml:space="preserve"> Experimental Brain Research, 111(2), 246–252. </w:t>
      </w:r>
      <w:proofErr w:type="gramStart"/>
      <w:r>
        <w:rPr>
          <w:highlight w:val="white"/>
        </w:rPr>
        <w:t>doi:10.1007</w:t>
      </w:r>
      <w:proofErr w:type="gramEnd"/>
      <w:r>
        <w:rPr>
          <w:highlight w:val="white"/>
        </w:rPr>
        <w:t>/BF00227301</w:t>
      </w:r>
    </w:p>
    <w:p w14:paraId="49CA46A2" w14:textId="77777777" w:rsidR="009E7445" w:rsidRDefault="006B0B75" w:rsidP="00A35936">
      <w:pPr>
        <w:pStyle w:val="Normal1"/>
        <w:spacing w:line="360" w:lineRule="auto"/>
        <w:ind w:left="630" w:hanging="630"/>
      </w:pPr>
      <w:proofErr w:type="spellStart"/>
      <w:r>
        <w:rPr>
          <w:highlight w:val="white"/>
        </w:rPr>
        <w:t>Rushworth</w:t>
      </w:r>
      <w:proofErr w:type="spellEnd"/>
      <w:r>
        <w:rPr>
          <w:highlight w:val="white"/>
        </w:rPr>
        <w:t xml:space="preserve">, M., Walton, M. E., &amp; </w:t>
      </w:r>
      <w:proofErr w:type="spellStart"/>
      <w:r>
        <w:rPr>
          <w:highlight w:val="white"/>
        </w:rPr>
        <w:t>Kennerley</w:t>
      </w:r>
      <w:proofErr w:type="spellEnd"/>
      <w:r>
        <w:rPr>
          <w:highlight w:val="white"/>
        </w:rPr>
        <w:t xml:space="preserve">, S. W. (2004). Action sets and decisions in the medial frontal cortex. Trends in </w:t>
      </w:r>
      <w:proofErr w:type="gramStart"/>
      <w:r>
        <w:rPr>
          <w:highlight w:val="white"/>
        </w:rPr>
        <w:t>Cognitive ….</w:t>
      </w:r>
      <w:proofErr w:type="gramEnd"/>
      <w:r>
        <w:rPr>
          <w:highlight w:val="white"/>
        </w:rPr>
        <w:t xml:space="preserve"> </w:t>
      </w:r>
      <w:proofErr w:type="gramStart"/>
      <w:r>
        <w:rPr>
          <w:highlight w:val="white"/>
        </w:rPr>
        <w:t>doi:10.1016</w:t>
      </w:r>
      <w:proofErr w:type="gramEnd"/>
      <w:r>
        <w:rPr>
          <w:highlight w:val="white"/>
        </w:rPr>
        <w:t>/j.tics.2004.07.009</w:t>
      </w:r>
    </w:p>
    <w:p w14:paraId="70049DE6" w14:textId="77777777" w:rsidR="009E7445" w:rsidRDefault="006B0B75" w:rsidP="00A35936">
      <w:pPr>
        <w:pStyle w:val="Normal1"/>
        <w:spacing w:line="360" w:lineRule="auto"/>
        <w:ind w:left="630" w:hanging="630"/>
      </w:pPr>
      <w:proofErr w:type="spellStart"/>
      <w:r>
        <w:lastRenderedPageBreak/>
        <w:t>Rushworth</w:t>
      </w:r>
      <w:proofErr w:type="spellEnd"/>
      <w:r>
        <w:t xml:space="preserve">, M. F., &amp; Behrens, T. E. (2008). </w:t>
      </w:r>
      <w:proofErr w:type="gramStart"/>
      <w:r>
        <w:t>Choice, uncertainty and value in prefrontal and cingulate cortex.</w:t>
      </w:r>
      <w:proofErr w:type="gramEnd"/>
      <w:r>
        <w:t xml:space="preserve"> </w:t>
      </w:r>
      <w:proofErr w:type="gramStart"/>
      <w:r>
        <w:t>Nature neuroscience, 11(4), 389-397.</w:t>
      </w:r>
      <w:proofErr w:type="gramEnd"/>
    </w:p>
    <w:p w14:paraId="7C2A73B7" w14:textId="77777777" w:rsidR="009E7445" w:rsidRDefault="006B0B75" w:rsidP="00A35936">
      <w:pPr>
        <w:pStyle w:val="Normal1"/>
        <w:spacing w:line="360" w:lineRule="auto"/>
        <w:ind w:left="630" w:hanging="630"/>
      </w:pPr>
      <w:r>
        <w:t xml:space="preserve">Seeley, W. W., Menon, V., </w:t>
      </w:r>
      <w:proofErr w:type="spellStart"/>
      <w:r>
        <w:t>Schatzberg</w:t>
      </w:r>
      <w:proofErr w:type="spellEnd"/>
      <w:r>
        <w:t xml:space="preserve">, A. F., Keller, J., Glover, G. H., Kenna, H., et al. (2007). Dissociable intrinsic connectivity networks for salience processing and executive control. </w:t>
      </w:r>
      <w:proofErr w:type="gramStart"/>
      <w:r>
        <w:t>The Journal of neuroscience, 27(9), 2349-2356.</w:t>
      </w:r>
      <w:proofErr w:type="gramEnd"/>
    </w:p>
    <w:p w14:paraId="03A63ABB" w14:textId="77777777" w:rsidR="009E7445" w:rsidRDefault="006B0B75" w:rsidP="00A35936">
      <w:pPr>
        <w:pStyle w:val="Normal1"/>
        <w:spacing w:line="360" w:lineRule="auto"/>
        <w:ind w:left="630" w:hanging="630"/>
      </w:pPr>
      <w:proofErr w:type="spellStart"/>
      <w:proofErr w:type="gramStart"/>
      <w:r>
        <w:t>Sesack</w:t>
      </w:r>
      <w:proofErr w:type="spellEnd"/>
      <w:r>
        <w:t xml:space="preserve">, Susan R, and Virginia M </w:t>
      </w:r>
      <w:proofErr w:type="spellStart"/>
      <w:r>
        <w:t>Pickel</w:t>
      </w:r>
      <w:proofErr w:type="spellEnd"/>
      <w:r>
        <w:t>.</w:t>
      </w:r>
      <w:proofErr w:type="gramEnd"/>
      <w:r>
        <w:t xml:space="preserve"> "Prefrontal cortical </w:t>
      </w:r>
      <w:proofErr w:type="spellStart"/>
      <w:r>
        <w:t>efferents</w:t>
      </w:r>
      <w:proofErr w:type="spellEnd"/>
      <w:r>
        <w:t xml:space="preserve"> in the rat synapse on unlabeled neuronal targets of catecholamine terminals in the nucleus </w:t>
      </w:r>
      <w:proofErr w:type="spellStart"/>
      <w:r>
        <w:t>accumbens</w:t>
      </w:r>
      <w:proofErr w:type="spellEnd"/>
      <w:r>
        <w:t xml:space="preserve"> </w:t>
      </w:r>
      <w:proofErr w:type="spellStart"/>
      <w:r>
        <w:t>septi</w:t>
      </w:r>
      <w:proofErr w:type="spellEnd"/>
      <w:r>
        <w:t xml:space="preserve"> and on dopamine neurons in the ventral tegmental area." </w:t>
      </w:r>
      <w:r>
        <w:rPr>
          <w:i/>
        </w:rPr>
        <w:t>Journal of Comparative Neurology</w:t>
      </w:r>
      <w:r>
        <w:t xml:space="preserve"> 320.2 (1992): 145-160.</w:t>
      </w:r>
    </w:p>
    <w:p w14:paraId="1B27C62B" w14:textId="77777777" w:rsidR="009E7445" w:rsidRDefault="006B0B75" w:rsidP="00A35936">
      <w:pPr>
        <w:pStyle w:val="Normal1"/>
        <w:spacing w:line="360" w:lineRule="auto"/>
        <w:ind w:left="630" w:hanging="630"/>
      </w:pPr>
      <w:proofErr w:type="spellStart"/>
      <w:r>
        <w:t>Shackman</w:t>
      </w:r>
      <w:proofErr w:type="spellEnd"/>
      <w:r>
        <w:t xml:space="preserve">, A. J., </w:t>
      </w:r>
      <w:proofErr w:type="spellStart"/>
      <w:r>
        <w:t>Salomons</w:t>
      </w:r>
      <w:proofErr w:type="spellEnd"/>
      <w:r>
        <w:t xml:space="preserve">, T. V., </w:t>
      </w:r>
      <w:proofErr w:type="spellStart"/>
      <w:r>
        <w:t>Slagter</w:t>
      </w:r>
      <w:proofErr w:type="spellEnd"/>
      <w:r>
        <w:t xml:space="preserve">, H. A., Fox, A. S., </w:t>
      </w:r>
      <w:proofErr w:type="gramStart"/>
      <w:r>
        <w:t>Winter</w:t>
      </w:r>
      <w:proofErr w:type="gramEnd"/>
      <w:r>
        <w:t xml:space="preserve">, J. J., &amp; Davidson, R. J. (2011). </w:t>
      </w:r>
      <w:proofErr w:type="gramStart"/>
      <w:r>
        <w:t>The integration of negative affect, pain and cognitive control in the cingulate cortex.</w:t>
      </w:r>
      <w:proofErr w:type="gramEnd"/>
      <w:r>
        <w:t xml:space="preserve"> </w:t>
      </w:r>
      <w:proofErr w:type="gramStart"/>
      <w:r>
        <w:t>Nature Reviews Neuroscience, 12(3), 154-167.</w:t>
      </w:r>
      <w:proofErr w:type="gramEnd"/>
    </w:p>
    <w:p w14:paraId="5FEA15DE" w14:textId="77777777" w:rsidR="009E7445" w:rsidRDefault="006B0B75" w:rsidP="00A35936">
      <w:pPr>
        <w:pStyle w:val="Normal1"/>
        <w:spacing w:line="360" w:lineRule="auto"/>
        <w:ind w:left="630" w:hanging="630"/>
      </w:pPr>
      <w:r>
        <w:t xml:space="preserve">Smith, S. M., Fox, P. T., Miller, K. L., </w:t>
      </w:r>
      <w:proofErr w:type="spellStart"/>
      <w:r>
        <w:t>Glahn</w:t>
      </w:r>
      <w:proofErr w:type="spellEnd"/>
      <w:r>
        <w:t xml:space="preserve">, D. C., Fox, P. M., Mackay, C. E., et al. (2009). </w:t>
      </w:r>
      <w:proofErr w:type="gramStart"/>
      <w:r>
        <w:t>Correspondence of the brain's functional architecture during activation and rest.</w:t>
      </w:r>
      <w:proofErr w:type="gramEnd"/>
      <w:r>
        <w:t xml:space="preserve"> </w:t>
      </w:r>
      <w:proofErr w:type="gramStart"/>
      <w:r>
        <w:t>Proceedings of the National Academy of Sciences, 106(31), 13040-13045.</w:t>
      </w:r>
      <w:proofErr w:type="gramEnd"/>
      <w:r>
        <w:t xml:space="preserve"> </w:t>
      </w:r>
    </w:p>
    <w:p w14:paraId="3255D2F8" w14:textId="77777777" w:rsidR="009E7445" w:rsidRDefault="006B0B75" w:rsidP="00A35936">
      <w:pPr>
        <w:pStyle w:val="Normal1"/>
        <w:spacing w:line="360" w:lineRule="auto"/>
        <w:ind w:left="630" w:hanging="630"/>
      </w:pPr>
      <w:r>
        <w:t xml:space="preserve">Toro, R., Fox, P. T., &amp; Paus, T. (2008). </w:t>
      </w:r>
      <w:proofErr w:type="gramStart"/>
      <w:r>
        <w:t xml:space="preserve">Functional </w:t>
      </w:r>
      <w:proofErr w:type="spellStart"/>
      <w:r>
        <w:t>Coactivation</w:t>
      </w:r>
      <w:proofErr w:type="spellEnd"/>
      <w:r>
        <w:t xml:space="preserve"> Map of the Human Brain.</w:t>
      </w:r>
      <w:proofErr w:type="gramEnd"/>
      <w:r>
        <w:t xml:space="preserve"> Cerebral Cortex, 18(11), 2553–2559. </w:t>
      </w:r>
      <w:proofErr w:type="gramStart"/>
      <w:r>
        <w:t>doi:10.1093</w:t>
      </w:r>
      <w:proofErr w:type="gramEnd"/>
      <w:r>
        <w:t>/</w:t>
      </w:r>
      <w:proofErr w:type="spellStart"/>
      <w:r>
        <w:t>cercor</w:t>
      </w:r>
      <w:proofErr w:type="spellEnd"/>
      <w:r>
        <w:t>/bhn014</w:t>
      </w:r>
    </w:p>
    <w:p w14:paraId="218B4E76" w14:textId="77777777" w:rsidR="009E7445" w:rsidRDefault="006B0B75" w:rsidP="00A35936">
      <w:pPr>
        <w:pStyle w:val="Normal1"/>
        <w:spacing w:line="360" w:lineRule="auto"/>
        <w:ind w:left="630" w:hanging="630"/>
      </w:pPr>
      <w:proofErr w:type="spellStart"/>
      <w:r>
        <w:t>Thirion</w:t>
      </w:r>
      <w:proofErr w:type="spellEnd"/>
      <w:r>
        <w:t xml:space="preserve">, B., </w:t>
      </w:r>
      <w:proofErr w:type="spellStart"/>
      <w:r>
        <w:t>Varoquaux</w:t>
      </w:r>
      <w:proofErr w:type="spellEnd"/>
      <w:r>
        <w:t xml:space="preserve">, G., </w:t>
      </w:r>
      <w:proofErr w:type="spellStart"/>
      <w:r>
        <w:t>Dohmatob</w:t>
      </w:r>
      <w:proofErr w:type="spellEnd"/>
      <w:r>
        <w:t xml:space="preserve">, E., &amp; </w:t>
      </w:r>
      <w:proofErr w:type="spellStart"/>
      <w:r>
        <w:t>Poline</w:t>
      </w:r>
      <w:proofErr w:type="spellEnd"/>
      <w:r>
        <w:t>, J. (2014). Which fMRI clustering gives good brain parcellations</w:t>
      </w:r>
      <w:proofErr w:type="gramStart"/>
      <w:r>
        <w:t>?.</w:t>
      </w:r>
      <w:proofErr w:type="gramEnd"/>
      <w:r>
        <w:t xml:space="preserve"> </w:t>
      </w:r>
      <w:proofErr w:type="gramStart"/>
      <w:r>
        <w:t>Frontiers in Neuroscience, 8, 167.</w:t>
      </w:r>
      <w:proofErr w:type="gramEnd"/>
    </w:p>
    <w:p w14:paraId="784DBA96" w14:textId="77777777" w:rsidR="009E7445" w:rsidRDefault="006B0B75" w:rsidP="00A35936">
      <w:pPr>
        <w:pStyle w:val="Normal1"/>
        <w:spacing w:line="360" w:lineRule="auto"/>
        <w:ind w:left="630" w:hanging="630"/>
      </w:pPr>
      <w:proofErr w:type="spellStart"/>
      <w:r>
        <w:t>Treede</w:t>
      </w:r>
      <w:proofErr w:type="spellEnd"/>
      <w:r>
        <w:t>, R</w:t>
      </w:r>
      <w:proofErr w:type="gramStart"/>
      <w:r>
        <w:t>.-</w:t>
      </w:r>
      <w:proofErr w:type="gramEnd"/>
      <w:r>
        <w:t xml:space="preserve">D., </w:t>
      </w:r>
      <w:proofErr w:type="spellStart"/>
      <w:r>
        <w:t>Kenshalo</w:t>
      </w:r>
      <w:proofErr w:type="spellEnd"/>
      <w:r>
        <w:t xml:space="preserve">, D. R., </w:t>
      </w:r>
      <w:proofErr w:type="spellStart"/>
      <w:r>
        <w:t>Gracely</w:t>
      </w:r>
      <w:proofErr w:type="spellEnd"/>
      <w:r>
        <w:t xml:space="preserve">, R. H., &amp; Jones, A. K. P. (1999). </w:t>
      </w:r>
      <w:proofErr w:type="gramStart"/>
      <w:r>
        <w:t>The cortical representation of pain.</w:t>
      </w:r>
      <w:proofErr w:type="gramEnd"/>
      <w:r>
        <w:t xml:space="preserve"> Pain, 79(2), 105–111. </w:t>
      </w:r>
      <w:proofErr w:type="gramStart"/>
      <w:r>
        <w:t>doi:10.1016</w:t>
      </w:r>
      <w:proofErr w:type="gramEnd"/>
      <w:r>
        <w:t>/S0304-3959(98)00184-5</w:t>
      </w:r>
    </w:p>
    <w:p w14:paraId="58FC15C2" w14:textId="77777777" w:rsidR="009E7445" w:rsidRDefault="006B0B75" w:rsidP="00A35936">
      <w:pPr>
        <w:pStyle w:val="Normal1"/>
        <w:spacing w:line="360" w:lineRule="auto"/>
        <w:ind w:left="630" w:hanging="630"/>
      </w:pPr>
      <w:proofErr w:type="spellStart"/>
      <w:proofErr w:type="gramStart"/>
      <w:r>
        <w:t>Vorobiev</w:t>
      </w:r>
      <w:proofErr w:type="spellEnd"/>
      <w:r>
        <w:t xml:space="preserve">, V., &amp; </w:t>
      </w:r>
      <w:proofErr w:type="spellStart"/>
      <w:r>
        <w:t>Luppino</w:t>
      </w:r>
      <w:proofErr w:type="spellEnd"/>
      <w:r>
        <w:t>, G. (1998).</w:t>
      </w:r>
      <w:proofErr w:type="gramEnd"/>
      <w:r>
        <w:t xml:space="preserve"> Parcellation of human mesial area 6: </w:t>
      </w:r>
      <w:proofErr w:type="spellStart"/>
      <w:r>
        <w:t>cytoarchitectonic</w:t>
      </w:r>
      <w:proofErr w:type="spellEnd"/>
      <w:r>
        <w:t xml:space="preserve"> evidence for three separate areas, 1–5.</w:t>
      </w:r>
    </w:p>
    <w:p w14:paraId="59DBAAB0" w14:textId="77777777" w:rsidR="009E7445" w:rsidRDefault="006B0B75" w:rsidP="00A35936">
      <w:pPr>
        <w:pStyle w:val="Normal1"/>
        <w:spacing w:line="360" w:lineRule="auto"/>
        <w:ind w:left="630" w:hanging="630"/>
      </w:pPr>
      <w:proofErr w:type="gramStart"/>
      <w:r>
        <w:t>Wager, T. D., Lindquist, M., &amp; Kaplan, L. (2007).</w:t>
      </w:r>
      <w:proofErr w:type="gramEnd"/>
      <w:r>
        <w:t xml:space="preserve"> Meta-analysis of functional neuroimaging data: current and future directions. Social Cognitive and Affective Neuroscience, 2(2), 150–158. </w:t>
      </w:r>
      <w:proofErr w:type="gramStart"/>
      <w:r>
        <w:t>doi:10.1093</w:t>
      </w:r>
      <w:proofErr w:type="gramEnd"/>
      <w:r>
        <w:t>/scan/nsm015</w:t>
      </w:r>
    </w:p>
    <w:p w14:paraId="5B2FFB67" w14:textId="77777777" w:rsidR="009E7445" w:rsidRDefault="006B0B75" w:rsidP="00A35936">
      <w:pPr>
        <w:pStyle w:val="Normal1"/>
        <w:spacing w:line="360" w:lineRule="auto"/>
        <w:ind w:left="630" w:hanging="630"/>
      </w:pPr>
      <w:r>
        <w:lastRenderedPageBreak/>
        <w:t>Wager, T. D., Atlas, L. Y., Lindquist, M. A., Roy, M., Woo, C</w:t>
      </w:r>
      <w:proofErr w:type="gramStart"/>
      <w:r>
        <w:t>.-</w:t>
      </w:r>
      <w:proofErr w:type="gramEnd"/>
      <w:r>
        <w:t xml:space="preserve">W., &amp; </w:t>
      </w:r>
      <w:proofErr w:type="spellStart"/>
      <w:r>
        <w:t>Kross</w:t>
      </w:r>
      <w:proofErr w:type="spellEnd"/>
      <w:r>
        <w:t xml:space="preserve">, E. (2013). An fMRI-Based Neurologic Signature of Physical Pain. New England Journal of Medicine, 368(15), 1388–1397. </w:t>
      </w:r>
      <w:proofErr w:type="gramStart"/>
      <w:r>
        <w:t>doi:10.1056</w:t>
      </w:r>
      <w:proofErr w:type="gramEnd"/>
      <w:r>
        <w:t>/NEJMoa1204471</w:t>
      </w:r>
    </w:p>
    <w:p w14:paraId="5ACC739C" w14:textId="77777777" w:rsidR="009E7445" w:rsidRDefault="006B0B75" w:rsidP="00A35936">
      <w:pPr>
        <w:pStyle w:val="Normal1"/>
        <w:spacing w:line="360" w:lineRule="auto"/>
        <w:ind w:left="630" w:hanging="630"/>
      </w:pPr>
      <w:r>
        <w:t xml:space="preserve">Wallis, J. D., &amp; </w:t>
      </w:r>
      <w:proofErr w:type="spellStart"/>
      <w:r>
        <w:t>Kennerley</w:t>
      </w:r>
      <w:proofErr w:type="spellEnd"/>
      <w:r>
        <w:t xml:space="preserve">, S. W. (2010). Heterogeneous reward signals in prefrontal cortex. Current Opinion in Neurobiology, 20(2), 191–198. </w:t>
      </w:r>
      <w:proofErr w:type="gramStart"/>
      <w:r>
        <w:t>doi:10.1016</w:t>
      </w:r>
      <w:proofErr w:type="gramEnd"/>
      <w:r>
        <w:t>/j.conb.2010.02.009</w:t>
      </w:r>
    </w:p>
    <w:p w14:paraId="707C15AA" w14:textId="77777777" w:rsidR="009E7445" w:rsidRDefault="006B0B75" w:rsidP="00A35936">
      <w:pPr>
        <w:pStyle w:val="Normal1"/>
        <w:spacing w:line="360" w:lineRule="auto"/>
        <w:ind w:left="630" w:hanging="630"/>
      </w:pPr>
      <w:proofErr w:type="spellStart"/>
      <w:r>
        <w:t>Yarkoni</w:t>
      </w:r>
      <w:proofErr w:type="spellEnd"/>
      <w:r>
        <w:t xml:space="preserve">, T., </w:t>
      </w:r>
      <w:proofErr w:type="spellStart"/>
      <w:r>
        <w:t>Poldrack</w:t>
      </w:r>
      <w:proofErr w:type="spellEnd"/>
      <w:r>
        <w:t xml:space="preserve">, R. A., Nichols, T. E., Van Essen, D. C., &amp; Wager, T. D. (2011). Large-scale automated synthesis of human functional neuroimaging data. </w:t>
      </w:r>
      <w:proofErr w:type="gramStart"/>
      <w:r>
        <w:t>Nature methods, 8(8), 665-670.</w:t>
      </w:r>
      <w:proofErr w:type="gramEnd"/>
    </w:p>
    <w:p w14:paraId="63580D79" w14:textId="77777777" w:rsidR="009E7445" w:rsidRDefault="006B0B75" w:rsidP="00A35936">
      <w:pPr>
        <w:pStyle w:val="Normal1"/>
        <w:spacing w:line="360" w:lineRule="auto"/>
        <w:ind w:left="630" w:hanging="630"/>
      </w:pPr>
      <w:proofErr w:type="gramStart"/>
      <w:r>
        <w:t>Yu, C., Zhou, Y., Liu, Y., Jiang, T., Dong, H., Zhang, Y., et al. (2011).</w:t>
      </w:r>
      <w:proofErr w:type="gramEnd"/>
      <w:r>
        <w:t xml:space="preserve"> Functional segregation of the human cingulate cortex is confirmed by functional connectivity based neuroanatomical parcellation. </w:t>
      </w:r>
      <w:proofErr w:type="spellStart"/>
      <w:proofErr w:type="gramStart"/>
      <w:r>
        <w:t>Neuroimage</w:t>
      </w:r>
      <w:proofErr w:type="spellEnd"/>
      <w:r>
        <w:t>, 54(4), 2571-2581.</w:t>
      </w:r>
      <w:proofErr w:type="gramEnd"/>
    </w:p>
    <w:p w14:paraId="4409B865" w14:textId="77777777" w:rsidR="009E7445" w:rsidRDefault="009E7445" w:rsidP="00A35936">
      <w:pPr>
        <w:pStyle w:val="Normal1"/>
        <w:spacing w:line="360" w:lineRule="auto"/>
      </w:pPr>
    </w:p>
    <w:p w14:paraId="43F3C193" w14:textId="77777777" w:rsidR="009E7445" w:rsidRDefault="006B0B75" w:rsidP="00A35936">
      <w:pPr>
        <w:pStyle w:val="Normal1"/>
        <w:spacing w:line="360" w:lineRule="auto"/>
      </w:pPr>
      <w:r>
        <w:br w:type="page"/>
      </w:r>
    </w:p>
    <w:p w14:paraId="7955F7CB" w14:textId="77777777" w:rsidR="009E7445" w:rsidRDefault="009E7445" w:rsidP="00A35936">
      <w:pPr>
        <w:pStyle w:val="Heading1"/>
      </w:pPr>
      <w:bookmarkStart w:id="765" w:name="h.cnz3dsam77ex" w:colFirst="0" w:colLast="0"/>
      <w:bookmarkEnd w:id="765"/>
    </w:p>
    <w:p w14:paraId="3EBFD8CF" w14:textId="77777777" w:rsidR="003E6356" w:rsidRDefault="003E6356" w:rsidP="00A35936">
      <w:pPr>
        <w:pStyle w:val="Heading2"/>
        <w:rPr>
          <w:ins w:id="766" w:author="Alejandro Isaac De La Vega" w:date="2015-08-02T20:24:00Z"/>
        </w:rPr>
      </w:pPr>
      <w:bookmarkStart w:id="767" w:name="h.tx7iv0w5769r" w:colFirst="0" w:colLast="0"/>
      <w:bookmarkStart w:id="768" w:name="h.bnzn0jxog6io" w:colFirst="0" w:colLast="0"/>
      <w:bookmarkEnd w:id="767"/>
      <w:bookmarkEnd w:id="768"/>
    </w:p>
    <w:p w14:paraId="09FD85A8" w14:textId="77777777" w:rsidR="003E6356" w:rsidRDefault="003E6356" w:rsidP="00A35936">
      <w:pPr>
        <w:pStyle w:val="Heading2"/>
        <w:rPr>
          <w:ins w:id="769" w:author="Alejandro Isaac De La Vega" w:date="2015-08-02T20:24:00Z"/>
        </w:rPr>
      </w:pPr>
    </w:p>
    <w:p w14:paraId="586D1DAC" w14:textId="77777777" w:rsidR="00CF28A6" w:rsidRDefault="003E635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770" w:author="Alejandro Isaac De La Vega" w:date="2015-08-03T19:22:00Z"/>
          <w:rFonts w:ascii="Trebuchet MS" w:hAnsi="Trebuchet MS" w:cs="Trebuchet MS"/>
          <w:sz w:val="26"/>
          <w:szCs w:val="26"/>
        </w:rPr>
      </w:pPr>
      <w:ins w:id="771" w:author="Alejandro Isaac De La Vega" w:date="2015-08-02T20:24:00Z">
        <w:r>
          <w:fldChar w:fldCharType="begin"/>
        </w:r>
        <w:r>
          <w:instrText xml:space="preserve"> ADDIN PAPERS2_CITATIONS &lt;papers2_bibliography/&gt;</w:instrText>
        </w:r>
      </w:ins>
      <w:r>
        <w:fldChar w:fldCharType="separate"/>
      </w:r>
      <w:ins w:id="772" w:author="Alejandro Isaac De La Vega" w:date="2015-08-03T19:22:00Z">
        <w:r w:rsidR="00CF28A6">
          <w:rPr>
            <w:rFonts w:ascii="Trebuchet MS" w:hAnsi="Trebuchet MS" w:cs="Trebuchet MS"/>
            <w:sz w:val="26"/>
            <w:szCs w:val="26"/>
          </w:rPr>
          <w:t xml:space="preserve">Ball, T., Schreiber, A., Feige, B., Wagner, M., &amp; Lücking, C. H. (1999). The role of higher-order motor areas in voluntary movement as revealed by high-resolution EEG and fMRI. </w:t>
        </w:r>
        <w:r w:rsidR="00CF28A6">
          <w:rPr>
            <w:rFonts w:ascii="Trebuchet MS" w:hAnsi="Trebuchet MS" w:cs="Trebuchet MS"/>
            <w:i/>
            <w:iCs/>
            <w:sz w:val="26"/>
            <w:szCs w:val="26"/>
          </w:rPr>
          <w:t>NeuroImage</w:t>
        </w:r>
        <w:r w:rsidR="00CF28A6">
          <w:rPr>
            <w:rFonts w:ascii="Trebuchet MS" w:hAnsi="Trebuchet MS" w:cs="Trebuchet MS"/>
            <w:sz w:val="26"/>
            <w:szCs w:val="26"/>
          </w:rPr>
          <w:t xml:space="preserve">, </w:t>
        </w:r>
        <w:r w:rsidR="00CF28A6">
          <w:rPr>
            <w:rFonts w:ascii="Trebuchet MS" w:hAnsi="Trebuchet MS" w:cs="Trebuchet MS"/>
            <w:i/>
            <w:iCs/>
            <w:sz w:val="26"/>
            <w:szCs w:val="26"/>
          </w:rPr>
          <w:t>10</w:t>
        </w:r>
        <w:r w:rsidR="00CF28A6">
          <w:rPr>
            <w:rFonts w:ascii="Trebuchet MS" w:hAnsi="Trebuchet MS" w:cs="Trebuchet MS"/>
            <w:sz w:val="26"/>
            <w:szCs w:val="26"/>
          </w:rPr>
          <w:t>(6), 682–694. http://doi.org/10.1006/nimg.1999.0507</w:t>
        </w:r>
      </w:ins>
    </w:p>
    <w:p w14:paraId="6D182E91"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773" w:author="Alejandro Isaac De La Vega" w:date="2015-08-03T19:22:00Z"/>
          <w:rFonts w:ascii="Trebuchet MS" w:hAnsi="Trebuchet MS" w:cs="Trebuchet MS"/>
          <w:sz w:val="26"/>
          <w:szCs w:val="26"/>
        </w:rPr>
      </w:pPr>
      <w:ins w:id="774" w:author="Alejandro Isaac De La Vega" w:date="2015-08-03T19:22:00Z">
        <w:r>
          <w:rPr>
            <w:rFonts w:ascii="Trebuchet MS" w:hAnsi="Trebuchet MS" w:cs="Trebuchet MS"/>
            <w:sz w:val="26"/>
            <w:szCs w:val="26"/>
          </w:rPr>
          <w:t xml:space="preserve">Bartra, O., McGuire, J. T., &amp; Kable, J. W. (2013). The valuation system: A coordinate-based meta-analysis of BOLD fMRI experiments examining neural correlates of subjective value. </w:t>
        </w:r>
        <w:r>
          <w:rPr>
            <w:rFonts w:ascii="Trebuchet MS" w:hAnsi="Trebuchet MS" w:cs="Trebuchet MS"/>
            <w:i/>
            <w:iCs/>
            <w:sz w:val="26"/>
            <w:szCs w:val="26"/>
          </w:rPr>
          <w:t>NeuroImage</w:t>
        </w:r>
        <w:r>
          <w:rPr>
            <w:rFonts w:ascii="Trebuchet MS" w:hAnsi="Trebuchet MS" w:cs="Trebuchet MS"/>
            <w:sz w:val="26"/>
            <w:szCs w:val="26"/>
          </w:rPr>
          <w:t xml:space="preserve">, </w:t>
        </w:r>
        <w:r>
          <w:rPr>
            <w:rFonts w:ascii="Trebuchet MS" w:hAnsi="Trebuchet MS" w:cs="Trebuchet MS"/>
            <w:i/>
            <w:iCs/>
            <w:sz w:val="26"/>
            <w:szCs w:val="26"/>
          </w:rPr>
          <w:t>76</w:t>
        </w:r>
        <w:r>
          <w:rPr>
            <w:rFonts w:ascii="Trebuchet MS" w:hAnsi="Trebuchet MS" w:cs="Trebuchet MS"/>
            <w:sz w:val="26"/>
            <w:szCs w:val="26"/>
          </w:rPr>
          <w:t>, 412–427. http://doi.org/10.1016/j.neuroimage.2013.02.063</w:t>
        </w:r>
      </w:ins>
    </w:p>
    <w:p w14:paraId="53BF5DC5"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775" w:author="Alejandro Isaac De La Vega" w:date="2015-08-03T19:22:00Z"/>
          <w:rFonts w:ascii="Trebuchet MS" w:hAnsi="Trebuchet MS" w:cs="Trebuchet MS"/>
          <w:sz w:val="26"/>
          <w:szCs w:val="26"/>
        </w:rPr>
      </w:pPr>
      <w:ins w:id="776" w:author="Alejandro Isaac De La Vega" w:date="2015-08-03T19:22:00Z">
        <w:r>
          <w:rPr>
            <w:rFonts w:ascii="Trebuchet MS" w:hAnsi="Trebuchet MS" w:cs="Trebuchet MS"/>
            <w:sz w:val="26"/>
            <w:szCs w:val="26"/>
          </w:rPr>
          <w:t xml:space="preserve">Baumgartner, T., Götte, L., Gügler, R., &amp; Fehr, E. (2012). The mentalizing network orchestrates the impact of parochial altruism on social norm enforcement. </w:t>
        </w:r>
        <w:r>
          <w:rPr>
            <w:rFonts w:ascii="Trebuchet MS" w:hAnsi="Trebuchet MS" w:cs="Trebuchet MS"/>
            <w:i/>
            <w:iCs/>
            <w:sz w:val="26"/>
            <w:szCs w:val="26"/>
          </w:rPr>
          <w:t>Human Brain Mapping</w:t>
        </w:r>
        <w:r>
          <w:rPr>
            <w:rFonts w:ascii="Trebuchet MS" w:hAnsi="Trebuchet MS" w:cs="Trebuchet MS"/>
            <w:sz w:val="26"/>
            <w:szCs w:val="26"/>
          </w:rPr>
          <w:t xml:space="preserve">, </w:t>
        </w:r>
        <w:r>
          <w:rPr>
            <w:rFonts w:ascii="Trebuchet MS" w:hAnsi="Trebuchet MS" w:cs="Trebuchet MS"/>
            <w:i/>
            <w:iCs/>
            <w:sz w:val="26"/>
            <w:szCs w:val="26"/>
          </w:rPr>
          <w:t>33</w:t>
        </w:r>
        <w:r>
          <w:rPr>
            <w:rFonts w:ascii="Trebuchet MS" w:hAnsi="Trebuchet MS" w:cs="Trebuchet MS"/>
            <w:sz w:val="26"/>
            <w:szCs w:val="26"/>
          </w:rPr>
          <w:t>(6), 1452–1469. http://doi.org/10.1002/hbm.21298</w:t>
        </w:r>
      </w:ins>
    </w:p>
    <w:p w14:paraId="6F7D3A63"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777" w:author="Alejandro Isaac De La Vega" w:date="2015-08-03T19:22:00Z"/>
          <w:rFonts w:ascii="Trebuchet MS" w:hAnsi="Trebuchet MS" w:cs="Trebuchet MS"/>
          <w:sz w:val="26"/>
          <w:szCs w:val="26"/>
        </w:rPr>
      </w:pPr>
      <w:ins w:id="778" w:author="Alejandro Isaac De La Vega" w:date="2015-08-03T19:22:00Z">
        <w:r>
          <w:rPr>
            <w:rFonts w:ascii="Trebuchet MS" w:hAnsi="Trebuchet MS" w:cs="Trebuchet MS"/>
            <w:sz w:val="26"/>
            <w:szCs w:val="26"/>
          </w:rPr>
          <w:t xml:space="preserve">Botvinick, M., Nystrom, L. E., Fissell, K., Carter, C. S., &amp; Cohen, J. D. (1999). Conflict monitoring versus selection-for-action in anterior cingulate cortex. </w:t>
        </w:r>
        <w:r>
          <w:rPr>
            <w:rFonts w:ascii="Trebuchet MS" w:hAnsi="Trebuchet MS" w:cs="Trebuchet MS"/>
            <w:i/>
            <w:iCs/>
            <w:sz w:val="26"/>
            <w:szCs w:val="26"/>
          </w:rPr>
          <w:t>Nature</w:t>
        </w:r>
        <w:r>
          <w:rPr>
            <w:rFonts w:ascii="Trebuchet MS" w:hAnsi="Trebuchet MS" w:cs="Trebuchet MS"/>
            <w:sz w:val="26"/>
            <w:szCs w:val="26"/>
          </w:rPr>
          <w:t xml:space="preserve">, </w:t>
        </w:r>
        <w:r>
          <w:rPr>
            <w:rFonts w:ascii="Trebuchet MS" w:hAnsi="Trebuchet MS" w:cs="Trebuchet MS"/>
            <w:i/>
            <w:iCs/>
            <w:sz w:val="26"/>
            <w:szCs w:val="26"/>
          </w:rPr>
          <w:t>402</w:t>
        </w:r>
        <w:r>
          <w:rPr>
            <w:rFonts w:ascii="Trebuchet MS" w:hAnsi="Trebuchet MS" w:cs="Trebuchet MS"/>
            <w:sz w:val="26"/>
            <w:szCs w:val="26"/>
          </w:rPr>
          <w:t>(6758), 179–181. http://doi.org/10.1038/46035</w:t>
        </w:r>
      </w:ins>
    </w:p>
    <w:p w14:paraId="3235D06B"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779" w:author="Alejandro Isaac De La Vega" w:date="2015-08-03T19:22:00Z"/>
          <w:rFonts w:ascii="Trebuchet MS" w:hAnsi="Trebuchet MS" w:cs="Trebuchet MS"/>
          <w:sz w:val="26"/>
          <w:szCs w:val="26"/>
        </w:rPr>
      </w:pPr>
      <w:ins w:id="780" w:author="Alejandro Isaac De La Vega" w:date="2015-08-03T19:22:00Z">
        <w:r>
          <w:rPr>
            <w:rFonts w:ascii="Trebuchet MS" w:hAnsi="Trebuchet MS" w:cs="Trebuchet MS"/>
            <w:sz w:val="26"/>
            <w:szCs w:val="26"/>
          </w:rPr>
          <w:t xml:space="preserve">Brown, J. W., &amp; Braver, T. S. (2005). Learned Predictions of Error Likelihood in the Anterior Cingulate Cortex. </w:t>
        </w:r>
        <w:r>
          <w:rPr>
            <w:rFonts w:ascii="Trebuchet MS" w:hAnsi="Trebuchet MS" w:cs="Trebuchet MS"/>
            <w:i/>
            <w:iCs/>
            <w:sz w:val="26"/>
            <w:szCs w:val="26"/>
          </w:rPr>
          <w:t>Science</w:t>
        </w:r>
        <w:r>
          <w:rPr>
            <w:rFonts w:ascii="Trebuchet MS" w:hAnsi="Trebuchet MS" w:cs="Trebuchet MS"/>
            <w:sz w:val="26"/>
            <w:szCs w:val="26"/>
          </w:rPr>
          <w:t xml:space="preserve">, </w:t>
        </w:r>
        <w:r>
          <w:rPr>
            <w:rFonts w:ascii="Trebuchet MS" w:hAnsi="Trebuchet MS" w:cs="Trebuchet MS"/>
            <w:i/>
            <w:iCs/>
            <w:sz w:val="26"/>
            <w:szCs w:val="26"/>
          </w:rPr>
          <w:t>307</w:t>
        </w:r>
        <w:r>
          <w:rPr>
            <w:rFonts w:ascii="Trebuchet MS" w:hAnsi="Trebuchet MS" w:cs="Trebuchet MS"/>
            <w:sz w:val="26"/>
            <w:szCs w:val="26"/>
          </w:rPr>
          <w:t>(5712), 1118–1121. http://doi.org/10.1126/science.1105783</w:t>
        </w:r>
      </w:ins>
    </w:p>
    <w:p w14:paraId="55895470"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781" w:author="Alejandro Isaac De La Vega" w:date="2015-08-03T19:22:00Z"/>
          <w:rFonts w:ascii="Trebuchet MS" w:hAnsi="Trebuchet MS" w:cs="Trebuchet MS"/>
          <w:sz w:val="26"/>
          <w:szCs w:val="26"/>
        </w:rPr>
      </w:pPr>
      <w:ins w:id="782" w:author="Alejandro Isaac De La Vega" w:date="2015-08-03T19:22:00Z">
        <w:r>
          <w:rPr>
            <w:rFonts w:ascii="Trebuchet MS" w:hAnsi="Trebuchet MS" w:cs="Trebuchet MS"/>
            <w:sz w:val="26"/>
            <w:szCs w:val="26"/>
          </w:rPr>
          <w:t xml:space="preserve">Bush, G., Luu, P., &amp; Posner, M. I. (2000). Cognitive and emotional influences in anterior cingulate cortex. </w:t>
        </w:r>
        <w:r>
          <w:rPr>
            <w:rFonts w:ascii="Trebuchet MS" w:hAnsi="Trebuchet MS" w:cs="Trebuchet MS"/>
            <w:i/>
            <w:iCs/>
            <w:sz w:val="26"/>
            <w:szCs w:val="26"/>
          </w:rPr>
          <w:t>Trends in Cognitive Sciences</w:t>
        </w:r>
        <w:r>
          <w:rPr>
            <w:rFonts w:ascii="Trebuchet MS" w:hAnsi="Trebuchet MS" w:cs="Trebuchet MS"/>
            <w:sz w:val="26"/>
            <w:szCs w:val="26"/>
          </w:rPr>
          <w:t xml:space="preserve">, </w:t>
        </w:r>
        <w:r>
          <w:rPr>
            <w:rFonts w:ascii="Trebuchet MS" w:hAnsi="Trebuchet MS" w:cs="Trebuchet MS"/>
            <w:i/>
            <w:iCs/>
            <w:sz w:val="26"/>
            <w:szCs w:val="26"/>
          </w:rPr>
          <w:t>4</w:t>
        </w:r>
        <w:r>
          <w:rPr>
            <w:rFonts w:ascii="Trebuchet MS" w:hAnsi="Trebuchet MS" w:cs="Trebuchet MS"/>
            <w:sz w:val="26"/>
            <w:szCs w:val="26"/>
          </w:rPr>
          <w:t>(6), 215–222. http://doi.org/10.1016/S1364-6613(00)01483-2</w:t>
        </w:r>
      </w:ins>
    </w:p>
    <w:p w14:paraId="1079360A"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783" w:author="Alejandro Isaac De La Vega" w:date="2015-08-03T19:22:00Z"/>
          <w:rFonts w:ascii="Trebuchet MS" w:hAnsi="Trebuchet MS" w:cs="Trebuchet MS"/>
          <w:sz w:val="26"/>
          <w:szCs w:val="26"/>
        </w:rPr>
      </w:pPr>
      <w:ins w:id="784" w:author="Alejandro Isaac De La Vega" w:date="2015-08-03T19:22:00Z">
        <w:r>
          <w:rPr>
            <w:rFonts w:ascii="Trebuchet MS" w:hAnsi="Trebuchet MS" w:cs="Trebuchet MS"/>
            <w:sz w:val="26"/>
            <w:szCs w:val="26"/>
          </w:rPr>
          <w:lastRenderedPageBreak/>
          <w:t xml:space="preserve">Carter, C. S., Braver, T. S., Barch, D. M., Botvinick, M. M., Noll, D., &amp; Cohen, J. D. (1998). Anterior Cingulate Cortex, Error Detection, and the Online Monitoring of Performance. </w:t>
        </w:r>
        <w:r>
          <w:rPr>
            <w:rFonts w:ascii="Trebuchet MS" w:hAnsi="Trebuchet MS" w:cs="Trebuchet MS"/>
            <w:i/>
            <w:iCs/>
            <w:sz w:val="26"/>
            <w:szCs w:val="26"/>
          </w:rPr>
          <w:t>Science</w:t>
        </w:r>
        <w:r>
          <w:rPr>
            <w:rFonts w:ascii="Trebuchet MS" w:hAnsi="Trebuchet MS" w:cs="Trebuchet MS"/>
            <w:sz w:val="26"/>
            <w:szCs w:val="26"/>
          </w:rPr>
          <w:t xml:space="preserve">, </w:t>
        </w:r>
        <w:r>
          <w:rPr>
            <w:rFonts w:ascii="Trebuchet MS" w:hAnsi="Trebuchet MS" w:cs="Trebuchet MS"/>
            <w:i/>
            <w:iCs/>
            <w:sz w:val="26"/>
            <w:szCs w:val="26"/>
          </w:rPr>
          <w:t>280</w:t>
        </w:r>
        <w:r>
          <w:rPr>
            <w:rFonts w:ascii="Trebuchet MS" w:hAnsi="Trebuchet MS" w:cs="Trebuchet MS"/>
            <w:sz w:val="26"/>
            <w:szCs w:val="26"/>
          </w:rPr>
          <w:t>(5364), 747–749. http://doi.org/10.1126/science.280.5364.747</w:t>
        </w:r>
      </w:ins>
    </w:p>
    <w:p w14:paraId="151ADFF3"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785" w:author="Alejandro Isaac De La Vega" w:date="2015-08-03T19:22:00Z"/>
          <w:rFonts w:ascii="Trebuchet MS" w:hAnsi="Trebuchet MS" w:cs="Trebuchet MS"/>
          <w:sz w:val="26"/>
          <w:szCs w:val="26"/>
        </w:rPr>
      </w:pPr>
      <w:ins w:id="786" w:author="Alejandro Isaac De La Vega" w:date="2015-08-03T19:22:00Z">
        <w:r>
          <w:rPr>
            <w:rFonts w:ascii="Trebuchet MS" w:hAnsi="Trebuchet MS" w:cs="Trebuchet MS"/>
            <w:sz w:val="26"/>
            <w:szCs w:val="26"/>
          </w:rPr>
          <w:t xml:space="preserve">Critchley, H. D., Mathias, C. J., Josephs, O., O’Doherty, J., Zanini, S., Dewar, B. K., et al. (2003). Human cingulate cortex and autonomic control: converging neuroimaging and clinical evidence. </w:t>
        </w:r>
        <w:r>
          <w:rPr>
            <w:rFonts w:ascii="Trebuchet MS" w:hAnsi="Trebuchet MS" w:cs="Trebuchet MS"/>
            <w:i/>
            <w:iCs/>
            <w:sz w:val="26"/>
            <w:szCs w:val="26"/>
          </w:rPr>
          <w:t>Brain</w:t>
        </w:r>
        <w:r>
          <w:rPr>
            <w:rFonts w:ascii="Trebuchet MS" w:hAnsi="Trebuchet MS" w:cs="Trebuchet MS"/>
            <w:sz w:val="26"/>
            <w:szCs w:val="26"/>
          </w:rPr>
          <w:t xml:space="preserve">, </w:t>
        </w:r>
        <w:r>
          <w:rPr>
            <w:rFonts w:ascii="Trebuchet MS" w:hAnsi="Trebuchet MS" w:cs="Trebuchet MS"/>
            <w:i/>
            <w:iCs/>
            <w:sz w:val="26"/>
            <w:szCs w:val="26"/>
          </w:rPr>
          <w:t>126</w:t>
        </w:r>
        <w:r>
          <w:rPr>
            <w:rFonts w:ascii="Trebuchet MS" w:hAnsi="Trebuchet MS" w:cs="Trebuchet MS"/>
            <w:sz w:val="26"/>
            <w:szCs w:val="26"/>
          </w:rPr>
          <w:t>(10), 2139–2152. http://doi.org/10.1093/brain/awg216</w:t>
        </w:r>
      </w:ins>
    </w:p>
    <w:p w14:paraId="430E173D"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787" w:author="Alejandro Isaac De La Vega" w:date="2015-08-03T19:22:00Z"/>
          <w:rFonts w:ascii="Trebuchet MS" w:hAnsi="Trebuchet MS" w:cs="Trebuchet MS"/>
          <w:sz w:val="26"/>
          <w:szCs w:val="26"/>
        </w:rPr>
      </w:pPr>
      <w:ins w:id="788" w:author="Alejandro Isaac De La Vega" w:date="2015-08-03T19:22:00Z">
        <w:r>
          <w:rPr>
            <w:rFonts w:ascii="Trebuchet MS" w:hAnsi="Trebuchet MS" w:cs="Trebuchet MS"/>
            <w:sz w:val="26"/>
            <w:szCs w:val="26"/>
          </w:rPr>
          <w:t xml:space="preserve">Denny, B. T., Kober, H., Wager, T. D., &amp; Ochsner, K. N. (2012). A Meta-analysis of Functional Neuroimaging Studies of Self- and Other Judgments Reveals a Spatial Gradient for Mentalizing in Medial Prefrontal Cortex. </w:t>
        </w:r>
        <w:r>
          <w:rPr>
            <w:rFonts w:ascii="Trebuchet MS" w:hAnsi="Trebuchet MS" w:cs="Trebuchet MS"/>
            <w:i/>
            <w:iCs/>
            <w:sz w:val="26"/>
            <w:szCs w:val="26"/>
          </w:rPr>
          <w:t>Dx.Doi.org</w:t>
        </w:r>
        <w:r>
          <w:rPr>
            <w:rFonts w:ascii="Trebuchet MS" w:hAnsi="Trebuchet MS" w:cs="Trebuchet MS"/>
            <w:sz w:val="26"/>
            <w:szCs w:val="26"/>
          </w:rPr>
          <w:t xml:space="preserve">, </w:t>
        </w:r>
        <w:r>
          <w:rPr>
            <w:rFonts w:ascii="Trebuchet MS" w:hAnsi="Trebuchet MS" w:cs="Trebuchet MS"/>
            <w:i/>
            <w:iCs/>
            <w:sz w:val="26"/>
            <w:szCs w:val="26"/>
          </w:rPr>
          <w:t>24</w:t>
        </w:r>
        <w:r>
          <w:rPr>
            <w:rFonts w:ascii="Trebuchet MS" w:hAnsi="Trebuchet MS" w:cs="Trebuchet MS"/>
            <w:sz w:val="26"/>
            <w:szCs w:val="26"/>
          </w:rPr>
          <w:t>(8), 1742–1752. http://doi.org/10.1162/jocn_a_00233</w:t>
        </w:r>
      </w:ins>
    </w:p>
    <w:p w14:paraId="0E9E4E36"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789" w:author="Alejandro Isaac De La Vega" w:date="2015-08-03T19:22:00Z"/>
          <w:rFonts w:ascii="Trebuchet MS" w:hAnsi="Trebuchet MS" w:cs="Trebuchet MS"/>
          <w:sz w:val="26"/>
          <w:szCs w:val="26"/>
        </w:rPr>
      </w:pPr>
      <w:ins w:id="790" w:author="Alejandro Isaac De La Vega" w:date="2015-08-03T19:22:00Z">
        <w:r>
          <w:rPr>
            <w:rFonts w:ascii="Trebuchet MS" w:hAnsi="Trebuchet MS" w:cs="Trebuchet MS"/>
            <w:sz w:val="26"/>
            <w:szCs w:val="26"/>
          </w:rPr>
          <w:t xml:space="preserve">Hare, T. A., Camerer, C. F., &amp; Rangel, A. (2009). Self-Control in Decision-Making Involves Modulation of the vmPFC Valuation System. </w:t>
        </w:r>
        <w:r>
          <w:rPr>
            <w:rFonts w:ascii="Trebuchet MS" w:hAnsi="Trebuchet MS" w:cs="Trebuchet MS"/>
            <w:i/>
            <w:iCs/>
            <w:sz w:val="26"/>
            <w:szCs w:val="26"/>
          </w:rPr>
          <w:t>Science</w:t>
        </w:r>
        <w:r>
          <w:rPr>
            <w:rFonts w:ascii="Trebuchet MS" w:hAnsi="Trebuchet MS" w:cs="Trebuchet MS"/>
            <w:sz w:val="26"/>
            <w:szCs w:val="26"/>
          </w:rPr>
          <w:t xml:space="preserve">, </w:t>
        </w:r>
        <w:r>
          <w:rPr>
            <w:rFonts w:ascii="Trebuchet MS" w:hAnsi="Trebuchet MS" w:cs="Trebuchet MS"/>
            <w:i/>
            <w:iCs/>
            <w:sz w:val="26"/>
            <w:szCs w:val="26"/>
          </w:rPr>
          <w:t>324</w:t>
        </w:r>
        <w:r>
          <w:rPr>
            <w:rFonts w:ascii="Trebuchet MS" w:hAnsi="Trebuchet MS" w:cs="Trebuchet MS"/>
            <w:sz w:val="26"/>
            <w:szCs w:val="26"/>
          </w:rPr>
          <w:t>(5927), 646–648. http://doi.org/10.1126/science.1168450</w:t>
        </w:r>
      </w:ins>
    </w:p>
    <w:p w14:paraId="6A2B394B"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791" w:author="Alejandro Isaac De La Vega" w:date="2015-08-03T19:22:00Z"/>
          <w:rFonts w:ascii="Trebuchet MS" w:hAnsi="Trebuchet MS" w:cs="Trebuchet MS"/>
          <w:sz w:val="26"/>
          <w:szCs w:val="26"/>
        </w:rPr>
      </w:pPr>
      <w:ins w:id="792" w:author="Alejandro Isaac De La Vega" w:date="2015-08-03T19:22:00Z">
        <w:r>
          <w:rPr>
            <w:rFonts w:ascii="Trebuchet MS" w:hAnsi="Trebuchet MS" w:cs="Trebuchet MS"/>
            <w:sz w:val="26"/>
            <w:szCs w:val="26"/>
          </w:rPr>
          <w:t xml:space="preserve">Holroyd, C. B., Nieuwenhuis, S., &amp; Yeung, N. (2004). Dorsal anterior cingulate cortex shows fMRI response to internal and external error signals. </w:t>
        </w:r>
        <w:r>
          <w:rPr>
            <w:rFonts w:ascii="Trebuchet MS" w:hAnsi="Trebuchet MS" w:cs="Trebuchet MS"/>
            <w:i/>
            <w:iCs/>
            <w:sz w:val="26"/>
            <w:szCs w:val="26"/>
          </w:rPr>
          <w:t>Nature</w:t>
        </w:r>
        <w:r>
          <w:rPr>
            <w:rFonts w:ascii="Trebuchet MS" w:hAnsi="Trebuchet MS" w:cs="Trebuchet MS"/>
            <w:sz w:val="26"/>
            <w:szCs w:val="26"/>
          </w:rPr>
          <w:t>.</w:t>
        </w:r>
      </w:ins>
    </w:p>
    <w:p w14:paraId="1741DD9F"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793" w:author="Alejandro Isaac De La Vega" w:date="2015-08-03T19:22:00Z"/>
          <w:rFonts w:ascii="Trebuchet MS" w:hAnsi="Trebuchet MS" w:cs="Trebuchet MS"/>
          <w:sz w:val="26"/>
          <w:szCs w:val="26"/>
        </w:rPr>
      </w:pPr>
      <w:ins w:id="794" w:author="Alejandro Isaac De La Vega" w:date="2015-08-03T19:22:00Z">
        <w:r>
          <w:rPr>
            <w:rFonts w:ascii="Trebuchet MS" w:hAnsi="Trebuchet MS" w:cs="Trebuchet MS"/>
            <w:sz w:val="26"/>
            <w:szCs w:val="26"/>
          </w:rPr>
          <w:t xml:space="preserve">Kennerley, S. W., &amp; Sakai, K. (2004). Organization of action sequences and the role of the pre-SMA. </w:t>
        </w:r>
        <w:r>
          <w:rPr>
            <w:rFonts w:ascii="Trebuchet MS" w:hAnsi="Trebuchet MS" w:cs="Trebuchet MS"/>
            <w:i/>
            <w:iCs/>
            <w:sz w:val="26"/>
            <w:szCs w:val="26"/>
          </w:rPr>
          <w:t>Journal of …</w:t>
        </w:r>
        <w:r>
          <w:rPr>
            <w:rFonts w:ascii="Trebuchet MS" w:hAnsi="Trebuchet MS" w:cs="Trebuchet MS"/>
            <w:sz w:val="26"/>
            <w:szCs w:val="26"/>
          </w:rPr>
          <w:t>. http://doi.org/10.1152/jn.00651.2003</w:t>
        </w:r>
      </w:ins>
    </w:p>
    <w:p w14:paraId="54DFDB67"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795" w:author="Alejandro Isaac De La Vega" w:date="2015-08-03T19:22:00Z"/>
          <w:rFonts w:ascii="Trebuchet MS" w:hAnsi="Trebuchet MS" w:cs="Trebuchet MS"/>
          <w:sz w:val="26"/>
          <w:szCs w:val="26"/>
        </w:rPr>
      </w:pPr>
      <w:ins w:id="796" w:author="Alejandro Isaac De La Vega" w:date="2015-08-03T19:22:00Z">
        <w:r>
          <w:rPr>
            <w:rFonts w:ascii="Trebuchet MS" w:hAnsi="Trebuchet MS" w:cs="Trebuchet MS"/>
            <w:sz w:val="26"/>
            <w:szCs w:val="26"/>
          </w:rPr>
          <w:t xml:space="preserve">Lee, K. M., Chang, K. H., &amp; Roh, J. K. (1999). Subregions within the supplementary motor area activated at different stages of movement preparation and execution. </w:t>
        </w:r>
        <w:r>
          <w:rPr>
            <w:rFonts w:ascii="Trebuchet MS" w:hAnsi="Trebuchet MS" w:cs="Trebuchet MS"/>
            <w:i/>
            <w:iCs/>
            <w:sz w:val="26"/>
            <w:szCs w:val="26"/>
          </w:rPr>
          <w:t>NeuroImage</w:t>
        </w:r>
        <w:r>
          <w:rPr>
            <w:rFonts w:ascii="Trebuchet MS" w:hAnsi="Trebuchet MS" w:cs="Trebuchet MS"/>
            <w:sz w:val="26"/>
            <w:szCs w:val="26"/>
          </w:rPr>
          <w:t xml:space="preserve">, </w:t>
        </w:r>
        <w:r>
          <w:rPr>
            <w:rFonts w:ascii="Trebuchet MS" w:hAnsi="Trebuchet MS" w:cs="Trebuchet MS"/>
            <w:i/>
            <w:iCs/>
            <w:sz w:val="26"/>
            <w:szCs w:val="26"/>
          </w:rPr>
          <w:t>9</w:t>
        </w:r>
        <w:r>
          <w:rPr>
            <w:rFonts w:ascii="Trebuchet MS" w:hAnsi="Trebuchet MS" w:cs="Trebuchet MS"/>
            <w:sz w:val="26"/>
            <w:szCs w:val="26"/>
          </w:rPr>
          <w:t>(1), 117–123. http://doi.org/10.1006/nimg.1998.0393</w:t>
        </w:r>
      </w:ins>
    </w:p>
    <w:p w14:paraId="2AF0D290"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797" w:author="Alejandro Isaac De La Vega" w:date="2015-08-03T19:22:00Z"/>
          <w:rFonts w:ascii="Trebuchet MS" w:hAnsi="Trebuchet MS" w:cs="Trebuchet MS"/>
          <w:sz w:val="26"/>
          <w:szCs w:val="26"/>
        </w:rPr>
      </w:pPr>
      <w:ins w:id="798" w:author="Alejandro Isaac De La Vega" w:date="2015-08-03T19:22:00Z">
        <w:r>
          <w:rPr>
            <w:rFonts w:ascii="Trebuchet MS" w:hAnsi="Trebuchet MS" w:cs="Trebuchet MS"/>
            <w:sz w:val="26"/>
            <w:szCs w:val="26"/>
          </w:rPr>
          <w:t xml:space="preserve">Leek, E. C., &amp; Johnston, S. J. (2009). Functional specialization in the supplementary motor complex. </w:t>
        </w:r>
        <w:r>
          <w:rPr>
            <w:rFonts w:ascii="Trebuchet MS" w:hAnsi="Trebuchet MS" w:cs="Trebuchet MS"/>
            <w:i/>
            <w:iCs/>
            <w:sz w:val="26"/>
            <w:szCs w:val="26"/>
          </w:rPr>
          <w:t>Nature Reviews Neuroscience</w:t>
        </w:r>
        <w:r>
          <w:rPr>
            <w:rFonts w:ascii="Trebuchet MS" w:hAnsi="Trebuchet MS" w:cs="Trebuchet MS"/>
            <w:sz w:val="26"/>
            <w:szCs w:val="26"/>
          </w:rPr>
          <w:t>.</w:t>
        </w:r>
      </w:ins>
    </w:p>
    <w:p w14:paraId="73CAB779"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799" w:author="Alejandro Isaac De La Vega" w:date="2015-08-03T19:22:00Z"/>
          <w:rFonts w:ascii="Trebuchet MS" w:hAnsi="Trebuchet MS" w:cs="Trebuchet MS"/>
          <w:sz w:val="26"/>
          <w:szCs w:val="26"/>
        </w:rPr>
      </w:pPr>
      <w:ins w:id="800" w:author="Alejandro Isaac De La Vega" w:date="2015-08-03T19:22:00Z">
        <w:r>
          <w:rPr>
            <w:rFonts w:ascii="Trebuchet MS" w:hAnsi="Trebuchet MS" w:cs="Trebuchet MS"/>
            <w:sz w:val="26"/>
            <w:szCs w:val="26"/>
          </w:rPr>
          <w:lastRenderedPageBreak/>
          <w:t xml:space="preserve">Lindquist, K. A., Wager, T. D., Kober, H., Bliss-Moreau, E., &amp; Barrett, L. F. (2012). The brain basis of emotion: A meta-analytic review. </w:t>
        </w:r>
        <w:r>
          <w:rPr>
            <w:rFonts w:ascii="Trebuchet MS" w:hAnsi="Trebuchet MS" w:cs="Trebuchet MS"/>
            <w:i/>
            <w:iCs/>
            <w:sz w:val="26"/>
            <w:szCs w:val="26"/>
          </w:rPr>
          <w:t>Behavioral and Brain Sciences</w:t>
        </w:r>
        <w:r>
          <w:rPr>
            <w:rFonts w:ascii="Trebuchet MS" w:hAnsi="Trebuchet MS" w:cs="Trebuchet MS"/>
            <w:sz w:val="26"/>
            <w:szCs w:val="26"/>
          </w:rPr>
          <w:t xml:space="preserve">, </w:t>
        </w:r>
        <w:r>
          <w:rPr>
            <w:rFonts w:ascii="Trebuchet MS" w:hAnsi="Trebuchet MS" w:cs="Trebuchet MS"/>
            <w:i/>
            <w:iCs/>
            <w:sz w:val="26"/>
            <w:szCs w:val="26"/>
          </w:rPr>
          <w:t>35</w:t>
        </w:r>
        <w:r>
          <w:rPr>
            <w:rFonts w:ascii="Trebuchet MS" w:hAnsi="Trebuchet MS" w:cs="Trebuchet MS"/>
            <w:sz w:val="26"/>
            <w:szCs w:val="26"/>
          </w:rPr>
          <w:t>(03), 121–143. http://doi.org/10.1017/S0140525X11000446</w:t>
        </w:r>
      </w:ins>
    </w:p>
    <w:p w14:paraId="42EDA301"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01" w:author="Alejandro Isaac De La Vega" w:date="2015-08-03T19:22:00Z"/>
          <w:rFonts w:ascii="Trebuchet MS" w:hAnsi="Trebuchet MS" w:cs="Trebuchet MS"/>
          <w:sz w:val="26"/>
          <w:szCs w:val="26"/>
        </w:rPr>
      </w:pPr>
      <w:ins w:id="802" w:author="Alejandro Isaac De La Vega" w:date="2015-08-03T19:22:00Z">
        <w:r>
          <w:rPr>
            <w:rFonts w:ascii="Trebuchet MS" w:hAnsi="Trebuchet MS" w:cs="Trebuchet MS"/>
            <w:sz w:val="26"/>
            <w:szCs w:val="26"/>
          </w:rPr>
          <w:t xml:space="preserve">Milham, M. P., Banich, M. T., Webb, A., Barad, V., Cohen, N. J., Wszalek, T., &amp; Kramer, A. F. (2001). The relative involvement of anterior cingulate and prefrontal cortex in attentional control depends on nature of conflict. </w:t>
        </w:r>
        <w:r>
          <w:rPr>
            <w:rFonts w:ascii="Trebuchet MS" w:hAnsi="Trebuchet MS" w:cs="Trebuchet MS"/>
            <w:i/>
            <w:iCs/>
            <w:sz w:val="26"/>
            <w:szCs w:val="26"/>
          </w:rPr>
          <w:t>Cognitive Brain Research</w:t>
        </w:r>
        <w:r>
          <w:rPr>
            <w:rFonts w:ascii="Trebuchet MS" w:hAnsi="Trebuchet MS" w:cs="Trebuchet MS"/>
            <w:sz w:val="26"/>
            <w:szCs w:val="26"/>
          </w:rPr>
          <w:t xml:space="preserve">, </w:t>
        </w:r>
        <w:r>
          <w:rPr>
            <w:rFonts w:ascii="Trebuchet MS" w:hAnsi="Trebuchet MS" w:cs="Trebuchet MS"/>
            <w:i/>
            <w:iCs/>
            <w:sz w:val="26"/>
            <w:szCs w:val="26"/>
          </w:rPr>
          <w:t>12</w:t>
        </w:r>
        <w:r>
          <w:rPr>
            <w:rFonts w:ascii="Trebuchet MS" w:hAnsi="Trebuchet MS" w:cs="Trebuchet MS"/>
            <w:sz w:val="26"/>
            <w:szCs w:val="26"/>
          </w:rPr>
          <w:t>(3), 467–473. http://doi.org/10.1016/S0926-6410(01)00076-3</w:t>
        </w:r>
      </w:ins>
    </w:p>
    <w:p w14:paraId="3193358E"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03" w:author="Alejandro Isaac De La Vega" w:date="2015-08-03T19:22:00Z"/>
          <w:rFonts w:ascii="Trebuchet MS" w:hAnsi="Trebuchet MS" w:cs="Trebuchet MS"/>
          <w:sz w:val="26"/>
          <w:szCs w:val="26"/>
        </w:rPr>
      </w:pPr>
      <w:ins w:id="804" w:author="Alejandro Isaac De La Vega" w:date="2015-08-03T19:22:00Z">
        <w:r>
          <w:rPr>
            <w:rFonts w:ascii="Trebuchet MS" w:hAnsi="Trebuchet MS" w:cs="Trebuchet MS"/>
            <w:sz w:val="26"/>
            <w:szCs w:val="26"/>
          </w:rPr>
          <w:t xml:space="preserve">Nelson, S. M., Dosenbach, N. U. F., Cohen, A. L., Wheeler, M. E., Schlaggar, B. L., &amp; Petersen, S. E. (2010). Role of the anterior insula in task-level control and focal attention. </w:t>
        </w:r>
        <w:r>
          <w:rPr>
            <w:rFonts w:ascii="Trebuchet MS" w:hAnsi="Trebuchet MS" w:cs="Trebuchet MS"/>
            <w:i/>
            <w:iCs/>
            <w:sz w:val="26"/>
            <w:szCs w:val="26"/>
          </w:rPr>
          <w:t>Brain Structure and Function</w:t>
        </w:r>
        <w:r>
          <w:rPr>
            <w:rFonts w:ascii="Trebuchet MS" w:hAnsi="Trebuchet MS" w:cs="Trebuchet MS"/>
            <w:sz w:val="26"/>
            <w:szCs w:val="26"/>
          </w:rPr>
          <w:t xml:space="preserve">, </w:t>
        </w:r>
        <w:r>
          <w:rPr>
            <w:rFonts w:ascii="Trebuchet MS" w:hAnsi="Trebuchet MS" w:cs="Trebuchet MS"/>
            <w:i/>
            <w:iCs/>
            <w:sz w:val="26"/>
            <w:szCs w:val="26"/>
          </w:rPr>
          <w:t>214</w:t>
        </w:r>
        <w:r>
          <w:rPr>
            <w:rFonts w:ascii="Trebuchet MS" w:hAnsi="Trebuchet MS" w:cs="Trebuchet MS"/>
            <w:sz w:val="26"/>
            <w:szCs w:val="26"/>
          </w:rPr>
          <w:t>(5-6), 669–680. http://doi.org/10.1007/s00429-010-0260-2</w:t>
        </w:r>
      </w:ins>
    </w:p>
    <w:p w14:paraId="777A5A68"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05" w:author="Alejandro Isaac De La Vega" w:date="2015-08-03T19:22:00Z"/>
          <w:rFonts w:ascii="Trebuchet MS" w:hAnsi="Trebuchet MS" w:cs="Trebuchet MS"/>
          <w:sz w:val="26"/>
          <w:szCs w:val="26"/>
        </w:rPr>
      </w:pPr>
      <w:ins w:id="806" w:author="Alejandro Isaac De La Vega" w:date="2015-08-03T19:22:00Z">
        <w:r>
          <w:rPr>
            <w:rFonts w:ascii="Trebuchet MS" w:hAnsi="Trebuchet MS" w:cs="Trebuchet MS"/>
            <w:sz w:val="26"/>
            <w:szCs w:val="26"/>
          </w:rPr>
          <w:t xml:space="preserve">Poldrack, R. A. (2006). Can cognitive processes be inferred from neuroimaging data? </w:t>
        </w:r>
        <w:r>
          <w:rPr>
            <w:rFonts w:ascii="Trebuchet MS" w:hAnsi="Trebuchet MS" w:cs="Trebuchet MS"/>
            <w:i/>
            <w:iCs/>
            <w:sz w:val="26"/>
            <w:szCs w:val="26"/>
          </w:rPr>
          <w:t>Trends in Cognitive Sciences</w:t>
        </w:r>
        <w:r>
          <w:rPr>
            <w:rFonts w:ascii="Trebuchet MS" w:hAnsi="Trebuchet MS" w:cs="Trebuchet MS"/>
            <w:sz w:val="26"/>
            <w:szCs w:val="26"/>
          </w:rPr>
          <w:t>. http://doi.org/10.1016/j.tics.2005.12.004</w:t>
        </w:r>
      </w:ins>
    </w:p>
    <w:p w14:paraId="2BEB2F1C"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07" w:author="Alejandro Isaac De La Vega" w:date="2015-08-03T19:22:00Z"/>
          <w:rFonts w:ascii="Trebuchet MS" w:hAnsi="Trebuchet MS" w:cs="Trebuchet MS"/>
          <w:sz w:val="26"/>
          <w:szCs w:val="26"/>
        </w:rPr>
      </w:pPr>
      <w:ins w:id="808" w:author="Alejandro Isaac De La Vega" w:date="2015-08-03T19:22:00Z">
        <w:r>
          <w:rPr>
            <w:rFonts w:ascii="Trebuchet MS" w:hAnsi="Trebuchet MS" w:cs="Trebuchet MS"/>
            <w:sz w:val="26"/>
            <w:szCs w:val="26"/>
          </w:rPr>
          <w:t xml:space="preserve">Robinson, J. L., Laird, A. R., Glahn, D. C., Lovallo, W. R., &amp; Fox, P. T. (2010). Metaanalytic connectivity modeling: Delineating the functional connectivity of the human amygdala. </w:t>
        </w:r>
        <w:r>
          <w:rPr>
            <w:rFonts w:ascii="Trebuchet MS" w:hAnsi="Trebuchet MS" w:cs="Trebuchet MS"/>
            <w:i/>
            <w:iCs/>
            <w:sz w:val="26"/>
            <w:szCs w:val="26"/>
          </w:rPr>
          <w:t>Human Brain Mapping</w:t>
        </w:r>
        <w:r>
          <w:rPr>
            <w:rFonts w:ascii="Trebuchet MS" w:hAnsi="Trebuchet MS" w:cs="Trebuchet MS"/>
            <w:sz w:val="26"/>
            <w:szCs w:val="26"/>
          </w:rPr>
          <w:t xml:space="preserve">, </w:t>
        </w:r>
        <w:r>
          <w:rPr>
            <w:rFonts w:ascii="Trebuchet MS" w:hAnsi="Trebuchet MS" w:cs="Trebuchet MS"/>
            <w:i/>
            <w:iCs/>
            <w:sz w:val="26"/>
            <w:szCs w:val="26"/>
          </w:rPr>
          <w:t>31</w:t>
        </w:r>
        <w:r>
          <w:rPr>
            <w:rFonts w:ascii="Trebuchet MS" w:hAnsi="Trebuchet MS" w:cs="Trebuchet MS"/>
            <w:sz w:val="26"/>
            <w:szCs w:val="26"/>
          </w:rPr>
          <w:t>(2), 173–184. http://doi.org/10.1002/hbm.20854</w:t>
        </w:r>
      </w:ins>
    </w:p>
    <w:p w14:paraId="787B0B3A"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09" w:author="Alejandro Isaac De La Vega" w:date="2015-08-03T19:22:00Z"/>
          <w:rFonts w:ascii="Trebuchet MS" w:hAnsi="Trebuchet MS" w:cs="Trebuchet MS"/>
          <w:sz w:val="26"/>
          <w:szCs w:val="26"/>
        </w:rPr>
      </w:pPr>
      <w:ins w:id="810" w:author="Alejandro Isaac De La Vega" w:date="2015-08-03T19:22:00Z">
        <w:r>
          <w:rPr>
            <w:rFonts w:ascii="Trebuchet MS" w:hAnsi="Trebuchet MS" w:cs="Trebuchet MS"/>
            <w:sz w:val="26"/>
            <w:szCs w:val="26"/>
          </w:rPr>
          <w:t xml:space="preserve">Rogers, R. D., Ramnani, N., Mackay, C., Wilson, J. L., Jezzard, P., Carter, C. S., &amp; Smith, S. M. (2004). Distinct portions of anterior cingulate cortex and medial prefrontal cortex are activated by reward processing in separable phases of decision-making cognition. </w:t>
        </w:r>
        <w:r>
          <w:rPr>
            <w:rFonts w:ascii="Trebuchet MS" w:hAnsi="Trebuchet MS" w:cs="Trebuchet MS"/>
            <w:i/>
            <w:iCs/>
            <w:sz w:val="26"/>
            <w:szCs w:val="26"/>
          </w:rPr>
          <w:t>Biological Psychiatry</w:t>
        </w:r>
        <w:r>
          <w:rPr>
            <w:rFonts w:ascii="Trebuchet MS" w:hAnsi="Trebuchet MS" w:cs="Trebuchet MS"/>
            <w:sz w:val="26"/>
            <w:szCs w:val="26"/>
          </w:rPr>
          <w:t xml:space="preserve">, </w:t>
        </w:r>
        <w:r>
          <w:rPr>
            <w:rFonts w:ascii="Trebuchet MS" w:hAnsi="Trebuchet MS" w:cs="Trebuchet MS"/>
            <w:i/>
            <w:iCs/>
            <w:sz w:val="26"/>
            <w:szCs w:val="26"/>
          </w:rPr>
          <w:t>55</w:t>
        </w:r>
        <w:r>
          <w:rPr>
            <w:rFonts w:ascii="Trebuchet MS" w:hAnsi="Trebuchet MS" w:cs="Trebuchet MS"/>
            <w:sz w:val="26"/>
            <w:szCs w:val="26"/>
          </w:rPr>
          <w:t>(6), 594–602. http://doi.org/10.1016/j.biopsych.2003.11.012</w:t>
        </w:r>
      </w:ins>
    </w:p>
    <w:p w14:paraId="236AA9E8"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11" w:author="Alejandro Isaac De La Vega" w:date="2015-08-03T19:22:00Z"/>
          <w:rFonts w:ascii="Trebuchet MS" w:hAnsi="Trebuchet MS" w:cs="Trebuchet MS"/>
          <w:sz w:val="26"/>
          <w:szCs w:val="26"/>
        </w:rPr>
      </w:pPr>
      <w:ins w:id="812" w:author="Alejandro Isaac De La Vega" w:date="2015-08-03T19:22:00Z">
        <w:r>
          <w:rPr>
            <w:rFonts w:ascii="Trebuchet MS" w:hAnsi="Trebuchet MS" w:cs="Trebuchet MS"/>
            <w:sz w:val="26"/>
            <w:szCs w:val="26"/>
          </w:rPr>
          <w:lastRenderedPageBreak/>
          <w:t xml:space="preserve">Roland, P. E., Larsen, B., &amp; Lassen, N. A. (1980). Supplementary motor area and other cortical areas in organization of voluntary movements in man. </w:t>
        </w:r>
        <w:r>
          <w:rPr>
            <w:rFonts w:ascii="Trebuchet MS" w:hAnsi="Trebuchet MS" w:cs="Trebuchet MS"/>
            <w:i/>
            <w:iCs/>
            <w:sz w:val="26"/>
            <w:szCs w:val="26"/>
          </w:rPr>
          <w:t>Journal of …</w:t>
        </w:r>
        <w:r>
          <w:rPr>
            <w:rFonts w:ascii="Trebuchet MS" w:hAnsi="Trebuchet MS" w:cs="Trebuchet MS"/>
            <w:sz w:val="26"/>
            <w:szCs w:val="26"/>
          </w:rPr>
          <w:t>.</w:t>
        </w:r>
      </w:ins>
    </w:p>
    <w:p w14:paraId="4E04EA3E"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13" w:author="Alejandro Isaac De La Vega" w:date="2015-08-03T19:22:00Z"/>
          <w:rFonts w:ascii="Trebuchet MS" w:hAnsi="Trebuchet MS" w:cs="Trebuchet MS"/>
          <w:sz w:val="26"/>
          <w:szCs w:val="26"/>
        </w:rPr>
      </w:pPr>
      <w:ins w:id="814" w:author="Alejandro Isaac De La Vega" w:date="2015-08-03T19:22:00Z">
        <w:r>
          <w:rPr>
            <w:rFonts w:ascii="Trebuchet MS" w:hAnsi="Trebuchet MS" w:cs="Trebuchet MS"/>
            <w:sz w:val="26"/>
            <w:szCs w:val="26"/>
          </w:rPr>
          <w:t xml:space="preserve">Rolls, E. T., O'Doherty, J., Kringelbach, M. L., Francis, S., Bowtell, R., &amp; McGlone, F. (2003). Representations of Pleasant and Painful Touch in the Human Orbitofrontal and Cingulate Cortices. </w:t>
        </w:r>
        <w:r>
          <w:rPr>
            <w:rFonts w:ascii="Trebuchet MS" w:hAnsi="Trebuchet MS" w:cs="Trebuchet MS"/>
            <w:i/>
            <w:iCs/>
            <w:sz w:val="26"/>
            <w:szCs w:val="26"/>
          </w:rPr>
          <w:t>Cerebral Cortex</w:t>
        </w:r>
        <w:r>
          <w:rPr>
            <w:rFonts w:ascii="Trebuchet MS" w:hAnsi="Trebuchet MS" w:cs="Trebuchet MS"/>
            <w:sz w:val="26"/>
            <w:szCs w:val="26"/>
          </w:rPr>
          <w:t xml:space="preserve">, </w:t>
        </w:r>
        <w:r>
          <w:rPr>
            <w:rFonts w:ascii="Trebuchet MS" w:hAnsi="Trebuchet MS" w:cs="Trebuchet MS"/>
            <w:i/>
            <w:iCs/>
            <w:sz w:val="26"/>
            <w:szCs w:val="26"/>
          </w:rPr>
          <w:t>13</w:t>
        </w:r>
        <w:r>
          <w:rPr>
            <w:rFonts w:ascii="Trebuchet MS" w:hAnsi="Trebuchet MS" w:cs="Trebuchet MS"/>
            <w:sz w:val="26"/>
            <w:szCs w:val="26"/>
          </w:rPr>
          <w:t>(3), 308–317. http://doi.org/10.1093/cercor/13.3.308</w:t>
        </w:r>
      </w:ins>
    </w:p>
    <w:p w14:paraId="2D9B38DF"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15" w:author="Alejandro Isaac De La Vega" w:date="2015-08-03T19:22:00Z"/>
          <w:rFonts w:ascii="Trebuchet MS" w:hAnsi="Trebuchet MS" w:cs="Trebuchet MS"/>
          <w:sz w:val="26"/>
          <w:szCs w:val="26"/>
        </w:rPr>
      </w:pPr>
      <w:ins w:id="816" w:author="Alejandro Isaac De La Vega" w:date="2015-08-03T19:22:00Z">
        <w:r>
          <w:rPr>
            <w:rFonts w:ascii="Trebuchet MS" w:hAnsi="Trebuchet MS" w:cs="Trebuchet MS"/>
            <w:sz w:val="26"/>
            <w:szCs w:val="26"/>
          </w:rPr>
          <w:t xml:space="preserve">Rushworth, M., Walton, M. E., &amp; Kennerley, S. W. (2004). Action sets and decisions in the medial frontal cortex. </w:t>
        </w:r>
        <w:r>
          <w:rPr>
            <w:rFonts w:ascii="Trebuchet MS" w:hAnsi="Trebuchet MS" w:cs="Trebuchet MS"/>
            <w:i/>
            <w:iCs/>
            <w:sz w:val="26"/>
            <w:szCs w:val="26"/>
          </w:rPr>
          <w:t>Trends in Cognitive …</w:t>
        </w:r>
        <w:r>
          <w:rPr>
            <w:rFonts w:ascii="Trebuchet MS" w:hAnsi="Trebuchet MS" w:cs="Trebuchet MS"/>
            <w:sz w:val="26"/>
            <w:szCs w:val="26"/>
          </w:rPr>
          <w:t>. http://doi.org/10.1016/j.tics.2004.07.009</w:t>
        </w:r>
      </w:ins>
    </w:p>
    <w:p w14:paraId="36E18F84"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17" w:author="Alejandro Isaac De La Vega" w:date="2015-08-03T19:22:00Z"/>
          <w:rFonts w:ascii="Trebuchet MS" w:hAnsi="Trebuchet MS" w:cs="Trebuchet MS"/>
          <w:sz w:val="26"/>
          <w:szCs w:val="26"/>
        </w:rPr>
      </w:pPr>
      <w:ins w:id="818" w:author="Alejandro Isaac De La Vega" w:date="2015-08-03T19:22:00Z">
        <w:r>
          <w:rPr>
            <w:rFonts w:ascii="Trebuchet MS" w:hAnsi="Trebuchet MS" w:cs="Trebuchet MS"/>
            <w:sz w:val="26"/>
            <w:szCs w:val="26"/>
          </w:rPr>
          <w:t xml:space="preserve">Shackman, A. J., Salomons, T. V., Slagter, H. A., Fox, A. S., Winter, J. J., &amp; Davidson, R. J. (2011). The integration of negative affect, pain and cognitive control in the cingulate cortex. </w:t>
        </w:r>
        <w:r>
          <w:rPr>
            <w:rFonts w:ascii="Trebuchet MS" w:hAnsi="Trebuchet MS" w:cs="Trebuchet MS"/>
            <w:i/>
            <w:iCs/>
            <w:sz w:val="26"/>
            <w:szCs w:val="26"/>
          </w:rPr>
          <w:t>Nature Reviews Neuroscience</w:t>
        </w:r>
        <w:r>
          <w:rPr>
            <w:rFonts w:ascii="Trebuchet MS" w:hAnsi="Trebuchet MS" w:cs="Trebuchet MS"/>
            <w:sz w:val="26"/>
            <w:szCs w:val="26"/>
          </w:rPr>
          <w:t xml:space="preserve">, </w:t>
        </w:r>
        <w:r>
          <w:rPr>
            <w:rFonts w:ascii="Trebuchet MS" w:hAnsi="Trebuchet MS" w:cs="Trebuchet MS"/>
            <w:i/>
            <w:iCs/>
            <w:sz w:val="26"/>
            <w:szCs w:val="26"/>
          </w:rPr>
          <w:t>12</w:t>
        </w:r>
        <w:r>
          <w:rPr>
            <w:rFonts w:ascii="Trebuchet MS" w:hAnsi="Trebuchet MS" w:cs="Trebuchet MS"/>
            <w:sz w:val="26"/>
            <w:szCs w:val="26"/>
          </w:rPr>
          <w:t>(3), 154–167. http://doi.org/10.1038/nrn2994</w:t>
        </w:r>
      </w:ins>
    </w:p>
    <w:p w14:paraId="064B7FE4"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19" w:author="Alejandro Isaac De La Vega" w:date="2015-08-03T19:22:00Z"/>
          <w:rFonts w:ascii="Trebuchet MS" w:hAnsi="Trebuchet MS" w:cs="Trebuchet MS"/>
          <w:sz w:val="26"/>
          <w:szCs w:val="26"/>
        </w:rPr>
      </w:pPr>
      <w:ins w:id="820" w:author="Alejandro Isaac De La Vega" w:date="2015-08-03T19:22:00Z">
        <w:r>
          <w:rPr>
            <w:rFonts w:ascii="Trebuchet MS" w:hAnsi="Trebuchet MS" w:cs="Trebuchet MS"/>
            <w:sz w:val="26"/>
            <w:szCs w:val="26"/>
          </w:rPr>
          <w:t xml:space="preserve">Smith, S. M., Fox, P. T., Miller, K. L., Glahn, D. C., Fox, P. M., Mackay, C. E., et al. (2009). Correspondence of the brain's functional architecture during activation and rest. </w:t>
        </w:r>
        <w:r>
          <w:rPr>
            <w:rFonts w:ascii="Trebuchet MS" w:hAnsi="Trebuchet MS" w:cs="Trebuchet MS"/>
            <w:i/>
            <w:iCs/>
            <w:sz w:val="26"/>
            <w:szCs w:val="26"/>
          </w:rPr>
          <w:t>Proceedings of the National Academy of Sciences of the United States of America</w:t>
        </w:r>
        <w:r>
          <w:rPr>
            <w:rFonts w:ascii="Trebuchet MS" w:hAnsi="Trebuchet MS" w:cs="Trebuchet MS"/>
            <w:sz w:val="26"/>
            <w:szCs w:val="26"/>
          </w:rPr>
          <w:t xml:space="preserve">, </w:t>
        </w:r>
        <w:r>
          <w:rPr>
            <w:rFonts w:ascii="Trebuchet MS" w:hAnsi="Trebuchet MS" w:cs="Trebuchet MS"/>
            <w:i/>
            <w:iCs/>
            <w:sz w:val="26"/>
            <w:szCs w:val="26"/>
          </w:rPr>
          <w:t>106</w:t>
        </w:r>
        <w:r>
          <w:rPr>
            <w:rFonts w:ascii="Trebuchet MS" w:hAnsi="Trebuchet MS" w:cs="Trebuchet MS"/>
            <w:sz w:val="26"/>
            <w:szCs w:val="26"/>
          </w:rPr>
          <w:t>(31), 13040–13045. http://doi.org/10.1073/pnas.0905267106</w:t>
        </w:r>
      </w:ins>
    </w:p>
    <w:p w14:paraId="19760581"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21" w:author="Alejandro Isaac De La Vega" w:date="2015-08-03T19:22:00Z"/>
          <w:rFonts w:ascii="Trebuchet MS" w:hAnsi="Trebuchet MS" w:cs="Trebuchet MS"/>
          <w:sz w:val="26"/>
          <w:szCs w:val="26"/>
        </w:rPr>
      </w:pPr>
      <w:ins w:id="822" w:author="Alejandro Isaac De La Vega" w:date="2015-08-03T19:22:00Z">
        <w:r>
          <w:rPr>
            <w:rFonts w:ascii="Trebuchet MS" w:hAnsi="Trebuchet MS" w:cs="Trebuchet MS"/>
            <w:sz w:val="26"/>
            <w:szCs w:val="26"/>
          </w:rPr>
          <w:t xml:space="preserve">Spreng, R. N., &amp; Grady, C. L. (2010). Patterns of Brain Activity Supporting Autobiographical Memory, Prospection, and Theory of Mind, and Their Relationship to the Default Mode Network. </w:t>
        </w:r>
        <w:r>
          <w:rPr>
            <w:rFonts w:ascii="Trebuchet MS" w:hAnsi="Trebuchet MS" w:cs="Trebuchet MS"/>
            <w:i/>
            <w:iCs/>
            <w:sz w:val="26"/>
            <w:szCs w:val="26"/>
          </w:rPr>
          <w:t>Dx.Doi.org</w:t>
        </w:r>
        <w:r>
          <w:rPr>
            <w:rFonts w:ascii="Trebuchet MS" w:hAnsi="Trebuchet MS" w:cs="Trebuchet MS"/>
            <w:sz w:val="26"/>
            <w:szCs w:val="26"/>
          </w:rPr>
          <w:t xml:space="preserve">, </w:t>
        </w:r>
        <w:r>
          <w:rPr>
            <w:rFonts w:ascii="Trebuchet MS" w:hAnsi="Trebuchet MS" w:cs="Trebuchet MS"/>
            <w:i/>
            <w:iCs/>
            <w:sz w:val="26"/>
            <w:szCs w:val="26"/>
          </w:rPr>
          <w:t>22</w:t>
        </w:r>
        <w:r>
          <w:rPr>
            <w:rFonts w:ascii="Trebuchet MS" w:hAnsi="Trebuchet MS" w:cs="Trebuchet MS"/>
            <w:sz w:val="26"/>
            <w:szCs w:val="26"/>
          </w:rPr>
          <w:t>(6), 1112–1123. http://doi.org/10.1162/jocn.2009.21282</w:t>
        </w:r>
      </w:ins>
    </w:p>
    <w:p w14:paraId="5FBDD7C4"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23" w:author="Alejandro Isaac De La Vega" w:date="2015-08-03T19:22:00Z"/>
          <w:rFonts w:ascii="Trebuchet MS" w:hAnsi="Trebuchet MS" w:cs="Trebuchet MS"/>
          <w:sz w:val="26"/>
          <w:szCs w:val="26"/>
        </w:rPr>
      </w:pPr>
      <w:ins w:id="824" w:author="Alejandro Isaac De La Vega" w:date="2015-08-03T19:22:00Z">
        <w:r>
          <w:rPr>
            <w:rFonts w:ascii="Trebuchet MS" w:hAnsi="Trebuchet MS" w:cs="Trebuchet MS"/>
            <w:sz w:val="26"/>
            <w:szCs w:val="26"/>
          </w:rPr>
          <w:t xml:space="preserve">Summerfield, J. J., Hassabis, D., &amp; Maguire, E. A. (2009). Cortical midline involvement in autobiographical memory. </w:t>
        </w:r>
        <w:r>
          <w:rPr>
            <w:rFonts w:ascii="Trebuchet MS" w:hAnsi="Trebuchet MS" w:cs="Trebuchet MS"/>
            <w:i/>
            <w:iCs/>
            <w:sz w:val="26"/>
            <w:szCs w:val="26"/>
          </w:rPr>
          <w:t>NeuroImage</w:t>
        </w:r>
        <w:r>
          <w:rPr>
            <w:rFonts w:ascii="Trebuchet MS" w:hAnsi="Trebuchet MS" w:cs="Trebuchet MS"/>
            <w:sz w:val="26"/>
            <w:szCs w:val="26"/>
          </w:rPr>
          <w:t xml:space="preserve">, </w:t>
        </w:r>
        <w:r>
          <w:rPr>
            <w:rFonts w:ascii="Trebuchet MS" w:hAnsi="Trebuchet MS" w:cs="Trebuchet MS"/>
            <w:i/>
            <w:iCs/>
            <w:sz w:val="26"/>
            <w:szCs w:val="26"/>
          </w:rPr>
          <w:t>44</w:t>
        </w:r>
        <w:r>
          <w:rPr>
            <w:rFonts w:ascii="Trebuchet MS" w:hAnsi="Trebuchet MS" w:cs="Trebuchet MS"/>
            <w:sz w:val="26"/>
            <w:szCs w:val="26"/>
          </w:rPr>
          <w:t xml:space="preserve">(3), 1188–1200. </w:t>
        </w:r>
        <w:r>
          <w:rPr>
            <w:rFonts w:ascii="Trebuchet MS" w:hAnsi="Trebuchet MS" w:cs="Trebuchet MS"/>
            <w:sz w:val="26"/>
            <w:szCs w:val="26"/>
          </w:rPr>
          <w:lastRenderedPageBreak/>
          <w:t>http://doi.org/10.1016/j.neuroimage.2008.09.033</w:t>
        </w:r>
      </w:ins>
    </w:p>
    <w:p w14:paraId="110B52FF"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25" w:author="Alejandro Isaac De La Vega" w:date="2015-08-03T19:22:00Z"/>
          <w:rFonts w:ascii="Trebuchet MS" w:hAnsi="Trebuchet MS" w:cs="Trebuchet MS"/>
          <w:sz w:val="26"/>
          <w:szCs w:val="26"/>
        </w:rPr>
      </w:pPr>
      <w:ins w:id="826" w:author="Alejandro Isaac De La Vega" w:date="2015-08-03T19:22:00Z">
        <w:r>
          <w:rPr>
            <w:rFonts w:ascii="Trebuchet MS" w:hAnsi="Trebuchet MS" w:cs="Trebuchet MS"/>
            <w:sz w:val="26"/>
            <w:szCs w:val="26"/>
          </w:rPr>
          <w:t xml:space="preserve">Toro, R., Fox, P. T., &amp; Paus, T. (2008). Functional Coactivation Map of the Human Brain. </w:t>
        </w:r>
        <w:r>
          <w:rPr>
            <w:rFonts w:ascii="Trebuchet MS" w:hAnsi="Trebuchet MS" w:cs="Trebuchet MS"/>
            <w:i/>
            <w:iCs/>
            <w:sz w:val="26"/>
            <w:szCs w:val="26"/>
          </w:rPr>
          <w:t>Cerebral Cortex</w:t>
        </w:r>
        <w:r>
          <w:rPr>
            <w:rFonts w:ascii="Trebuchet MS" w:hAnsi="Trebuchet MS" w:cs="Trebuchet MS"/>
            <w:sz w:val="26"/>
            <w:szCs w:val="26"/>
          </w:rPr>
          <w:t xml:space="preserve">, </w:t>
        </w:r>
        <w:r>
          <w:rPr>
            <w:rFonts w:ascii="Trebuchet MS" w:hAnsi="Trebuchet MS" w:cs="Trebuchet MS"/>
            <w:i/>
            <w:iCs/>
            <w:sz w:val="26"/>
            <w:szCs w:val="26"/>
          </w:rPr>
          <w:t>18</w:t>
        </w:r>
        <w:r>
          <w:rPr>
            <w:rFonts w:ascii="Trebuchet MS" w:hAnsi="Trebuchet MS" w:cs="Trebuchet MS"/>
            <w:sz w:val="26"/>
            <w:szCs w:val="26"/>
          </w:rPr>
          <w:t>(11), 2553–2559. http://doi.org/10.1093/cercor/bhn014</w:t>
        </w:r>
      </w:ins>
    </w:p>
    <w:p w14:paraId="7A7BBD7A"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27" w:author="Alejandro Isaac De La Vega" w:date="2015-08-03T19:22:00Z"/>
          <w:rFonts w:ascii="Trebuchet MS" w:hAnsi="Trebuchet MS" w:cs="Trebuchet MS"/>
          <w:sz w:val="26"/>
          <w:szCs w:val="26"/>
        </w:rPr>
      </w:pPr>
      <w:ins w:id="828" w:author="Alejandro Isaac De La Vega" w:date="2015-08-03T19:22:00Z">
        <w:r>
          <w:rPr>
            <w:rFonts w:ascii="Trebuchet MS" w:hAnsi="Trebuchet MS" w:cs="Trebuchet MS"/>
            <w:sz w:val="26"/>
            <w:szCs w:val="26"/>
          </w:rPr>
          <w:t xml:space="preserve">Treede, R.-D., Kenshalo, D. R., Gracely, R. H., &amp; Jones, A. K. P. (1999). The cortical representation of pain. </w:t>
        </w:r>
        <w:r>
          <w:rPr>
            <w:rFonts w:ascii="Trebuchet MS" w:hAnsi="Trebuchet MS" w:cs="Trebuchet MS"/>
            <w:i/>
            <w:iCs/>
            <w:sz w:val="26"/>
            <w:szCs w:val="26"/>
          </w:rPr>
          <w:t>Pain</w:t>
        </w:r>
        <w:r>
          <w:rPr>
            <w:rFonts w:ascii="Trebuchet MS" w:hAnsi="Trebuchet MS" w:cs="Trebuchet MS"/>
            <w:sz w:val="26"/>
            <w:szCs w:val="26"/>
          </w:rPr>
          <w:t xml:space="preserve">, </w:t>
        </w:r>
        <w:r>
          <w:rPr>
            <w:rFonts w:ascii="Trebuchet MS" w:hAnsi="Trebuchet MS" w:cs="Trebuchet MS"/>
            <w:i/>
            <w:iCs/>
            <w:sz w:val="26"/>
            <w:szCs w:val="26"/>
          </w:rPr>
          <w:t>79</w:t>
        </w:r>
        <w:r>
          <w:rPr>
            <w:rFonts w:ascii="Trebuchet MS" w:hAnsi="Trebuchet MS" w:cs="Trebuchet MS"/>
            <w:sz w:val="26"/>
            <w:szCs w:val="26"/>
          </w:rPr>
          <w:t>(2), 105–111. http://doi.org/10.1016/S0304-3959(98)00184-5</w:t>
        </w:r>
      </w:ins>
    </w:p>
    <w:p w14:paraId="7820DE0A"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29" w:author="Alejandro Isaac De La Vega" w:date="2015-08-03T19:22:00Z"/>
          <w:rFonts w:ascii="Trebuchet MS" w:hAnsi="Trebuchet MS" w:cs="Trebuchet MS"/>
          <w:sz w:val="26"/>
          <w:szCs w:val="26"/>
        </w:rPr>
      </w:pPr>
      <w:ins w:id="830" w:author="Alejandro Isaac De La Vega" w:date="2015-08-03T19:22:00Z">
        <w:r>
          <w:rPr>
            <w:rFonts w:ascii="Trebuchet MS" w:hAnsi="Trebuchet MS" w:cs="Trebuchet MS"/>
            <w:sz w:val="26"/>
            <w:szCs w:val="26"/>
          </w:rPr>
          <w:t xml:space="preserve">Vogt, B. A. (2005). Pain and emotion interactions in subregions of the cingulate gyrus. </w:t>
        </w:r>
        <w:r>
          <w:rPr>
            <w:rFonts w:ascii="Trebuchet MS" w:hAnsi="Trebuchet MS" w:cs="Trebuchet MS"/>
            <w:i/>
            <w:iCs/>
            <w:sz w:val="26"/>
            <w:szCs w:val="26"/>
          </w:rPr>
          <w:t>Nature Reviews Neuroscience</w:t>
        </w:r>
        <w:r>
          <w:rPr>
            <w:rFonts w:ascii="Trebuchet MS" w:hAnsi="Trebuchet MS" w:cs="Trebuchet MS"/>
            <w:sz w:val="26"/>
            <w:szCs w:val="26"/>
          </w:rPr>
          <w:t xml:space="preserve">, </w:t>
        </w:r>
        <w:r>
          <w:rPr>
            <w:rFonts w:ascii="Trebuchet MS" w:hAnsi="Trebuchet MS" w:cs="Trebuchet MS"/>
            <w:i/>
            <w:iCs/>
            <w:sz w:val="26"/>
            <w:szCs w:val="26"/>
          </w:rPr>
          <w:t>6</w:t>
        </w:r>
        <w:r>
          <w:rPr>
            <w:rFonts w:ascii="Trebuchet MS" w:hAnsi="Trebuchet MS" w:cs="Trebuchet MS"/>
            <w:sz w:val="26"/>
            <w:szCs w:val="26"/>
          </w:rPr>
          <w:t>(7), 533–544. http://doi.org/10.1038/nrn1704</w:t>
        </w:r>
      </w:ins>
    </w:p>
    <w:p w14:paraId="1FF3150E"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31" w:author="Alejandro Isaac De La Vega" w:date="2015-08-03T19:22:00Z"/>
          <w:rFonts w:ascii="Trebuchet MS" w:hAnsi="Trebuchet MS" w:cs="Trebuchet MS"/>
          <w:sz w:val="26"/>
          <w:szCs w:val="26"/>
        </w:rPr>
      </w:pPr>
      <w:ins w:id="832" w:author="Alejandro Isaac De La Vega" w:date="2015-08-03T19:22:00Z">
        <w:r>
          <w:rPr>
            <w:rFonts w:ascii="Trebuchet MS" w:hAnsi="Trebuchet MS" w:cs="Trebuchet MS"/>
            <w:sz w:val="26"/>
            <w:szCs w:val="26"/>
          </w:rPr>
          <w:t xml:space="preserve">Wager, T. D., Atlas, L. Y., Lindquist, M. A., Roy, M., Woo, C.-W., &amp; Kross, E. (2013). An fMRI-Based Neurologic Signature of Physical Pain. </w:t>
        </w:r>
        <w:r>
          <w:rPr>
            <w:rFonts w:ascii="Trebuchet MS" w:hAnsi="Trebuchet MS" w:cs="Trebuchet MS"/>
            <w:i/>
            <w:iCs/>
            <w:sz w:val="26"/>
            <w:szCs w:val="26"/>
          </w:rPr>
          <w:t>New England Journal of Medicine</w:t>
        </w:r>
        <w:r>
          <w:rPr>
            <w:rFonts w:ascii="Trebuchet MS" w:hAnsi="Trebuchet MS" w:cs="Trebuchet MS"/>
            <w:sz w:val="26"/>
            <w:szCs w:val="26"/>
          </w:rPr>
          <w:t xml:space="preserve">, </w:t>
        </w:r>
        <w:r>
          <w:rPr>
            <w:rFonts w:ascii="Trebuchet MS" w:hAnsi="Trebuchet MS" w:cs="Trebuchet MS"/>
            <w:i/>
            <w:iCs/>
            <w:sz w:val="26"/>
            <w:szCs w:val="26"/>
          </w:rPr>
          <w:t>368</w:t>
        </w:r>
        <w:r>
          <w:rPr>
            <w:rFonts w:ascii="Trebuchet MS" w:hAnsi="Trebuchet MS" w:cs="Trebuchet MS"/>
            <w:sz w:val="26"/>
            <w:szCs w:val="26"/>
          </w:rPr>
          <w:t>(15), 1388–1397. http://doi.org/10.1056/NEJMoa1204471</w:t>
        </w:r>
      </w:ins>
    </w:p>
    <w:p w14:paraId="4B7B7175"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33" w:author="Alejandro Isaac De La Vega" w:date="2015-08-03T19:22:00Z"/>
          <w:rFonts w:ascii="Trebuchet MS" w:hAnsi="Trebuchet MS" w:cs="Trebuchet MS"/>
          <w:sz w:val="26"/>
          <w:szCs w:val="26"/>
        </w:rPr>
      </w:pPr>
      <w:ins w:id="834" w:author="Alejandro Isaac De La Vega" w:date="2015-08-03T19:22:00Z">
        <w:r>
          <w:rPr>
            <w:rFonts w:ascii="Trebuchet MS" w:hAnsi="Trebuchet MS" w:cs="Trebuchet MS"/>
            <w:sz w:val="26"/>
            <w:szCs w:val="26"/>
          </w:rPr>
          <w:t xml:space="preserve">Winecoff, A., Clithero, J. A., Carter, R. M., Bergman, S. R., Wang, L., &amp; Huettel, S. A. (2013). Ventromedial Prefrontal Cortex Encodes Emotional Value. </w:t>
        </w:r>
        <w:r>
          <w:rPr>
            <w:rFonts w:ascii="Trebuchet MS" w:hAnsi="Trebuchet MS" w:cs="Trebuchet MS"/>
            <w:i/>
            <w:iCs/>
            <w:sz w:val="26"/>
            <w:szCs w:val="26"/>
          </w:rPr>
          <w:t>Journal of Neuroscience</w:t>
        </w:r>
        <w:r>
          <w:rPr>
            <w:rFonts w:ascii="Trebuchet MS" w:hAnsi="Trebuchet MS" w:cs="Trebuchet MS"/>
            <w:sz w:val="26"/>
            <w:szCs w:val="26"/>
          </w:rPr>
          <w:t xml:space="preserve">, </w:t>
        </w:r>
        <w:r>
          <w:rPr>
            <w:rFonts w:ascii="Trebuchet MS" w:hAnsi="Trebuchet MS" w:cs="Trebuchet MS"/>
            <w:i/>
            <w:iCs/>
            <w:sz w:val="26"/>
            <w:szCs w:val="26"/>
          </w:rPr>
          <w:t>33</w:t>
        </w:r>
        <w:r>
          <w:rPr>
            <w:rFonts w:ascii="Trebuchet MS" w:hAnsi="Trebuchet MS" w:cs="Trebuchet MS"/>
            <w:sz w:val="26"/>
            <w:szCs w:val="26"/>
          </w:rPr>
          <w:t>(27), 11032–11039. http://doi.org/10.1523/JNEUROSCI.4317-12.2013</w:t>
        </w:r>
      </w:ins>
    </w:p>
    <w:p w14:paraId="59BC7842" w14:textId="77777777" w:rsidR="00CF28A6" w:rsidRDefault="00CF28A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rPr>
          <w:ins w:id="835" w:author="Alejandro Isaac De La Vega" w:date="2015-08-03T19:22:00Z"/>
          <w:rFonts w:ascii="Trebuchet MS" w:hAnsi="Trebuchet MS" w:cs="Trebuchet MS"/>
          <w:sz w:val="26"/>
          <w:szCs w:val="26"/>
        </w:rPr>
      </w:pPr>
      <w:ins w:id="836" w:author="Alejandro Isaac De La Vega" w:date="2015-08-03T19:22:00Z">
        <w:r>
          <w:rPr>
            <w:rFonts w:ascii="Trebuchet MS" w:hAnsi="Trebuchet MS" w:cs="Trebuchet MS"/>
            <w:sz w:val="26"/>
            <w:szCs w:val="26"/>
          </w:rPr>
          <w:t xml:space="preserve">Yarkoni, T., Poldrack, R. A., Nichols, T. E., Van Essen, D. C., &amp; Wager, T. D. (2011). Large-scale automated synthesis of human functional neuroimaging data. </w:t>
        </w:r>
        <w:r>
          <w:rPr>
            <w:rFonts w:ascii="Trebuchet MS" w:hAnsi="Trebuchet MS" w:cs="Trebuchet MS"/>
            <w:i/>
            <w:iCs/>
            <w:sz w:val="26"/>
            <w:szCs w:val="26"/>
          </w:rPr>
          <w:t>Nature Methods</w:t>
        </w:r>
        <w:r>
          <w:rPr>
            <w:rFonts w:ascii="Trebuchet MS" w:hAnsi="Trebuchet MS" w:cs="Trebuchet MS"/>
            <w:sz w:val="26"/>
            <w:szCs w:val="26"/>
          </w:rPr>
          <w:t xml:space="preserve">, </w:t>
        </w:r>
        <w:r>
          <w:rPr>
            <w:rFonts w:ascii="Trebuchet MS" w:hAnsi="Trebuchet MS" w:cs="Trebuchet MS"/>
            <w:i/>
            <w:iCs/>
            <w:sz w:val="26"/>
            <w:szCs w:val="26"/>
          </w:rPr>
          <w:t>8</w:t>
        </w:r>
        <w:r>
          <w:rPr>
            <w:rFonts w:ascii="Trebuchet MS" w:hAnsi="Trebuchet MS" w:cs="Trebuchet MS"/>
            <w:sz w:val="26"/>
            <w:szCs w:val="26"/>
          </w:rPr>
          <w:t>(8), 665–670. http://doi.org/10.1038/nmeth.1635</w:t>
        </w:r>
      </w:ins>
    </w:p>
    <w:p w14:paraId="3F6272EF" w14:textId="10288D9A" w:rsidR="009E7445" w:rsidRDefault="003E6356" w:rsidP="00A359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pPr>
      <w:ins w:id="837" w:author="Alejandro Isaac De La Vega" w:date="2015-08-02T20:24:00Z">
        <w:r>
          <w:fldChar w:fldCharType="end"/>
        </w:r>
      </w:ins>
    </w:p>
    <w:sectPr w:rsidR="009E744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1" w:author="Tal Yarkoni" w:date="2015-07-28T17:07:00Z" w:initials="TY">
    <w:p w14:paraId="4CB159A7" w14:textId="1457DFB7" w:rsidR="00876801" w:rsidRDefault="00876801">
      <w:pPr>
        <w:pStyle w:val="CommentText"/>
      </w:pPr>
      <w:r>
        <w:rPr>
          <w:rStyle w:val="CommentReference"/>
        </w:rPr>
        <w:annotationRef/>
      </w:r>
      <w:r>
        <w:t>This is too much detail here; it should probably be cut and left to the methods</w:t>
      </w:r>
    </w:p>
  </w:comment>
  <w:comment w:id="404" w:author="Tor Wager" w:date="2015-08-08T18:22:00Z" w:initials="">
    <w:p w14:paraId="5F9A64C6" w14:textId="77777777" w:rsidR="00373084" w:rsidRDefault="00373084" w:rsidP="00373084">
      <w:pPr>
        <w:pStyle w:val="Normal1"/>
        <w:widowControl w:val="0"/>
        <w:spacing w:line="240" w:lineRule="auto"/>
      </w:pPr>
      <w:r>
        <w:t>What does it mean if green co-activates with itself?</w:t>
      </w:r>
    </w:p>
  </w:comment>
  <w:comment w:id="450" w:author="Alejandro De La Vega" w:date="2015-08-08T18:27:00Z" w:initials="AD">
    <w:p w14:paraId="7E53D2D9" w14:textId="7B521EF9" w:rsidR="00373084" w:rsidRDefault="00373084">
      <w:pPr>
        <w:pStyle w:val="CommentText"/>
      </w:pPr>
      <w:r>
        <w:rPr>
          <w:rStyle w:val="CommentReference"/>
        </w:rPr>
        <w:annotationRef/>
      </w:r>
      <w:r>
        <w:t>More specific claim</w:t>
      </w:r>
    </w:p>
  </w:comment>
  <w:comment w:id="467" w:author="Alejandro De La Vega" w:date="2015-08-08T18:30:00Z" w:initials="AD">
    <w:p w14:paraId="7EB31C49" w14:textId="02FC90AA" w:rsidR="00FE1134" w:rsidRDefault="00FE1134">
      <w:pPr>
        <w:pStyle w:val="CommentText"/>
      </w:pPr>
      <w:r>
        <w:rPr>
          <w:rStyle w:val="CommentReference"/>
        </w:rPr>
        <w:annotationRef/>
      </w:r>
      <w:r>
        <w:t>S1?</w:t>
      </w:r>
    </w:p>
  </w:comment>
  <w:comment w:id="468" w:author="Alejandro De La Vega" w:date="2015-08-10T18:46:00Z" w:initials="AD">
    <w:p w14:paraId="42C1A3ED" w14:textId="24F3983E" w:rsidR="00FE01AD" w:rsidRDefault="00FE01AD">
      <w:pPr>
        <w:pStyle w:val="CommentText"/>
      </w:pPr>
      <w:r>
        <w:rPr>
          <w:rStyle w:val="CommentReference"/>
        </w:rPr>
        <w:annotationRef/>
      </w:r>
      <w:r>
        <w:t>Keep scale same?</w:t>
      </w:r>
    </w:p>
  </w:comment>
  <w:comment w:id="469" w:author="Alejandro De La Vega" w:date="2015-08-08T20:26:00Z" w:initials="AD">
    <w:p w14:paraId="52062EA2" w14:textId="0F4D82EC" w:rsidR="00A35936" w:rsidRDefault="00A35936">
      <w:pPr>
        <w:pStyle w:val="CommentText"/>
      </w:pPr>
      <w:r>
        <w:rPr>
          <w:rStyle w:val="CommentReference"/>
        </w:rPr>
        <w:annotationRef/>
      </w:r>
      <w:r>
        <w:t>Add discussion of thalamus?</w:t>
      </w:r>
    </w:p>
  </w:comment>
  <w:comment w:id="471" w:author="Alejandro De La Vega" w:date="2015-08-08T20:33:00Z" w:initials="AD">
    <w:p w14:paraId="284EE473" w14:textId="79DEEF59" w:rsidR="00A35936" w:rsidRDefault="00A35936" w:rsidP="00A35936">
      <w:pPr>
        <w:pStyle w:val="CommentText"/>
      </w:pPr>
      <w:r>
        <w:rPr>
          <w:rStyle w:val="CommentReference"/>
        </w:rPr>
        <w:annotationRef/>
      </w:r>
      <w:r>
        <w:t xml:space="preserve"> </w:t>
      </w:r>
      <w:proofErr w:type="spellStart"/>
      <w:r>
        <w:t>McKell’s</w:t>
      </w:r>
      <w:proofErr w:type="spellEnd"/>
      <w:r>
        <w:t xml:space="preserve"> review paper here)</w:t>
      </w:r>
    </w:p>
  </w:comment>
  <w:comment w:id="472" w:author="Alejandro De La Vega" w:date="2015-08-08T20:22:00Z" w:initials="AD">
    <w:p w14:paraId="0099F026" w14:textId="58F7722B" w:rsidR="00A35936" w:rsidRDefault="00A35936">
      <w:pPr>
        <w:pStyle w:val="CommentText"/>
      </w:pPr>
      <w:r>
        <w:rPr>
          <w:rStyle w:val="CommentReference"/>
        </w:rPr>
        <w:annotationRef/>
      </w:r>
      <w:proofErr w:type="gramStart"/>
      <w:r>
        <w:t>processing</w:t>
      </w:r>
      <w:proofErr w:type="gramEnd"/>
      <w:r>
        <w:t xml:space="preserve"> (and cross-modal sensory integration (cite</w:t>
      </w:r>
    </w:p>
  </w:comment>
  <w:comment w:id="533" w:author="Alejandro De La Vega" w:date="2015-08-09T16:35:00Z" w:initials="AD">
    <w:p w14:paraId="3E5E6781" w14:textId="3C6C8761" w:rsidR="001A0C27" w:rsidRDefault="001A0C27">
      <w:pPr>
        <w:pStyle w:val="CommentText"/>
      </w:pPr>
      <w:r>
        <w:rPr>
          <w:rStyle w:val="CommentReference"/>
        </w:rPr>
        <w:annotationRef/>
      </w:r>
      <w:r>
        <w:t xml:space="preserve">Is this sentence a </w:t>
      </w:r>
      <w:proofErr w:type="gramStart"/>
      <w:r>
        <w:t>preview ?</w:t>
      </w:r>
      <w:proofErr w:type="gramEnd"/>
    </w:p>
  </w:comment>
  <w:comment w:id="540" w:author="Alejandro De La Vega" w:date="2015-08-09T17:28:00Z" w:initials="AD">
    <w:p w14:paraId="1D622C1F" w14:textId="084820EC" w:rsidR="006B0BCB" w:rsidRDefault="006B0BCB">
      <w:pPr>
        <w:pStyle w:val="CommentText"/>
      </w:pPr>
      <w:r>
        <w:rPr>
          <w:rStyle w:val="CommentReference"/>
        </w:rPr>
        <w:annotationRef/>
      </w:r>
      <w:r>
        <w:t xml:space="preserve">Check what’s going on with yellow (emotion) in C. Maybe need to pick a different topic or something </w:t>
      </w:r>
    </w:p>
  </w:comment>
  <w:comment w:id="588" w:author="Tor Wager" w:date="2015-07-23T12:27:00Z" w:initials="">
    <w:p w14:paraId="17EE4BB3" w14:textId="77777777" w:rsidR="00876801" w:rsidRDefault="00876801">
      <w:pPr>
        <w:pStyle w:val="Normal1"/>
        <w:widowControl w:val="0"/>
        <w:spacing w:line="240" w:lineRule="auto"/>
      </w:pPr>
      <w:r>
        <w:t xml:space="preserve">Where do you list what all 34 topics are?  And what terms are associated with them?  </w:t>
      </w:r>
      <w:proofErr w:type="gramStart"/>
      <w:r>
        <w:t>how</w:t>
      </w:r>
      <w:proofErr w:type="gramEnd"/>
      <w:r>
        <w:t xml:space="preserve"> did you name the topics?</w:t>
      </w:r>
    </w:p>
  </w:comment>
  <w:comment w:id="595" w:author="Tor Wager" w:date="2015-08-10T18:37:00Z" w:initials="">
    <w:p w14:paraId="35CB9546" w14:textId="77777777" w:rsidR="00A53564" w:rsidRDefault="00A53564" w:rsidP="00A53564">
      <w:pPr>
        <w:pStyle w:val="Normal1"/>
        <w:widowControl w:val="0"/>
        <w:spacing w:line="240" w:lineRule="auto"/>
      </w:pPr>
      <w:r>
        <w:t xml:space="preserve">What is the threshold here for a significant association?  </w:t>
      </w:r>
      <w:proofErr w:type="gramStart"/>
      <w:r>
        <w:t>e</w:t>
      </w:r>
      <w:proofErr w:type="gramEnd"/>
      <w:r>
        <w:t>.g., significantly greater odds of term given activation than base rate.</w:t>
      </w:r>
    </w:p>
  </w:comment>
  <w:comment w:id="608" w:author="Tor Wager" w:date="2015-08-10T18:37:00Z" w:initials="">
    <w:p w14:paraId="5E2A6396" w14:textId="77777777" w:rsidR="00A53564" w:rsidRDefault="00A53564" w:rsidP="00A53564">
      <w:pPr>
        <w:pStyle w:val="Normal1"/>
        <w:widowControl w:val="0"/>
        <w:spacing w:line="240" w:lineRule="auto"/>
      </w:pPr>
      <w:r>
        <w:t>What is the scale here and what do the numbers mean?</w:t>
      </w:r>
    </w:p>
  </w:comment>
  <w:comment w:id="610" w:author="Marie Banich" w:date="2015-08-10T18:37:00Z" w:initials="MB">
    <w:p w14:paraId="1B3B646F" w14:textId="77777777" w:rsidR="00A53564" w:rsidRDefault="00A53564" w:rsidP="00A53564">
      <w:pPr>
        <w:pStyle w:val="CommentText"/>
      </w:pPr>
      <w:r>
        <w:rPr>
          <w:rStyle w:val="CommentReference"/>
        </w:rPr>
        <w:annotationRef/>
      </w:r>
      <w:r>
        <w:t xml:space="preserve">I’m a little confused here on the SMA </w:t>
      </w:r>
      <w:proofErr w:type="spellStart"/>
      <w:r>
        <w:t>subrgions</w:t>
      </w:r>
      <w:proofErr w:type="spellEnd"/>
      <w:r>
        <w:t xml:space="preserve"> – it looks like there should be an orange region and a maroon region, but all I see on your brain is an orange region.  Also these plots are really confusing – why are there different names on the plots for different subregions?  What’s the point of putting certain things next to each other on the circle.  What do the ring numbers mean?  The labels of function around the circle are way too small and hard to read.  I can’t distinguish the colors in the pre-SMA/dACC subregions too well.  Can you make that blue region a darker blue so it doesn’t look so much like the green?</w:t>
      </w:r>
    </w:p>
  </w:comment>
  <w:comment w:id="611" w:author="Tor Wager" w:date="2015-07-23T12:34:00Z" w:initials="">
    <w:p w14:paraId="56EF9AFD" w14:textId="77777777" w:rsidR="00876801" w:rsidRDefault="00876801">
      <w:pPr>
        <w:pStyle w:val="Normal1"/>
        <w:widowControl w:val="0"/>
        <w:spacing w:line="240" w:lineRule="auto"/>
      </w:pPr>
      <w:proofErr w:type="gramStart"/>
      <w:r>
        <w:t>similar</w:t>
      </w:r>
      <w:proofErr w:type="gramEnd"/>
      <w:r>
        <w:t xml:space="preserve"> to what?  </w:t>
      </w:r>
      <w:proofErr w:type="gramStart"/>
      <w:r>
        <w:t>and</w:t>
      </w:r>
      <w:proofErr w:type="gramEnd"/>
      <w:r>
        <w:t xml:space="preserve"> "rather" is vague" avoid vague words and value words.</w:t>
      </w:r>
    </w:p>
  </w:comment>
  <w:comment w:id="612" w:author="Tor Wager" w:date="2015-07-23T12:35:00Z" w:initials="">
    <w:p w14:paraId="13444E14" w14:textId="77777777" w:rsidR="00876801" w:rsidRDefault="00876801">
      <w:pPr>
        <w:pStyle w:val="Normal1"/>
        <w:widowControl w:val="0"/>
        <w:spacing w:line="240" w:lineRule="auto"/>
      </w:pPr>
      <w:proofErr w:type="gramStart"/>
      <w:r>
        <w:t>again</w:t>
      </w:r>
      <w:proofErr w:type="gramEnd"/>
      <w:r>
        <w:t xml:space="preserve">, are the base rates controlled for in such statements?  </w:t>
      </w:r>
      <w:proofErr w:type="gramStart"/>
      <w:r>
        <w:t>if</w:t>
      </w:r>
      <w:proofErr w:type="gramEnd"/>
      <w:r>
        <w:t xml:space="preserve"> you normalized rows/cols would the conclusion be the same?  </w:t>
      </w:r>
      <w:proofErr w:type="gramStart"/>
      <w:r>
        <w:t>and</w:t>
      </w:r>
      <w:proofErr w:type="gramEnd"/>
      <w:r>
        <w:t xml:space="preserve"> significance test for the difference of some kind?</w:t>
      </w:r>
    </w:p>
  </w:comment>
  <w:comment w:id="614" w:author="Tor Wager" w:date="2015-07-23T12:36:00Z" w:initials="">
    <w:p w14:paraId="06C4D893" w14:textId="77777777" w:rsidR="00876801" w:rsidRDefault="00876801">
      <w:pPr>
        <w:pStyle w:val="Normal1"/>
        <w:widowControl w:val="0"/>
        <w:spacing w:line="240" w:lineRule="auto"/>
      </w:pPr>
      <w:proofErr w:type="gramStart"/>
      <w:r>
        <w:t>what</w:t>
      </w:r>
      <w:proofErr w:type="gramEnd"/>
      <w:r>
        <w:t xml:space="preserve"> are the predictors?  </w:t>
      </w:r>
      <w:proofErr w:type="gramStart"/>
      <w:r>
        <w:t>topics</w:t>
      </w:r>
      <w:proofErr w:type="gramEnd"/>
      <w:r>
        <w:t>?</w:t>
      </w:r>
    </w:p>
  </w:comment>
  <w:comment w:id="615" w:author="Tor Wager" w:date="2015-07-23T12:38:00Z" w:initials="">
    <w:p w14:paraId="35086014" w14:textId="77777777" w:rsidR="00876801" w:rsidRDefault="00876801">
      <w:pPr>
        <w:pStyle w:val="Normal1"/>
        <w:widowControl w:val="0"/>
        <w:spacing w:line="240" w:lineRule="auto"/>
      </w:pPr>
      <w:proofErr w:type="gramStart"/>
      <w:r>
        <w:t>hmmm</w:t>
      </w:r>
      <w:proofErr w:type="gramEnd"/>
      <w:r>
        <w:t>, this is a forward stepwise procedure, and is not particularly efficient because you could miss a lot.  "</w:t>
      </w:r>
      <w:proofErr w:type="gramStart"/>
      <w:r>
        <w:t>best</w:t>
      </w:r>
      <w:proofErr w:type="gramEnd"/>
      <w:r>
        <w:t xml:space="preserve"> subsets" regression exists, and you could also consider AIC/BIC criteria to build a model.  </w:t>
      </w:r>
    </w:p>
    <w:p w14:paraId="1D5AC1E0" w14:textId="77777777" w:rsidR="00876801" w:rsidRDefault="00876801">
      <w:pPr>
        <w:pStyle w:val="Normal1"/>
        <w:widowControl w:val="0"/>
        <w:spacing w:line="240" w:lineRule="auto"/>
      </w:pPr>
    </w:p>
    <w:p w14:paraId="3DCC635A" w14:textId="77777777" w:rsidR="00876801" w:rsidRDefault="00876801">
      <w:pPr>
        <w:pStyle w:val="Normal1"/>
        <w:widowControl w:val="0"/>
        <w:spacing w:line="240" w:lineRule="auto"/>
      </w:pPr>
      <w:r>
        <w:t xml:space="preserve">I like the idea of functional complexity overall, </w:t>
      </w:r>
      <w:proofErr w:type="gramStart"/>
      <w:r>
        <w:t>but :</w:t>
      </w:r>
      <w:proofErr w:type="gramEnd"/>
    </w:p>
    <w:p w14:paraId="650C3747" w14:textId="77777777" w:rsidR="00876801" w:rsidRDefault="00876801">
      <w:pPr>
        <w:pStyle w:val="Normal1"/>
        <w:widowControl w:val="0"/>
        <w:spacing w:line="240" w:lineRule="auto"/>
      </w:pPr>
      <w:r>
        <w:t xml:space="preserve">1. </w:t>
      </w:r>
      <w:proofErr w:type="gramStart"/>
      <w:r>
        <w:t>how</w:t>
      </w:r>
      <w:proofErr w:type="gramEnd"/>
      <w:r>
        <w:t xml:space="preserve"> is it affected by diffs in base rate/region size?</w:t>
      </w:r>
    </w:p>
    <w:p w14:paraId="20B198DA" w14:textId="77777777" w:rsidR="00876801" w:rsidRDefault="00876801">
      <w:pPr>
        <w:pStyle w:val="Normal1"/>
        <w:widowControl w:val="0"/>
        <w:spacing w:line="240" w:lineRule="auto"/>
      </w:pPr>
      <w:r>
        <w:t xml:space="preserve">2. </w:t>
      </w:r>
      <w:proofErr w:type="gramStart"/>
      <w:r>
        <w:t>can</w:t>
      </w:r>
      <w:proofErr w:type="gramEnd"/>
      <w:r>
        <w:t xml:space="preserve"> you make any claims about the significance of differences in "number of topics needed to classify"?</w:t>
      </w:r>
    </w:p>
  </w:comment>
  <w:comment w:id="616" w:author="Tor Wager" w:date="2015-07-23T12:39:00Z" w:initials="">
    <w:p w14:paraId="2F97DDF5" w14:textId="77777777" w:rsidR="00876801" w:rsidRDefault="00876801">
      <w:pPr>
        <w:pStyle w:val="Normal1"/>
        <w:widowControl w:val="0"/>
        <w:spacing w:line="240" w:lineRule="auto"/>
      </w:pPr>
      <w:proofErr w:type="gramStart"/>
      <w:r>
        <w:t>hmm</w:t>
      </w:r>
      <w:proofErr w:type="gramEnd"/>
      <w:r>
        <w:t xml:space="preserve">, so the balanced accuracy is about this much? 0.5 is chance, right?  </w:t>
      </w:r>
      <w:proofErr w:type="gramStart"/>
      <w:r>
        <w:t>what</w:t>
      </w:r>
      <w:proofErr w:type="gramEnd"/>
      <w:r>
        <w:t xml:space="preserve"> is chance? Is this significant?</w:t>
      </w:r>
    </w:p>
  </w:comment>
  <w:comment w:id="617" w:author="Tor Wager" w:date="2015-07-23T12:40:00Z" w:initials="">
    <w:p w14:paraId="3225BC7E" w14:textId="77777777" w:rsidR="00876801" w:rsidRDefault="00876801">
      <w:pPr>
        <w:pStyle w:val="Normal1"/>
        <w:widowControl w:val="0"/>
        <w:spacing w:line="240" w:lineRule="auto"/>
      </w:pPr>
      <w:proofErr w:type="gramStart"/>
      <w:r>
        <w:t>sometimes</w:t>
      </w:r>
      <w:proofErr w:type="gramEnd"/>
      <w:r>
        <w:t>...</w:t>
      </w:r>
    </w:p>
  </w:comment>
  <w:comment w:id="619" w:author="Alejandro Isaac De La Vega" w:date="2015-07-30T18:30:00Z" w:initials="AIDLV">
    <w:p w14:paraId="617BCED4" w14:textId="1A3182B6" w:rsidR="00876801" w:rsidRDefault="00876801">
      <w:pPr>
        <w:pStyle w:val="CommentText"/>
      </w:pPr>
      <w:r>
        <w:rPr>
          <w:rStyle w:val="CommentReference"/>
        </w:rPr>
        <w:annotationRef/>
      </w:r>
      <w:r>
        <w:t>Seems too confusing overall. Can we simplify it somehow? Everyone is puzzled here and doesn’t believe it.</w:t>
      </w:r>
    </w:p>
  </w:comment>
  <w:comment w:id="625" w:author="Tor Wager" w:date="2015-07-23T12:42:00Z" w:initials="">
    <w:p w14:paraId="6E1CF753" w14:textId="77777777" w:rsidR="00876801" w:rsidRDefault="00876801">
      <w:pPr>
        <w:pStyle w:val="Normal1"/>
        <w:widowControl w:val="0"/>
        <w:spacing w:line="240" w:lineRule="auto"/>
      </w:pPr>
      <w:proofErr w:type="gramStart"/>
      <w:r>
        <w:t>so</w:t>
      </w:r>
      <w:proofErr w:type="gramEnd"/>
      <w:r>
        <w:t xml:space="preserve"> </w:t>
      </w:r>
      <w:proofErr w:type="spellStart"/>
      <w:r>
        <w:t>i</w:t>
      </w:r>
      <w:proofErr w:type="spellEnd"/>
      <w:r>
        <w:t xml:space="preserve"> think an issue with the top panel here, and analysis, is that it's not clear that you have the BEST model at x topics, so you're comparing apples and oranges when you compare different numbers of topics... </w:t>
      </w:r>
      <w:proofErr w:type="spellStart"/>
      <w:r>
        <w:t>i'm</w:t>
      </w:r>
      <w:proofErr w:type="spellEnd"/>
      <w:r>
        <w:t xml:space="preserve"> puzzling over this... the topic identities included in the model change... the lasso path gives you a smooth solution that is consistent in the sense that if topic x is included in one model it is also included in a more complex model.</w:t>
      </w:r>
    </w:p>
  </w:comment>
  <w:comment w:id="628" w:author="Tor Wager" w:date="2015-07-23T12:51:00Z" w:initials="">
    <w:p w14:paraId="59D1D6A6" w14:textId="77777777" w:rsidR="00876801" w:rsidRDefault="00876801">
      <w:pPr>
        <w:pStyle w:val="Normal1"/>
        <w:widowControl w:val="0"/>
        <w:spacing w:line="240" w:lineRule="auto"/>
      </w:pPr>
      <w:proofErr w:type="spellStart"/>
      <w:proofErr w:type="gramStart"/>
      <w:r>
        <w:t>i</w:t>
      </w:r>
      <w:proofErr w:type="spellEnd"/>
      <w:proofErr w:type="gramEnd"/>
      <w:r>
        <w:t xml:space="preserve"> wonder if this analysis can also be influenced by the reliability of activation induced by different topics (motor vs. social, for example), as well as the base rate of activation.  </w:t>
      </w:r>
    </w:p>
    <w:p w14:paraId="62248C99" w14:textId="77777777" w:rsidR="00876801" w:rsidRDefault="00876801">
      <w:pPr>
        <w:pStyle w:val="Normal1"/>
        <w:widowControl w:val="0"/>
        <w:spacing w:line="240" w:lineRule="auto"/>
      </w:pPr>
    </w:p>
    <w:p w14:paraId="2F32B1CF" w14:textId="77777777" w:rsidR="00876801" w:rsidRDefault="00876801">
      <w:pPr>
        <w:pStyle w:val="Normal1"/>
        <w:widowControl w:val="0"/>
        <w:spacing w:line="240" w:lineRule="auto"/>
      </w:pPr>
      <w:proofErr w:type="gramStart"/>
      <w:r>
        <w:t>what</w:t>
      </w:r>
      <w:proofErr w:type="gramEnd"/>
      <w:r>
        <w:t xml:space="preserve"> would a region look like here that is activated by every topic?  </w:t>
      </w:r>
      <w:proofErr w:type="gramStart"/>
      <w:r>
        <w:t>it</w:t>
      </w:r>
      <w:proofErr w:type="gramEnd"/>
      <w:r>
        <w:t xml:space="preserve"> would be very "diverse", but </w:t>
      </w:r>
      <w:proofErr w:type="spellStart"/>
      <w:r>
        <w:t>i</w:t>
      </w:r>
      <w:proofErr w:type="spellEnd"/>
      <w:r>
        <w:t xml:space="preserve"> don't think any particular topic would be useful for classification.  </w:t>
      </w:r>
      <w:proofErr w:type="gramStart"/>
      <w:r>
        <w:t>so</w:t>
      </w:r>
      <w:proofErr w:type="gramEnd"/>
      <w:r>
        <w:t xml:space="preserve"> maybe its measured diversity would be low?  </w:t>
      </w:r>
      <w:proofErr w:type="gramStart"/>
      <w:r>
        <w:t>or</w:t>
      </w:r>
      <w:proofErr w:type="gramEnd"/>
      <w:r>
        <w:t xml:space="preserve"> just unpredictable?</w:t>
      </w:r>
    </w:p>
  </w:comment>
  <w:comment w:id="631" w:author="Tor Wager" w:date="2015-07-23T12:43:00Z" w:initials="">
    <w:p w14:paraId="05A103AF" w14:textId="77777777" w:rsidR="00876801" w:rsidRDefault="00876801">
      <w:pPr>
        <w:pStyle w:val="Normal1"/>
        <w:widowControl w:val="0"/>
        <w:spacing w:line="240" w:lineRule="auto"/>
      </w:pPr>
      <w:proofErr w:type="gramStart"/>
      <w:r>
        <w:t>how</w:t>
      </w:r>
      <w:proofErr w:type="gramEnd"/>
      <w:r>
        <w:t xml:space="preserve"> did you calculate AUC here?  </w:t>
      </w:r>
      <w:proofErr w:type="gramStart"/>
      <w:r>
        <w:t>did</w:t>
      </w:r>
      <w:proofErr w:type="gramEnd"/>
      <w:r>
        <w:t xml:space="preserve"> you use standard Gaussian assumptions, or what?</w:t>
      </w:r>
    </w:p>
  </w:comment>
  <w:comment w:id="634" w:author="Tor Wager" w:date="2015-07-23T12:45:00Z" w:initials="">
    <w:p w14:paraId="448DB4B8" w14:textId="77777777" w:rsidR="00876801" w:rsidRDefault="00876801">
      <w:pPr>
        <w:pStyle w:val="Normal1"/>
        <w:widowControl w:val="0"/>
        <w:spacing w:line="240" w:lineRule="auto"/>
      </w:pPr>
      <w:proofErr w:type="spellStart"/>
      <w:proofErr w:type="gramStart"/>
      <w:r>
        <w:t>i</w:t>
      </w:r>
      <w:proofErr w:type="gramEnd"/>
      <w:r>
        <w:t>'m</w:t>
      </w:r>
      <w:proofErr w:type="spellEnd"/>
      <w:r>
        <w:t xml:space="preserve"> not sure what SDI is or why it looks different. </w:t>
      </w:r>
      <w:proofErr w:type="gramStart"/>
      <w:r>
        <w:t>but</w:t>
      </w:r>
      <w:proofErr w:type="gramEnd"/>
      <w:r>
        <w:t xml:space="preserve"> readers will be left confused here </w:t>
      </w:r>
      <w:proofErr w:type="spellStart"/>
      <w:r>
        <w:t>i</w:t>
      </w:r>
      <w:proofErr w:type="spellEnd"/>
      <w:r>
        <w:t xml:space="preserve"> think...what is the right answer?  </w:t>
      </w:r>
      <w:proofErr w:type="gramStart"/>
      <w:r>
        <w:t>which</w:t>
      </w:r>
      <w:proofErr w:type="gramEnd"/>
      <w:r>
        <w:t xml:space="preserve"> should </w:t>
      </w:r>
      <w:proofErr w:type="spellStart"/>
      <w:r>
        <w:t>i</w:t>
      </w:r>
      <w:proofErr w:type="spellEnd"/>
      <w:r>
        <w:t xml:space="preserve"> trust?  </w:t>
      </w:r>
      <w:proofErr w:type="spellStart"/>
      <w:proofErr w:type="gramStart"/>
      <w:r>
        <w:t>i</w:t>
      </w:r>
      <w:proofErr w:type="gramEnd"/>
      <w:r>
        <w:t>'m</w:t>
      </w:r>
      <w:proofErr w:type="spellEnd"/>
      <w:r>
        <w:t xml:space="preserve"> not sure </w:t>
      </w:r>
      <w:proofErr w:type="spellStart"/>
      <w:r>
        <w:t>i</w:t>
      </w:r>
      <w:proofErr w:type="spellEnd"/>
      <w:r>
        <w:t xml:space="preserve"> trust either of them.</w:t>
      </w:r>
    </w:p>
  </w:comment>
  <w:comment w:id="636" w:author="Tal Yarkoni" w:date="2015-07-01T01:48:00Z" w:initials="">
    <w:p w14:paraId="2946F29A" w14:textId="77777777" w:rsidR="00876801" w:rsidRDefault="00876801">
      <w:pPr>
        <w:pStyle w:val="Normal1"/>
        <w:widowControl w:val="0"/>
        <w:spacing w:line="240" w:lineRule="auto"/>
      </w:pPr>
      <w:r>
        <w:t>Nice! Somewhere in the text we should probably have something to say about why the results look so different for the two approaches. As we talked about in Boulder, I think it's actually good for us, because we can nicely make the point that there are many ways to operationalize complexity, and one could argue that the one on the left is more informative than the one on the right (though we probably don't want to come down too strongly on that)</w:t>
      </w:r>
    </w:p>
  </w:comment>
  <w:comment w:id="642" w:author="Marie Banich" w:date="2015-07-22T12:54:00Z" w:initials="MB">
    <w:p w14:paraId="363AF9EA" w14:textId="21378FFA" w:rsidR="00876801" w:rsidRDefault="00876801">
      <w:pPr>
        <w:pStyle w:val="CommentText"/>
      </w:pPr>
      <w:r>
        <w:rPr>
          <w:rStyle w:val="CommentReference"/>
        </w:rPr>
        <w:annotationRef/>
      </w:r>
      <w:r>
        <w:t>What do you mean “previous findings” – there are no previous finding for the diversity indices for this region, are there?</w:t>
      </w:r>
    </w:p>
  </w:comment>
  <w:comment w:id="643" w:author="Marie Banich" w:date="2015-07-22T12:55:00Z" w:initials="MB">
    <w:p w14:paraId="465A6DFF" w14:textId="56C8BA07" w:rsidR="00876801" w:rsidRDefault="00876801">
      <w:pPr>
        <w:pStyle w:val="CommentText"/>
      </w:pPr>
      <w:r>
        <w:rPr>
          <w:rStyle w:val="CommentReference"/>
        </w:rPr>
        <w:annotationRef/>
      </w:r>
      <w:r>
        <w:t>What “previous analysis”?</w:t>
      </w:r>
    </w:p>
  </w:comment>
  <w:comment w:id="644" w:author="Marie Banich" w:date="2015-07-22T12:56:00Z" w:initials="MB">
    <w:p w14:paraId="6D958FE8" w14:textId="71C9366D" w:rsidR="00876801" w:rsidRDefault="00876801">
      <w:pPr>
        <w:pStyle w:val="CommentText"/>
      </w:pPr>
      <w:r>
        <w:rPr>
          <w:rStyle w:val="CommentReference"/>
        </w:rPr>
        <w:annotationRef/>
      </w:r>
      <w:r>
        <w:t>I don’t know what to make of all of this.  Adding the Shannon’s Diversity Index makes all of this look like a mess.  I don’t see what you are going to be able to say here given how poorly the two measures line up.</w:t>
      </w:r>
    </w:p>
  </w:comment>
  <w:comment w:id="653" w:author="Marie Banich" w:date="2015-07-22T17:00:00Z" w:initials="MB">
    <w:p w14:paraId="277A429F" w14:textId="4D2581FF" w:rsidR="00876801" w:rsidRDefault="00876801">
      <w:pPr>
        <w:pStyle w:val="CommentText"/>
      </w:pPr>
      <w:r>
        <w:rPr>
          <w:rStyle w:val="CommentReference"/>
        </w:rPr>
        <w:annotationRef/>
      </w:r>
      <w:r>
        <w:t>“Receives” from whom?</w:t>
      </w:r>
    </w:p>
  </w:comment>
  <w:comment w:id="655" w:author="Alejandro De La Vega" w:date="2015-07-04T03:45:00Z" w:initials="">
    <w:p w14:paraId="21D5CF05" w14:textId="77777777" w:rsidR="00876801" w:rsidRDefault="00876801">
      <w:pPr>
        <w:pStyle w:val="Normal1"/>
        <w:widowControl w:val="0"/>
        <w:spacing w:line="240" w:lineRule="auto"/>
      </w:pPr>
      <w:r>
        <w:t>Should I talk amore about learning processes, decision-making and rostral / caudal distinctions or is this enough?</w:t>
      </w:r>
    </w:p>
  </w:comment>
  <w:comment w:id="657" w:author="Marie Banich" w:date="2015-07-22T17:08:00Z" w:initials="MB">
    <w:p w14:paraId="7920EB2A" w14:textId="17E67B2E" w:rsidR="00876801" w:rsidRDefault="00876801">
      <w:pPr>
        <w:pStyle w:val="CommentText"/>
      </w:pPr>
      <w:r>
        <w:rPr>
          <w:rStyle w:val="CommentReference"/>
        </w:rPr>
        <w:annotationRef/>
      </w:r>
      <w:r>
        <w:t xml:space="preserve">I’m not following </w:t>
      </w:r>
      <w:proofErr w:type="gramStart"/>
      <w:r>
        <w:t>here…..What</w:t>
      </w:r>
      <w:proofErr w:type="gramEnd"/>
      <w:r>
        <w:t xml:space="preserve"> is “the highest maximum accuracy”?  Wouldn’t that be 100% which you did not reach?</w:t>
      </w:r>
    </w:p>
  </w:comment>
  <w:comment w:id="661" w:author="Marie Banich" w:date="2015-07-22T17:09:00Z" w:initials="MB">
    <w:p w14:paraId="4F51B3AB" w14:textId="2CE9E330" w:rsidR="00876801" w:rsidRDefault="00876801">
      <w:pPr>
        <w:pStyle w:val="CommentText"/>
      </w:pPr>
      <w:r>
        <w:rPr>
          <w:rStyle w:val="CommentReference"/>
        </w:rPr>
        <w:annotationRef/>
      </w:r>
      <w:r>
        <w:t>Are you saying that affective processes are a domain of cognition?  Cognitive and affective processes are typically thought of as distinct.</w:t>
      </w:r>
    </w:p>
  </w:comment>
  <w:comment w:id="666" w:author="Marie Banich" w:date="2015-07-22T17:21:00Z" w:initials="MB">
    <w:p w14:paraId="11527716" w14:textId="2C0576A3" w:rsidR="00876801" w:rsidRDefault="00876801">
      <w:pPr>
        <w:pStyle w:val="CommentText"/>
      </w:pPr>
      <w:r>
        <w:rPr>
          <w:rStyle w:val="CommentReference"/>
        </w:rPr>
        <w:annotationRef/>
      </w:r>
      <w:r>
        <w:t>This section needs a lot of work.  Your points are not at all clear.</w:t>
      </w:r>
    </w:p>
  </w:comment>
  <w:comment w:id="671" w:author="Marie Banich" w:date="2015-07-22T17:17:00Z" w:initials="MB">
    <w:p w14:paraId="5B0FCD1B" w14:textId="679F703A" w:rsidR="00876801" w:rsidRDefault="00876801">
      <w:pPr>
        <w:pStyle w:val="CommentText"/>
      </w:pPr>
      <w:r>
        <w:rPr>
          <w:rStyle w:val="CommentReference"/>
        </w:rPr>
        <w:annotationRef/>
      </w:r>
      <w:r>
        <w:t>This makes it sound like you make errors pulling the coordinates from papers…</w:t>
      </w:r>
      <w:proofErr w:type="gramStart"/>
      <w:r>
        <w:t>.I</w:t>
      </w:r>
      <w:proofErr w:type="gramEnd"/>
      <w:r>
        <w:t xml:space="preserve"> think you need to be more specific about what you mean by “errors”.  I think that saying the data is imprecise is better than saying your method is error prone.</w:t>
      </w:r>
    </w:p>
  </w:comment>
  <w:comment w:id="674" w:author="Marie Banich" w:date="2015-07-22T17:18:00Z" w:initials="MB">
    <w:p w14:paraId="658C91BB" w14:textId="57E74C4B" w:rsidR="00876801" w:rsidRDefault="00876801">
      <w:pPr>
        <w:pStyle w:val="CommentText"/>
      </w:pPr>
      <w:r>
        <w:rPr>
          <w:rStyle w:val="CommentReference"/>
        </w:rPr>
        <w:annotationRef/>
      </w:r>
      <w:r>
        <w:t xml:space="preserve">I think you need to explain how the sheer numbers can ameliorate </w:t>
      </w:r>
      <w:proofErr w:type="gramStart"/>
      <w:r>
        <w:t>concerns…..</w:t>
      </w:r>
      <w:proofErr w:type="gramEnd"/>
    </w:p>
  </w:comment>
  <w:comment w:id="676" w:author="Marie Banich" w:date="2015-07-22T17:18:00Z" w:initials="MB">
    <w:p w14:paraId="08AD75C9" w14:textId="706281DB" w:rsidR="00876801" w:rsidRDefault="00876801">
      <w:pPr>
        <w:pStyle w:val="CommentText"/>
      </w:pPr>
      <w:r>
        <w:rPr>
          <w:rStyle w:val="CommentReference"/>
        </w:rPr>
        <w:annotationRef/>
      </w:r>
      <w:r>
        <w:t>How is this point different from the one that I’ve highlighted in yellow above?</w:t>
      </w:r>
    </w:p>
  </w:comment>
  <w:comment w:id="677" w:author="Marie Banich" w:date="2015-07-22T17:19:00Z" w:initials="MB">
    <w:p w14:paraId="12240173" w14:textId="77781689" w:rsidR="00876801" w:rsidRDefault="00876801">
      <w:pPr>
        <w:pStyle w:val="CommentText"/>
      </w:pPr>
      <w:r>
        <w:rPr>
          <w:rStyle w:val="CommentReference"/>
        </w:rPr>
        <w:annotationRef/>
      </w:r>
      <w:r>
        <w:t>Not sure what you mean by this phrase....</w:t>
      </w:r>
    </w:p>
  </w:comment>
  <w:comment w:id="678" w:author="Marie Banich" w:date="2015-07-22T17:20:00Z" w:initials="MB">
    <w:p w14:paraId="30EE5653" w14:textId="40F1EE3F" w:rsidR="00876801" w:rsidRDefault="00876801">
      <w:pPr>
        <w:pStyle w:val="CommentText"/>
      </w:pPr>
      <w:r>
        <w:rPr>
          <w:rStyle w:val="CommentReference"/>
        </w:rPr>
        <w:annotationRef/>
      </w:r>
      <w:r>
        <w:t>How would data sharing get around this issue?  And what type of data sharing are you talking about?  Clearly there is a sharing of coordinates?  What other information do you want?</w:t>
      </w:r>
    </w:p>
  </w:comment>
  <w:comment w:id="679" w:author="Marie Banich" w:date="2015-07-22T17:20:00Z" w:initials="MB">
    <w:p w14:paraId="324838AC" w14:textId="1991E19F" w:rsidR="00876801" w:rsidRDefault="00876801">
      <w:pPr>
        <w:pStyle w:val="CommentText"/>
      </w:pPr>
      <w:r>
        <w:rPr>
          <w:rStyle w:val="CommentReference"/>
        </w:rPr>
        <w:annotationRef/>
      </w:r>
      <w:r>
        <w:t>Once again, be specific about HOW the large number of studies overcomes these problems….</w:t>
      </w:r>
    </w:p>
  </w:comment>
  <w:comment w:id="680" w:author="Marie Banich" w:date="2015-07-22T17:22:00Z" w:initials="MB">
    <w:p w14:paraId="3017C830" w14:textId="5FF6F0B1" w:rsidR="00876801" w:rsidRDefault="00876801">
      <w:pPr>
        <w:pStyle w:val="CommentText"/>
      </w:pPr>
      <w:r>
        <w:rPr>
          <w:rStyle w:val="CommentReference"/>
        </w:rPr>
        <w:annotationRef/>
      </w:r>
      <w:r>
        <w:t>How big is “large scale”…</w:t>
      </w:r>
    </w:p>
  </w:comment>
  <w:comment w:id="682" w:author="Marie Banich" w:date="2015-07-22T17:22:00Z" w:initials="MB">
    <w:p w14:paraId="05418AC1" w14:textId="7233736E" w:rsidR="00876801" w:rsidRDefault="00876801">
      <w:pPr>
        <w:pStyle w:val="CommentText"/>
      </w:pPr>
      <w:r>
        <w:rPr>
          <w:rStyle w:val="CommentReference"/>
        </w:rPr>
        <w:annotationRef/>
      </w:r>
      <w:r>
        <w:t>Nice point!</w:t>
      </w:r>
    </w:p>
  </w:comment>
  <w:comment w:id="683" w:author="Marie Banich" w:date="2015-07-22T17:22:00Z" w:initials="MB">
    <w:p w14:paraId="07B8D411" w14:textId="7B718351" w:rsidR="00876801" w:rsidRDefault="00876801">
      <w:pPr>
        <w:pStyle w:val="CommentText"/>
      </w:pPr>
      <w:r>
        <w:rPr>
          <w:rStyle w:val="CommentReference"/>
        </w:rPr>
        <w:annotationRef/>
      </w:r>
      <w:r>
        <w:t>Once again, not sure exactly what needs to be shared and how that is going to solve this problem.</w:t>
      </w:r>
    </w:p>
  </w:comment>
  <w:comment w:id="685" w:author="Marie Banich" w:date="2015-07-22T17:24:00Z" w:initials="MB">
    <w:p w14:paraId="25157060" w14:textId="371E2D24" w:rsidR="00876801" w:rsidRDefault="00876801">
      <w:pPr>
        <w:pStyle w:val="CommentText"/>
      </w:pPr>
      <w:r>
        <w:rPr>
          <w:rStyle w:val="CommentReference"/>
        </w:rPr>
        <w:annotationRef/>
      </w:r>
      <w:r>
        <w:t>You need a summary or conclusion here – just can’t leave it the way you have….</w:t>
      </w:r>
    </w:p>
  </w:comment>
  <w:comment w:id="706" w:author="Marie Banich" w:date="2015-07-23T07:20:00Z" w:initials="MB">
    <w:p w14:paraId="06077EBD" w14:textId="052E5467" w:rsidR="00876801" w:rsidRDefault="00876801">
      <w:pPr>
        <w:pStyle w:val="CommentText"/>
      </w:pPr>
      <w:r>
        <w:rPr>
          <w:rStyle w:val="CommentReference"/>
        </w:rPr>
        <w:annotationRef/>
      </w:r>
      <w:r>
        <w:t xml:space="preserve">But it’s not really how high the score is that you care about but rather the difference from the prior </w:t>
      </w:r>
      <w:proofErr w:type="gramStart"/>
      <w:r>
        <w:t>clustering…..</w:t>
      </w:r>
      <w:proofErr w:type="gramEnd"/>
    </w:p>
  </w:comment>
  <w:comment w:id="707" w:author="Marie Banich" w:date="2015-07-23T07:23:00Z" w:initials="MB">
    <w:p w14:paraId="5F3A9657" w14:textId="55586C56" w:rsidR="00876801" w:rsidRDefault="00876801">
      <w:pPr>
        <w:pStyle w:val="CommentText"/>
      </w:pPr>
      <w:r>
        <w:rPr>
          <w:rStyle w:val="CommentReference"/>
        </w:rPr>
        <w:annotationRef/>
      </w:r>
      <w:r>
        <w:t>Not clear what you are talking about here</w:t>
      </w:r>
    </w:p>
  </w:comment>
  <w:comment w:id="708" w:author="Marie Banich" w:date="2015-07-23T07:23:00Z" w:initials="MB">
    <w:p w14:paraId="5BAEF827" w14:textId="680ACDBA" w:rsidR="00876801" w:rsidRDefault="00876801">
      <w:pPr>
        <w:pStyle w:val="CommentText"/>
      </w:pPr>
      <w:r>
        <w:rPr>
          <w:rStyle w:val="CommentReference"/>
        </w:rPr>
        <w:annotationRef/>
      </w:r>
      <w:proofErr w:type="gramStart"/>
      <w:r>
        <w:t>ditto</w:t>
      </w:r>
      <w:proofErr w:type="gramEnd"/>
    </w:p>
  </w:comment>
  <w:comment w:id="711" w:author="Alejandro De La Vega" w:date="2015-07-23T16:03:00Z" w:initials="AD">
    <w:p w14:paraId="7A53EEFB" w14:textId="13EE6440" w:rsidR="00876801" w:rsidRDefault="00876801">
      <w:pPr>
        <w:pStyle w:val="CommentText"/>
      </w:pPr>
      <w:r>
        <w:rPr>
          <w:rStyle w:val="CommentReference"/>
        </w:rPr>
        <w:annotationRef/>
      </w:r>
      <w:proofErr w:type="gramStart"/>
      <w:r>
        <w:t>check</w:t>
      </w:r>
      <w:proofErr w:type="gramEnd"/>
    </w:p>
  </w:comment>
  <w:comment w:id="731" w:author="Marie Banich" w:date="2015-07-23T07:25:00Z" w:initials="MB">
    <w:p w14:paraId="0E7E965A" w14:textId="43D45954" w:rsidR="00876801" w:rsidRDefault="00876801">
      <w:pPr>
        <w:pStyle w:val="CommentText"/>
      </w:pPr>
      <w:r>
        <w:rPr>
          <w:rStyle w:val="CommentReference"/>
        </w:rPr>
        <w:annotationRef/>
      </w:r>
      <w:r>
        <w:t>This is a nice explanation.</w:t>
      </w:r>
    </w:p>
  </w:comment>
  <w:comment w:id="734" w:author="Alejandro De La Vega" w:date="2015-07-06T10:15:00Z" w:initials="">
    <w:p w14:paraId="2273BAD3" w14:textId="77777777" w:rsidR="00876801" w:rsidRDefault="00876801">
      <w:pPr>
        <w:pStyle w:val="Normal1"/>
        <w:widowControl w:val="0"/>
        <w:spacing w:line="240" w:lineRule="auto"/>
      </w:pPr>
      <w:proofErr w:type="spellStart"/>
      <w:proofErr w:type="gramStart"/>
      <w:r>
        <w:t>tal</w:t>
      </w:r>
      <w:proofErr w:type="spellEnd"/>
      <w:proofErr w:type="gramEnd"/>
      <w:r>
        <w:t xml:space="preserve">, if its easy and you already have a blurb about this can you fill in about meta-analysis and FDR </w:t>
      </w:r>
      <w:proofErr w:type="spellStart"/>
      <w:r>
        <w:t>thresholding</w:t>
      </w:r>
      <w:proofErr w:type="spellEnd"/>
      <w:r>
        <w:t xml:space="preserve">? I’m referring the </w:t>
      </w:r>
      <w:proofErr w:type="spellStart"/>
      <w:r>
        <w:t>coactivaton</w:t>
      </w:r>
      <w:proofErr w:type="spellEnd"/>
      <w:r>
        <w:t xml:space="preserve"> clustering section here. Let me know if you think that makes sense</w:t>
      </w:r>
    </w:p>
  </w:comment>
  <w:comment w:id="735" w:author="Marie Banich" w:date="2015-07-23T07:26:00Z" w:initials="MB">
    <w:p w14:paraId="08FD24FE" w14:textId="25BBF0F2" w:rsidR="00876801" w:rsidRDefault="00876801">
      <w:pPr>
        <w:pStyle w:val="CommentText"/>
      </w:pPr>
      <w:r>
        <w:rPr>
          <w:rStyle w:val="CommentReference"/>
        </w:rPr>
        <w:annotationRef/>
      </w:r>
      <w:r>
        <w:t>Fill this out</w:t>
      </w:r>
    </w:p>
  </w:comment>
  <w:comment w:id="746" w:author="Alejandro De La Vega" w:date="2015-07-06T10:28:00Z" w:initials="">
    <w:p w14:paraId="4CD2F97B" w14:textId="77777777" w:rsidR="00876801" w:rsidRDefault="00876801">
      <w:pPr>
        <w:pStyle w:val="Normal1"/>
        <w:widowControl w:val="0"/>
        <w:spacing w:line="240" w:lineRule="auto"/>
      </w:pPr>
      <w:r>
        <w:t>Update this with more simulations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31B65" w15:done="0"/>
  <w15:commentEx w15:paraId="076B95F7" w15:done="0"/>
  <w15:commentEx w15:paraId="5CB46EE4" w15:done="0"/>
  <w15:commentEx w15:paraId="289BB30A" w15:done="0"/>
  <w15:commentEx w15:paraId="2F59076E" w15:done="0"/>
  <w15:commentEx w15:paraId="2AFD6A8B" w15:done="0"/>
  <w15:commentEx w15:paraId="46DC8F71" w15:done="0"/>
  <w15:commentEx w15:paraId="3A054A00" w15:done="0"/>
  <w15:commentEx w15:paraId="0D0A8183" w15:done="0"/>
  <w15:commentEx w15:paraId="4CB159A7" w15:done="0"/>
  <w15:commentEx w15:paraId="64F16E78" w15:done="0"/>
  <w15:commentEx w15:paraId="64AF3C84" w15:paraIdParent="64F16E78" w15:done="0"/>
  <w15:commentEx w15:paraId="63AE7120" w15:done="0"/>
  <w15:commentEx w15:paraId="63AFA8EC" w15:done="0"/>
  <w15:commentEx w15:paraId="11CA0A17" w15:done="0"/>
  <w15:commentEx w15:paraId="4EE89BF0" w15:done="0"/>
  <w15:commentEx w15:paraId="1D27DAB8" w15:done="0"/>
  <w15:commentEx w15:paraId="5BD36DFE" w15:paraIdParent="1D27DAB8" w15:done="0"/>
  <w15:commentEx w15:paraId="1CFE989E" w15:done="0"/>
  <w15:commentEx w15:paraId="1DA29089" w15:done="0"/>
  <w15:commentEx w15:paraId="2E8998DC" w15:done="0"/>
  <w15:commentEx w15:paraId="5D01575D" w15:done="0"/>
  <w15:commentEx w15:paraId="6EF3C615" w15:done="0"/>
  <w15:commentEx w15:paraId="0461B830" w15:done="0"/>
  <w15:commentEx w15:paraId="09FDE9CF" w15:done="0"/>
  <w15:commentEx w15:paraId="7DA6CD09" w15:done="0"/>
  <w15:commentEx w15:paraId="1E714FAC" w15:done="0"/>
  <w15:commentEx w15:paraId="25BC59AE" w15:done="0"/>
  <w15:commentEx w15:paraId="423BAB1D" w15:done="0"/>
  <w15:commentEx w15:paraId="34FFD979" w15:done="0"/>
  <w15:commentEx w15:paraId="73804DE7" w15:done="0"/>
  <w15:commentEx w15:paraId="427EB0A7" w15:done="0"/>
  <w15:commentEx w15:paraId="390B8E5C" w15:done="0"/>
  <w15:commentEx w15:paraId="282CDB90" w15:done="0"/>
  <w15:commentEx w15:paraId="5D869208" w15:done="0"/>
  <w15:commentEx w15:paraId="68DD8905" w15:done="0"/>
  <w15:commentEx w15:paraId="15E93B00" w15:done="0"/>
  <w15:commentEx w15:paraId="05903B76" w15:done="0"/>
  <w15:commentEx w15:paraId="2EF05134" w15:done="0"/>
  <w15:commentEx w15:paraId="18795511" w15:done="0"/>
  <w15:commentEx w15:paraId="280D8228" w15:done="0"/>
  <w15:commentEx w15:paraId="54A8FD4C" w15:done="0"/>
  <w15:commentEx w15:paraId="09B9E3BB" w15:done="0"/>
  <w15:commentEx w15:paraId="4024869C" w15:done="0"/>
  <w15:commentEx w15:paraId="4DE3033D" w15:done="0"/>
  <w15:commentEx w15:paraId="1F3ED969" w15:done="0"/>
  <w15:commentEx w15:paraId="5CDB0200" w15:done="0"/>
  <w15:commentEx w15:paraId="68F82DB9" w15:done="0"/>
  <w15:commentEx w15:paraId="3E47A006" w15:done="0"/>
  <w15:commentEx w15:paraId="725A76B8" w15:done="0"/>
  <w15:commentEx w15:paraId="25707360" w15:done="0"/>
  <w15:commentEx w15:paraId="17EE4BB3" w15:done="0"/>
  <w15:commentEx w15:paraId="2B4DEE67" w15:done="0"/>
  <w15:commentEx w15:paraId="3FA674D7" w15:done="0"/>
  <w15:commentEx w15:paraId="0E1B9B4B" w15:done="0"/>
  <w15:commentEx w15:paraId="55E37A82" w15:done="0"/>
  <w15:commentEx w15:paraId="56EF9AFD" w15:done="0"/>
  <w15:commentEx w15:paraId="13444E14" w15:done="0"/>
  <w15:commentEx w15:paraId="06C4D893" w15:done="0"/>
  <w15:commentEx w15:paraId="20B198DA" w15:done="0"/>
  <w15:commentEx w15:paraId="2F97DDF5" w15:done="0"/>
  <w15:commentEx w15:paraId="3225BC7E" w15:done="0"/>
  <w15:commentEx w15:paraId="617BCED4" w15:done="0"/>
  <w15:commentEx w15:paraId="6E1CF753" w15:done="0"/>
  <w15:commentEx w15:paraId="2F32B1CF" w15:done="0"/>
  <w15:commentEx w15:paraId="05A103AF" w15:done="0"/>
  <w15:commentEx w15:paraId="448DB4B8" w15:done="0"/>
  <w15:commentEx w15:paraId="2946F29A" w15:done="0"/>
  <w15:commentEx w15:paraId="363AF9EA" w15:done="0"/>
  <w15:commentEx w15:paraId="465A6DFF" w15:done="0"/>
  <w15:commentEx w15:paraId="6D958FE8" w15:done="0"/>
  <w15:commentEx w15:paraId="277A429F" w15:done="0"/>
  <w15:commentEx w15:paraId="21D5CF05" w15:done="0"/>
  <w15:commentEx w15:paraId="7920EB2A" w15:done="0"/>
  <w15:commentEx w15:paraId="4F51B3AB" w15:done="0"/>
  <w15:commentEx w15:paraId="11527716" w15:done="0"/>
  <w15:commentEx w15:paraId="5B0FCD1B" w15:done="0"/>
  <w15:commentEx w15:paraId="658C91BB" w15:done="0"/>
  <w15:commentEx w15:paraId="08AD75C9" w15:done="0"/>
  <w15:commentEx w15:paraId="12240173" w15:done="0"/>
  <w15:commentEx w15:paraId="30EE5653" w15:done="0"/>
  <w15:commentEx w15:paraId="324838AC" w15:done="0"/>
  <w15:commentEx w15:paraId="3017C830" w15:done="0"/>
  <w15:commentEx w15:paraId="05418AC1" w15:done="0"/>
  <w15:commentEx w15:paraId="07B8D411" w15:done="0"/>
  <w15:commentEx w15:paraId="25157060" w15:done="0"/>
  <w15:commentEx w15:paraId="06077EBD" w15:done="0"/>
  <w15:commentEx w15:paraId="5F3A9657" w15:done="0"/>
  <w15:commentEx w15:paraId="5BAEF827" w15:done="0"/>
  <w15:commentEx w15:paraId="7A53EEFB" w15:done="0"/>
  <w15:commentEx w15:paraId="0E7E965A" w15:done="0"/>
  <w15:commentEx w15:paraId="2273BAD3" w15:done="0"/>
  <w15:commentEx w15:paraId="08FD24FE" w15:done="0"/>
  <w15:commentEx w15:paraId="4CD2F97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A52900" w14:textId="77777777" w:rsidR="00CF059F" w:rsidRDefault="00CF059F" w:rsidP="00876801">
      <w:pPr>
        <w:spacing w:line="240" w:lineRule="auto"/>
      </w:pPr>
      <w:r>
        <w:separator/>
      </w:r>
    </w:p>
  </w:endnote>
  <w:endnote w:type="continuationSeparator" w:id="0">
    <w:p w14:paraId="0CAD3610" w14:textId="77777777" w:rsidR="00CF059F" w:rsidRDefault="00CF059F" w:rsidP="00876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4C4B18" w14:textId="77777777" w:rsidR="00CF059F" w:rsidRDefault="00CF059F" w:rsidP="00876801">
      <w:pPr>
        <w:spacing w:line="240" w:lineRule="auto"/>
      </w:pPr>
      <w:r>
        <w:separator/>
      </w:r>
    </w:p>
  </w:footnote>
  <w:footnote w:type="continuationSeparator" w:id="0">
    <w:p w14:paraId="7E64E29A" w14:textId="77777777" w:rsidR="00CF059F" w:rsidRDefault="00CF059F" w:rsidP="00876801">
      <w:pPr>
        <w:spacing w:line="240" w:lineRule="auto"/>
      </w:pPr>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Isaac De La Vega">
    <w15:presenceInfo w15:providerId="None" w15:userId="Alejandro Isaac De La Vega"/>
  </w15:person>
  <w15:person w15:author="Luke J. Chang">
    <w15:presenceInfo w15:providerId="None" w15:userId="Luke J.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ctiveWritingStyle w:appName="MSWord" w:lang="en-US" w:vendorID="64" w:dllVersion="131078" w:nlCheck="1" w:checkStyle="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E7445"/>
    <w:rsid w:val="00016275"/>
    <w:rsid w:val="0002234A"/>
    <w:rsid w:val="000526B9"/>
    <w:rsid w:val="000646FC"/>
    <w:rsid w:val="00070050"/>
    <w:rsid w:val="0007421C"/>
    <w:rsid w:val="0007422E"/>
    <w:rsid w:val="00075CF7"/>
    <w:rsid w:val="00091C3F"/>
    <w:rsid w:val="000A4873"/>
    <w:rsid w:val="000A5214"/>
    <w:rsid w:val="000B2F0E"/>
    <w:rsid w:val="000E18FA"/>
    <w:rsid w:val="000E2BF0"/>
    <w:rsid w:val="000E6846"/>
    <w:rsid w:val="00104D1A"/>
    <w:rsid w:val="00113948"/>
    <w:rsid w:val="00117802"/>
    <w:rsid w:val="00142B82"/>
    <w:rsid w:val="0018525A"/>
    <w:rsid w:val="001A0C27"/>
    <w:rsid w:val="001A2181"/>
    <w:rsid w:val="001A28D8"/>
    <w:rsid w:val="001A4BC2"/>
    <w:rsid w:val="001B3117"/>
    <w:rsid w:val="001D55BF"/>
    <w:rsid w:val="001E39DA"/>
    <w:rsid w:val="001E51C6"/>
    <w:rsid w:val="00211D7F"/>
    <w:rsid w:val="00223178"/>
    <w:rsid w:val="002535EE"/>
    <w:rsid w:val="00254899"/>
    <w:rsid w:val="002729BA"/>
    <w:rsid w:val="00297B97"/>
    <w:rsid w:val="002B2CC6"/>
    <w:rsid w:val="002B4530"/>
    <w:rsid w:val="002C19DF"/>
    <w:rsid w:val="002D69A3"/>
    <w:rsid w:val="002F2537"/>
    <w:rsid w:val="003011F0"/>
    <w:rsid w:val="003078D2"/>
    <w:rsid w:val="00363D52"/>
    <w:rsid w:val="00373084"/>
    <w:rsid w:val="003A5590"/>
    <w:rsid w:val="003C57AA"/>
    <w:rsid w:val="003D23FD"/>
    <w:rsid w:val="003E6356"/>
    <w:rsid w:val="004010F0"/>
    <w:rsid w:val="00427176"/>
    <w:rsid w:val="004353C2"/>
    <w:rsid w:val="00454DAB"/>
    <w:rsid w:val="00464E42"/>
    <w:rsid w:val="00485ED7"/>
    <w:rsid w:val="004A28E2"/>
    <w:rsid w:val="004A5866"/>
    <w:rsid w:val="004B2E68"/>
    <w:rsid w:val="004C4D27"/>
    <w:rsid w:val="004C7C5F"/>
    <w:rsid w:val="004D4F37"/>
    <w:rsid w:val="004E3585"/>
    <w:rsid w:val="004F70C0"/>
    <w:rsid w:val="00520320"/>
    <w:rsid w:val="00521850"/>
    <w:rsid w:val="0054586E"/>
    <w:rsid w:val="00564C73"/>
    <w:rsid w:val="00571206"/>
    <w:rsid w:val="005749C4"/>
    <w:rsid w:val="00574B72"/>
    <w:rsid w:val="005865B5"/>
    <w:rsid w:val="005A6338"/>
    <w:rsid w:val="005D7B00"/>
    <w:rsid w:val="005E1249"/>
    <w:rsid w:val="005F1BC7"/>
    <w:rsid w:val="006108DE"/>
    <w:rsid w:val="0061345F"/>
    <w:rsid w:val="006158D2"/>
    <w:rsid w:val="006274F8"/>
    <w:rsid w:val="0063716C"/>
    <w:rsid w:val="00654027"/>
    <w:rsid w:val="00657727"/>
    <w:rsid w:val="006706F2"/>
    <w:rsid w:val="00685414"/>
    <w:rsid w:val="006B0B75"/>
    <w:rsid w:val="006B0BCB"/>
    <w:rsid w:val="006C7026"/>
    <w:rsid w:val="006E5161"/>
    <w:rsid w:val="006E7CF7"/>
    <w:rsid w:val="006F4134"/>
    <w:rsid w:val="0070146E"/>
    <w:rsid w:val="00721730"/>
    <w:rsid w:val="0072210B"/>
    <w:rsid w:val="00754814"/>
    <w:rsid w:val="00777DE2"/>
    <w:rsid w:val="007940D9"/>
    <w:rsid w:val="007A64D0"/>
    <w:rsid w:val="007B40A8"/>
    <w:rsid w:val="007C3F7F"/>
    <w:rsid w:val="007C7A13"/>
    <w:rsid w:val="007D0A3F"/>
    <w:rsid w:val="007E6C2D"/>
    <w:rsid w:val="00835CCB"/>
    <w:rsid w:val="0086259A"/>
    <w:rsid w:val="008752CA"/>
    <w:rsid w:val="00876801"/>
    <w:rsid w:val="00890697"/>
    <w:rsid w:val="008916E4"/>
    <w:rsid w:val="008928F3"/>
    <w:rsid w:val="008B0FFE"/>
    <w:rsid w:val="008C1831"/>
    <w:rsid w:val="008D2D8B"/>
    <w:rsid w:val="00917068"/>
    <w:rsid w:val="00932323"/>
    <w:rsid w:val="009354E6"/>
    <w:rsid w:val="009470B9"/>
    <w:rsid w:val="009644E7"/>
    <w:rsid w:val="009730AD"/>
    <w:rsid w:val="0099166A"/>
    <w:rsid w:val="00991E7E"/>
    <w:rsid w:val="009B3AA9"/>
    <w:rsid w:val="009E63AE"/>
    <w:rsid w:val="009E7445"/>
    <w:rsid w:val="00A004FE"/>
    <w:rsid w:val="00A00ED3"/>
    <w:rsid w:val="00A114C1"/>
    <w:rsid w:val="00A1181B"/>
    <w:rsid w:val="00A146C8"/>
    <w:rsid w:val="00A217DB"/>
    <w:rsid w:val="00A254EA"/>
    <w:rsid w:val="00A275E3"/>
    <w:rsid w:val="00A35936"/>
    <w:rsid w:val="00A444AC"/>
    <w:rsid w:val="00A44608"/>
    <w:rsid w:val="00A53564"/>
    <w:rsid w:val="00A57429"/>
    <w:rsid w:val="00A66FCD"/>
    <w:rsid w:val="00A71E2E"/>
    <w:rsid w:val="00A85B81"/>
    <w:rsid w:val="00A91BE9"/>
    <w:rsid w:val="00AF4DB3"/>
    <w:rsid w:val="00AF6E70"/>
    <w:rsid w:val="00B06CC0"/>
    <w:rsid w:val="00B52AE4"/>
    <w:rsid w:val="00B6138E"/>
    <w:rsid w:val="00B63602"/>
    <w:rsid w:val="00B87F05"/>
    <w:rsid w:val="00BB349A"/>
    <w:rsid w:val="00BB5E35"/>
    <w:rsid w:val="00BE6EC8"/>
    <w:rsid w:val="00BF108C"/>
    <w:rsid w:val="00C15F07"/>
    <w:rsid w:val="00C37C2C"/>
    <w:rsid w:val="00C565A6"/>
    <w:rsid w:val="00C628A3"/>
    <w:rsid w:val="00C654F9"/>
    <w:rsid w:val="00C94550"/>
    <w:rsid w:val="00CA1704"/>
    <w:rsid w:val="00CA209E"/>
    <w:rsid w:val="00CA29CD"/>
    <w:rsid w:val="00CB6A82"/>
    <w:rsid w:val="00CD30DF"/>
    <w:rsid w:val="00CF059F"/>
    <w:rsid w:val="00CF28A6"/>
    <w:rsid w:val="00D0739B"/>
    <w:rsid w:val="00D13DCA"/>
    <w:rsid w:val="00D33819"/>
    <w:rsid w:val="00D65EA5"/>
    <w:rsid w:val="00D770BD"/>
    <w:rsid w:val="00DB5837"/>
    <w:rsid w:val="00E036ED"/>
    <w:rsid w:val="00E14A5D"/>
    <w:rsid w:val="00E16D2B"/>
    <w:rsid w:val="00E878A6"/>
    <w:rsid w:val="00E952AB"/>
    <w:rsid w:val="00EB1A5D"/>
    <w:rsid w:val="00EB60B5"/>
    <w:rsid w:val="00ED6D9E"/>
    <w:rsid w:val="00F1733A"/>
    <w:rsid w:val="00F603FF"/>
    <w:rsid w:val="00F63852"/>
    <w:rsid w:val="00F72939"/>
    <w:rsid w:val="00F91F6A"/>
    <w:rsid w:val="00F9375E"/>
    <w:rsid w:val="00FC2732"/>
    <w:rsid w:val="00FC3506"/>
    <w:rsid w:val="00FC5F87"/>
    <w:rsid w:val="00FC712B"/>
    <w:rsid w:val="00FD09E6"/>
    <w:rsid w:val="00FD1186"/>
    <w:rsid w:val="00FD4B23"/>
    <w:rsid w:val="00FE01AD"/>
    <w:rsid w:val="00FE1134"/>
    <w:rsid w:val="00FF40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3084"/>
  </w:style>
  <w:style w:type="paragraph" w:styleId="Heading1">
    <w:name w:val="heading 1"/>
    <w:basedOn w:val="Normal"/>
    <w:next w:val="Normal"/>
    <w:link w:val="Heading1Char"/>
    <w:uiPriority w:val="9"/>
    <w:qFormat/>
    <w:rsid w:val="00373084"/>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73084"/>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 w:val="24"/>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373084"/>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73084"/>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3084"/>
  </w:style>
  <w:style w:type="paragraph" w:styleId="Heading1">
    <w:name w:val="heading 1"/>
    <w:basedOn w:val="Normal"/>
    <w:next w:val="Normal"/>
    <w:link w:val="Heading1Char"/>
    <w:uiPriority w:val="9"/>
    <w:qFormat/>
    <w:rsid w:val="00373084"/>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73084"/>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 w:val="24"/>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373084"/>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73084"/>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ntTable" Target="fontTable.xml"/><Relationship Id="rId21" Type="http://schemas.openxmlformats.org/officeDocument/2006/relationships/theme" Target="theme/theme1.xml"/><Relationship Id="rId23" Type="http://schemas.microsoft.com/office/2011/relationships/commentsExtended" Target="commentsExtended.xml"/><Relationship Id="rId24" Type="http://schemas.microsoft.com/office/2011/relationships/people" Target="people.xml"/><Relationship Id="rId10" Type="http://schemas.openxmlformats.org/officeDocument/2006/relationships/image" Target="media/image2.emf"/><Relationship Id="rId11" Type="http://schemas.openxmlformats.org/officeDocument/2006/relationships/image" Target="media/image3.jpg"/><Relationship Id="rId12" Type="http://schemas.openxmlformats.org/officeDocument/2006/relationships/image" Target="media/image4.emf"/><Relationship Id="rId13" Type="http://schemas.openxmlformats.org/officeDocument/2006/relationships/image" Target="media/image5.jpg"/><Relationship Id="rId14" Type="http://schemas.openxmlformats.org/officeDocument/2006/relationships/image" Target="media/image6.emf"/><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image" Target="media/image10.jp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76F92-E77E-9E4C-B153-D93871B9E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44</Pages>
  <Words>18460</Words>
  <Characters>105223</Characters>
  <Application>Microsoft Macintosh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123437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47</cp:revision>
  <dcterms:created xsi:type="dcterms:W3CDTF">2015-07-28T20:49:00Z</dcterms:created>
  <dcterms:modified xsi:type="dcterms:W3CDTF">2015-08-11T00:57:00Z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id="http://www.zotero.org/styles/apa"/&gt;&lt;hasBiblio/&gt;&lt;format class="21"/&gt;&lt;count citations="14" publications="33"/&gt;&lt;/info&gt;PAPERS2_INFO_END</vt:lpwstr>
  </property>
</Properties>
</file>